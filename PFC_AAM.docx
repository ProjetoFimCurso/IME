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bookmarkStart w:id="2" w:name="_GoBack"/>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headerReference w:type="default" r:id="rId10"/>
          <w:footerReference w:type="default" r:id="rId1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 xml:space="preserve">Orientador: Prof. Ricardo </w:t>
      </w:r>
      <w:proofErr w:type="spellStart"/>
      <w:r w:rsidRPr="002F76E4">
        <w:t>Choren</w:t>
      </w:r>
      <w:proofErr w:type="spellEnd"/>
      <w:r w:rsidRPr="002F76E4">
        <w:t xml:space="preserve"> </w:t>
      </w:r>
      <w:proofErr w:type="spellStart"/>
      <w:r w:rsidRPr="002F76E4">
        <w:t>Noya</w:t>
      </w:r>
      <w:proofErr w:type="spellEnd"/>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proofErr w:type="gramStart"/>
      <w:r w:rsidRPr="002F76E4">
        <w:lastRenderedPageBreak/>
        <w:t>c2014</w:t>
      </w:r>
      <w:proofErr w:type="gramEnd"/>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 xml:space="preserve">Praça General Tibúrcio, 80 – Praia </w:t>
      </w:r>
      <w:proofErr w:type="gramStart"/>
      <w:r w:rsidRPr="002F76E4">
        <w:t>Vermelha</w:t>
      </w:r>
      <w:proofErr w:type="gramEnd"/>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pPr>
        <w:ind w:firstLine="426"/>
        <w:pPrChange w:id="3" w:author="Anasta" w:date="2014-05-28T13:30:00Z">
          <w:pPr>
            <w:ind w:firstLine="0"/>
          </w:pPr>
        </w:pPrChange>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19154404" w14:textId="77777777" w:rsidR="00B30365" w:rsidRPr="002F76E4" w:rsidRDefault="00B30365" w:rsidP="00B30365">
      <w:pPr>
        <w:ind w:firstLine="426"/>
      </w:pPr>
      <w:r w:rsidRPr="002F76E4">
        <w:t xml:space="preserve">Os conceitos expressos neste trabalho são de responsabilidade do(s) </w:t>
      </w:r>
      <w:proofErr w:type="gramStart"/>
      <w:r w:rsidRPr="002F76E4">
        <w:t>autor(</w:t>
      </w:r>
      <w:proofErr w:type="gramEnd"/>
      <w:r w:rsidRPr="002F76E4">
        <w:t>es) e do(s) orientador(es).</w:t>
      </w:r>
    </w:p>
    <w:p w14:paraId="5FDEFC6E" w14:textId="77777777" w:rsidR="00B30365" w:rsidRPr="002F76E4" w:rsidRDefault="00B30365" w:rsidP="00B30365">
      <w:pPr>
        <w:ind w:firstLine="0"/>
        <w:jc w:val="left"/>
      </w:pPr>
    </w:p>
    <w:p w14:paraId="088703E5" w14:textId="77777777" w:rsidR="00B30365" w:rsidRPr="002F76E4" w:rsidRDefault="00B30365" w:rsidP="00B30365">
      <w:pPr>
        <w:ind w:firstLine="0"/>
        <w:jc w:val="left"/>
      </w:pPr>
    </w:p>
    <w:p w14:paraId="3EAD2C4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pPr>
      <w:r w:rsidRPr="002F76E4">
        <w:t>XXXX</w:t>
      </w:r>
      <w:r w:rsidRPr="002F76E4">
        <w:tab/>
      </w:r>
      <w:r w:rsidRPr="002F76E4">
        <w:tab/>
        <w:t>Silva, J.J.; Souza, A.M.; Couves, X.Z.</w:t>
      </w:r>
    </w:p>
    <w:p w14:paraId="14896416"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##TÍTULO DO PFC## / José João Silva; Ana Maria Souza; Carlos Couves. – Rio de Janeiro: Instituto Militar de Engenharia, 2014.</w:t>
      </w:r>
    </w:p>
    <w:p w14:paraId="75D158DC"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 xml:space="preserve">##NÚMERO DE PÁGINAS## p.: </w:t>
      </w:r>
      <w:proofErr w:type="spellStart"/>
      <w:proofErr w:type="gramStart"/>
      <w:r w:rsidRPr="002F76E4">
        <w:t>il</w:t>
      </w:r>
      <w:proofErr w:type="spellEnd"/>
      <w:proofErr w:type="gramEnd"/>
    </w:p>
    <w:p w14:paraId="7B4AEAF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2F76E4">
        <w:tab/>
        <w:t>Projeto de Fim de Curso (Engenharia de Computação) – Instituto Militar de Engenharia, 2014.</w:t>
      </w:r>
    </w:p>
    <w:p w14:paraId="0424766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2F76E4">
        <w:tab/>
        <w:t>1. ##1ª PALAVRA-CHAVE##. 2. ##2ª PALAVRA-CHAVE E ASSIM POR DIANTE##. I. Título. II. Instituto Militar de Engenharia.</w:t>
      </w:r>
    </w:p>
    <w:p w14:paraId="05DDEB5D"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pPr>
      <w:r w:rsidRPr="002F76E4">
        <w:tab/>
      </w:r>
      <w:r w:rsidRPr="002F76E4">
        <w:tab/>
      </w:r>
      <w:r w:rsidRPr="002F76E4">
        <w:tab/>
      </w:r>
      <w:r w:rsidRPr="002F76E4">
        <w:tab/>
      </w:r>
      <w:r w:rsidRPr="002F76E4">
        <w:tab/>
      </w:r>
      <w:r w:rsidRPr="002F76E4">
        <w:tab/>
      </w:r>
      <w:r w:rsidRPr="002F76E4">
        <w:tab/>
        <w:t>CDD 005.1</w:t>
      </w:r>
    </w:p>
    <w:p w14:paraId="2D9B01E3" w14:textId="77777777" w:rsidR="00692DC7" w:rsidRPr="002F76E4" w:rsidRDefault="00692DC7" w:rsidP="00772634"/>
    <w:p w14:paraId="2EA436A9" w14:textId="77777777" w:rsidR="00692DC7" w:rsidRPr="002F76E4" w:rsidRDefault="00692DC7" w:rsidP="00772634">
      <w:pPr>
        <w:sectPr w:rsidR="00692DC7" w:rsidRPr="002F76E4" w:rsidSect="00FA5DF1">
          <w:pgSz w:w="11906" w:h="16838"/>
          <w:pgMar w:top="1417" w:right="1418" w:bottom="1701" w:left="1418" w:header="720" w:footer="720" w:gutter="0"/>
          <w:cols w:space="720"/>
          <w:docGrid w:linePitch="360"/>
        </w:sectPr>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77777777" w:rsidR="00716C06" w:rsidRPr="002F76E4" w:rsidRDefault="00716C06" w:rsidP="00716C06">
      <w:pPr>
        <w:ind w:firstLine="708"/>
      </w:pPr>
      <w:r w:rsidRPr="002F76E4">
        <w:t xml:space="preserve">Orientador: </w:t>
      </w:r>
      <w:proofErr w:type="spellStart"/>
      <w:r w:rsidR="00826BC4" w:rsidRPr="002F76E4">
        <w:t>Prof.Ricardo</w:t>
      </w:r>
      <w:proofErr w:type="spellEnd"/>
      <w:r w:rsidR="00826BC4" w:rsidRPr="002F76E4">
        <w:t xml:space="preserve"> </w:t>
      </w:r>
      <w:proofErr w:type="spellStart"/>
      <w:r w:rsidR="00826BC4" w:rsidRPr="002F76E4">
        <w:t>Choren</w:t>
      </w:r>
      <w:proofErr w:type="spellEnd"/>
      <w:r w:rsidR="00826BC4" w:rsidRPr="002F76E4">
        <w:t xml:space="preserve"> </w:t>
      </w:r>
      <w:proofErr w:type="spellStart"/>
      <w:r w:rsidR="00826BC4" w:rsidRPr="002F76E4">
        <w:t>Noya</w:t>
      </w:r>
      <w:proofErr w:type="spellEnd"/>
    </w:p>
    <w:p w14:paraId="7D9C1FBB" w14:textId="77777777" w:rsidR="00716C06" w:rsidRPr="002F76E4" w:rsidRDefault="00716C06" w:rsidP="00716C06">
      <w:pPr>
        <w:ind w:firstLine="0"/>
        <w:jc w:val="left"/>
      </w:pPr>
    </w:p>
    <w:p w14:paraId="697A5738" w14:textId="77777777" w:rsidR="00716C06" w:rsidRPr="002F76E4" w:rsidRDefault="00716C06" w:rsidP="00716C06">
      <w:pPr>
        <w:ind w:firstLine="708"/>
      </w:pPr>
      <w:del w:id="4" w:author="Anasta" w:date="2014-05-28T13:30:00Z">
        <w:r w:rsidRPr="002F76E4">
          <w:delText>Aprovada</w:delText>
        </w:r>
      </w:del>
      <w:ins w:id="5" w:author="Anasta" w:date="2014-05-28T13:30:00Z">
        <w:r w:rsidRPr="002F76E4">
          <w:t>Aprovad</w:t>
        </w:r>
        <w:r w:rsidR="008233BC" w:rsidRPr="002F76E4">
          <w:t>o</w:t>
        </w:r>
      </w:ins>
      <w:r w:rsidRPr="002F76E4">
        <w:t xml:space="preserve"> em ____ de _________ </w:t>
      </w:r>
      <w:proofErr w:type="spellStart"/>
      <w:r w:rsidRPr="002F76E4">
        <w:t>de</w:t>
      </w:r>
      <w:proofErr w:type="spellEnd"/>
      <w:r w:rsidRPr="002F76E4">
        <w:t xml:space="preserv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77777777" w:rsidR="00716C06" w:rsidRPr="002F76E4" w:rsidRDefault="00716C06" w:rsidP="009F28CC">
      <w:pPr>
        <w:jc w:val="center"/>
      </w:pPr>
      <w:proofErr w:type="spellStart"/>
      <w:r w:rsidRPr="002F76E4">
        <w:t>Prof.Ricardo</w:t>
      </w:r>
      <w:proofErr w:type="spellEnd"/>
      <w:r w:rsidRPr="002F76E4">
        <w:t xml:space="preserve"> </w:t>
      </w:r>
      <w:proofErr w:type="spellStart"/>
      <w:r w:rsidRPr="002F76E4">
        <w:t>Choren</w:t>
      </w:r>
      <w:proofErr w:type="spellEnd"/>
      <w:r w:rsidRPr="002F76E4">
        <w:t xml:space="preserve"> </w:t>
      </w:r>
      <w:proofErr w:type="spellStart"/>
      <w:r w:rsidRPr="002F76E4">
        <w:t>Noya</w:t>
      </w:r>
      <w:proofErr w:type="spellEnd"/>
      <w:r w:rsidRPr="002F76E4">
        <w:t xml:space="preserve">, D.C., do IME – </w:t>
      </w:r>
      <w:proofErr w:type="gramStart"/>
      <w:r w:rsidRPr="002F76E4">
        <w:t>Presidente</w:t>
      </w:r>
      <w:proofErr w:type="gramEnd"/>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7777777" w:rsidR="00BA3129" w:rsidRPr="002F76E4" w:rsidRDefault="00BA3129" w:rsidP="00BA3129">
      <w:pPr>
        <w:jc w:val="center"/>
      </w:pPr>
      <w:r w:rsidRPr="002F76E4">
        <w:t>Maj. An</w:t>
      </w:r>
      <w:r w:rsidR="002F76E4" w:rsidRPr="002F76E4">
        <w:t>derson Fernandes P. dos Santos,</w:t>
      </w:r>
      <w:r w:rsidRPr="002F76E4">
        <w:t> </w:t>
      </w:r>
      <w:proofErr w:type="spellStart"/>
      <w:proofErr w:type="gramStart"/>
      <w:r w:rsidRPr="002F76E4">
        <w:t>D.</w:t>
      </w:r>
      <w:proofErr w:type="gramEnd"/>
      <w:r w:rsidRPr="002F76E4">
        <w:t>Sc</w:t>
      </w:r>
      <w:proofErr w:type="spellEnd"/>
      <w:r w:rsidRPr="002F76E4">
        <w:t>.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77777777" w:rsidR="00BA3129" w:rsidRPr="002F76E4" w:rsidRDefault="00BA3129" w:rsidP="00BA3129">
      <w:pPr>
        <w:jc w:val="center"/>
      </w:pPr>
      <w:proofErr w:type="gramStart"/>
      <w:r w:rsidRPr="002F76E4">
        <w:t>Prof.</w:t>
      </w:r>
      <w:proofErr w:type="gramEnd"/>
      <w:r w:rsidRPr="002F76E4">
        <w:t xml:space="preserve"> Raquel Coelho Gomes Pinto, </w:t>
      </w:r>
      <w:proofErr w:type="spellStart"/>
      <w:r w:rsidRPr="002F76E4">
        <w:t>D.Sc</w:t>
      </w:r>
      <w:proofErr w:type="spellEnd"/>
      <w:r w:rsidRPr="002F76E4">
        <w:t>.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358027B5" w14:textId="77777777" w:rsidR="00AA470E"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AA470E">
        <w:rPr>
          <w:noProof/>
        </w:rPr>
        <w:t>LISTA DE ILUSTRAÇÕES</w:t>
      </w:r>
      <w:r w:rsidR="00AA470E">
        <w:rPr>
          <w:noProof/>
        </w:rPr>
        <w:tab/>
      </w:r>
      <w:r w:rsidR="00AA470E">
        <w:rPr>
          <w:noProof/>
        </w:rPr>
        <w:fldChar w:fldCharType="begin"/>
      </w:r>
      <w:r w:rsidR="00AA470E">
        <w:rPr>
          <w:noProof/>
        </w:rPr>
        <w:instrText xml:space="preserve"> PAGEREF _Toc389058342 \h </w:instrText>
      </w:r>
      <w:r w:rsidR="00AA470E">
        <w:rPr>
          <w:noProof/>
        </w:rPr>
      </w:r>
      <w:r w:rsidR="00AA470E">
        <w:rPr>
          <w:noProof/>
        </w:rPr>
        <w:fldChar w:fldCharType="separate"/>
      </w:r>
      <w:r w:rsidR="00AA470E">
        <w:rPr>
          <w:noProof/>
        </w:rPr>
        <w:t>5</w:t>
      </w:r>
      <w:r w:rsidR="00AA470E">
        <w:rPr>
          <w:noProof/>
        </w:rPr>
        <w:fldChar w:fldCharType="end"/>
      </w:r>
    </w:p>
    <w:p w14:paraId="108010F7" w14:textId="77777777" w:rsidR="00AA470E" w:rsidRDefault="00AA470E">
      <w:pPr>
        <w:pStyle w:val="TOC1"/>
        <w:tabs>
          <w:tab w:val="right" w:leader="dot" w:pos="9060"/>
        </w:tabs>
        <w:rPr>
          <w:rFonts w:asciiTheme="minorHAnsi" w:eastAsiaTheme="minorEastAsia" w:hAnsiTheme="minorHAnsi" w:cstheme="minorBidi"/>
          <w:b w:val="0"/>
          <w:caps w:val="0"/>
          <w:noProof/>
          <w:kern w:val="0"/>
          <w:sz w:val="22"/>
          <w:lang w:eastAsia="pt-BR"/>
        </w:rPr>
      </w:pPr>
      <w:r w:rsidRPr="00AA470E">
        <w:rPr>
          <w:noProof/>
        </w:rPr>
        <w:t>LISTA DE SIGLAS</w:t>
      </w:r>
      <w:r>
        <w:rPr>
          <w:noProof/>
        </w:rPr>
        <w:tab/>
      </w:r>
      <w:r>
        <w:rPr>
          <w:noProof/>
        </w:rPr>
        <w:fldChar w:fldCharType="begin"/>
      </w:r>
      <w:r>
        <w:rPr>
          <w:noProof/>
        </w:rPr>
        <w:instrText xml:space="preserve"> PAGEREF _Toc389058343 \h </w:instrText>
      </w:r>
      <w:r>
        <w:rPr>
          <w:noProof/>
        </w:rPr>
      </w:r>
      <w:r>
        <w:rPr>
          <w:noProof/>
        </w:rPr>
        <w:fldChar w:fldCharType="separate"/>
      </w:r>
      <w:r>
        <w:rPr>
          <w:noProof/>
        </w:rPr>
        <w:t>7</w:t>
      </w:r>
      <w:r>
        <w:rPr>
          <w:noProof/>
        </w:rPr>
        <w:fldChar w:fldCharType="end"/>
      </w:r>
    </w:p>
    <w:p w14:paraId="1C178EC7"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_Toc389058344 \h </w:instrText>
      </w:r>
      <w:r>
        <w:rPr>
          <w:noProof/>
        </w:rPr>
      </w:r>
      <w:r>
        <w:rPr>
          <w:noProof/>
        </w:rPr>
        <w:fldChar w:fldCharType="separate"/>
      </w:r>
      <w:r>
        <w:rPr>
          <w:noProof/>
        </w:rPr>
        <w:t>10</w:t>
      </w:r>
      <w:r>
        <w:rPr>
          <w:noProof/>
        </w:rPr>
        <w:fldChar w:fldCharType="end"/>
      </w:r>
    </w:p>
    <w:p w14:paraId="4ECD20D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_Toc389058345 \h </w:instrText>
      </w:r>
      <w:r>
        <w:fldChar w:fldCharType="separate"/>
      </w:r>
      <w:r>
        <w:t>10</w:t>
      </w:r>
      <w:r>
        <w:fldChar w:fldCharType="end"/>
      </w:r>
    </w:p>
    <w:p w14:paraId="2E729D72"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_Toc389058346 \h </w:instrText>
      </w:r>
      <w:r>
        <w:fldChar w:fldCharType="separate"/>
      </w:r>
      <w:r>
        <w:t>11</w:t>
      </w:r>
      <w:r>
        <w:fldChar w:fldCharType="end"/>
      </w:r>
    </w:p>
    <w:p w14:paraId="7E0EEC1C"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_Toc389058348 \h </w:instrText>
      </w:r>
      <w:r>
        <w:fldChar w:fldCharType="separate"/>
      </w:r>
      <w:r>
        <w:t>11</w:t>
      </w:r>
      <w:r>
        <w:fldChar w:fldCharType="end"/>
      </w:r>
    </w:p>
    <w:p w14:paraId="1D84FC3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_Toc389058350 \h </w:instrText>
      </w:r>
      <w:r>
        <w:fldChar w:fldCharType="separate"/>
      </w:r>
      <w:r>
        <w:t>11</w:t>
      </w:r>
      <w:r>
        <w:fldChar w:fldCharType="end"/>
      </w:r>
    </w:p>
    <w:p w14:paraId="11CD72A0"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_Toc389058351 \h </w:instrText>
      </w:r>
      <w:r>
        <w:rPr>
          <w:noProof/>
        </w:rPr>
      </w:r>
      <w:r>
        <w:rPr>
          <w:noProof/>
        </w:rPr>
        <w:fldChar w:fldCharType="separate"/>
      </w:r>
      <w:r>
        <w:rPr>
          <w:noProof/>
        </w:rPr>
        <w:t>13</w:t>
      </w:r>
      <w:r>
        <w:rPr>
          <w:noProof/>
        </w:rPr>
        <w:fldChar w:fldCharType="end"/>
      </w:r>
    </w:p>
    <w:p w14:paraId="11B31C06"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_Toc389058353 \h </w:instrText>
      </w:r>
      <w:r>
        <w:fldChar w:fldCharType="separate"/>
      </w:r>
      <w:r>
        <w:t>13</w:t>
      </w:r>
      <w:r>
        <w:fldChar w:fldCharType="end"/>
      </w:r>
    </w:p>
    <w:p w14:paraId="1F46D8F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_Toc389058354 \h </w:instrText>
      </w:r>
      <w:r>
        <w:fldChar w:fldCharType="separate"/>
      </w:r>
      <w:r>
        <w:t>17</w:t>
      </w:r>
      <w:r>
        <w:fldChar w:fldCharType="end"/>
      </w:r>
    </w:p>
    <w:p w14:paraId="7BFF2E55"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_Toc389058355 \h </w:instrText>
      </w:r>
      <w:r>
        <w:rPr>
          <w:noProof/>
        </w:rPr>
      </w:r>
      <w:r>
        <w:rPr>
          <w:noProof/>
        </w:rPr>
        <w:fldChar w:fldCharType="separate"/>
      </w:r>
      <w:r>
        <w:rPr>
          <w:noProof/>
        </w:rPr>
        <w:t>18</w:t>
      </w:r>
      <w:r>
        <w:rPr>
          <w:noProof/>
        </w:rPr>
        <w:fldChar w:fldCharType="end"/>
      </w:r>
    </w:p>
    <w:p w14:paraId="07A17D93"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_Toc389058357 \h </w:instrText>
      </w:r>
      <w:r>
        <w:fldChar w:fldCharType="separate"/>
      </w:r>
      <w:r>
        <w:t>18</w:t>
      </w:r>
      <w:r>
        <w:fldChar w:fldCharType="end"/>
      </w:r>
    </w:p>
    <w:p w14:paraId="595B2C45"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_Toc389058358 \h </w:instrText>
      </w:r>
      <w:r>
        <w:fldChar w:fldCharType="separate"/>
      </w:r>
      <w:r>
        <w:t>19</w:t>
      </w:r>
      <w:r>
        <w:fldChar w:fldCharType="end"/>
      </w:r>
    </w:p>
    <w:p w14:paraId="19BE31EE"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_Toc389058359 \h </w:instrText>
      </w:r>
      <w:r>
        <w:fldChar w:fldCharType="separate"/>
      </w:r>
      <w:r>
        <w:t>23</w:t>
      </w:r>
      <w:r>
        <w:fldChar w:fldCharType="end"/>
      </w:r>
    </w:p>
    <w:p w14:paraId="308E294A"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_Toc389058361 \h </w:instrText>
      </w:r>
      <w:r>
        <w:fldChar w:fldCharType="separate"/>
      </w:r>
      <w:r>
        <w:t>27</w:t>
      </w:r>
      <w:r>
        <w:fldChar w:fldCharType="end"/>
      </w:r>
    </w:p>
    <w:p w14:paraId="58D2CDB4"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_Toc389058362 \h </w:instrText>
      </w:r>
      <w:r>
        <w:fldChar w:fldCharType="separate"/>
      </w:r>
      <w:r>
        <w:t>30</w:t>
      </w:r>
      <w:r>
        <w:fldChar w:fldCharType="end"/>
      </w:r>
    </w:p>
    <w:p w14:paraId="2A2A59B8"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w:t>
      </w:r>
      <w:r>
        <w:rPr>
          <w:noProof/>
        </w:rPr>
        <w:tab/>
      </w:r>
      <w:r>
        <w:rPr>
          <w:noProof/>
        </w:rPr>
        <w:fldChar w:fldCharType="begin"/>
      </w:r>
      <w:r>
        <w:rPr>
          <w:noProof/>
        </w:rPr>
        <w:instrText xml:space="preserve"> PAGEREF _Toc389058368 \h </w:instrText>
      </w:r>
      <w:r>
        <w:rPr>
          <w:noProof/>
        </w:rPr>
      </w:r>
      <w:r>
        <w:rPr>
          <w:noProof/>
        </w:rPr>
        <w:fldChar w:fldCharType="separate"/>
      </w:r>
      <w:r>
        <w:rPr>
          <w:noProof/>
        </w:rPr>
        <w:t>32</w:t>
      </w:r>
      <w:r>
        <w:rPr>
          <w:noProof/>
        </w:rPr>
        <w:fldChar w:fldCharType="end"/>
      </w:r>
    </w:p>
    <w:p w14:paraId="35C0ADD4"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r>
        <w:fldChar w:fldCharType="begin"/>
      </w:r>
      <w:r>
        <w:instrText xml:space="preserve"> PAGEREF _Toc389058369 \h </w:instrText>
      </w:r>
      <w:r>
        <w:fldChar w:fldCharType="separate"/>
      </w:r>
      <w:r>
        <w:t>32</w:t>
      </w:r>
      <w:r>
        <w:fldChar w:fldCharType="end"/>
      </w:r>
    </w:p>
    <w:p w14:paraId="3BD96A85"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_Toc389058370 \h </w:instrText>
      </w:r>
      <w:r>
        <w:fldChar w:fldCharType="separate"/>
      </w:r>
      <w:r>
        <w:t>34</w:t>
      </w:r>
      <w:r>
        <w:fldChar w:fldCharType="end"/>
      </w:r>
    </w:p>
    <w:p w14:paraId="1ED83541"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_Toc389058371 \h </w:instrText>
      </w:r>
      <w:r>
        <w:fldChar w:fldCharType="separate"/>
      </w:r>
      <w:r>
        <w:t>36</w:t>
      </w:r>
      <w:r>
        <w:fldChar w:fldCharType="end"/>
      </w:r>
    </w:p>
    <w:p w14:paraId="677FB648"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_Toc389058372 \h </w:instrText>
      </w:r>
      <w:r>
        <w:fldChar w:fldCharType="separate"/>
      </w:r>
      <w:r>
        <w:t>36</w:t>
      </w:r>
      <w:r>
        <w:fldChar w:fldCharType="end"/>
      </w:r>
    </w:p>
    <w:p w14:paraId="2980E6C9"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_Toc389058373 \h </w:instrText>
      </w:r>
      <w:r>
        <w:fldChar w:fldCharType="separate"/>
      </w:r>
      <w:r>
        <w:t>37</w:t>
      </w:r>
      <w:r>
        <w:fldChar w:fldCharType="end"/>
      </w:r>
    </w:p>
    <w:p w14:paraId="512285CF"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_Toc389058374 \h </w:instrText>
      </w:r>
      <w:r>
        <w:rPr>
          <w:noProof/>
        </w:rPr>
      </w:r>
      <w:r>
        <w:rPr>
          <w:noProof/>
        </w:rPr>
        <w:fldChar w:fldCharType="separate"/>
      </w:r>
      <w:r>
        <w:rPr>
          <w:noProof/>
        </w:rPr>
        <w:t>39</w:t>
      </w:r>
      <w:r>
        <w:rPr>
          <w:noProof/>
        </w:rPr>
        <w:fldChar w:fldCharType="end"/>
      </w:r>
    </w:p>
    <w:p w14:paraId="34743968"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_Toc389058375 \h </w:instrText>
      </w:r>
      <w:r>
        <w:rPr>
          <w:noProof/>
        </w:rPr>
      </w:r>
      <w:r>
        <w:rPr>
          <w:noProof/>
        </w:rPr>
        <w:fldChar w:fldCharType="separate"/>
      </w:r>
      <w:r>
        <w:rPr>
          <w:noProof/>
        </w:rPr>
        <w:t>40</w:t>
      </w:r>
      <w:r>
        <w:rPr>
          <w:noProof/>
        </w:rPr>
        <w:fldChar w:fldCharType="end"/>
      </w:r>
    </w:p>
    <w:p w14:paraId="69CB1123" w14:textId="77777777" w:rsidR="00AA470E" w:rsidRDefault="00AA470E">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_Toc389058378 \h </w:instrText>
      </w:r>
      <w:r>
        <w:rPr>
          <w:noProof/>
        </w:rPr>
      </w:r>
      <w:r>
        <w:rPr>
          <w:noProof/>
        </w:rPr>
        <w:fldChar w:fldCharType="separate"/>
      </w:r>
      <w:r>
        <w:rPr>
          <w:noProof/>
        </w:rPr>
        <w:t>42</w:t>
      </w:r>
      <w:r>
        <w:rPr>
          <w:noProof/>
        </w:rPr>
        <w:fldChar w:fldCharType="end"/>
      </w:r>
    </w:p>
    <w:p w14:paraId="2E5D5B0F"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_Toc389058380 \h </w:instrText>
      </w:r>
      <w:r>
        <w:fldChar w:fldCharType="separate"/>
      </w:r>
      <w:r>
        <w:t>42</w:t>
      </w:r>
      <w:r>
        <w:fldChar w:fldCharType="end"/>
      </w:r>
    </w:p>
    <w:p w14:paraId="4E7B2524"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_Toc389058383 \h </w:instrText>
      </w:r>
      <w:r>
        <w:fldChar w:fldCharType="separate"/>
      </w:r>
      <w:r>
        <w:t>43</w:t>
      </w:r>
      <w:r>
        <w:fldChar w:fldCharType="end"/>
      </w:r>
    </w:p>
    <w:p w14:paraId="654CB5FC"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_Toc389058385 \h </w:instrText>
      </w:r>
      <w:r>
        <w:fldChar w:fldCharType="separate"/>
      </w:r>
      <w:r>
        <w:t>43</w:t>
      </w:r>
      <w:r>
        <w:fldChar w:fldCharType="end"/>
      </w:r>
    </w:p>
    <w:p w14:paraId="4AEE7191"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_Toc389058386 \h </w:instrText>
      </w:r>
      <w:r>
        <w:fldChar w:fldCharType="separate"/>
      </w:r>
      <w:r>
        <w:t>43</w:t>
      </w:r>
      <w:r>
        <w:fldChar w:fldCharType="end"/>
      </w:r>
    </w:p>
    <w:p w14:paraId="3887AC88"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 xml:space="preserve">Cadastrar usuário do </w:t>
      </w:r>
      <w:r w:rsidRPr="00B83303">
        <w:t>Google Calendar</w:t>
      </w:r>
      <w:r>
        <w:tab/>
      </w:r>
      <w:r>
        <w:fldChar w:fldCharType="begin"/>
      </w:r>
      <w:r>
        <w:instrText xml:space="preserve"> PAGEREF _Toc389058387 \h </w:instrText>
      </w:r>
      <w:r>
        <w:fldChar w:fldCharType="separate"/>
      </w:r>
      <w:r>
        <w:t>43</w:t>
      </w:r>
      <w:r>
        <w:fldChar w:fldCharType="end"/>
      </w:r>
    </w:p>
    <w:p w14:paraId="47F2A39D"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_Toc389058388 \h </w:instrText>
      </w:r>
      <w:r>
        <w:fldChar w:fldCharType="separate"/>
      </w:r>
      <w:r>
        <w:t>44</w:t>
      </w:r>
      <w:r>
        <w:fldChar w:fldCharType="end"/>
      </w:r>
    </w:p>
    <w:p w14:paraId="427B9F71"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Excluir Item</w:t>
      </w:r>
      <w:r>
        <w:tab/>
      </w:r>
      <w:r>
        <w:fldChar w:fldCharType="begin"/>
      </w:r>
      <w:r>
        <w:instrText xml:space="preserve"> PAGEREF _Toc389058389 \h </w:instrText>
      </w:r>
      <w:r>
        <w:fldChar w:fldCharType="separate"/>
      </w:r>
      <w:r>
        <w:t>44</w:t>
      </w:r>
      <w:r>
        <w:fldChar w:fldCharType="end"/>
      </w:r>
    </w:p>
    <w:p w14:paraId="1BA090FD"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_Toc389058390 \h </w:instrText>
      </w:r>
      <w:r>
        <w:fldChar w:fldCharType="separate"/>
      </w:r>
      <w:r>
        <w:t>45</w:t>
      </w:r>
      <w:r>
        <w:fldChar w:fldCharType="end"/>
      </w:r>
    </w:p>
    <w:p w14:paraId="79E6F2B4"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_Toc389058391 \h </w:instrText>
      </w:r>
      <w:r>
        <w:fldChar w:fldCharType="separate"/>
      </w:r>
      <w:r>
        <w:t>45</w:t>
      </w:r>
      <w:r>
        <w:fldChar w:fldCharType="end"/>
      </w:r>
    </w:p>
    <w:p w14:paraId="2BF9D775" w14:textId="77777777" w:rsidR="00AA470E" w:rsidRDefault="00AA470E">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t>Abrir lista</w:t>
      </w:r>
      <w:r>
        <w:tab/>
      </w:r>
      <w:r>
        <w:fldChar w:fldCharType="begin"/>
      </w:r>
      <w:r>
        <w:instrText xml:space="preserve"> PAGEREF _Toc389058392 \h </w:instrText>
      </w:r>
      <w:r>
        <w:fldChar w:fldCharType="separate"/>
      </w:r>
      <w:r>
        <w:t>45</w:t>
      </w:r>
      <w:r>
        <w:fldChar w:fldCharType="end"/>
      </w:r>
    </w:p>
    <w:p w14:paraId="2ACB64EB"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r>
        <w:fldChar w:fldCharType="begin"/>
      </w:r>
      <w:r>
        <w:instrText xml:space="preserve"> PAGEREF _Toc389058393 \h </w:instrText>
      </w:r>
      <w:r>
        <w:fldChar w:fldCharType="separate"/>
      </w:r>
      <w:r>
        <w:t>46</w:t>
      </w:r>
      <w:r>
        <w:fldChar w:fldCharType="end"/>
      </w:r>
    </w:p>
    <w:p w14:paraId="57EB54CD" w14:textId="77777777" w:rsidR="00AA470E" w:rsidRDefault="00AA470E">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_Toc389058394 \h </w:instrText>
      </w:r>
      <w:r>
        <w:fldChar w:fldCharType="separate"/>
      </w:r>
      <w:r>
        <w:t>47</w:t>
      </w:r>
      <w:r>
        <w:fldChar w:fldCharType="end"/>
      </w:r>
    </w:p>
    <w:p w14:paraId="291A5142" w14:textId="77777777" w:rsidR="00692DC7" w:rsidRPr="002F76E4" w:rsidRDefault="0088363D" w:rsidP="00772634">
      <w:pPr>
        <w:pStyle w:val="TOC1"/>
        <w:sectPr w:rsidR="00692DC7" w:rsidRPr="002F76E4" w:rsidSect="00FA5DF1">
          <w:footerReference w:type="default" r:id="rId12"/>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6" w:name="_Toc367353076"/>
      <w:bookmarkStart w:id="7" w:name="_Toc389058342"/>
      <w:r w:rsidRPr="002F76E4">
        <w:lastRenderedPageBreak/>
        <w:t>LISTA DE ILUSTRAÇÕES</w:t>
      </w:r>
      <w:bookmarkEnd w:id="6"/>
      <w:bookmarkEnd w:id="7"/>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6DD813D1" w14:textId="77777777" w:rsidR="00AA470E"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F76E4">
        <w:rPr>
          <w:lang w:val="en-US"/>
        </w:rPr>
        <w:fldChar w:fldCharType="begin"/>
      </w:r>
      <w:r w:rsidR="00474A51" w:rsidRPr="002F76E4">
        <w:rPr>
          <w:lang w:val="en-US"/>
        </w:rPr>
        <w:instrText xml:space="preserve"> TOC \h \z \c "FIG." </w:instrText>
      </w:r>
      <w:r w:rsidRPr="002F76E4">
        <w:rPr>
          <w:lang w:val="en-US"/>
        </w:rPr>
        <w:fldChar w:fldCharType="separate"/>
      </w:r>
      <w:hyperlink w:anchor="_Toc389058395" w:history="1">
        <w:r w:rsidR="00AA470E" w:rsidRPr="00114367">
          <w:rPr>
            <w:rStyle w:val="Hyperlink"/>
            <w:noProof/>
          </w:rPr>
          <w:t>FIG. 2.1 - Diagrama do fluxo de trabalho do método GDT [1]</w:t>
        </w:r>
        <w:r w:rsidR="00AA470E">
          <w:rPr>
            <w:noProof/>
            <w:webHidden/>
          </w:rPr>
          <w:tab/>
        </w:r>
        <w:r w:rsidR="00AA470E">
          <w:rPr>
            <w:noProof/>
            <w:webHidden/>
          </w:rPr>
          <w:fldChar w:fldCharType="begin"/>
        </w:r>
        <w:r w:rsidR="00AA470E">
          <w:rPr>
            <w:noProof/>
            <w:webHidden/>
          </w:rPr>
          <w:instrText xml:space="preserve"> PAGEREF _Toc389058395 \h </w:instrText>
        </w:r>
        <w:r w:rsidR="00AA470E">
          <w:rPr>
            <w:noProof/>
            <w:webHidden/>
          </w:rPr>
        </w:r>
        <w:r w:rsidR="00AA470E">
          <w:rPr>
            <w:noProof/>
            <w:webHidden/>
          </w:rPr>
          <w:fldChar w:fldCharType="separate"/>
        </w:r>
        <w:r w:rsidR="00AA470E">
          <w:rPr>
            <w:noProof/>
            <w:webHidden/>
          </w:rPr>
          <w:t>13</w:t>
        </w:r>
        <w:r w:rsidR="00AA470E">
          <w:rPr>
            <w:noProof/>
            <w:webHidden/>
          </w:rPr>
          <w:fldChar w:fldCharType="end"/>
        </w:r>
      </w:hyperlink>
    </w:p>
    <w:p w14:paraId="157D1F95"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6" w:history="1">
        <w:r w:rsidRPr="00114367">
          <w:rPr>
            <w:rStyle w:val="Hyperlink"/>
            <w:noProof/>
          </w:rPr>
          <w:t>FIG. 3.1 - Arquitetura do Android [2]</w:t>
        </w:r>
        <w:r>
          <w:rPr>
            <w:noProof/>
            <w:webHidden/>
          </w:rPr>
          <w:tab/>
        </w:r>
        <w:r>
          <w:rPr>
            <w:noProof/>
            <w:webHidden/>
          </w:rPr>
          <w:fldChar w:fldCharType="begin"/>
        </w:r>
        <w:r>
          <w:rPr>
            <w:noProof/>
            <w:webHidden/>
          </w:rPr>
          <w:instrText xml:space="preserve"> PAGEREF _Toc389058396 \h </w:instrText>
        </w:r>
        <w:r>
          <w:rPr>
            <w:noProof/>
            <w:webHidden/>
          </w:rPr>
        </w:r>
        <w:r>
          <w:rPr>
            <w:noProof/>
            <w:webHidden/>
          </w:rPr>
          <w:fldChar w:fldCharType="separate"/>
        </w:r>
        <w:r>
          <w:rPr>
            <w:noProof/>
            <w:webHidden/>
          </w:rPr>
          <w:t>18</w:t>
        </w:r>
        <w:r>
          <w:rPr>
            <w:noProof/>
            <w:webHidden/>
          </w:rPr>
          <w:fldChar w:fldCharType="end"/>
        </w:r>
      </w:hyperlink>
    </w:p>
    <w:p w14:paraId="7C3144E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7" w:history="1">
        <w:r w:rsidRPr="00114367">
          <w:rPr>
            <w:rStyle w:val="Hyperlink"/>
            <w:noProof/>
          </w:rPr>
          <w:t>FIG. 3.2 – Relacionamento entre as Views</w:t>
        </w:r>
        <w:r>
          <w:rPr>
            <w:noProof/>
            <w:webHidden/>
          </w:rPr>
          <w:tab/>
        </w:r>
        <w:r>
          <w:rPr>
            <w:noProof/>
            <w:webHidden/>
          </w:rPr>
          <w:fldChar w:fldCharType="begin"/>
        </w:r>
        <w:r>
          <w:rPr>
            <w:noProof/>
            <w:webHidden/>
          </w:rPr>
          <w:instrText xml:space="preserve"> PAGEREF _Toc389058397 \h </w:instrText>
        </w:r>
        <w:r>
          <w:rPr>
            <w:noProof/>
            <w:webHidden/>
          </w:rPr>
        </w:r>
        <w:r>
          <w:rPr>
            <w:noProof/>
            <w:webHidden/>
          </w:rPr>
          <w:fldChar w:fldCharType="separate"/>
        </w:r>
        <w:r>
          <w:rPr>
            <w:noProof/>
            <w:webHidden/>
          </w:rPr>
          <w:t>19</w:t>
        </w:r>
        <w:r>
          <w:rPr>
            <w:noProof/>
            <w:webHidden/>
          </w:rPr>
          <w:fldChar w:fldCharType="end"/>
        </w:r>
      </w:hyperlink>
    </w:p>
    <w:p w14:paraId="092D77D0"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8" w:history="1">
        <w:r w:rsidRPr="00114367">
          <w:rPr>
            <w:rStyle w:val="Hyperlink"/>
            <w:noProof/>
          </w:rPr>
          <w:t>FIG. 3.3 – Hierarquia de classes para ListView. [3]</w:t>
        </w:r>
        <w:r>
          <w:rPr>
            <w:noProof/>
            <w:webHidden/>
          </w:rPr>
          <w:tab/>
        </w:r>
        <w:r>
          <w:rPr>
            <w:noProof/>
            <w:webHidden/>
          </w:rPr>
          <w:fldChar w:fldCharType="begin"/>
        </w:r>
        <w:r>
          <w:rPr>
            <w:noProof/>
            <w:webHidden/>
          </w:rPr>
          <w:instrText xml:space="preserve"> PAGEREF _Toc389058398 \h </w:instrText>
        </w:r>
        <w:r>
          <w:rPr>
            <w:noProof/>
            <w:webHidden/>
          </w:rPr>
        </w:r>
        <w:r>
          <w:rPr>
            <w:noProof/>
            <w:webHidden/>
          </w:rPr>
          <w:fldChar w:fldCharType="separate"/>
        </w:r>
        <w:r>
          <w:rPr>
            <w:noProof/>
            <w:webHidden/>
          </w:rPr>
          <w:t>20</w:t>
        </w:r>
        <w:r>
          <w:rPr>
            <w:noProof/>
            <w:webHidden/>
          </w:rPr>
          <w:fldChar w:fldCharType="end"/>
        </w:r>
      </w:hyperlink>
    </w:p>
    <w:p w14:paraId="305A2009"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399" w:history="1">
        <w:r w:rsidRPr="00114367">
          <w:rPr>
            <w:rStyle w:val="Hyperlink"/>
            <w:noProof/>
          </w:rPr>
          <w:t>FIG. 3.4 – Assinatura do método getView [3]</w:t>
        </w:r>
        <w:r>
          <w:rPr>
            <w:noProof/>
            <w:webHidden/>
          </w:rPr>
          <w:tab/>
        </w:r>
        <w:r>
          <w:rPr>
            <w:noProof/>
            <w:webHidden/>
          </w:rPr>
          <w:fldChar w:fldCharType="begin"/>
        </w:r>
        <w:r>
          <w:rPr>
            <w:noProof/>
            <w:webHidden/>
          </w:rPr>
          <w:instrText xml:space="preserve"> PAGEREF _Toc389058399 \h </w:instrText>
        </w:r>
        <w:r>
          <w:rPr>
            <w:noProof/>
            <w:webHidden/>
          </w:rPr>
        </w:r>
        <w:r>
          <w:rPr>
            <w:noProof/>
            <w:webHidden/>
          </w:rPr>
          <w:fldChar w:fldCharType="separate"/>
        </w:r>
        <w:r>
          <w:rPr>
            <w:noProof/>
            <w:webHidden/>
          </w:rPr>
          <w:t>21</w:t>
        </w:r>
        <w:r>
          <w:rPr>
            <w:noProof/>
            <w:webHidden/>
          </w:rPr>
          <w:fldChar w:fldCharType="end"/>
        </w:r>
      </w:hyperlink>
    </w:p>
    <w:p w14:paraId="0C8BB8F6"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0" w:history="1">
        <w:r w:rsidRPr="00114367">
          <w:rPr>
            <w:rStyle w:val="Hyperlink"/>
            <w:noProof/>
          </w:rPr>
          <w:t>FIG. 3.5 – Hierarquia de classes do TextView [3].</w:t>
        </w:r>
        <w:r>
          <w:rPr>
            <w:noProof/>
            <w:webHidden/>
          </w:rPr>
          <w:tab/>
        </w:r>
        <w:r>
          <w:rPr>
            <w:noProof/>
            <w:webHidden/>
          </w:rPr>
          <w:fldChar w:fldCharType="begin"/>
        </w:r>
        <w:r>
          <w:rPr>
            <w:noProof/>
            <w:webHidden/>
          </w:rPr>
          <w:instrText xml:space="preserve"> PAGEREF _Toc389058400 \h </w:instrText>
        </w:r>
        <w:r>
          <w:rPr>
            <w:noProof/>
            <w:webHidden/>
          </w:rPr>
        </w:r>
        <w:r>
          <w:rPr>
            <w:noProof/>
            <w:webHidden/>
          </w:rPr>
          <w:fldChar w:fldCharType="separate"/>
        </w:r>
        <w:r>
          <w:rPr>
            <w:noProof/>
            <w:webHidden/>
          </w:rPr>
          <w:t>21</w:t>
        </w:r>
        <w:r>
          <w:rPr>
            <w:noProof/>
            <w:webHidden/>
          </w:rPr>
          <w:fldChar w:fldCharType="end"/>
        </w:r>
      </w:hyperlink>
    </w:p>
    <w:p w14:paraId="674377FA"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1" w:history="1">
        <w:r w:rsidRPr="00114367">
          <w:rPr>
            <w:rStyle w:val="Hyperlink"/>
            <w:noProof/>
          </w:rPr>
          <w:t>FIG. 3.6 – Hierarquia de classes do TextView [3].</w:t>
        </w:r>
        <w:r>
          <w:rPr>
            <w:noProof/>
            <w:webHidden/>
          </w:rPr>
          <w:tab/>
        </w:r>
        <w:r>
          <w:rPr>
            <w:noProof/>
            <w:webHidden/>
          </w:rPr>
          <w:fldChar w:fldCharType="begin"/>
        </w:r>
        <w:r>
          <w:rPr>
            <w:noProof/>
            <w:webHidden/>
          </w:rPr>
          <w:instrText xml:space="preserve"> PAGEREF _Toc389058401 \h </w:instrText>
        </w:r>
        <w:r>
          <w:rPr>
            <w:noProof/>
            <w:webHidden/>
          </w:rPr>
        </w:r>
        <w:r>
          <w:rPr>
            <w:noProof/>
            <w:webHidden/>
          </w:rPr>
          <w:fldChar w:fldCharType="separate"/>
        </w:r>
        <w:r>
          <w:rPr>
            <w:noProof/>
            <w:webHidden/>
          </w:rPr>
          <w:t>21</w:t>
        </w:r>
        <w:r>
          <w:rPr>
            <w:noProof/>
            <w:webHidden/>
          </w:rPr>
          <w:fldChar w:fldCharType="end"/>
        </w:r>
      </w:hyperlink>
    </w:p>
    <w:p w14:paraId="225E9E05"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2" w:history="1">
        <w:r w:rsidRPr="00114367">
          <w:rPr>
            <w:rStyle w:val="Hyperlink"/>
            <w:noProof/>
          </w:rPr>
          <w:t xml:space="preserve">FIG. 3.7 – Hierarquia de classes do </w:t>
        </w:r>
        <w:r w:rsidRPr="00114367">
          <w:rPr>
            <w:rStyle w:val="Hyperlink"/>
            <w:i/>
            <w:noProof/>
          </w:rPr>
          <w:t>ContentProvider</w:t>
        </w:r>
        <w:r w:rsidRPr="00114367">
          <w:rPr>
            <w:rStyle w:val="Hyperlink"/>
            <w:noProof/>
          </w:rPr>
          <w:t xml:space="preserve"> [3]</w:t>
        </w:r>
        <w:r>
          <w:rPr>
            <w:noProof/>
            <w:webHidden/>
          </w:rPr>
          <w:tab/>
        </w:r>
        <w:r>
          <w:rPr>
            <w:noProof/>
            <w:webHidden/>
          </w:rPr>
          <w:fldChar w:fldCharType="begin"/>
        </w:r>
        <w:r>
          <w:rPr>
            <w:noProof/>
            <w:webHidden/>
          </w:rPr>
          <w:instrText xml:space="preserve"> PAGEREF _Toc389058402 \h </w:instrText>
        </w:r>
        <w:r>
          <w:rPr>
            <w:noProof/>
            <w:webHidden/>
          </w:rPr>
        </w:r>
        <w:r>
          <w:rPr>
            <w:noProof/>
            <w:webHidden/>
          </w:rPr>
          <w:fldChar w:fldCharType="separate"/>
        </w:r>
        <w:r>
          <w:rPr>
            <w:noProof/>
            <w:webHidden/>
          </w:rPr>
          <w:t>22</w:t>
        </w:r>
        <w:r>
          <w:rPr>
            <w:noProof/>
            <w:webHidden/>
          </w:rPr>
          <w:fldChar w:fldCharType="end"/>
        </w:r>
      </w:hyperlink>
    </w:p>
    <w:p w14:paraId="22E0E462"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3" w:history="1">
        <w:r w:rsidRPr="00114367">
          <w:rPr>
            <w:rStyle w:val="Hyperlink"/>
            <w:noProof/>
          </w:rPr>
          <w:t xml:space="preserve">FIG. 3.8 – Hierarquia de classes do </w:t>
        </w:r>
        <w:r w:rsidRPr="00114367">
          <w:rPr>
            <w:rStyle w:val="Hyperlink"/>
            <w:i/>
            <w:noProof/>
          </w:rPr>
          <w:t>Application</w:t>
        </w:r>
        <w:r>
          <w:rPr>
            <w:noProof/>
            <w:webHidden/>
          </w:rPr>
          <w:tab/>
        </w:r>
        <w:r>
          <w:rPr>
            <w:noProof/>
            <w:webHidden/>
          </w:rPr>
          <w:fldChar w:fldCharType="begin"/>
        </w:r>
        <w:r>
          <w:rPr>
            <w:noProof/>
            <w:webHidden/>
          </w:rPr>
          <w:instrText xml:space="preserve"> PAGEREF _Toc389058403 \h </w:instrText>
        </w:r>
        <w:r>
          <w:rPr>
            <w:noProof/>
            <w:webHidden/>
          </w:rPr>
        </w:r>
        <w:r>
          <w:rPr>
            <w:noProof/>
            <w:webHidden/>
          </w:rPr>
          <w:fldChar w:fldCharType="separate"/>
        </w:r>
        <w:r>
          <w:rPr>
            <w:noProof/>
            <w:webHidden/>
          </w:rPr>
          <w:t>23</w:t>
        </w:r>
        <w:r>
          <w:rPr>
            <w:noProof/>
            <w:webHidden/>
          </w:rPr>
          <w:fldChar w:fldCharType="end"/>
        </w:r>
      </w:hyperlink>
    </w:p>
    <w:p w14:paraId="28A650C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4" w:history="1">
        <w:r w:rsidRPr="00114367">
          <w:rPr>
            <w:rStyle w:val="Hyperlink"/>
            <w:noProof/>
          </w:rPr>
          <w:t xml:space="preserve">FIG. 3.9 – Hierarquia de classes do </w:t>
        </w:r>
        <w:r w:rsidRPr="00114367">
          <w:rPr>
            <w:rStyle w:val="Hyperlink"/>
            <w:i/>
            <w:noProof/>
          </w:rPr>
          <w:t>Context</w:t>
        </w:r>
        <w:r>
          <w:rPr>
            <w:noProof/>
            <w:webHidden/>
          </w:rPr>
          <w:tab/>
        </w:r>
        <w:r>
          <w:rPr>
            <w:noProof/>
            <w:webHidden/>
          </w:rPr>
          <w:fldChar w:fldCharType="begin"/>
        </w:r>
        <w:r>
          <w:rPr>
            <w:noProof/>
            <w:webHidden/>
          </w:rPr>
          <w:instrText xml:space="preserve"> PAGEREF _Toc389058404 \h </w:instrText>
        </w:r>
        <w:r>
          <w:rPr>
            <w:noProof/>
            <w:webHidden/>
          </w:rPr>
        </w:r>
        <w:r>
          <w:rPr>
            <w:noProof/>
            <w:webHidden/>
          </w:rPr>
          <w:fldChar w:fldCharType="separate"/>
        </w:r>
        <w:r>
          <w:rPr>
            <w:noProof/>
            <w:webHidden/>
          </w:rPr>
          <w:t>24</w:t>
        </w:r>
        <w:r>
          <w:rPr>
            <w:noProof/>
            <w:webHidden/>
          </w:rPr>
          <w:fldChar w:fldCharType="end"/>
        </w:r>
      </w:hyperlink>
    </w:p>
    <w:p w14:paraId="0F75BF95"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5" w:history="1">
        <w:r w:rsidRPr="00114367">
          <w:rPr>
            <w:rStyle w:val="Hyperlink"/>
            <w:noProof/>
          </w:rPr>
          <w:t xml:space="preserve">FIG. 3.10 – Componentes para funcionamento do </w:t>
        </w:r>
        <w:r w:rsidRPr="00114367">
          <w:rPr>
            <w:rStyle w:val="Hyperlink"/>
            <w:i/>
            <w:noProof/>
          </w:rPr>
          <w:t xml:space="preserve">Android </w:t>
        </w:r>
        <w:r w:rsidRPr="00114367">
          <w:rPr>
            <w:rStyle w:val="Hyperlink"/>
            <w:noProof/>
          </w:rPr>
          <w:t>[6]</w:t>
        </w:r>
        <w:r>
          <w:rPr>
            <w:noProof/>
            <w:webHidden/>
          </w:rPr>
          <w:tab/>
        </w:r>
        <w:r>
          <w:rPr>
            <w:noProof/>
            <w:webHidden/>
          </w:rPr>
          <w:fldChar w:fldCharType="begin"/>
        </w:r>
        <w:r>
          <w:rPr>
            <w:noProof/>
            <w:webHidden/>
          </w:rPr>
          <w:instrText xml:space="preserve"> PAGEREF _Toc389058405 \h </w:instrText>
        </w:r>
        <w:r>
          <w:rPr>
            <w:noProof/>
            <w:webHidden/>
          </w:rPr>
        </w:r>
        <w:r>
          <w:rPr>
            <w:noProof/>
            <w:webHidden/>
          </w:rPr>
          <w:fldChar w:fldCharType="separate"/>
        </w:r>
        <w:r>
          <w:rPr>
            <w:noProof/>
            <w:webHidden/>
          </w:rPr>
          <w:t>25</w:t>
        </w:r>
        <w:r>
          <w:rPr>
            <w:noProof/>
            <w:webHidden/>
          </w:rPr>
          <w:fldChar w:fldCharType="end"/>
        </w:r>
      </w:hyperlink>
    </w:p>
    <w:p w14:paraId="33437013"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6" w:history="1">
        <w:r w:rsidRPr="00114367">
          <w:rPr>
            <w:rStyle w:val="Hyperlink"/>
            <w:noProof/>
          </w:rPr>
          <w:t xml:space="preserve">FIG. 3.11 – Hierarquia de classes do </w:t>
        </w:r>
        <w:r w:rsidRPr="00114367">
          <w:rPr>
            <w:rStyle w:val="Hyperlink"/>
            <w:i/>
            <w:noProof/>
          </w:rPr>
          <w:t>SQLiteDatabase</w:t>
        </w:r>
        <w:r>
          <w:rPr>
            <w:noProof/>
            <w:webHidden/>
          </w:rPr>
          <w:tab/>
        </w:r>
        <w:r>
          <w:rPr>
            <w:noProof/>
            <w:webHidden/>
          </w:rPr>
          <w:fldChar w:fldCharType="begin"/>
        </w:r>
        <w:r>
          <w:rPr>
            <w:noProof/>
            <w:webHidden/>
          </w:rPr>
          <w:instrText xml:space="preserve"> PAGEREF _Toc389058406 \h </w:instrText>
        </w:r>
        <w:r>
          <w:rPr>
            <w:noProof/>
            <w:webHidden/>
          </w:rPr>
        </w:r>
        <w:r>
          <w:rPr>
            <w:noProof/>
            <w:webHidden/>
          </w:rPr>
          <w:fldChar w:fldCharType="separate"/>
        </w:r>
        <w:r>
          <w:rPr>
            <w:noProof/>
            <w:webHidden/>
          </w:rPr>
          <w:t>27</w:t>
        </w:r>
        <w:r>
          <w:rPr>
            <w:noProof/>
            <w:webHidden/>
          </w:rPr>
          <w:fldChar w:fldCharType="end"/>
        </w:r>
      </w:hyperlink>
    </w:p>
    <w:p w14:paraId="3D2F648A"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7" w:history="1">
        <w:r w:rsidRPr="00114367">
          <w:rPr>
            <w:rStyle w:val="Hyperlink"/>
            <w:noProof/>
          </w:rPr>
          <w:t xml:space="preserve">FIG. 3.12 – Hierarquia de classes do </w:t>
        </w:r>
        <w:r w:rsidRPr="00114367">
          <w:rPr>
            <w:rStyle w:val="Hyperlink"/>
            <w:i/>
            <w:noProof/>
          </w:rPr>
          <w:t>SQLiteOpenHelper</w:t>
        </w:r>
        <w:r>
          <w:rPr>
            <w:noProof/>
            <w:webHidden/>
          </w:rPr>
          <w:tab/>
        </w:r>
        <w:r>
          <w:rPr>
            <w:noProof/>
            <w:webHidden/>
          </w:rPr>
          <w:fldChar w:fldCharType="begin"/>
        </w:r>
        <w:r>
          <w:rPr>
            <w:noProof/>
            <w:webHidden/>
          </w:rPr>
          <w:instrText xml:space="preserve"> PAGEREF _Toc389058407 \h </w:instrText>
        </w:r>
        <w:r>
          <w:rPr>
            <w:noProof/>
            <w:webHidden/>
          </w:rPr>
        </w:r>
        <w:r>
          <w:rPr>
            <w:noProof/>
            <w:webHidden/>
          </w:rPr>
          <w:fldChar w:fldCharType="separate"/>
        </w:r>
        <w:r>
          <w:rPr>
            <w:noProof/>
            <w:webHidden/>
          </w:rPr>
          <w:t>28</w:t>
        </w:r>
        <w:r>
          <w:rPr>
            <w:noProof/>
            <w:webHidden/>
          </w:rPr>
          <w:fldChar w:fldCharType="end"/>
        </w:r>
      </w:hyperlink>
    </w:p>
    <w:p w14:paraId="5E30E197"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8" w:history="1">
        <w:r w:rsidRPr="00114367">
          <w:rPr>
            <w:rStyle w:val="Hyperlink"/>
            <w:noProof/>
          </w:rPr>
          <w:t xml:space="preserve">FIG. 3.13 – Hierarquia de classes do </w:t>
        </w:r>
        <w:r w:rsidRPr="00114367">
          <w:rPr>
            <w:rStyle w:val="Hyperlink"/>
            <w:i/>
            <w:noProof/>
          </w:rPr>
          <w:t>SQLiteCursor</w:t>
        </w:r>
        <w:r>
          <w:rPr>
            <w:noProof/>
            <w:webHidden/>
          </w:rPr>
          <w:tab/>
        </w:r>
        <w:r>
          <w:rPr>
            <w:noProof/>
            <w:webHidden/>
          </w:rPr>
          <w:fldChar w:fldCharType="begin"/>
        </w:r>
        <w:r>
          <w:rPr>
            <w:noProof/>
            <w:webHidden/>
          </w:rPr>
          <w:instrText xml:space="preserve"> PAGEREF _Toc389058408 \h </w:instrText>
        </w:r>
        <w:r>
          <w:rPr>
            <w:noProof/>
            <w:webHidden/>
          </w:rPr>
        </w:r>
        <w:r>
          <w:rPr>
            <w:noProof/>
            <w:webHidden/>
          </w:rPr>
          <w:fldChar w:fldCharType="separate"/>
        </w:r>
        <w:r>
          <w:rPr>
            <w:noProof/>
            <w:webHidden/>
          </w:rPr>
          <w:t>28</w:t>
        </w:r>
        <w:r>
          <w:rPr>
            <w:noProof/>
            <w:webHidden/>
          </w:rPr>
          <w:fldChar w:fldCharType="end"/>
        </w:r>
      </w:hyperlink>
    </w:p>
    <w:p w14:paraId="144B476F"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09" w:history="1">
        <w:r w:rsidRPr="00114367">
          <w:rPr>
            <w:rStyle w:val="Hyperlink"/>
            <w:noProof/>
          </w:rPr>
          <w:t xml:space="preserve">FIG. 3.14 – </w:t>
        </w:r>
        <w:r w:rsidRPr="00114367">
          <w:rPr>
            <w:rStyle w:val="Hyperlink"/>
            <w:i/>
            <w:noProof/>
          </w:rPr>
          <w:t>Calendar Provider data model</w:t>
        </w:r>
        <w:r w:rsidRPr="00114367">
          <w:rPr>
            <w:rStyle w:val="Hyperlink"/>
            <w:noProof/>
          </w:rPr>
          <w:t xml:space="preserve"> [7].</w:t>
        </w:r>
        <w:r>
          <w:rPr>
            <w:noProof/>
            <w:webHidden/>
          </w:rPr>
          <w:tab/>
        </w:r>
        <w:r>
          <w:rPr>
            <w:noProof/>
            <w:webHidden/>
          </w:rPr>
          <w:fldChar w:fldCharType="begin"/>
        </w:r>
        <w:r>
          <w:rPr>
            <w:noProof/>
            <w:webHidden/>
          </w:rPr>
          <w:instrText xml:space="preserve"> PAGEREF _Toc389058409 \h </w:instrText>
        </w:r>
        <w:r>
          <w:rPr>
            <w:noProof/>
            <w:webHidden/>
          </w:rPr>
        </w:r>
        <w:r>
          <w:rPr>
            <w:noProof/>
            <w:webHidden/>
          </w:rPr>
          <w:fldChar w:fldCharType="separate"/>
        </w:r>
        <w:r>
          <w:rPr>
            <w:noProof/>
            <w:webHidden/>
          </w:rPr>
          <w:t>30</w:t>
        </w:r>
        <w:r>
          <w:rPr>
            <w:noProof/>
            <w:webHidden/>
          </w:rPr>
          <w:fldChar w:fldCharType="end"/>
        </w:r>
      </w:hyperlink>
    </w:p>
    <w:p w14:paraId="27001E2E"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0" w:history="1">
        <w:r w:rsidRPr="00114367">
          <w:rPr>
            <w:rStyle w:val="Hyperlink"/>
            <w:noProof/>
          </w:rPr>
          <w:t>FIG. 4.1 – Tela inicial</w:t>
        </w:r>
        <w:r>
          <w:rPr>
            <w:noProof/>
            <w:webHidden/>
          </w:rPr>
          <w:tab/>
        </w:r>
        <w:r>
          <w:rPr>
            <w:noProof/>
            <w:webHidden/>
          </w:rPr>
          <w:fldChar w:fldCharType="begin"/>
        </w:r>
        <w:r>
          <w:rPr>
            <w:noProof/>
            <w:webHidden/>
          </w:rPr>
          <w:instrText xml:space="preserve"> PAGEREF _Toc389058410 \h </w:instrText>
        </w:r>
        <w:r>
          <w:rPr>
            <w:noProof/>
            <w:webHidden/>
          </w:rPr>
        </w:r>
        <w:r>
          <w:rPr>
            <w:noProof/>
            <w:webHidden/>
          </w:rPr>
          <w:fldChar w:fldCharType="separate"/>
        </w:r>
        <w:r>
          <w:rPr>
            <w:noProof/>
            <w:webHidden/>
          </w:rPr>
          <w:t>32</w:t>
        </w:r>
        <w:r>
          <w:rPr>
            <w:noProof/>
            <w:webHidden/>
          </w:rPr>
          <w:fldChar w:fldCharType="end"/>
        </w:r>
      </w:hyperlink>
    </w:p>
    <w:p w14:paraId="4A928EAC"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1" w:history="1">
        <w:r w:rsidRPr="00114367">
          <w:rPr>
            <w:rStyle w:val="Hyperlink"/>
            <w:noProof/>
          </w:rPr>
          <w:t>FIG. 4.2 – Uma lista aberta</w:t>
        </w:r>
        <w:r>
          <w:rPr>
            <w:noProof/>
            <w:webHidden/>
          </w:rPr>
          <w:tab/>
        </w:r>
        <w:r>
          <w:rPr>
            <w:noProof/>
            <w:webHidden/>
          </w:rPr>
          <w:fldChar w:fldCharType="begin"/>
        </w:r>
        <w:r>
          <w:rPr>
            <w:noProof/>
            <w:webHidden/>
          </w:rPr>
          <w:instrText xml:space="preserve"> PAGEREF _Toc389058411 \h </w:instrText>
        </w:r>
        <w:r>
          <w:rPr>
            <w:noProof/>
            <w:webHidden/>
          </w:rPr>
        </w:r>
        <w:r>
          <w:rPr>
            <w:noProof/>
            <w:webHidden/>
          </w:rPr>
          <w:fldChar w:fldCharType="separate"/>
        </w:r>
        <w:r>
          <w:rPr>
            <w:noProof/>
            <w:webHidden/>
          </w:rPr>
          <w:t>32</w:t>
        </w:r>
        <w:r>
          <w:rPr>
            <w:noProof/>
            <w:webHidden/>
          </w:rPr>
          <w:fldChar w:fldCharType="end"/>
        </w:r>
      </w:hyperlink>
    </w:p>
    <w:p w14:paraId="73782CA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2" w:history="1">
        <w:r w:rsidRPr="00114367">
          <w:rPr>
            <w:rStyle w:val="Hyperlink"/>
            <w:noProof/>
          </w:rPr>
          <w:t>FIG. 4.3 – Outras Listas</w:t>
        </w:r>
        <w:r>
          <w:rPr>
            <w:noProof/>
            <w:webHidden/>
          </w:rPr>
          <w:tab/>
        </w:r>
        <w:r>
          <w:rPr>
            <w:noProof/>
            <w:webHidden/>
          </w:rPr>
          <w:fldChar w:fldCharType="begin"/>
        </w:r>
        <w:r>
          <w:rPr>
            <w:noProof/>
            <w:webHidden/>
          </w:rPr>
          <w:instrText xml:space="preserve"> PAGEREF _Toc389058412 \h </w:instrText>
        </w:r>
        <w:r>
          <w:rPr>
            <w:noProof/>
            <w:webHidden/>
          </w:rPr>
        </w:r>
        <w:r>
          <w:rPr>
            <w:noProof/>
            <w:webHidden/>
          </w:rPr>
          <w:fldChar w:fldCharType="separate"/>
        </w:r>
        <w:r>
          <w:rPr>
            <w:noProof/>
            <w:webHidden/>
          </w:rPr>
          <w:t>33</w:t>
        </w:r>
        <w:r>
          <w:rPr>
            <w:noProof/>
            <w:webHidden/>
          </w:rPr>
          <w:fldChar w:fldCharType="end"/>
        </w:r>
      </w:hyperlink>
    </w:p>
    <w:p w14:paraId="64561081"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3" w:history="1">
        <w:r w:rsidRPr="00114367">
          <w:rPr>
            <w:rStyle w:val="Hyperlink"/>
            <w:noProof/>
          </w:rPr>
          <w:t>FIG. 4.4 – Adicionando item</w:t>
        </w:r>
        <w:r>
          <w:rPr>
            <w:noProof/>
            <w:webHidden/>
          </w:rPr>
          <w:tab/>
        </w:r>
        <w:r>
          <w:rPr>
            <w:noProof/>
            <w:webHidden/>
          </w:rPr>
          <w:fldChar w:fldCharType="begin"/>
        </w:r>
        <w:r>
          <w:rPr>
            <w:noProof/>
            <w:webHidden/>
          </w:rPr>
          <w:instrText xml:space="preserve"> PAGEREF _Toc389058413 \h </w:instrText>
        </w:r>
        <w:r>
          <w:rPr>
            <w:noProof/>
            <w:webHidden/>
          </w:rPr>
        </w:r>
        <w:r>
          <w:rPr>
            <w:noProof/>
            <w:webHidden/>
          </w:rPr>
          <w:fldChar w:fldCharType="separate"/>
        </w:r>
        <w:r>
          <w:rPr>
            <w:noProof/>
            <w:webHidden/>
          </w:rPr>
          <w:t>34</w:t>
        </w:r>
        <w:r>
          <w:rPr>
            <w:noProof/>
            <w:webHidden/>
          </w:rPr>
          <w:fldChar w:fldCharType="end"/>
        </w:r>
      </w:hyperlink>
    </w:p>
    <w:p w14:paraId="54C41F38"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4" w:history="1">
        <w:r w:rsidRPr="00114367">
          <w:rPr>
            <w:rStyle w:val="Hyperlink"/>
            <w:noProof/>
          </w:rPr>
          <w:t>FIG. 4.5 – Criando evento utilizando aplicativo externo</w:t>
        </w:r>
        <w:r>
          <w:rPr>
            <w:noProof/>
            <w:webHidden/>
          </w:rPr>
          <w:tab/>
        </w:r>
        <w:r>
          <w:rPr>
            <w:noProof/>
            <w:webHidden/>
          </w:rPr>
          <w:fldChar w:fldCharType="begin"/>
        </w:r>
        <w:r>
          <w:rPr>
            <w:noProof/>
            <w:webHidden/>
          </w:rPr>
          <w:instrText xml:space="preserve"> PAGEREF _Toc389058414 \h </w:instrText>
        </w:r>
        <w:r>
          <w:rPr>
            <w:noProof/>
            <w:webHidden/>
          </w:rPr>
        </w:r>
        <w:r>
          <w:rPr>
            <w:noProof/>
            <w:webHidden/>
          </w:rPr>
          <w:fldChar w:fldCharType="separate"/>
        </w:r>
        <w:r>
          <w:rPr>
            <w:noProof/>
            <w:webHidden/>
          </w:rPr>
          <w:t>34</w:t>
        </w:r>
        <w:r>
          <w:rPr>
            <w:noProof/>
            <w:webHidden/>
          </w:rPr>
          <w:fldChar w:fldCharType="end"/>
        </w:r>
      </w:hyperlink>
    </w:p>
    <w:p w14:paraId="02EE98F0"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5" w:history="1">
        <w:r w:rsidRPr="00114367">
          <w:rPr>
            <w:rStyle w:val="Hyperlink"/>
            <w:noProof/>
          </w:rPr>
          <w:t>FIG. 4.6 – Menu de ferramentas para o item</w:t>
        </w:r>
        <w:r>
          <w:rPr>
            <w:noProof/>
            <w:webHidden/>
          </w:rPr>
          <w:tab/>
        </w:r>
        <w:r>
          <w:rPr>
            <w:noProof/>
            <w:webHidden/>
          </w:rPr>
          <w:fldChar w:fldCharType="begin"/>
        </w:r>
        <w:r>
          <w:rPr>
            <w:noProof/>
            <w:webHidden/>
          </w:rPr>
          <w:instrText xml:space="preserve"> PAGEREF _Toc389058415 \h </w:instrText>
        </w:r>
        <w:r>
          <w:rPr>
            <w:noProof/>
            <w:webHidden/>
          </w:rPr>
        </w:r>
        <w:r>
          <w:rPr>
            <w:noProof/>
            <w:webHidden/>
          </w:rPr>
          <w:fldChar w:fldCharType="separate"/>
        </w:r>
        <w:r>
          <w:rPr>
            <w:noProof/>
            <w:webHidden/>
          </w:rPr>
          <w:t>35</w:t>
        </w:r>
        <w:r>
          <w:rPr>
            <w:noProof/>
            <w:webHidden/>
          </w:rPr>
          <w:fldChar w:fldCharType="end"/>
        </w:r>
      </w:hyperlink>
    </w:p>
    <w:p w14:paraId="166DF0C1"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6" w:history="1">
        <w:r w:rsidRPr="00114367">
          <w:rPr>
            <w:rStyle w:val="Hyperlink"/>
            <w:noProof/>
          </w:rPr>
          <w:t>FIG. 4.7 – Remanejando um item</w:t>
        </w:r>
        <w:r>
          <w:rPr>
            <w:noProof/>
            <w:webHidden/>
          </w:rPr>
          <w:tab/>
        </w:r>
        <w:r>
          <w:rPr>
            <w:noProof/>
            <w:webHidden/>
          </w:rPr>
          <w:fldChar w:fldCharType="begin"/>
        </w:r>
        <w:r>
          <w:rPr>
            <w:noProof/>
            <w:webHidden/>
          </w:rPr>
          <w:instrText xml:space="preserve"> PAGEREF _Toc389058416 \h </w:instrText>
        </w:r>
        <w:r>
          <w:rPr>
            <w:noProof/>
            <w:webHidden/>
          </w:rPr>
        </w:r>
        <w:r>
          <w:rPr>
            <w:noProof/>
            <w:webHidden/>
          </w:rPr>
          <w:fldChar w:fldCharType="separate"/>
        </w:r>
        <w:r>
          <w:rPr>
            <w:noProof/>
            <w:webHidden/>
          </w:rPr>
          <w:t>36</w:t>
        </w:r>
        <w:r>
          <w:rPr>
            <w:noProof/>
            <w:webHidden/>
          </w:rPr>
          <w:fldChar w:fldCharType="end"/>
        </w:r>
      </w:hyperlink>
    </w:p>
    <w:p w14:paraId="12B9CD1F"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7" w:history="1">
        <w:r w:rsidRPr="00114367">
          <w:rPr>
            <w:rStyle w:val="Hyperlink"/>
            <w:noProof/>
          </w:rPr>
          <w:t>FIG. 4.8 – Compartilhar um item</w:t>
        </w:r>
        <w:r>
          <w:rPr>
            <w:noProof/>
            <w:webHidden/>
          </w:rPr>
          <w:tab/>
        </w:r>
        <w:r>
          <w:rPr>
            <w:noProof/>
            <w:webHidden/>
          </w:rPr>
          <w:fldChar w:fldCharType="begin"/>
        </w:r>
        <w:r>
          <w:rPr>
            <w:noProof/>
            <w:webHidden/>
          </w:rPr>
          <w:instrText xml:space="preserve"> PAGEREF _Toc389058417 \h </w:instrText>
        </w:r>
        <w:r>
          <w:rPr>
            <w:noProof/>
            <w:webHidden/>
          </w:rPr>
        </w:r>
        <w:r>
          <w:rPr>
            <w:noProof/>
            <w:webHidden/>
          </w:rPr>
          <w:fldChar w:fldCharType="separate"/>
        </w:r>
        <w:r>
          <w:rPr>
            <w:noProof/>
            <w:webHidden/>
          </w:rPr>
          <w:t>37</w:t>
        </w:r>
        <w:r>
          <w:rPr>
            <w:noProof/>
            <w:webHidden/>
          </w:rPr>
          <w:fldChar w:fldCharType="end"/>
        </w:r>
      </w:hyperlink>
    </w:p>
    <w:p w14:paraId="7CFEE0CB"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8" w:history="1">
        <w:r w:rsidRPr="00114367">
          <w:rPr>
            <w:rStyle w:val="Hyperlink"/>
            <w:noProof/>
          </w:rPr>
          <w:t>FIG. 7.1 – DIAGRAMA DE NAVEGAÇÃO ENTRE TELAS</w:t>
        </w:r>
        <w:r>
          <w:rPr>
            <w:noProof/>
            <w:webHidden/>
          </w:rPr>
          <w:tab/>
        </w:r>
        <w:r>
          <w:rPr>
            <w:noProof/>
            <w:webHidden/>
          </w:rPr>
          <w:fldChar w:fldCharType="begin"/>
        </w:r>
        <w:r>
          <w:rPr>
            <w:noProof/>
            <w:webHidden/>
          </w:rPr>
          <w:instrText xml:space="preserve"> PAGEREF _Toc389058418 \h </w:instrText>
        </w:r>
        <w:r>
          <w:rPr>
            <w:noProof/>
            <w:webHidden/>
          </w:rPr>
        </w:r>
        <w:r>
          <w:rPr>
            <w:noProof/>
            <w:webHidden/>
          </w:rPr>
          <w:fldChar w:fldCharType="separate"/>
        </w:r>
        <w:r>
          <w:rPr>
            <w:noProof/>
            <w:webHidden/>
          </w:rPr>
          <w:t>41</w:t>
        </w:r>
        <w:r>
          <w:rPr>
            <w:noProof/>
            <w:webHidden/>
          </w:rPr>
          <w:fldChar w:fldCharType="end"/>
        </w:r>
      </w:hyperlink>
    </w:p>
    <w:p w14:paraId="5902D756"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19" w:history="1">
        <w:r w:rsidRPr="00114367">
          <w:rPr>
            <w:rStyle w:val="Hyperlink"/>
            <w:noProof/>
          </w:rPr>
          <w:t>FIG. 7.2 – Esquema de banco de dados</w:t>
        </w:r>
        <w:r>
          <w:rPr>
            <w:noProof/>
            <w:webHidden/>
          </w:rPr>
          <w:tab/>
        </w:r>
        <w:r>
          <w:rPr>
            <w:noProof/>
            <w:webHidden/>
          </w:rPr>
          <w:fldChar w:fldCharType="begin"/>
        </w:r>
        <w:r>
          <w:rPr>
            <w:noProof/>
            <w:webHidden/>
          </w:rPr>
          <w:instrText xml:space="preserve"> PAGEREF _Toc389058419 \h </w:instrText>
        </w:r>
        <w:r>
          <w:rPr>
            <w:noProof/>
            <w:webHidden/>
          </w:rPr>
        </w:r>
        <w:r>
          <w:rPr>
            <w:noProof/>
            <w:webHidden/>
          </w:rPr>
          <w:fldChar w:fldCharType="separate"/>
        </w:r>
        <w:r>
          <w:rPr>
            <w:noProof/>
            <w:webHidden/>
          </w:rPr>
          <w:t>45</w:t>
        </w:r>
        <w:r>
          <w:rPr>
            <w:noProof/>
            <w:webHidden/>
          </w:rPr>
          <w:fldChar w:fldCharType="end"/>
        </w:r>
      </w:hyperlink>
    </w:p>
    <w:p w14:paraId="5D0BE75D"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20" w:history="1">
        <w:r w:rsidRPr="00114367">
          <w:rPr>
            <w:rStyle w:val="Hyperlink"/>
            <w:noProof/>
          </w:rPr>
          <w:t>FIG. 7.3 -  Diagrama de classes de projeto (simplificado)</w:t>
        </w:r>
        <w:r>
          <w:rPr>
            <w:noProof/>
            <w:webHidden/>
          </w:rPr>
          <w:tab/>
        </w:r>
        <w:r>
          <w:rPr>
            <w:noProof/>
            <w:webHidden/>
          </w:rPr>
          <w:fldChar w:fldCharType="begin"/>
        </w:r>
        <w:r>
          <w:rPr>
            <w:noProof/>
            <w:webHidden/>
          </w:rPr>
          <w:instrText xml:space="preserve"> PAGEREF _Toc389058420 \h </w:instrText>
        </w:r>
        <w:r>
          <w:rPr>
            <w:noProof/>
            <w:webHidden/>
          </w:rPr>
        </w:r>
        <w:r>
          <w:rPr>
            <w:noProof/>
            <w:webHidden/>
          </w:rPr>
          <w:fldChar w:fldCharType="separate"/>
        </w:r>
        <w:r>
          <w:rPr>
            <w:noProof/>
            <w:webHidden/>
          </w:rPr>
          <w:t>46</w:t>
        </w:r>
        <w:r>
          <w:rPr>
            <w:noProof/>
            <w:webHidden/>
          </w:rPr>
          <w:fldChar w:fldCharType="end"/>
        </w:r>
      </w:hyperlink>
    </w:p>
    <w:p w14:paraId="2CB7D4EB" w14:textId="77777777" w:rsidR="00AA470E" w:rsidRDefault="00AA470E">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89058421" w:history="1">
        <w:r w:rsidRPr="00114367">
          <w:rPr>
            <w:rStyle w:val="Hyperlink"/>
            <w:noProof/>
          </w:rPr>
          <w:t>FIG. 7.4 – Diagrama de classes, com atributos e métodos, sem relacionamentos</w:t>
        </w:r>
        <w:r>
          <w:rPr>
            <w:noProof/>
            <w:webHidden/>
          </w:rPr>
          <w:tab/>
        </w:r>
        <w:r>
          <w:rPr>
            <w:noProof/>
            <w:webHidden/>
          </w:rPr>
          <w:fldChar w:fldCharType="begin"/>
        </w:r>
        <w:r>
          <w:rPr>
            <w:noProof/>
            <w:webHidden/>
          </w:rPr>
          <w:instrText xml:space="preserve"> PAGEREF _Toc389058421 \h </w:instrText>
        </w:r>
        <w:r>
          <w:rPr>
            <w:noProof/>
            <w:webHidden/>
          </w:rPr>
        </w:r>
        <w:r>
          <w:rPr>
            <w:noProof/>
            <w:webHidden/>
          </w:rPr>
          <w:fldChar w:fldCharType="separate"/>
        </w:r>
        <w:r>
          <w:rPr>
            <w:noProof/>
            <w:webHidden/>
          </w:rPr>
          <w:t>47</w:t>
        </w:r>
        <w:r>
          <w:rPr>
            <w:noProof/>
            <w:webHidden/>
          </w:rPr>
          <w:fldChar w:fldCharType="end"/>
        </w:r>
      </w:hyperlink>
    </w:p>
    <w:p w14:paraId="39C7257A" w14:textId="77777777" w:rsidR="00582DF5" w:rsidRPr="002F76E4" w:rsidRDefault="0088363D" w:rsidP="00772634">
      <w:pPr>
        <w:rPr>
          <w:lang w:val="en-US"/>
        </w:rPr>
      </w:pPr>
      <w:r w:rsidRPr="002F76E4">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8" w:name="_Toc389058343"/>
      <w:r w:rsidRPr="002F76E4">
        <w:rPr>
          <w:lang w:val="en-US"/>
        </w:rPr>
        <w:lastRenderedPageBreak/>
        <w:t>LISTA DE SIGLAS</w:t>
      </w:r>
      <w:bookmarkEnd w:id="8"/>
    </w:p>
    <w:p w14:paraId="72F7BEDE" w14:textId="77777777" w:rsidR="001B25FB" w:rsidRPr="002F76E4" w:rsidRDefault="001B25FB" w:rsidP="00772634">
      <w:pPr>
        <w:rPr>
          <w:lang w:val="en-US"/>
        </w:rPr>
      </w:pPr>
    </w:p>
    <w:p w14:paraId="2562338D" w14:textId="77777777" w:rsidR="007F2AF9" w:rsidRPr="002F76E4" w:rsidRDefault="00600209" w:rsidP="00772634">
      <w:pPr>
        <w:rPr>
          <w:lang w:val="en-US"/>
        </w:rPr>
      </w:pPr>
      <w:r w:rsidRPr="002F76E4">
        <w:rPr>
          <w:lang w:val="en-US"/>
        </w:rPr>
        <w:t>API</w:t>
      </w:r>
      <w:r w:rsidR="005D622D" w:rsidRPr="002F76E4">
        <w:rPr>
          <w:lang w:val="en-US"/>
        </w:rPr>
        <w:tab/>
      </w:r>
      <w:r w:rsidR="005D622D" w:rsidRPr="002F76E4">
        <w:rPr>
          <w:lang w:val="en-US"/>
        </w:rPr>
        <w:tab/>
        <w:t xml:space="preserve">Application </w:t>
      </w:r>
      <w:del w:id="9" w:author="Anasta" w:date="2014-05-28T13:30:00Z">
        <w:r w:rsidR="00657FE4" w:rsidRPr="002F76E4">
          <w:rPr>
            <w:lang w:val="en-US"/>
          </w:rPr>
          <w:delText>programming interface</w:delText>
        </w:r>
      </w:del>
      <w:ins w:id="10" w:author="Anasta" w:date="2014-05-28T13:30:00Z">
        <w:r w:rsidR="005D622D" w:rsidRPr="002F76E4">
          <w:rPr>
            <w:lang w:val="en-US"/>
          </w:rPr>
          <w:t>Programming I</w:t>
        </w:r>
        <w:r w:rsidR="00657FE4" w:rsidRPr="002F76E4">
          <w:rPr>
            <w:lang w:val="en-US"/>
          </w:rPr>
          <w:t>nterface</w:t>
        </w:r>
      </w:ins>
    </w:p>
    <w:p w14:paraId="43606716" w14:textId="77777777" w:rsidR="00600209" w:rsidRPr="002F76E4" w:rsidRDefault="00600209" w:rsidP="00772634">
      <w:pPr>
        <w:rPr>
          <w:lang w:val="en-US"/>
        </w:rPr>
      </w:pPr>
      <w:r w:rsidRPr="002F76E4">
        <w:rPr>
          <w:lang w:val="en-US"/>
        </w:rPr>
        <w:t>MVC</w:t>
      </w:r>
      <w:r w:rsidR="00657FE4" w:rsidRPr="002F76E4">
        <w:rPr>
          <w:lang w:val="en-US"/>
        </w:rPr>
        <w:tab/>
      </w:r>
      <w:r w:rsidR="00657FE4" w:rsidRPr="002F76E4">
        <w:rPr>
          <w:lang w:val="en-US"/>
        </w:rPr>
        <w:tab/>
        <w:t>Model-View-Controller</w:t>
      </w:r>
    </w:p>
    <w:p w14:paraId="645FA00A" w14:textId="77777777" w:rsidR="003538C8" w:rsidRPr="002F76E4" w:rsidRDefault="003538C8" w:rsidP="00772634">
      <w:pPr>
        <w:rPr>
          <w:lang w:val="en-US"/>
        </w:rPr>
      </w:pPr>
      <w:r w:rsidRPr="002F76E4">
        <w:rPr>
          <w:lang w:val="en-US"/>
        </w:rPr>
        <w:t>GTD</w:t>
      </w:r>
      <w:r w:rsidRPr="002F76E4">
        <w:rPr>
          <w:lang w:val="en-US"/>
        </w:rPr>
        <w:tab/>
      </w:r>
      <w:r w:rsidRPr="002F76E4">
        <w:rPr>
          <w:lang w:val="en-US"/>
        </w:rPr>
        <w:tab/>
        <w:t>Getting Things Done</w:t>
      </w:r>
    </w:p>
    <w:p w14:paraId="438B92CC" w14:textId="77777777" w:rsidR="00600209" w:rsidRPr="002F76E4" w:rsidRDefault="00600209" w:rsidP="00772634">
      <w:pPr>
        <w:rPr>
          <w:lang w:val="en-US"/>
        </w:rPr>
      </w:pPr>
      <w:r w:rsidRPr="002F76E4">
        <w:rPr>
          <w:lang w:val="en-US"/>
        </w:rPr>
        <w:t>OS</w:t>
      </w:r>
      <w:r w:rsidR="00657FE4" w:rsidRPr="002F76E4">
        <w:rPr>
          <w:lang w:val="en-US"/>
        </w:rPr>
        <w:tab/>
      </w:r>
      <w:r w:rsidR="00657FE4" w:rsidRPr="002F76E4">
        <w:rPr>
          <w:lang w:val="en-US"/>
        </w:rPr>
        <w:tab/>
        <w:t>Operating System</w:t>
      </w:r>
    </w:p>
    <w:p w14:paraId="5C8B7CEA" w14:textId="77777777" w:rsidR="00600209" w:rsidRPr="002F76E4" w:rsidRDefault="00600209" w:rsidP="00772634">
      <w:pPr>
        <w:rPr>
          <w:lang w:val="en-US"/>
        </w:rPr>
      </w:pPr>
      <w:r w:rsidRPr="002F76E4">
        <w:rPr>
          <w:lang w:val="en-US"/>
        </w:rPr>
        <w:t>SQL</w:t>
      </w:r>
      <w:r w:rsidR="00657FE4" w:rsidRPr="002F76E4">
        <w:rPr>
          <w:lang w:val="en-US"/>
        </w:rPr>
        <w:tab/>
      </w:r>
      <w:r w:rsidR="00657FE4" w:rsidRPr="002F76E4">
        <w:rPr>
          <w:lang w:val="en-US"/>
        </w:rPr>
        <w:tab/>
        <w:t>Structured Query Language</w:t>
      </w:r>
    </w:p>
    <w:p w14:paraId="6E4410EB" w14:textId="77777777" w:rsidR="00600209" w:rsidRPr="002F76E4" w:rsidRDefault="00600209" w:rsidP="00772634">
      <w:pPr>
        <w:rPr>
          <w:lang w:val="en-US"/>
        </w:rPr>
      </w:pPr>
      <w:r w:rsidRPr="002F76E4">
        <w:rPr>
          <w:lang w:val="en-US"/>
        </w:rPr>
        <w:t>XML</w:t>
      </w:r>
      <w:r w:rsidR="00657FE4" w:rsidRPr="002F76E4">
        <w:rPr>
          <w:lang w:val="en-US"/>
        </w:rPr>
        <w:tab/>
      </w:r>
      <w:r w:rsidR="00657FE4" w:rsidRPr="002F76E4">
        <w:rPr>
          <w:lang w:val="en-US"/>
        </w:rPr>
        <w:tab/>
        <w:t>Extensible Markup Language</w:t>
      </w:r>
    </w:p>
    <w:p w14:paraId="444A0780" w14:textId="77777777" w:rsidR="007210CE" w:rsidRPr="002F76E4" w:rsidRDefault="007210CE" w:rsidP="00772634">
      <w:pPr>
        <w:rPr>
          <w:i/>
          <w:lang w:val="en-US"/>
        </w:rPr>
      </w:pPr>
      <w:r w:rsidRPr="002F76E4">
        <w:rPr>
          <w:lang w:val="en-US"/>
        </w:rPr>
        <w:t>VM</w:t>
      </w:r>
      <w:r w:rsidRPr="002F76E4">
        <w:rPr>
          <w:lang w:val="en-US"/>
        </w:rPr>
        <w:tab/>
      </w:r>
      <w:r w:rsidRPr="002F76E4">
        <w:rPr>
          <w:lang w:val="en-US"/>
        </w:rPr>
        <w:tab/>
      </w:r>
      <w:r w:rsidR="00FC6DEE" w:rsidRPr="002F76E4">
        <w:rPr>
          <w:i/>
          <w:lang w:val="en-US"/>
        </w:rPr>
        <w:t>Virtual Machine</w:t>
      </w:r>
    </w:p>
    <w:p w14:paraId="670E845A" w14:textId="77777777" w:rsidR="0062203D" w:rsidRPr="002F76E4" w:rsidRDefault="0062203D" w:rsidP="0062203D">
      <w:pPr>
        <w:rPr>
          <w:i/>
          <w:lang w:val="en-US"/>
        </w:rPr>
      </w:pPr>
      <w:r w:rsidRPr="002F76E4">
        <w:rPr>
          <w:lang w:val="en-US"/>
        </w:rPr>
        <w:t xml:space="preserve">WYSIWYG </w:t>
      </w:r>
      <w:r w:rsidRPr="002F76E4">
        <w:rPr>
          <w:lang w:val="en-US"/>
        </w:rPr>
        <w:tab/>
      </w:r>
      <w:r w:rsidRPr="002F76E4">
        <w:rPr>
          <w:i/>
          <w:lang w:val="en-US"/>
        </w:rPr>
        <w:t>What You See Is What You Get</w:t>
      </w:r>
    </w:p>
    <w:p w14:paraId="32F85C25" w14:textId="77777777" w:rsidR="00403944" w:rsidRPr="002F76E4" w:rsidRDefault="00403944" w:rsidP="0062203D">
      <w:pPr>
        <w:rPr>
          <w:lang w:val="en-US"/>
        </w:rPr>
      </w:pPr>
      <w:r w:rsidRPr="002F76E4">
        <w:rPr>
          <w:lang w:val="en-US"/>
        </w:rPr>
        <w:t>ADT</w:t>
      </w:r>
      <w:r w:rsidRPr="002F76E4">
        <w:rPr>
          <w:lang w:val="en-US"/>
        </w:rPr>
        <w:tab/>
      </w:r>
      <w:r w:rsidRPr="002F76E4">
        <w:rPr>
          <w:lang w:val="en-US"/>
        </w:rPr>
        <w:tab/>
        <w:t xml:space="preserve">Android </w:t>
      </w:r>
      <w:r w:rsidRPr="002F76E4">
        <w:rPr>
          <w:i/>
          <w:lang w:val="en-US"/>
        </w:rPr>
        <w:t>Developer</w:t>
      </w:r>
      <w:r w:rsidR="001C7D34" w:rsidRPr="002F76E4">
        <w:rPr>
          <w:lang w:val="en-US"/>
        </w:rPr>
        <w:t xml:space="preserve"> </w:t>
      </w:r>
      <w:r w:rsidR="001C7D34" w:rsidRPr="002F76E4">
        <w:rPr>
          <w:i/>
          <w:lang w:val="en-US"/>
        </w:rPr>
        <w:t>Tool</w:t>
      </w:r>
    </w:p>
    <w:p w14:paraId="7CF3BD0C" w14:textId="77777777" w:rsidR="0062203D" w:rsidRPr="002F76E4" w:rsidRDefault="00947801" w:rsidP="00772634">
      <w:pPr>
        <w:rPr>
          <w:lang w:val="en-US"/>
        </w:rPr>
      </w:pPr>
      <w:r w:rsidRPr="002F76E4">
        <w:rPr>
          <w:lang w:val="en-US"/>
        </w:rPr>
        <w:t>SDK</w:t>
      </w:r>
      <w:r w:rsidRPr="002F76E4">
        <w:rPr>
          <w:lang w:val="en-US"/>
        </w:rPr>
        <w:tab/>
      </w:r>
      <w:r w:rsidRPr="002F76E4">
        <w:rPr>
          <w:lang w:val="en-US"/>
        </w:rPr>
        <w:tab/>
        <w:t xml:space="preserve">Software </w:t>
      </w:r>
      <w:r w:rsidRPr="002F76E4">
        <w:rPr>
          <w:i/>
          <w:lang w:val="en-US"/>
        </w:rPr>
        <w:t>Development</w:t>
      </w:r>
      <w:r w:rsidRPr="002F76E4">
        <w:rPr>
          <w:lang w:val="en-US"/>
        </w:rPr>
        <w:t xml:space="preserve"> </w:t>
      </w:r>
      <w:r w:rsidRPr="002F76E4">
        <w:rPr>
          <w:i/>
          <w:lang w:val="en-US"/>
        </w:rPr>
        <w:t>Kit</w:t>
      </w:r>
    </w:p>
    <w:p w14:paraId="2DA86BBF" w14:textId="77777777" w:rsidR="00E36E37" w:rsidRPr="002F76E4" w:rsidRDefault="00E36E37" w:rsidP="00772634">
      <w:pPr>
        <w:rPr>
          <w:lang w:val="en-US"/>
        </w:rPr>
      </w:pPr>
      <w:r w:rsidRPr="002F76E4">
        <w:rPr>
          <w:lang w:val="en-US"/>
        </w:rPr>
        <w:t>IDE</w:t>
      </w:r>
      <w:r w:rsidRPr="002F76E4">
        <w:rPr>
          <w:lang w:val="en-US"/>
        </w:rPr>
        <w:tab/>
      </w:r>
      <w:r w:rsidRPr="002F76E4">
        <w:rPr>
          <w:lang w:val="en-US"/>
        </w:rPr>
        <w:tab/>
      </w:r>
      <w:r w:rsidR="00ED6AA7" w:rsidRPr="002F76E4">
        <w:rPr>
          <w:i/>
          <w:lang w:val="en-US"/>
        </w:rPr>
        <w:t>Integrated</w:t>
      </w:r>
      <w:r w:rsidRPr="002F76E4">
        <w:rPr>
          <w:lang w:val="en-US"/>
        </w:rPr>
        <w:t xml:space="preserve"> Development </w:t>
      </w:r>
      <w:r w:rsidR="002F76E4" w:rsidRPr="002F76E4">
        <w:rPr>
          <w:lang w:val="en-US"/>
        </w:rPr>
        <w:t>Environment</w:t>
      </w:r>
    </w:p>
    <w:p w14:paraId="313A57ED" w14:textId="77777777" w:rsidR="004D47C6" w:rsidRPr="002F76E4" w:rsidRDefault="004D47C6" w:rsidP="00772634">
      <w:pPr>
        <w:rPr>
          <w:i/>
          <w:lang w:val="en-US"/>
        </w:rPr>
      </w:pPr>
      <w:r w:rsidRPr="002F76E4">
        <w:rPr>
          <w:lang w:val="en-US"/>
        </w:rPr>
        <w:t>URI</w:t>
      </w:r>
      <w:r w:rsidRPr="002F76E4">
        <w:rPr>
          <w:lang w:val="en-US"/>
        </w:rPr>
        <w:tab/>
      </w:r>
      <w:r w:rsidRPr="002F76E4">
        <w:rPr>
          <w:lang w:val="en-US"/>
        </w:rPr>
        <w:tab/>
      </w:r>
      <w:r w:rsidRPr="002F76E4">
        <w:rPr>
          <w:i/>
          <w:lang w:val="en-US"/>
        </w:rPr>
        <w:t>Unified Resource Identifier</w:t>
      </w:r>
    </w:p>
    <w:p w14:paraId="264BFB43" w14:textId="77777777" w:rsidR="001B25FB" w:rsidRPr="002F76E4" w:rsidRDefault="001B25FB" w:rsidP="00772634">
      <w:pPr>
        <w:rPr>
          <w:lang w:val="en-US"/>
        </w:rPr>
      </w:pPr>
    </w:p>
    <w:p w14:paraId="4BF2FCDA" w14:textId="77777777" w:rsidR="007F2AF9" w:rsidRPr="002F76E4" w:rsidRDefault="00FD3B72" w:rsidP="00772634">
      <w:pPr>
        <w:rPr>
          <w:lang w:val="en-US"/>
        </w:rPr>
      </w:pPr>
      <w:r w:rsidRPr="002F76E4">
        <w:rPr>
          <w:lang w:val="en-US"/>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0403C54C" w14:textId="77777777" w:rsidR="00417C70" w:rsidRPr="002F76E4" w:rsidRDefault="003D6BE7" w:rsidP="00772634">
      <w:commentRangeStart w:id="11"/>
      <w:r w:rsidRPr="002F76E4">
        <w:t>Este projeto tem por objetivo desenvolver, seguindo a metodologia GTD (</w:t>
      </w:r>
      <w:proofErr w:type="spellStart"/>
      <w:r w:rsidRPr="002F76E4">
        <w:rPr>
          <w:i/>
        </w:rPr>
        <w:t>Getting</w:t>
      </w:r>
      <w:proofErr w:type="spellEnd"/>
      <w:r w:rsidRPr="002F76E4">
        <w:rPr>
          <w:i/>
        </w:rPr>
        <w:t xml:space="preserve"> </w:t>
      </w:r>
      <w:proofErr w:type="spellStart"/>
      <w:r w:rsidRPr="002F76E4">
        <w:rPr>
          <w:i/>
        </w:rPr>
        <w:t>Things</w:t>
      </w:r>
      <w:proofErr w:type="spellEnd"/>
      <w:r w:rsidRPr="002F76E4">
        <w:rPr>
          <w:i/>
        </w:rPr>
        <w:t xml:space="preserve"> </w:t>
      </w:r>
      <w:proofErr w:type="spellStart"/>
      <w:r w:rsidRPr="002F76E4">
        <w:rPr>
          <w:i/>
        </w:rPr>
        <w:t>Done</w:t>
      </w:r>
      <w:proofErr w:type="spellEnd"/>
      <w:r w:rsidRPr="002F76E4">
        <w:t>), um aplicativo de organização pessoal para dispositivos móveis (</w:t>
      </w:r>
      <w:proofErr w:type="spellStart"/>
      <w:r w:rsidRPr="002F76E4">
        <w:t>Android</w:t>
      </w:r>
      <w:proofErr w:type="spellEnd"/>
      <w:r w:rsidRPr="002F76E4">
        <w:t>). Para is</w:t>
      </w:r>
      <w:r w:rsidR="00472003" w:rsidRPr="002F76E4">
        <w:t xml:space="preserve">so, será desenvolvida uma </w:t>
      </w:r>
      <w:proofErr w:type="spellStart"/>
      <w:r w:rsidR="00472003" w:rsidRPr="002F76E4">
        <w:rPr>
          <w:i/>
        </w:rPr>
        <w:t>check</w:t>
      </w:r>
      <w:r w:rsidRPr="002F76E4">
        <w:rPr>
          <w:i/>
        </w:rPr>
        <w:t>list</w:t>
      </w:r>
      <w:proofErr w:type="spellEnd"/>
      <w:r w:rsidRPr="002F76E4">
        <w:t xml:space="preserve"> própria e será utilizada a API do Google Agenda, como componentes principais do aplicativo. No final do projeto, uma integração entre os componentes será </w:t>
      </w:r>
      <w:proofErr w:type="gramStart"/>
      <w:r w:rsidRPr="002F76E4">
        <w:t>implementada.</w:t>
      </w:r>
      <w:commentRangeEnd w:id="11"/>
      <w:proofErr w:type="gramEnd"/>
      <w:r w:rsidR="005D304B" w:rsidRPr="002F76E4">
        <w:rPr>
          <w:rStyle w:val="CommentReference"/>
        </w:rPr>
        <w:commentReference w:id="11"/>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3EA20AA8" w14:textId="5171DAC7" w:rsidR="00927218" w:rsidRPr="002F76E4" w:rsidRDefault="00472003" w:rsidP="00772634">
      <w:pPr>
        <w:rPr>
          <w:lang w:val="en-US"/>
        </w:rPr>
      </w:pPr>
      <w:r w:rsidRPr="002F76E4">
        <w:rPr>
          <w:lang w:val="en-US"/>
        </w:rPr>
        <w:t>This project aims to develo</w:t>
      </w:r>
      <w:r w:rsidR="00DE61A1" w:rsidRPr="002F76E4">
        <w:rPr>
          <w:lang w:val="en-US"/>
        </w:rPr>
        <w:t>p, following the GTD (Getting Things Done) methodology</w:t>
      </w:r>
      <w:r w:rsidRPr="002F76E4">
        <w:rPr>
          <w:lang w:val="en-US"/>
        </w:rPr>
        <w:t>, an application of personal organization for mobile devices (Android). To achieve this goa</w:t>
      </w:r>
      <w:r w:rsidR="00F21F91">
        <w:rPr>
          <w:lang w:val="en-US"/>
        </w:rPr>
        <w:t>l, it will be developed a check</w:t>
      </w:r>
      <w:r w:rsidRPr="002F76E4">
        <w:rPr>
          <w:lang w:val="en-US"/>
        </w:rPr>
        <w:t xml:space="preserve">list and it will be used the Google Calendar’s API, as main components of the application. </w:t>
      </w:r>
      <w:r w:rsidRPr="00C311D8">
        <w:rPr>
          <w:lang w:val="en-US"/>
        </w:rPr>
        <w:t xml:space="preserve">At the end of the project, </w:t>
      </w:r>
      <w:proofErr w:type="gramStart"/>
      <w:r w:rsidRPr="00C311D8">
        <w:rPr>
          <w:lang w:val="en-US"/>
        </w:rPr>
        <w:t>an integration</w:t>
      </w:r>
      <w:proofErr w:type="gramEnd"/>
      <w:r w:rsidRPr="00C311D8">
        <w:rPr>
          <w:lang w:val="en-US"/>
        </w:rPr>
        <w:t xml:space="preserve"> between the components will be implemented.</w:t>
      </w:r>
    </w:p>
    <w:p w14:paraId="697F9ADB" w14:textId="77777777" w:rsidR="00927218" w:rsidRPr="002F76E4" w:rsidRDefault="00927218" w:rsidP="00772634">
      <w:pPr>
        <w:rPr>
          <w:lang w:val="en-US"/>
        </w:rPr>
      </w:pPr>
    </w:p>
    <w:p w14:paraId="5F64BCDE" w14:textId="77777777" w:rsidR="001B25FB" w:rsidRPr="002F76E4" w:rsidRDefault="001B25FB" w:rsidP="00772634">
      <w:pPr>
        <w:rPr>
          <w:lang w:val="en-US"/>
        </w:rPr>
        <w:sectPr w:rsidR="001B25FB" w:rsidRPr="002F76E4" w:rsidSect="00A80285">
          <w:type w:val="continuous"/>
          <w:pgSz w:w="11906" w:h="16838"/>
          <w:pgMar w:top="1417" w:right="1418" w:bottom="1701" w:left="1418" w:header="720" w:footer="720" w:gutter="0"/>
          <w:cols w:space="720"/>
          <w:docGrid w:linePitch="360"/>
        </w:sectPr>
      </w:pPr>
    </w:p>
    <w:p w14:paraId="36AE6D69" w14:textId="77777777" w:rsidR="00927218" w:rsidRPr="002F76E4" w:rsidRDefault="00417C70" w:rsidP="003C7D54">
      <w:pPr>
        <w:pStyle w:val="Heading1"/>
      </w:pPr>
      <w:bookmarkStart w:id="12" w:name="_Toc389058344"/>
      <w:r w:rsidRPr="002F76E4">
        <w:lastRenderedPageBreak/>
        <w:t>INTRODUÇÃO</w:t>
      </w:r>
      <w:bookmarkEnd w:id="12"/>
    </w:p>
    <w:p w14:paraId="5CA82A09" w14:textId="77777777" w:rsidR="0056172C" w:rsidRPr="002F76E4" w:rsidRDefault="0056172C" w:rsidP="0056172C">
      <w:pPr>
        <w:pStyle w:val="NormalIP"/>
      </w:pPr>
      <w:r w:rsidRPr="002F76E4">
        <w:t xml:space="preserve">Nos últimos 10 anos, </w:t>
      </w:r>
      <w:del w:id="13" w:author="Anasta" w:date="2014-05-28T13:30:00Z">
        <w:r w:rsidR="00772634" w:rsidRPr="002F76E4">
          <w:delText>é</w:delText>
        </w:r>
      </w:del>
      <w:ins w:id="14" w:author="Anasta" w:date="2014-05-28T13:30:00Z">
        <w:r w:rsidRPr="002F76E4">
          <w:t>as pessoas são</w:t>
        </w:r>
      </w:ins>
      <w:r w:rsidRPr="002F76E4">
        <w:t xml:space="preserve"> cada vez mais </w:t>
      </w:r>
      <w:del w:id="15" w:author="Anasta" w:date="2014-05-28T13:30:00Z">
        <w:r w:rsidR="00772634" w:rsidRPr="002F76E4">
          <w:delText>requisitado das pessoas que elas sejam</w:delText>
        </w:r>
      </w:del>
      <w:ins w:id="16" w:author="Anasta" w:date="2014-05-28T13:30:00Z">
        <w:r w:rsidRPr="002F76E4">
          <w:t>requisitadas a serem</w:t>
        </w:r>
      </w:ins>
      <w:r w:rsidRPr="002F76E4">
        <w:t xml:space="preserve"> organizadas, seja na vida pessoal, como na vida profissional. Vários métodos de organização pessoal foram propostos ao longo de décadas, dentre </w:t>
      </w:r>
      <w:del w:id="17" w:author="Anasta" w:date="2014-05-28T13:30:00Z">
        <w:r w:rsidR="00772634" w:rsidRPr="002F76E4">
          <w:delText>elas</w:delText>
        </w:r>
      </w:del>
      <w:ins w:id="18" w:author="Anasta" w:date="2014-05-28T13:30:00Z">
        <w:r w:rsidRPr="002F76E4">
          <w:t>eles</w:t>
        </w:r>
      </w:ins>
      <w:r w:rsidRPr="002F76E4">
        <w:t xml:space="preserve"> o GTD (</w:t>
      </w:r>
      <w:proofErr w:type="spellStart"/>
      <w:r w:rsidRPr="002F76E4">
        <w:rPr>
          <w:i/>
        </w:rPr>
        <w:t>Getting</w:t>
      </w:r>
      <w:proofErr w:type="spellEnd"/>
      <w:r w:rsidRPr="002F76E4">
        <w:rPr>
          <w:i/>
        </w:rPr>
        <w:t xml:space="preserve"> </w:t>
      </w:r>
      <w:proofErr w:type="spellStart"/>
      <w:r w:rsidRPr="002F76E4">
        <w:rPr>
          <w:i/>
        </w:rPr>
        <w:t>Things</w:t>
      </w:r>
      <w:proofErr w:type="spellEnd"/>
      <w:r w:rsidRPr="002F76E4">
        <w:rPr>
          <w:i/>
        </w:rPr>
        <w:t xml:space="preserve"> </w:t>
      </w:r>
      <w:proofErr w:type="spellStart"/>
      <w:r w:rsidRPr="002F76E4">
        <w:rPr>
          <w:i/>
        </w:rPr>
        <w:t>Done</w:t>
      </w:r>
      <w:proofErr w:type="spellEnd"/>
      <w:r w:rsidRPr="002F76E4">
        <w:t xml:space="preserve">). </w:t>
      </w:r>
    </w:p>
    <w:p w14:paraId="3A6193C1" w14:textId="77777777" w:rsidR="0056172C" w:rsidRPr="002F76E4" w:rsidRDefault="0056172C" w:rsidP="0056172C">
      <w:pPr>
        <w:pStyle w:val="NormalIP"/>
      </w:pPr>
      <w:r w:rsidRPr="002F76E4">
        <w:t xml:space="preserve">Apesar </w:t>
      </w:r>
      <w:del w:id="19" w:author="Anasta" w:date="2014-05-28T13:30:00Z">
        <w:r w:rsidR="00772634" w:rsidRPr="002F76E4">
          <w:delText>de escolher</w:delText>
        </w:r>
      </w:del>
      <w:ins w:id="20" w:author="Anasta" w:date="2014-05-28T13:30:00Z">
        <w:r w:rsidRPr="002F76E4">
          <w:t>da escolha por</w:t>
        </w:r>
      </w:ins>
      <w:r w:rsidRPr="002F76E4">
        <w:t xml:space="preserve"> um método de organização pessoal ser importante no processo de busca por aumento de produtividade e </w:t>
      </w:r>
      <w:del w:id="21" w:author="Anasta" w:date="2014-05-28T13:30:00Z">
        <w:r w:rsidR="009F7B2B" w:rsidRPr="002F76E4">
          <w:delText>de busca</w:delText>
        </w:r>
        <w:r w:rsidR="00772634" w:rsidRPr="002F76E4">
          <w:delText xml:space="preserve"> por </w:delText>
        </w:r>
      </w:del>
      <w:r w:rsidRPr="002F76E4">
        <w:t>diminuição de estresse</w:t>
      </w:r>
      <w:ins w:id="22" w:author="Anasta" w:date="2014-05-28T13:30:00Z">
        <w:r w:rsidRPr="002F76E4">
          <w:t>,</w:t>
        </w:r>
      </w:ins>
      <w:r w:rsidRPr="002F76E4">
        <w:t xml:space="preserve"> decorrente da própria tentativa de </w:t>
      </w:r>
      <w:del w:id="23" w:author="Anasta" w:date="2014-05-28T13:30:00Z">
        <w:r w:rsidR="009F7B2B" w:rsidRPr="002F76E4">
          <w:delText>aumentar</w:delText>
        </w:r>
      </w:del>
      <w:ins w:id="24" w:author="Anasta" w:date="2014-05-28T13:30:00Z">
        <w:r w:rsidRPr="002F76E4">
          <w:t>elevar</w:t>
        </w:r>
      </w:ins>
      <w:r w:rsidRPr="002F76E4">
        <w:t xml:space="preserve"> a eficiência nas tarefas do dia</w:t>
      </w:r>
      <w:del w:id="25" w:author="Anasta" w:date="2014-05-28T13:30:00Z">
        <w:r w:rsidR="009F7B2B" w:rsidRPr="002F76E4">
          <w:delText xml:space="preserve"> </w:delText>
        </w:r>
      </w:del>
      <w:ins w:id="26" w:author="Anasta" w:date="2014-05-28T13:30:00Z">
        <w:r w:rsidRPr="002F76E4">
          <w:t>-</w:t>
        </w:r>
      </w:ins>
      <w:r w:rsidRPr="002F76E4">
        <w:t>a</w:t>
      </w:r>
      <w:del w:id="27" w:author="Anasta" w:date="2014-05-28T13:30:00Z">
        <w:r w:rsidR="009F7B2B" w:rsidRPr="002F76E4">
          <w:delText xml:space="preserve"> </w:delText>
        </w:r>
      </w:del>
      <w:ins w:id="28" w:author="Anasta" w:date="2014-05-28T13:30:00Z">
        <w:r w:rsidRPr="002F76E4">
          <w:t>-</w:t>
        </w:r>
      </w:ins>
      <w:r w:rsidRPr="002F76E4">
        <w:t>dia, isso, infelizmente, não é o suficiente. Para</w:t>
      </w:r>
      <w:del w:id="29" w:author="Anasta" w:date="2014-05-28T13:30:00Z">
        <w:r w:rsidR="009F7B2B" w:rsidRPr="002F76E4">
          <w:delText>, de fato,</w:delText>
        </w:r>
      </w:del>
      <w:ins w:id="30" w:author="Anasta" w:date="2014-05-28T13:30:00Z">
        <w:r w:rsidRPr="002F76E4">
          <w:t xml:space="preserve"> realmente</w:t>
        </w:r>
      </w:ins>
      <w:r w:rsidRPr="002F76E4">
        <w:t xml:space="preserve"> se ganhar produtividade</w:t>
      </w:r>
      <w:del w:id="31" w:author="Anasta" w:date="2014-05-28T13:30:00Z">
        <w:r w:rsidR="009F7B2B" w:rsidRPr="002F76E4">
          <w:delText>,</w:delText>
        </w:r>
      </w:del>
      <w:r w:rsidRPr="002F76E4">
        <w:t xml:space="preserve"> é preciso </w:t>
      </w:r>
      <w:del w:id="32" w:author="Anasta" w:date="2014-05-28T13:30:00Z">
        <w:r w:rsidR="009F7B2B" w:rsidRPr="002F76E4">
          <w:delText>que se escolha</w:delText>
        </w:r>
      </w:del>
      <w:ins w:id="33" w:author="Anasta" w:date="2014-05-28T13:30:00Z">
        <w:r w:rsidRPr="002F76E4">
          <w:t>escolher</w:t>
        </w:r>
      </w:ins>
      <w:r w:rsidRPr="002F76E4">
        <w:t xml:space="preserve"> a ferramenta certa. Com a difusão das tecnologias digitais</w:t>
      </w:r>
      <w:r w:rsidR="00A3633A" w:rsidRPr="002F76E4">
        <w:t>,</w:t>
      </w:r>
      <w:r w:rsidRPr="002F76E4">
        <w:t xml:space="preserve"> a </w:t>
      </w:r>
      <w:del w:id="34" w:author="Anasta" w:date="2014-05-28T13:30:00Z">
        <w:r w:rsidR="009F7B2B" w:rsidRPr="002F76E4">
          <w:delText>opção</w:delText>
        </w:r>
      </w:del>
      <w:ins w:id="35" w:author="Anasta" w:date="2014-05-28T13:30:00Z">
        <w:r w:rsidRPr="002F76E4">
          <w:t>alternativa</w:t>
        </w:r>
      </w:ins>
      <w:r w:rsidRPr="002F76E4">
        <w:t xml:space="preserve"> por </w:t>
      </w:r>
      <w:r w:rsidRPr="002F76E4">
        <w:rPr>
          <w:i/>
        </w:rPr>
        <w:t>smartphones</w:t>
      </w:r>
      <w:r w:rsidRPr="002F76E4">
        <w:t xml:space="preserve"> e computadores tem ganhado mais adeptos, </w:t>
      </w:r>
      <w:del w:id="36" w:author="Anasta" w:date="2014-05-28T13:30:00Z">
        <w:r w:rsidR="009F7B2B" w:rsidRPr="002F76E4">
          <w:delText>se comparado</w:delText>
        </w:r>
      </w:del>
      <w:ins w:id="37" w:author="Anasta" w:date="2014-05-28T13:30:00Z">
        <w:r w:rsidRPr="002F76E4">
          <w:t>quando comparada</w:t>
        </w:r>
      </w:ins>
      <w:r w:rsidRPr="002F76E4">
        <w:t xml:space="preserve"> com a opção por </w:t>
      </w:r>
      <w:del w:id="38" w:author="Anasta" w:date="2014-05-28T13:30:00Z">
        <w:r w:rsidR="009F7B2B" w:rsidRPr="002F76E4">
          <w:delText>tecnologias</w:delText>
        </w:r>
      </w:del>
      <w:ins w:id="39" w:author="Anasta" w:date="2014-05-28T13:30:00Z">
        <w:r w:rsidRPr="002F76E4">
          <w:t>metodologias</w:t>
        </w:r>
      </w:ins>
      <w:r w:rsidRPr="002F76E4">
        <w:t xml:space="preserve"> tradicionais como agenda, cadernos e pastas físicas. A causa mais óbvia para isso </w:t>
      </w:r>
      <w:del w:id="40" w:author="Anasta" w:date="2014-05-28T13:30:00Z">
        <w:r w:rsidR="009F7B2B" w:rsidRPr="002F76E4">
          <w:delText>seria</w:delText>
        </w:r>
      </w:del>
      <w:ins w:id="41" w:author="Anasta" w:date="2014-05-28T13:30:00Z">
        <w:r w:rsidRPr="002F76E4">
          <w:t>é</w:t>
        </w:r>
      </w:ins>
      <w:r w:rsidRPr="002F76E4">
        <w:t xml:space="preserve"> o fato de essa ferramenta ocupar menos espaço</w:t>
      </w:r>
      <w:del w:id="42" w:author="Anasta" w:date="2014-05-28T13:30:00Z">
        <w:r w:rsidR="009F7B2B" w:rsidRPr="002F76E4">
          <w:delText xml:space="preserve">. Além disso, permite que se realize </w:delText>
        </w:r>
        <w:r w:rsidR="009F7B2B" w:rsidRPr="002F76E4">
          <w:rPr>
            <w:i/>
          </w:rPr>
          <w:delText>backup</w:delText>
        </w:r>
      </w:del>
      <w:ins w:id="43" w:author="Anasta" w:date="2014-05-28T13:30:00Z">
        <w:r w:rsidRPr="002F76E4">
          <w:t>, além de permitir</w:t>
        </w:r>
      </w:ins>
      <w:r w:rsidRPr="002F76E4">
        <w:t xml:space="preserve"> facilmente </w:t>
      </w:r>
      <w:del w:id="44" w:author="Anasta" w:date="2014-05-28T13:30:00Z">
        <w:r w:rsidR="00163407" w:rsidRPr="002F76E4">
          <w:delText>na nuvem</w:delText>
        </w:r>
      </w:del>
      <w:ins w:id="45" w:author="Anasta" w:date="2014-05-28T13:30:00Z">
        <w:r w:rsidRPr="002F76E4">
          <w:t>a</w:t>
        </w:r>
        <w:r w:rsidR="00A3633A" w:rsidRPr="002F76E4">
          <w:t>cesso onde quer</w:t>
        </w:r>
        <w:r w:rsidR="00D973E0" w:rsidRPr="002F76E4">
          <w:t xml:space="preserve"> que o usuário se encontre</w:t>
        </w:r>
      </w:ins>
      <w:r w:rsidRPr="002F76E4">
        <w:t xml:space="preserve">.  </w:t>
      </w:r>
    </w:p>
    <w:p w14:paraId="4C6E2FF3" w14:textId="77777777" w:rsidR="00417C70" w:rsidRPr="002F76E4" w:rsidRDefault="00163407" w:rsidP="00772634">
      <w:pPr>
        <w:pStyle w:val="Heading2"/>
      </w:pPr>
      <w:bookmarkStart w:id="46" w:name="_Toc389058345"/>
      <w:r w:rsidRPr="002F76E4">
        <w:rPr>
          <w:rStyle w:val="Strong"/>
          <w:b/>
          <w:bCs/>
        </w:rPr>
        <w:t>MOTIVAÇÃO</w:t>
      </w:r>
      <w:bookmarkEnd w:id="46"/>
    </w:p>
    <w:p w14:paraId="3A325924" w14:textId="77777777" w:rsidR="0056172C" w:rsidRPr="002F76E4" w:rsidRDefault="0056172C" w:rsidP="0056172C">
      <w:pPr>
        <w:pStyle w:val="NormalIP"/>
      </w:pPr>
      <w:r w:rsidRPr="002F76E4">
        <w:t xml:space="preserve">Com a crescente popularidade da plataforma </w:t>
      </w:r>
      <w:proofErr w:type="spellStart"/>
      <w:r w:rsidRPr="002F76E4">
        <w:rPr>
          <w:i/>
          <w:rPrChange w:id="47" w:author="Anasta" w:date="2014-05-28T13:30:00Z">
            <w:rPr/>
          </w:rPrChange>
        </w:rPr>
        <w:t>Android</w:t>
      </w:r>
      <w:proofErr w:type="spellEnd"/>
      <w:r w:rsidRPr="002F76E4">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38928814" w14:textId="77777777" w:rsidR="0056172C" w:rsidRPr="002F76E4" w:rsidRDefault="00536EF5" w:rsidP="0056172C">
      <w:pPr>
        <w:pStyle w:val="NormalIP"/>
      </w:pPr>
      <w:del w:id="48" w:author="Anasta" w:date="2014-05-28T13:30:00Z">
        <w:r w:rsidRPr="002F76E4">
          <w:delText>Um fator que motivou a</w:delText>
        </w:r>
      </w:del>
      <w:ins w:id="49" w:author="Anasta" w:date="2014-05-28T13:30:00Z">
        <w:r w:rsidR="0056172C" w:rsidRPr="002F76E4">
          <w:t>A</w:t>
        </w:r>
      </w:ins>
      <w:r w:rsidR="0056172C" w:rsidRPr="002F76E4">
        <w:t xml:space="preserve"> escolha por desenvolver o aplicativo para dispositivos móveis, </w:t>
      </w:r>
      <w:del w:id="50" w:author="Anasta" w:date="2014-05-28T13:30:00Z">
        <w:r w:rsidRPr="002F76E4">
          <w:delText>em detrimento do desenvolvimento</w:delText>
        </w:r>
      </w:del>
      <w:ins w:id="51" w:author="Anasta" w:date="2014-05-28T13:30:00Z">
        <w:r w:rsidR="0056172C" w:rsidRPr="002F76E4">
          <w:t>ao invés</w:t>
        </w:r>
      </w:ins>
      <w:r w:rsidR="0056172C" w:rsidRPr="002F76E4">
        <w:t xml:space="preserve"> de um serviço </w:t>
      </w:r>
      <w:r w:rsidR="0056172C" w:rsidRPr="002F76E4">
        <w:rPr>
          <w:i/>
          <w:rPrChange w:id="52" w:author="Anasta" w:date="2014-05-28T13:30:00Z">
            <w:rPr>
              <w:highlight w:val="yellow"/>
            </w:rPr>
          </w:rPrChange>
        </w:rPr>
        <w:t>web</w:t>
      </w:r>
      <w:r w:rsidR="0056172C" w:rsidRPr="002F76E4">
        <w:t xml:space="preserve">, </w:t>
      </w:r>
      <w:del w:id="53" w:author="Anasta" w:date="2014-05-28T13:30:00Z">
        <w:r w:rsidR="005A5054" w:rsidRPr="002F76E4">
          <w:delText xml:space="preserve">se </w:delText>
        </w:r>
      </w:del>
      <w:r w:rsidR="0056172C" w:rsidRPr="002F76E4">
        <w:t>deve</w:t>
      </w:r>
      <w:ins w:id="54" w:author="Anasta" w:date="2014-05-28T13:30:00Z">
        <w:r w:rsidR="0056172C" w:rsidRPr="002F76E4">
          <w:t>-se</w:t>
        </w:r>
      </w:ins>
      <w:r w:rsidR="0056172C" w:rsidRPr="002F76E4">
        <w:t xml:space="preserve"> ao</w:t>
      </w:r>
      <w:del w:id="55" w:author="Anasta" w:date="2014-05-28T13:30:00Z">
        <w:r w:rsidR="005A5054" w:rsidRPr="002F76E4">
          <w:delText xml:space="preserve"> fato de o</w:delText>
        </w:r>
      </w:del>
      <w:r w:rsidR="0056172C" w:rsidRPr="002F76E4">
        <w:t xml:space="preserve"> fácil acesso a um </w:t>
      </w:r>
      <w:r w:rsidR="0056172C" w:rsidRPr="002F76E4">
        <w:rPr>
          <w:i/>
        </w:rPr>
        <w:t>smartphone</w:t>
      </w:r>
      <w:r w:rsidR="0056172C" w:rsidRPr="002F76E4">
        <w:t xml:space="preserve"> ou </w:t>
      </w:r>
      <w:proofErr w:type="spellStart"/>
      <w:r w:rsidR="0056172C" w:rsidRPr="002F76E4">
        <w:rPr>
          <w:i/>
        </w:rPr>
        <w:t>tablet</w:t>
      </w:r>
      <w:proofErr w:type="spellEnd"/>
      <w:r w:rsidR="0056172C" w:rsidRPr="002F76E4">
        <w:rPr>
          <w:i/>
        </w:rPr>
        <w:t xml:space="preserve"> </w:t>
      </w:r>
      <w:del w:id="56" w:author="Anasta" w:date="2014-05-28T13:30:00Z">
        <w:r w:rsidR="005A5054" w:rsidRPr="002F76E4">
          <w:delText xml:space="preserve"> facilitar</w:delText>
        </w:r>
      </w:del>
      <w:ins w:id="57" w:author="Anasta" w:date="2014-05-28T13:30:00Z">
        <w:r w:rsidR="0056172C" w:rsidRPr="002F76E4">
          <w:rPr>
            <w:i/>
          </w:rPr>
          <w:t>e</w:t>
        </w:r>
      </w:ins>
      <w:r w:rsidR="0056172C" w:rsidRPr="002F76E4">
        <w:rPr>
          <w:i/>
          <w:rPrChange w:id="58" w:author="Anasta" w:date="2014-05-28T13:30:00Z">
            <w:rPr>
              <w:highlight w:val="yellow"/>
            </w:rPr>
          </w:rPrChange>
        </w:rPr>
        <w:t xml:space="preserve"> </w:t>
      </w:r>
      <w:r w:rsidR="0056172C" w:rsidRPr="002F76E4">
        <w:t xml:space="preserve">a </w:t>
      </w:r>
      <w:ins w:id="59" w:author="Anasta" w:date="2014-05-28T13:30:00Z">
        <w:r w:rsidR="0056172C" w:rsidRPr="002F76E4">
          <w:t>facilidade</w:t>
        </w:r>
        <w:r w:rsidR="0056172C" w:rsidRPr="002F76E4">
          <w:rPr>
            <w:i/>
          </w:rPr>
          <w:t xml:space="preserve"> </w:t>
        </w:r>
        <w:r w:rsidR="0056172C" w:rsidRPr="002F76E4">
          <w:t xml:space="preserve">de </w:t>
        </w:r>
      </w:ins>
      <w:r w:rsidR="0056172C" w:rsidRPr="002F76E4">
        <w:t xml:space="preserve">organização </w:t>
      </w:r>
      <w:del w:id="60" w:author="Anasta" w:date="2014-05-28T13:30:00Z">
        <w:r w:rsidR="005A5054" w:rsidRPr="002F76E4">
          <w:delText>do usuário e ao fato de</w:delText>
        </w:r>
      </w:del>
      <w:ins w:id="61" w:author="Anasta" w:date="2014-05-28T13:30:00Z">
        <w:r w:rsidR="0056172C" w:rsidRPr="002F76E4">
          <w:t>que oferecem aos usuários, considerando-se ainda que</w:t>
        </w:r>
      </w:ins>
      <w:r w:rsidR="0056172C" w:rsidRPr="002F76E4">
        <w:t xml:space="preserve"> o aplicativo a ser desenvolvido </w:t>
      </w:r>
      <w:del w:id="62" w:author="Anasta" w:date="2014-05-28T13:30:00Z">
        <w:r w:rsidR="005A5054" w:rsidRPr="002F76E4">
          <w:delText xml:space="preserve">permitir </w:delText>
        </w:r>
      </w:del>
      <w:ins w:id="63" w:author="Anasta" w:date="2014-05-28T13:30:00Z">
        <w:r w:rsidR="0056172C" w:rsidRPr="002F76E4">
          <w:t>possibilitará o</w:t>
        </w:r>
      </w:ins>
      <w:r w:rsidR="0056172C" w:rsidRPr="002F76E4">
        <w:t xml:space="preserve"> acesso </w:t>
      </w:r>
      <w:r w:rsidR="0056172C" w:rsidRPr="002F76E4">
        <w:rPr>
          <w:i/>
        </w:rPr>
        <w:t>off-line</w:t>
      </w:r>
      <w:r w:rsidR="0056172C"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rPr>
          <w:ins w:id="64" w:author="Anasta" w:date="2014-05-28T13:30:00Z"/>
        </w:rPr>
      </w:pPr>
    </w:p>
    <w:p w14:paraId="5A313727" w14:textId="77777777" w:rsidR="00417C70" w:rsidRPr="002F76E4" w:rsidRDefault="00163407" w:rsidP="00772634">
      <w:pPr>
        <w:pStyle w:val="Heading2"/>
      </w:pPr>
      <w:bookmarkStart w:id="65" w:name="_Toc388915895"/>
      <w:bookmarkStart w:id="66" w:name="_Toc389058346"/>
      <w:r w:rsidRPr="002F76E4">
        <w:t>OBJETIVO</w:t>
      </w:r>
      <w:bookmarkEnd w:id="65"/>
      <w:bookmarkEnd w:id="66"/>
    </w:p>
    <w:p w14:paraId="2D1DB241" w14:textId="77777777" w:rsidR="00163407" w:rsidRPr="002F76E4" w:rsidRDefault="00163407" w:rsidP="00D1055D">
      <w:pPr>
        <w:pStyle w:val="NormalIP"/>
      </w:pPr>
      <w:r w:rsidRPr="002F76E4">
        <w:t>O objetivo deste projeto é desenvolver um aplicativo</w:t>
      </w:r>
      <w:r w:rsidR="00776FB4" w:rsidRPr="002F76E4">
        <w:t xml:space="preserve"> de organização pessoal</w:t>
      </w:r>
      <w:del w:id="67" w:author="Anasta" w:date="2014-05-28T13:30:00Z">
        <w:r w:rsidR="00776FB4" w:rsidRPr="002F76E4">
          <w:delText xml:space="preserve"> ,</w:delText>
        </w:r>
      </w:del>
      <w:ins w:id="68" w:author="Anasta" w:date="2014-05-28T13:30:00Z">
        <w:r w:rsidR="00930C2B" w:rsidRPr="002F76E4">
          <w:t xml:space="preserve">, </w:t>
        </w:r>
      </w:ins>
      <w:r w:rsidR="00776FB4" w:rsidRPr="002F76E4">
        <w:t>baseado nos preceitos do GTD (</w:t>
      </w:r>
      <w:proofErr w:type="spellStart"/>
      <w:r w:rsidR="00776FB4" w:rsidRPr="002F76E4">
        <w:rPr>
          <w:i/>
        </w:rPr>
        <w:t>Getting</w:t>
      </w:r>
      <w:proofErr w:type="spellEnd"/>
      <w:r w:rsidR="00776FB4" w:rsidRPr="002F76E4">
        <w:rPr>
          <w:i/>
        </w:rPr>
        <w:t xml:space="preserve"> </w:t>
      </w:r>
      <w:proofErr w:type="spellStart"/>
      <w:r w:rsidR="00776FB4" w:rsidRPr="002F76E4">
        <w:rPr>
          <w:i/>
        </w:rPr>
        <w:t>Things</w:t>
      </w:r>
      <w:proofErr w:type="spellEnd"/>
      <w:r w:rsidR="00776FB4" w:rsidRPr="002F76E4">
        <w:rPr>
          <w:i/>
        </w:rPr>
        <w:t xml:space="preserve"> </w:t>
      </w:r>
      <w:proofErr w:type="spellStart"/>
      <w:r w:rsidR="00776FB4" w:rsidRPr="002F76E4">
        <w:rPr>
          <w:i/>
        </w:rPr>
        <w:t>Done</w:t>
      </w:r>
      <w:proofErr w:type="spellEnd"/>
      <w:r w:rsidR="00776FB4" w:rsidRPr="002F76E4">
        <w:t>),</w:t>
      </w:r>
      <w:r w:rsidRPr="002F76E4">
        <w:t xml:space="preserve"> para </w:t>
      </w:r>
      <w:r w:rsidRPr="002F76E4">
        <w:rPr>
          <w:i/>
        </w:rPr>
        <w:t>smartphone</w:t>
      </w:r>
      <w:r w:rsidR="00D17451" w:rsidRPr="002F76E4">
        <w:rPr>
          <w:i/>
        </w:rPr>
        <w:t xml:space="preserve">s </w:t>
      </w:r>
      <w:r w:rsidR="00D17451" w:rsidRPr="002F76E4">
        <w:t xml:space="preserve">que possuam </w:t>
      </w:r>
      <w:proofErr w:type="spellStart"/>
      <w:r w:rsidR="00D17451" w:rsidRPr="002F76E4">
        <w:t>Android</w:t>
      </w:r>
      <w:proofErr w:type="spellEnd"/>
      <w:r w:rsidR="00776FB4" w:rsidRPr="002F76E4">
        <w:t>.</w:t>
      </w:r>
    </w:p>
    <w:p w14:paraId="674C2E58" w14:textId="77777777" w:rsidR="00163407" w:rsidRPr="002F76E4" w:rsidRDefault="00163407" w:rsidP="00163407">
      <w:pPr>
        <w:rPr>
          <w:del w:id="69" w:author="Anasta" w:date="2014-05-28T13:30:00Z"/>
        </w:rPr>
      </w:pPr>
      <w:bookmarkStart w:id="70" w:name="_Toc389051924"/>
      <w:bookmarkStart w:id="71" w:name="_Toc389057643"/>
      <w:bookmarkStart w:id="72" w:name="_Toc389058347"/>
      <w:bookmarkEnd w:id="70"/>
      <w:bookmarkEnd w:id="71"/>
      <w:bookmarkEnd w:id="72"/>
    </w:p>
    <w:p w14:paraId="709AD1CA" w14:textId="77777777" w:rsidR="00417C70" w:rsidRPr="002F76E4" w:rsidRDefault="004532A4" w:rsidP="00772634">
      <w:pPr>
        <w:pStyle w:val="Heading2"/>
      </w:pPr>
      <w:bookmarkStart w:id="73" w:name="_Toc388915896"/>
      <w:bookmarkStart w:id="74" w:name="_Toc389058348"/>
      <w:commentRangeStart w:id="75"/>
      <w:r w:rsidRPr="002F76E4">
        <w:t>METODOLOGIA</w:t>
      </w:r>
      <w:commentRangeEnd w:id="75"/>
      <w:r w:rsidR="00837217" w:rsidRPr="002F76E4">
        <w:rPr>
          <w:rStyle w:val="CommentReference"/>
          <w:rFonts w:eastAsia="DejaVu Sans"/>
          <w:b w:val="0"/>
          <w:bCs w:val="0"/>
          <w:i w:val="0"/>
          <w:iCs w:val="0"/>
        </w:rPr>
        <w:commentReference w:id="75"/>
      </w:r>
      <w:bookmarkEnd w:id="73"/>
      <w:bookmarkEnd w:id="74"/>
    </w:p>
    <w:p w14:paraId="7E6F1AD4" w14:textId="77777777" w:rsidR="00053A78" w:rsidRPr="002F76E4" w:rsidRDefault="00930C2B" w:rsidP="002F76E4">
      <w:pPr>
        <w:pStyle w:val="NormalIP"/>
      </w:pPr>
      <w:r w:rsidRPr="002F76E4">
        <w:t xml:space="preserve">Para </w:t>
      </w:r>
      <w:del w:id="76" w:author="Anasta" w:date="2014-05-28T13:30:00Z">
        <w:r w:rsidR="00C11B5D" w:rsidRPr="002F76E4">
          <w:delText xml:space="preserve">alcançar o objetivo proposto, o </w:delText>
        </w:r>
      </w:del>
      <w:r w:rsidR="002F76E4" w:rsidRPr="002F76E4">
        <w:t>desenvolvimento</w:t>
      </w:r>
      <w:ins w:id="77" w:author="Anasta" w:date="2014-05-28T13:30:00Z">
        <w:r w:rsidR="00F320B1" w:rsidRPr="002F76E4">
          <w:t xml:space="preserve"> do </w:t>
        </w:r>
      </w:ins>
      <w:r w:rsidR="00F320B1" w:rsidRPr="002F76E4">
        <w:t>projeto</w:t>
      </w:r>
      <w:del w:id="78" w:author="Anasta" w:date="2014-05-28T13:30:00Z">
        <w:r w:rsidR="00C11B5D" w:rsidRPr="002F76E4">
          <w:delText xml:space="preserve"> </w:delText>
        </w:r>
        <w:r w:rsidR="00F5245B" w:rsidRPr="002F76E4">
          <w:delText>seguiu, i</w:delText>
        </w:r>
        <w:r w:rsidR="00B926AD" w:rsidRPr="002F76E4">
          <w:delText>terativa</w:delText>
        </w:r>
        <w:r w:rsidR="00F5245B" w:rsidRPr="002F76E4">
          <w:delText>mente</w:delText>
        </w:r>
      </w:del>
      <w:ins w:id="79" w:author="Anasta" w:date="2014-05-28T13:30:00Z">
        <w:r w:rsidRPr="002F76E4">
          <w:t xml:space="preserve">, </w:t>
        </w:r>
        <w:r w:rsidR="00F320B1" w:rsidRPr="002F76E4">
          <w:t>foram adotadas</w:t>
        </w:r>
        <w:r w:rsidRPr="002F76E4">
          <w:t>, de maneira interativa</w:t>
        </w:r>
      </w:ins>
      <w:r w:rsidRPr="002F76E4">
        <w:t>, as seguintes etapas:</w:t>
      </w:r>
    </w:p>
    <w:p w14:paraId="07653F50" w14:textId="77777777" w:rsidR="00F320B1" w:rsidRPr="002F76E4" w:rsidRDefault="003D63CF">
      <w:pPr>
        <w:pStyle w:val="NormalIP"/>
        <w:numPr>
          <w:ilvl w:val="0"/>
          <w:numId w:val="38"/>
        </w:numPr>
        <w:ind w:hanging="436"/>
        <w:pPrChange w:id="80" w:author="Anasta" w:date="2014-05-28T13:30:00Z">
          <w:pPr>
            <w:pStyle w:val="NormalIP"/>
            <w:numPr>
              <w:numId w:val="38"/>
            </w:numPr>
            <w:ind w:left="1145" w:hanging="360"/>
          </w:pPr>
        </w:pPrChange>
      </w:pPr>
      <w:r w:rsidRPr="002F76E4">
        <w:t>Estud</w:t>
      </w:r>
      <w:r w:rsidR="00134C9C" w:rsidRPr="002F76E4">
        <w:t>o do método de organização GTD</w:t>
      </w:r>
      <w:del w:id="81" w:author="Anasta" w:date="2014-05-28T13:30:00Z">
        <w:r w:rsidR="00134C9C" w:rsidRPr="002F76E4">
          <w:delText xml:space="preserve"> – </w:delText>
        </w:r>
        <w:r w:rsidRPr="002F76E4">
          <w:delText>no qual</w:delText>
        </w:r>
        <w:r w:rsidR="002A3835" w:rsidRPr="002F76E4">
          <w:delText xml:space="preserve"> leu-se o livro e</w:delText>
        </w:r>
        <w:r w:rsidRPr="002F76E4">
          <w:delText xml:space="preserve"> i</w:delText>
        </w:r>
        <w:r w:rsidR="002A3835" w:rsidRPr="002F76E4">
          <w:delText>dentificou-se</w:delText>
        </w:r>
      </w:del>
      <w:ins w:id="82" w:author="Anasta" w:date="2014-05-28T13:30:00Z">
        <w:r w:rsidR="00F320B1" w:rsidRPr="002F76E4">
          <w:t>, por meio de</w:t>
        </w:r>
        <w:r w:rsidR="00930C2B" w:rsidRPr="002F76E4">
          <w:t xml:space="preserve"> leitura de literatura a respeito</w:t>
        </w:r>
        <w:r w:rsidR="00F320B1" w:rsidRPr="002F76E4">
          <w:t>, o que permitiu determinar</w:t>
        </w:r>
      </w:ins>
      <w:r w:rsidR="002A3835" w:rsidRPr="002F76E4">
        <w:t xml:space="preserve"> </w:t>
      </w:r>
      <w:r w:rsidR="005F53C8" w:rsidRPr="002F76E4">
        <w:t>os principais elementos que poderiam ser úteis para uma aplicação móvel</w:t>
      </w:r>
      <w:del w:id="83" w:author="Anasta" w:date="2014-05-28T13:30:00Z">
        <w:r w:rsidR="005F53C8" w:rsidRPr="002F76E4">
          <w:delText xml:space="preserve"> (os</w:delText>
        </w:r>
      </w:del>
      <w:ins w:id="84" w:author="Anasta" w:date="2014-05-28T13:30:00Z">
        <w:r w:rsidR="00930C2B" w:rsidRPr="002F76E4">
          <w:t>, cujos</w:t>
        </w:r>
      </w:ins>
      <w:r w:rsidR="00930C2B" w:rsidRPr="002F76E4">
        <w:t xml:space="preserve"> </w:t>
      </w:r>
      <w:r w:rsidR="005F53C8" w:rsidRPr="002F76E4">
        <w:t xml:space="preserve">detalhes </w:t>
      </w:r>
      <w:del w:id="85" w:author="Anasta" w:date="2014-05-28T13:30:00Z">
        <w:r w:rsidR="005F53C8" w:rsidRPr="002F76E4">
          <w:delText>podem ser obtidos</w:delText>
        </w:r>
      </w:del>
      <w:ins w:id="86" w:author="Anasta" w:date="2014-05-28T13:30:00Z">
        <w:r w:rsidR="00930C2B" w:rsidRPr="002F76E4">
          <w:t>estão descritos</w:t>
        </w:r>
      </w:ins>
      <w:r w:rsidR="005F53C8" w:rsidRPr="002F76E4">
        <w:t xml:space="preserve"> no capítulo </w:t>
      </w:r>
      <w:r w:rsidR="0088363D" w:rsidRPr="002F76E4">
        <w:fldChar w:fldCharType="begin"/>
      </w:r>
      <w:r w:rsidR="00DE6BFF" w:rsidRPr="002F76E4">
        <w:instrText xml:space="preserve"> REF _Ref382331752 \w \h </w:instrText>
      </w:r>
      <w:r w:rsidR="002F76E4">
        <w:instrText xml:space="preserve"> \* MERGEFORMAT </w:instrText>
      </w:r>
      <w:r w:rsidR="0088363D" w:rsidRPr="002F76E4">
        <w:fldChar w:fldCharType="separate"/>
      </w:r>
      <w:proofErr w:type="gramStart"/>
      <w:r w:rsidR="00AA470E">
        <w:t>0</w:t>
      </w:r>
      <w:proofErr w:type="gramEnd"/>
      <w:r w:rsidR="0088363D" w:rsidRPr="002F76E4">
        <w:fldChar w:fldCharType="end"/>
      </w:r>
      <w:del w:id="87" w:author="Anasta" w:date="2014-05-28T13:30:00Z">
        <w:r w:rsidR="005F53C8" w:rsidRPr="002F76E4">
          <w:delText>)</w:delText>
        </w:r>
        <w:r w:rsidR="00DE6BFF" w:rsidRPr="002F76E4">
          <w:delText>. Fez-se</w:delText>
        </w:r>
        <w:r w:rsidR="000A691A" w:rsidRPr="002F76E4">
          <w:delText>,</w:delText>
        </w:r>
        <w:r w:rsidR="00DE6BFF" w:rsidRPr="002F76E4">
          <w:delText xml:space="preserve"> assim</w:delText>
        </w:r>
        <w:r w:rsidR="000A691A" w:rsidRPr="002F76E4">
          <w:delText>,</w:delText>
        </w:r>
        <w:r w:rsidR="00DE6BFF" w:rsidRPr="002F76E4">
          <w:delText xml:space="preserve"> o l</w:delText>
        </w:r>
        <w:r w:rsidR="00134C9C" w:rsidRPr="002F76E4">
          <w:delText xml:space="preserve">evantamento de </w:delText>
        </w:r>
      </w:del>
      <w:ins w:id="88" w:author="Anasta" w:date="2014-05-28T13:30:00Z">
        <w:r w:rsidR="00493CCB" w:rsidRPr="002F76E4">
          <w:t xml:space="preserve"> do presente relatório,</w:t>
        </w:r>
        <w:r w:rsidR="00F320B1" w:rsidRPr="002F76E4">
          <w:t xml:space="preserve"> l</w:t>
        </w:r>
        <w:r w:rsidR="00134C9C" w:rsidRPr="002F76E4">
          <w:t>evanta</w:t>
        </w:r>
        <w:r w:rsidR="00930C2B" w:rsidRPr="002F76E4">
          <w:t>r os</w:t>
        </w:r>
        <w:r w:rsidR="00134C9C" w:rsidRPr="002F76E4">
          <w:t xml:space="preserve"> </w:t>
        </w:r>
      </w:ins>
      <w:r w:rsidR="00134C9C" w:rsidRPr="002F76E4">
        <w:t>requisitos</w:t>
      </w:r>
      <w:r w:rsidR="00F320B1" w:rsidRPr="002F76E4">
        <w:t xml:space="preserve"> </w:t>
      </w:r>
      <w:del w:id="89" w:author="Anasta" w:date="2014-05-28T13:30:00Z">
        <w:r w:rsidR="00134C9C" w:rsidRPr="002F76E4">
          <w:delText>– na</w:delText>
        </w:r>
        <w:r w:rsidR="00B95108" w:rsidRPr="002F76E4">
          <w:delText xml:space="preserve"> qual se identificou</w:delText>
        </w:r>
      </w:del>
      <w:ins w:id="90" w:author="Anasta" w:date="2014-05-28T13:30:00Z">
        <w:r w:rsidR="00F320B1" w:rsidRPr="002F76E4">
          <w:t>e identificar</w:t>
        </w:r>
      </w:ins>
      <w:r w:rsidR="00F320B1" w:rsidRPr="002F76E4">
        <w:t xml:space="preserve"> </w:t>
      </w:r>
      <w:r w:rsidR="00B95108" w:rsidRPr="002F76E4">
        <w:t xml:space="preserve">as </w:t>
      </w:r>
      <w:r w:rsidR="00C8130E" w:rsidRPr="002F76E4">
        <w:t>características relevantes d</w:t>
      </w:r>
      <w:r w:rsidR="00F320B1" w:rsidRPr="002F76E4">
        <w:t>o sistema de organização do GTD</w:t>
      </w:r>
      <w:del w:id="91" w:author="Anasta" w:date="2014-05-28T13:30:00Z">
        <w:r w:rsidR="00C8130E" w:rsidRPr="002F76E4">
          <w:delText>.</w:delText>
        </w:r>
      </w:del>
      <w:ins w:id="92" w:author="Anasta" w:date="2014-05-28T13:30:00Z">
        <w:r w:rsidR="00F320B1" w:rsidRPr="002F76E4">
          <w:t>;</w:t>
        </w:r>
      </w:ins>
    </w:p>
    <w:p w14:paraId="523AA31F" w14:textId="77777777" w:rsidR="00C909EC" w:rsidRPr="002F76E4" w:rsidRDefault="00493CCB" w:rsidP="00C909EC">
      <w:pPr>
        <w:pStyle w:val="NormalIP"/>
        <w:numPr>
          <w:ilvl w:val="0"/>
          <w:numId w:val="38"/>
        </w:numPr>
      </w:pPr>
      <w:r w:rsidRPr="002F76E4">
        <w:t xml:space="preserve">Análise de </w:t>
      </w:r>
      <w:del w:id="93" w:author="Anasta" w:date="2014-05-28T13:30:00Z">
        <w:r w:rsidR="00FD50EE" w:rsidRPr="002F76E4">
          <w:delText>requisitos</w:delText>
        </w:r>
        <w:r w:rsidR="00134C9C" w:rsidRPr="002F76E4">
          <w:delText xml:space="preserve"> </w:delText>
        </w:r>
        <w:r w:rsidR="00513E26" w:rsidRPr="002F76E4">
          <w:delText>–</w:delText>
        </w:r>
        <w:r w:rsidR="00134C9C" w:rsidRPr="002F76E4">
          <w:delText xml:space="preserve"> </w:delText>
        </w:r>
        <w:r w:rsidR="00513E26" w:rsidRPr="002F76E4">
          <w:delText>na</w:delText>
        </w:r>
      </w:del>
      <w:ins w:id="94" w:author="Anasta" w:date="2014-05-28T13:30:00Z">
        <w:r w:rsidRPr="002F76E4">
          <w:t>que</w:t>
        </w:r>
        <w:r w:rsidR="00FD50EE" w:rsidRPr="002F76E4">
          <w:t>sitos</w:t>
        </w:r>
        <w:r w:rsidR="00F320B1" w:rsidRPr="002F76E4">
          <w:t>, a</w:t>
        </w:r>
      </w:ins>
      <w:r w:rsidR="00F320B1" w:rsidRPr="002F76E4">
        <w:t xml:space="preserve"> qual</w:t>
      </w:r>
      <w:ins w:id="95" w:author="Anasta" w:date="2014-05-28T13:30:00Z">
        <w:r w:rsidR="00F320B1" w:rsidRPr="002F76E4">
          <w:t xml:space="preserve"> possibilitou definir</w:t>
        </w:r>
      </w:ins>
      <w:r w:rsidR="00513E26" w:rsidRPr="002F76E4">
        <w:t>, d</w:t>
      </w:r>
      <w:r w:rsidRPr="002F76E4">
        <w:t xml:space="preserve">entre todas </w:t>
      </w:r>
      <w:del w:id="96" w:author="Anasta" w:date="2014-05-28T13:30:00Z">
        <w:r w:rsidR="00D95996" w:rsidRPr="002F76E4">
          <w:delText>os requisitos</w:delText>
        </w:r>
      </w:del>
      <w:ins w:id="97" w:author="Anasta" w:date="2014-05-28T13:30:00Z">
        <w:r w:rsidRPr="002F76E4">
          <w:t>a</w:t>
        </w:r>
        <w:r w:rsidR="00D95996" w:rsidRPr="002F76E4">
          <w:t xml:space="preserve">s </w:t>
        </w:r>
        <w:r w:rsidRPr="002F76E4">
          <w:t>condições</w:t>
        </w:r>
      </w:ins>
      <w:r w:rsidR="00D95996" w:rsidRPr="002F76E4">
        <w:t xml:space="preserve"> funcionais e não funcionais </w:t>
      </w:r>
      <w:del w:id="98" w:author="Anasta" w:date="2014-05-28T13:30:00Z">
        <w:r w:rsidR="00FD50EE" w:rsidRPr="002F76E4">
          <w:delText>reque</w:delText>
        </w:r>
        <w:r w:rsidR="00D95996" w:rsidRPr="002F76E4">
          <w:delText>rido</w:delText>
        </w:r>
        <w:r w:rsidR="00FD50EE" w:rsidRPr="002F76E4">
          <w:delText>s</w:delText>
        </w:r>
      </w:del>
      <w:ins w:id="99" w:author="Anasta" w:date="2014-05-28T13:30:00Z">
        <w:r w:rsidR="00FD50EE" w:rsidRPr="002F76E4">
          <w:t>reque</w:t>
        </w:r>
        <w:r w:rsidRPr="002F76E4">
          <w:t>rida</w:t>
        </w:r>
        <w:r w:rsidR="00FD50EE" w:rsidRPr="002F76E4">
          <w:t>s</w:t>
        </w:r>
      </w:ins>
      <w:r w:rsidR="00FD50EE" w:rsidRPr="002F76E4">
        <w:t xml:space="preserve"> do método GTD </w:t>
      </w:r>
      <w:r w:rsidR="00CA3C92" w:rsidRPr="002F76E4">
        <w:t>para uso num</w:t>
      </w:r>
      <w:r w:rsidR="00FD50EE" w:rsidRPr="002F76E4">
        <w:t xml:space="preserve"> aplicativo móvel, </w:t>
      </w:r>
      <w:del w:id="100" w:author="Anasta" w:date="2014-05-28T13:30:00Z">
        <w:r w:rsidR="00C8130E" w:rsidRPr="002F76E4">
          <w:delText>definiu</w:delText>
        </w:r>
        <w:r w:rsidR="00FD50EE" w:rsidRPr="002F76E4">
          <w:delText>-se</w:delText>
        </w:r>
        <w:r w:rsidR="00D95996" w:rsidRPr="002F76E4">
          <w:delText xml:space="preserve"> aqueles</w:delText>
        </w:r>
      </w:del>
      <w:ins w:id="101" w:author="Anasta" w:date="2014-05-28T13:30:00Z">
        <w:r w:rsidRPr="002F76E4">
          <w:t>aquela</w:t>
        </w:r>
        <w:r w:rsidR="00D95996" w:rsidRPr="002F76E4">
          <w:t>s</w:t>
        </w:r>
      </w:ins>
      <w:r w:rsidR="00D95996" w:rsidRPr="002F76E4">
        <w:t xml:space="preserve"> </w:t>
      </w:r>
      <w:r w:rsidR="00C8130E" w:rsidRPr="002F76E4">
        <w:t>que</w:t>
      </w:r>
      <w:r w:rsidR="00CA3C92" w:rsidRPr="002F76E4">
        <w:t xml:space="preserve"> poderiam ser</w:t>
      </w:r>
      <w:r w:rsidR="00C8130E" w:rsidRPr="002F76E4">
        <w:t xml:space="preserve"> </w:t>
      </w:r>
      <w:del w:id="102" w:author="Anasta" w:date="2014-05-28T13:30:00Z">
        <w:r w:rsidR="001B03C4" w:rsidRPr="002F76E4">
          <w:delText>incorporados</w:delText>
        </w:r>
      </w:del>
      <w:ins w:id="103" w:author="Anasta" w:date="2014-05-28T13:30:00Z">
        <w:r w:rsidRPr="002F76E4">
          <w:t>incorporada</w:t>
        </w:r>
        <w:r w:rsidR="001B03C4" w:rsidRPr="002F76E4">
          <w:t>s</w:t>
        </w:r>
      </w:ins>
      <w:r w:rsidR="001B03C4" w:rsidRPr="002F76E4">
        <w:t xml:space="preserve"> </w:t>
      </w:r>
      <w:r w:rsidR="00134C9C" w:rsidRPr="002F76E4">
        <w:t>ao</w:t>
      </w:r>
      <w:r w:rsidR="001B03C4" w:rsidRPr="002F76E4">
        <w:t xml:space="preserve"> </w:t>
      </w:r>
      <w:r w:rsidR="00D95996" w:rsidRPr="002F76E4">
        <w:rPr>
          <w:i/>
          <w:rPrChange w:id="104" w:author="Anasta" w:date="2014-05-28T13:30:00Z">
            <w:rPr>
              <w:highlight w:val="red"/>
            </w:rPr>
          </w:rPrChange>
        </w:rPr>
        <w:t>software</w:t>
      </w:r>
      <w:r w:rsidR="00D95996" w:rsidRPr="002F76E4">
        <w:t xml:space="preserve"> deste</w:t>
      </w:r>
      <w:r w:rsidR="008C232C" w:rsidRPr="002F76E4">
        <w:t xml:space="preserve"> projeto</w:t>
      </w:r>
      <w:r w:rsidR="00D95996" w:rsidRPr="002F76E4">
        <w:t xml:space="preserve"> e que </w:t>
      </w:r>
      <w:del w:id="105" w:author="Anasta" w:date="2014-05-28T13:30:00Z">
        <w:r w:rsidR="00513E26" w:rsidRPr="002F76E4">
          <w:delText>poreriam</w:delText>
        </w:r>
        <w:r w:rsidR="00D95996" w:rsidRPr="002F76E4">
          <w:delText xml:space="preserve"> </w:delText>
        </w:r>
        <w:r w:rsidR="00513E26" w:rsidRPr="002F76E4">
          <w:delText>satisfazer</w:delText>
        </w:r>
      </w:del>
      <w:ins w:id="106" w:author="Anasta" w:date="2014-05-28T13:30:00Z">
        <w:r w:rsidRPr="002F76E4">
          <w:t>pod</w:t>
        </w:r>
        <w:r w:rsidR="00513E26" w:rsidRPr="002F76E4">
          <w:t>eriam</w:t>
        </w:r>
        <w:r w:rsidR="00D95996" w:rsidRPr="002F76E4">
          <w:t xml:space="preserve"> </w:t>
        </w:r>
        <w:r w:rsidRPr="002F76E4">
          <w:t>atender</w:t>
        </w:r>
      </w:ins>
      <w:r w:rsidR="00D95996" w:rsidRPr="002F76E4">
        <w:t xml:space="preserve"> ao prazo de entrega</w:t>
      </w:r>
      <w:r w:rsidR="00230837" w:rsidRPr="002F76E4">
        <w:t>, que é de aproximadamente um ano</w:t>
      </w:r>
      <w:r w:rsidR="002E025B" w:rsidRPr="002F76E4">
        <w:t>.</w:t>
      </w:r>
      <w:r w:rsidR="00230837" w:rsidRPr="002F76E4">
        <w:t xml:space="preserve"> </w:t>
      </w:r>
      <w:del w:id="107" w:author="Anasta" w:date="2014-05-28T13:30:00Z">
        <w:r w:rsidR="000A691A" w:rsidRPr="002F76E4">
          <w:delText>Alocou</w:delText>
        </w:r>
      </w:del>
      <w:ins w:id="108" w:author="Anasta" w:date="2014-05-28T13:30:00Z">
        <w:r w:rsidRPr="002F76E4">
          <w:t>Destinou</w:t>
        </w:r>
      </w:ins>
      <w:r w:rsidR="000A691A" w:rsidRPr="002F76E4">
        <w:t>-se</w:t>
      </w:r>
      <w:r w:rsidR="00230837" w:rsidRPr="002F76E4">
        <w:t xml:space="preserve">, assim, tempo para estudo dos elementos da plataforma </w:t>
      </w:r>
      <w:proofErr w:type="spellStart"/>
      <w:r w:rsidR="00230837" w:rsidRPr="002F76E4">
        <w:rPr>
          <w:i/>
          <w:rPrChange w:id="109" w:author="Anasta" w:date="2014-05-28T13:30:00Z">
            <w:rPr>
              <w:highlight w:val="red"/>
            </w:rPr>
          </w:rPrChange>
        </w:rPr>
        <w:t>Android</w:t>
      </w:r>
      <w:proofErr w:type="spellEnd"/>
      <w:del w:id="110" w:author="Anasta" w:date="2014-05-28T13:30:00Z">
        <w:r w:rsidR="00230837" w:rsidRPr="002F76E4">
          <w:delText xml:space="preserve"> (que será abordado no</w:delText>
        </w:r>
        <w:r w:rsidR="00DA7B78" w:rsidRPr="002F76E4">
          <w:delText xml:space="preserve"> capítulo </w:delText>
        </w:r>
        <w:r w:rsidR="00424581" w:rsidRPr="002F76E4">
          <w:fldChar w:fldCharType="begin"/>
        </w:r>
        <w:r w:rsidR="00424581" w:rsidRPr="002F76E4">
          <w:delInstrText xml:space="preserve"> REF _Ref388912249 \w \h </w:delInstrText>
        </w:r>
      </w:del>
      <w:r w:rsidR="002F76E4">
        <w:instrText xml:space="preserve"> \* MERGEFORMAT </w:instrText>
      </w:r>
      <w:del w:id="111" w:author="Anasta" w:date="2014-05-28T13:30:00Z">
        <w:r w:rsidR="00424581" w:rsidRPr="002F76E4">
          <w:fldChar w:fldCharType="separate"/>
        </w:r>
        <w:r w:rsidR="00985FA2" w:rsidRPr="002F76E4">
          <w:delText>4</w:delText>
        </w:r>
        <w:r w:rsidR="00424581" w:rsidRPr="002F76E4">
          <w:fldChar w:fldCharType="end"/>
        </w:r>
        <w:r w:rsidR="00230837" w:rsidRPr="002F76E4">
          <w:delText>)</w:delText>
        </w:r>
        <w:r w:rsidR="00B4503E" w:rsidRPr="002F76E4">
          <w:delText>,</w:delText>
        </w:r>
      </w:del>
      <w:ins w:id="112" w:author="Anasta" w:date="2014-05-28T13:30:00Z">
        <w:r w:rsidRPr="002F76E4">
          <w:rPr>
            <w:i/>
          </w:rPr>
          <w:t>,</w:t>
        </w:r>
      </w:ins>
      <w:r w:rsidRPr="002F76E4">
        <w:rPr>
          <w:i/>
          <w:rPrChange w:id="113" w:author="Anasta" w:date="2014-05-28T13:30:00Z">
            <w:rPr>
              <w:highlight w:val="red"/>
            </w:rPr>
          </w:rPrChange>
        </w:rPr>
        <w:t xml:space="preserve"> </w:t>
      </w:r>
      <w:r w:rsidRPr="002F76E4">
        <w:t>para o projeto do sistema,</w:t>
      </w:r>
      <w:r w:rsidRPr="002F76E4">
        <w:rPr>
          <w:i/>
          <w:rPrChange w:id="114" w:author="Anasta" w:date="2014-05-28T13:30:00Z">
            <w:rPr>
              <w:highlight w:val="red"/>
            </w:rPr>
          </w:rPrChange>
        </w:rPr>
        <w:t xml:space="preserve"> </w:t>
      </w:r>
      <w:del w:id="115" w:author="Anasta" w:date="2014-05-28T13:30:00Z">
        <w:r w:rsidR="00B4503E" w:rsidRPr="002F76E4">
          <w:delText>para</w:delText>
        </w:r>
      </w:del>
      <w:ins w:id="116" w:author="Anasta" w:date="2014-05-28T13:30:00Z">
        <w:r w:rsidR="00380958" w:rsidRPr="002F76E4">
          <w:t>a</w:t>
        </w:r>
      </w:ins>
      <w:r w:rsidR="00380958" w:rsidRPr="002F76E4">
        <w:t xml:space="preserve"> </w:t>
      </w:r>
      <w:r w:rsidRPr="002F76E4">
        <w:t xml:space="preserve">codificação e </w:t>
      </w:r>
      <w:del w:id="117" w:author="Anasta" w:date="2014-05-28T13:30:00Z">
        <w:r w:rsidR="00B4503E" w:rsidRPr="002F76E4">
          <w:delText>para</w:delText>
        </w:r>
      </w:del>
      <w:ins w:id="118" w:author="Anasta" w:date="2014-05-28T13:30:00Z">
        <w:r w:rsidR="00380958" w:rsidRPr="002F76E4">
          <w:t>os</w:t>
        </w:r>
      </w:ins>
      <w:r w:rsidR="00380958" w:rsidRPr="002F76E4">
        <w:t xml:space="preserve"> </w:t>
      </w:r>
      <w:r w:rsidRPr="002F76E4">
        <w:t>testes</w:t>
      </w:r>
      <w:del w:id="119" w:author="Anasta" w:date="2014-05-28T13:30:00Z">
        <w:r w:rsidR="000A691A" w:rsidRPr="002F76E4">
          <w:delText xml:space="preserve"> </w:delText>
        </w:r>
        <w:r w:rsidR="00DA7B78" w:rsidRPr="002F76E4">
          <w:delText>.</w:delText>
        </w:r>
      </w:del>
      <w:ins w:id="120" w:author="Anasta" w:date="2014-05-28T13:30:00Z">
        <w:r w:rsidRPr="002F76E4">
          <w:t xml:space="preserve">, </w:t>
        </w:r>
        <w:r w:rsidR="00230837" w:rsidRPr="002F76E4">
          <w:t xml:space="preserve">que será </w:t>
        </w:r>
        <w:r w:rsidRPr="002F76E4">
          <w:t xml:space="preserve">apresentado </w:t>
        </w:r>
        <w:r w:rsidR="00230837" w:rsidRPr="002F76E4">
          <w:t>no</w:t>
        </w:r>
        <w:r w:rsidR="00DA7B78" w:rsidRPr="002F76E4">
          <w:t xml:space="preserve"> capítulo </w:t>
        </w:r>
        <w:r w:rsidR="0088363D" w:rsidRPr="002F76E4">
          <w:fldChar w:fldCharType="begin"/>
        </w:r>
        <w:r w:rsidR="00424581" w:rsidRPr="002F76E4">
          <w:instrText xml:space="preserve"> REF _Ref388912249 \w \h </w:instrText>
        </w:r>
      </w:ins>
      <w:r w:rsidR="002F76E4">
        <w:instrText xml:space="preserve"> \* MERGEFORMAT </w:instrText>
      </w:r>
      <w:ins w:id="121" w:author="Anasta" w:date="2014-05-28T13:30:00Z">
        <w:r w:rsidR="0088363D" w:rsidRPr="002F76E4">
          <w:fldChar w:fldCharType="separate"/>
        </w:r>
      </w:ins>
      <w:proofErr w:type="gramStart"/>
      <w:r w:rsidR="00AA470E">
        <w:t>0</w:t>
      </w:r>
      <w:proofErr w:type="gramEnd"/>
      <w:ins w:id="122" w:author="Anasta" w:date="2014-05-28T13:30:00Z">
        <w:r w:rsidR="0088363D" w:rsidRPr="002F76E4">
          <w:fldChar w:fldCharType="end"/>
        </w:r>
        <w:r w:rsidRPr="002F76E4">
          <w:t xml:space="preserve"> deste trabalho;</w:t>
        </w:r>
      </w:ins>
    </w:p>
    <w:p w14:paraId="2E90CBE8" w14:textId="77777777" w:rsidR="00C909EC" w:rsidRPr="002F76E4" w:rsidRDefault="00134C9C" w:rsidP="00C909EC">
      <w:pPr>
        <w:pStyle w:val="NormalIP"/>
        <w:numPr>
          <w:ilvl w:val="0"/>
          <w:numId w:val="38"/>
        </w:numPr>
      </w:pPr>
      <w:r w:rsidRPr="002F76E4">
        <w:t>Projeto do sistema</w:t>
      </w:r>
      <w:del w:id="123" w:author="Anasta" w:date="2014-05-28T13:30:00Z">
        <w:r w:rsidRPr="002F76E4">
          <w:delText xml:space="preserve"> – na</w:delText>
        </w:r>
        <w:r w:rsidR="003C7BC4" w:rsidRPr="002F76E4">
          <w:delText xml:space="preserve"> qual se definiu</w:delText>
        </w:r>
      </w:del>
      <w:ins w:id="124" w:author="Anasta" w:date="2014-05-28T13:30:00Z">
        <w:r w:rsidR="00727805" w:rsidRPr="002F76E4">
          <w:t>. Nesta etapa foram definidos</w:t>
        </w:r>
      </w:ins>
      <w:r w:rsidR="00727805" w:rsidRPr="002F76E4">
        <w:t xml:space="preserve"> </w:t>
      </w:r>
      <w:r w:rsidR="003C7BC4" w:rsidRPr="002F76E4">
        <w:t xml:space="preserve">os componentes e </w:t>
      </w:r>
      <w:ins w:id="125" w:author="Anasta" w:date="2014-05-28T13:30:00Z">
        <w:r w:rsidR="00727805" w:rsidRPr="002F76E4">
          <w:t xml:space="preserve">as </w:t>
        </w:r>
      </w:ins>
      <w:r w:rsidR="003C7BC4" w:rsidRPr="002F76E4">
        <w:t>bibliotecas necessárias para o funcionamento do sistema</w:t>
      </w:r>
      <w:del w:id="126" w:author="Anasta" w:date="2014-05-28T13:30:00Z">
        <w:r w:rsidR="0083173E" w:rsidRPr="002F76E4">
          <w:delText>.</w:delText>
        </w:r>
      </w:del>
      <w:ins w:id="127" w:author="Anasta" w:date="2014-05-28T13:30:00Z">
        <w:r w:rsidR="00380958" w:rsidRPr="002F76E4">
          <w:t>;</w:t>
        </w:r>
      </w:ins>
    </w:p>
    <w:p w14:paraId="03EB4F7D" w14:textId="77777777" w:rsidR="0083173E" w:rsidRPr="002F76E4" w:rsidRDefault="000176B4" w:rsidP="00C909EC">
      <w:pPr>
        <w:pStyle w:val="NormalIP"/>
        <w:numPr>
          <w:ilvl w:val="0"/>
          <w:numId w:val="38"/>
        </w:numPr>
      </w:pPr>
      <w:r w:rsidRPr="002F76E4">
        <w:t>Codificação</w:t>
      </w:r>
      <w:del w:id="128" w:author="Anasta" w:date="2014-05-28T13:30:00Z">
        <w:r w:rsidR="007B446D" w:rsidRPr="002F76E4">
          <w:delText xml:space="preserve"> –</w:delText>
        </w:r>
        <w:r w:rsidR="00134C9C" w:rsidRPr="002F76E4">
          <w:delText xml:space="preserve"> na</w:delText>
        </w:r>
        <w:r w:rsidR="007B446D" w:rsidRPr="002F76E4">
          <w:delText xml:space="preserve"> qual se implementou </w:delText>
        </w:r>
        <w:r w:rsidR="00FA6DC7" w:rsidRPr="002F76E4">
          <w:delText>o que ficou especificado</w:delText>
        </w:r>
      </w:del>
      <w:ins w:id="129" w:author="Anasta" w:date="2014-05-28T13:30:00Z">
        <w:r w:rsidR="00727805" w:rsidRPr="002F76E4">
          <w:t xml:space="preserve">, </w:t>
        </w:r>
        <w:r w:rsidR="00EA2848" w:rsidRPr="002F76E4">
          <w:t xml:space="preserve">fase </w:t>
        </w:r>
        <w:r w:rsidR="00727805" w:rsidRPr="002F76E4">
          <w:t xml:space="preserve">em que </w:t>
        </w:r>
        <w:r w:rsidR="00EA2848" w:rsidRPr="002F76E4">
          <w:t xml:space="preserve">as </w:t>
        </w:r>
      </w:ins>
      <w:r w:rsidR="002F76E4" w:rsidRPr="002F76E4">
        <w:t>especificações</w:t>
      </w:r>
      <w:ins w:id="130" w:author="Anasta" w:date="2014-05-28T13:30:00Z">
        <w:r w:rsidR="00EA2848" w:rsidRPr="002F76E4">
          <w:t xml:space="preserve"> definidas</w:t>
        </w:r>
      </w:ins>
      <w:r w:rsidR="00EA2848" w:rsidRPr="002F76E4">
        <w:t xml:space="preserve"> na análise de </w:t>
      </w:r>
      <w:del w:id="131" w:author="Anasta" w:date="2014-05-28T13:30:00Z">
        <w:r w:rsidR="00FA6DC7" w:rsidRPr="002F76E4">
          <w:delText>requisitos.</w:delText>
        </w:r>
      </w:del>
      <w:ins w:id="132" w:author="Anasta" w:date="2014-05-28T13:30:00Z">
        <w:r w:rsidR="00EA2848" w:rsidRPr="002F76E4">
          <w:t>que</w:t>
        </w:r>
        <w:r w:rsidR="000642E6" w:rsidRPr="002F76E4">
          <w:t xml:space="preserve">sitos foram </w:t>
        </w:r>
        <w:proofErr w:type="gramStart"/>
        <w:r w:rsidR="000642E6" w:rsidRPr="002F76E4">
          <w:lastRenderedPageBreak/>
          <w:t>implementadas</w:t>
        </w:r>
        <w:proofErr w:type="gramEnd"/>
        <w:r w:rsidR="00EA2848" w:rsidRPr="002F76E4">
          <w:t>;</w:t>
        </w:r>
      </w:ins>
    </w:p>
    <w:p w14:paraId="75551778" w14:textId="77777777" w:rsidR="0083173E" w:rsidRPr="002F76E4" w:rsidRDefault="0083173E" w:rsidP="00C909EC">
      <w:pPr>
        <w:pStyle w:val="NormalIP"/>
        <w:numPr>
          <w:ilvl w:val="0"/>
          <w:numId w:val="38"/>
        </w:numPr>
      </w:pPr>
      <w:r w:rsidRPr="002F76E4">
        <w:t>Teste do sistema</w:t>
      </w:r>
      <w:del w:id="133" w:author="Anasta" w:date="2014-05-28T13:30:00Z">
        <w:r w:rsidR="009568A8" w:rsidRPr="002F76E4">
          <w:delText xml:space="preserve"> – na qual se realizou</w:delText>
        </w:r>
      </w:del>
      <w:ins w:id="134" w:author="Anasta" w:date="2014-05-28T13:30:00Z">
        <w:r w:rsidR="00A764AF" w:rsidRPr="002F76E4">
          <w:t xml:space="preserve">. Neste </w:t>
        </w:r>
      </w:ins>
      <w:r w:rsidR="002F76E4" w:rsidRPr="002F76E4">
        <w:t>estágio</w:t>
      </w:r>
      <w:ins w:id="135" w:author="Anasta" w:date="2014-05-28T13:30:00Z">
        <w:r w:rsidR="00A764AF" w:rsidRPr="002F76E4">
          <w:t xml:space="preserve"> foram efetuados</w:t>
        </w:r>
      </w:ins>
      <w:r w:rsidR="009568A8" w:rsidRPr="002F76E4">
        <w:t xml:space="preserve"> testes à medida que cada funcionalidade era </w:t>
      </w:r>
      <w:del w:id="136" w:author="Anasta" w:date="2014-05-28T13:30:00Z">
        <w:r w:rsidR="009568A8" w:rsidRPr="002F76E4">
          <w:delText>implementada. Testes foram realizados</w:delText>
        </w:r>
      </w:del>
      <w:ins w:id="137" w:author="Anasta" w:date="2014-05-28T13:30:00Z">
        <w:r w:rsidR="009568A8" w:rsidRPr="002F76E4">
          <w:t>impl</w:t>
        </w:r>
        <w:r w:rsidR="00A764AF" w:rsidRPr="002F76E4">
          <w:t>antada e</w:t>
        </w:r>
      </w:ins>
      <w:r w:rsidR="009568A8" w:rsidRPr="002F76E4">
        <w:t xml:space="preserve"> ao fim da </w:t>
      </w:r>
      <w:r w:rsidR="008C6B2B" w:rsidRPr="002F76E4">
        <w:t>codificação de todas as funcionalidades.</w:t>
      </w:r>
    </w:p>
    <w:p w14:paraId="5C72451D" w14:textId="77777777" w:rsidR="00780322" w:rsidRPr="002F76E4" w:rsidRDefault="00780322" w:rsidP="00D1055D">
      <w:pPr>
        <w:pStyle w:val="NormalIP"/>
        <w:rPr>
          <w:del w:id="138" w:author="Anasta" w:date="2014-05-28T13:30:00Z"/>
        </w:rPr>
      </w:pPr>
      <w:bookmarkStart w:id="139" w:name="_Toc389051926"/>
      <w:bookmarkStart w:id="140" w:name="_Toc389057645"/>
      <w:bookmarkStart w:id="141" w:name="_Toc389058349"/>
      <w:bookmarkEnd w:id="139"/>
      <w:bookmarkEnd w:id="140"/>
      <w:bookmarkEnd w:id="141"/>
    </w:p>
    <w:p w14:paraId="26D24061" w14:textId="77777777" w:rsidR="00417C70" w:rsidRPr="002F76E4" w:rsidRDefault="004532A4" w:rsidP="00772634">
      <w:pPr>
        <w:pStyle w:val="Heading2"/>
      </w:pPr>
      <w:bookmarkStart w:id="142" w:name="_Toc389058350"/>
      <w:r w:rsidRPr="002F76E4">
        <w:t>ORGANIZAÇÃO DA MONOGRAFIA</w:t>
      </w:r>
      <w:bookmarkEnd w:id="142"/>
    </w:p>
    <w:p w14:paraId="6AFC90B8" w14:textId="77777777" w:rsidR="00780322" w:rsidRPr="002F76E4" w:rsidRDefault="00320E29" w:rsidP="00D1055D">
      <w:pPr>
        <w:pStyle w:val="NormalIP"/>
      </w:pPr>
      <w:del w:id="143" w:author="Anasta" w:date="2014-05-28T13:30:00Z">
        <w:r w:rsidRPr="002F76E4">
          <w:delText>Este</w:delText>
        </w:r>
      </w:del>
      <w:ins w:id="144" w:author="Anasta" w:date="2014-05-28T13:30:00Z">
        <w:r w:rsidR="00380958" w:rsidRPr="002F76E4">
          <w:t>O</w:t>
        </w:r>
      </w:ins>
      <w:r w:rsidR="00380958" w:rsidRPr="002F76E4">
        <w:t xml:space="preserve"> </w:t>
      </w:r>
      <w:r w:rsidRPr="002F76E4">
        <w:t xml:space="preserve">presente trabalho se encontra dividido em </w:t>
      </w:r>
      <w:proofErr w:type="gramStart"/>
      <w:r w:rsidR="00E136C4" w:rsidRPr="002F76E4">
        <w:t>3</w:t>
      </w:r>
      <w:proofErr w:type="gramEnd"/>
      <w:r w:rsidR="00E136C4" w:rsidRPr="002F76E4">
        <w:t xml:space="preserve"> capítulos</w:t>
      </w:r>
      <w:del w:id="145" w:author="Anasta" w:date="2014-05-28T13:30:00Z">
        <w:r w:rsidR="00780322" w:rsidRPr="002F76E4">
          <w:delText>:</w:delText>
        </w:r>
      </w:del>
      <w:ins w:id="146" w:author="Anasta" w:date="2014-05-28T13:30:00Z">
        <w:r w:rsidR="00380958" w:rsidRPr="002F76E4">
          <w:t>.</w:t>
        </w:r>
      </w:ins>
    </w:p>
    <w:p w14:paraId="7648C79F" w14:textId="77777777" w:rsidR="00780322" w:rsidRPr="002F76E4" w:rsidRDefault="00380958" w:rsidP="00D1055D">
      <w:pPr>
        <w:pStyle w:val="NormalIP"/>
      </w:pPr>
      <w:ins w:id="147" w:author="Anasta" w:date="2014-05-28T13:30:00Z">
        <w:r w:rsidRPr="002F76E4">
          <w:t xml:space="preserve">No </w:t>
        </w:r>
      </w:ins>
      <w:r w:rsidR="00F23DEB" w:rsidRPr="002F76E4">
        <w:t xml:space="preserve">Capitulo </w:t>
      </w:r>
      <w:r w:rsidR="0088363D" w:rsidRPr="002F76E4">
        <w:fldChar w:fldCharType="begin"/>
      </w:r>
      <w:r w:rsidR="00A60F13" w:rsidRPr="002F76E4">
        <w:instrText xml:space="preserve"> REF _Ref382331752 \r \h </w:instrText>
      </w:r>
      <w:r w:rsidR="00B87865" w:rsidRPr="002F76E4">
        <w:instrText xml:space="preserve"> \* MERGEFORMAT </w:instrText>
      </w:r>
      <w:r w:rsidR="0088363D" w:rsidRPr="002F76E4">
        <w:fldChar w:fldCharType="separate"/>
      </w:r>
      <w:proofErr w:type="gramStart"/>
      <w:r w:rsidR="00AA470E">
        <w:t>0</w:t>
      </w:r>
      <w:proofErr w:type="gramEnd"/>
      <w:r w:rsidR="0088363D" w:rsidRPr="002F76E4">
        <w:fldChar w:fldCharType="end"/>
      </w:r>
      <w:del w:id="148" w:author="Anasta" w:date="2014-05-28T13:30:00Z">
        <w:r w:rsidR="00780322" w:rsidRPr="002F76E4">
          <w:delText>: que fará</w:delText>
        </w:r>
      </w:del>
      <w:ins w:id="149" w:author="Anasta" w:date="2014-05-28T13:30:00Z">
        <w:r w:rsidR="00780322" w:rsidRPr="002F76E4">
          <w:t xml:space="preserve"> </w:t>
        </w:r>
        <w:r w:rsidRPr="002F76E4">
          <w:t>será apresentada</w:t>
        </w:r>
      </w:ins>
      <w:r w:rsidR="00780322" w:rsidRPr="002F76E4">
        <w:t xml:space="preserve"> uma breve descrição do método GTD</w:t>
      </w:r>
      <w:r w:rsidR="00E136C4" w:rsidRPr="002F76E4">
        <w:t xml:space="preserve"> e como suas caracterís</w:t>
      </w:r>
      <w:r w:rsidR="005E1B78" w:rsidRPr="002F76E4">
        <w:t>ticas influenciaram nas fu</w:t>
      </w:r>
      <w:r w:rsidRPr="002F76E4">
        <w:t xml:space="preserve">ncionalidades do sistema </w:t>
      </w:r>
      <w:del w:id="150" w:author="Anasta" w:date="2014-05-28T13:30:00Z">
        <w:r w:rsidR="005E1B78" w:rsidRPr="002F76E4">
          <w:delText>desenvilvido</w:delText>
        </w:r>
        <w:r w:rsidR="00780322" w:rsidRPr="002F76E4">
          <w:delText>;</w:delText>
        </w:r>
      </w:del>
      <w:ins w:id="151" w:author="Anasta" w:date="2014-05-28T13:30:00Z">
        <w:r w:rsidRPr="002F76E4">
          <w:t>desenvo</w:t>
        </w:r>
        <w:r w:rsidR="005E1B78" w:rsidRPr="002F76E4">
          <w:t>lvido</w:t>
        </w:r>
        <w:r w:rsidRPr="002F76E4">
          <w:t>.</w:t>
        </w:r>
      </w:ins>
    </w:p>
    <w:p w14:paraId="611F0470" w14:textId="77777777" w:rsidR="00927218" w:rsidRPr="002F76E4" w:rsidRDefault="00380958" w:rsidP="00D1055D">
      <w:pPr>
        <w:pStyle w:val="NormalIP"/>
      </w:pPr>
      <w:ins w:id="152" w:author="Anasta" w:date="2014-05-28T13:30:00Z">
        <w:r w:rsidRPr="002F76E4">
          <w:t xml:space="preserve">O </w:t>
        </w:r>
      </w:ins>
      <w:r w:rsidR="00780322" w:rsidRPr="002F76E4">
        <w:t>Capít</w:t>
      </w:r>
      <w:r w:rsidR="00A60F13" w:rsidRPr="002F76E4">
        <w:t>ulo</w:t>
      </w:r>
      <w:r w:rsidR="00B60874" w:rsidRPr="002F76E4">
        <w:t xml:space="preserve"> </w:t>
      </w:r>
      <w:r w:rsidR="0088363D" w:rsidRPr="002F76E4">
        <w:fldChar w:fldCharType="begin"/>
      </w:r>
      <w:r w:rsidR="00B60874" w:rsidRPr="002F76E4">
        <w:instrText xml:space="preserve"> REF _Ref388912252 \w \h </w:instrText>
      </w:r>
      <w:r w:rsidR="002F76E4">
        <w:instrText xml:space="preserve"> \* MERGEFORMAT </w:instrText>
      </w:r>
      <w:r w:rsidR="0088363D" w:rsidRPr="002F76E4">
        <w:fldChar w:fldCharType="separate"/>
      </w:r>
      <w:proofErr w:type="gramStart"/>
      <w:r w:rsidR="00AA470E">
        <w:t>0</w:t>
      </w:r>
      <w:proofErr w:type="gramEnd"/>
      <w:r w:rsidR="0088363D" w:rsidRPr="002F76E4">
        <w:fldChar w:fldCharType="end"/>
      </w:r>
      <w:del w:id="153" w:author="Anasta" w:date="2014-05-28T13:30:00Z">
        <w:r w:rsidR="00780322" w:rsidRPr="002F76E4">
          <w:delText xml:space="preserve">: que fará uma descrição </w:delText>
        </w:r>
        <w:r w:rsidR="00C0381F" w:rsidRPr="002F76E4">
          <w:delText>dos</w:delText>
        </w:r>
      </w:del>
      <w:ins w:id="154" w:author="Anasta" w:date="2014-05-28T13:30:00Z">
        <w:r w:rsidRPr="002F76E4">
          <w:t xml:space="preserve"> versará sobre os</w:t>
        </w:r>
      </w:ins>
      <w:r w:rsidR="00C0381F" w:rsidRPr="002F76E4">
        <w:t xml:space="preserve"> elementos utilizados pelo aplicativo e como eles serão utilizados no sistema</w:t>
      </w:r>
      <w:r w:rsidR="00780322" w:rsidRPr="002F76E4">
        <w:t>.</w:t>
      </w:r>
    </w:p>
    <w:p w14:paraId="7DFA2941" w14:textId="77777777" w:rsidR="00927218" w:rsidRPr="002F76E4" w:rsidRDefault="00380958" w:rsidP="00380958">
      <w:pPr>
        <w:pStyle w:val="NormalIP"/>
        <w:rPr>
          <w:ins w:id="155" w:author="Anasta" w:date="2014-05-28T13:30:00Z"/>
        </w:rPr>
      </w:pPr>
      <w:ins w:id="156" w:author="Anasta" w:date="2014-05-28T13:30:00Z">
        <w:r w:rsidRPr="002F76E4">
          <w:t xml:space="preserve">O </w:t>
        </w:r>
      </w:ins>
      <w:r w:rsidR="00A60F13" w:rsidRPr="002F76E4">
        <w:t>Capítulo</w:t>
      </w:r>
      <w:r w:rsidR="00B60874" w:rsidRPr="002F76E4">
        <w:t xml:space="preserve"> </w:t>
      </w:r>
      <w:del w:id="157" w:author="Anasta" w:date="2014-05-28T13:30:00Z">
        <w:r w:rsidR="00B60874" w:rsidRPr="002F76E4">
          <w:fldChar w:fldCharType="begin"/>
        </w:r>
        <w:r w:rsidR="00B60874" w:rsidRPr="002F76E4">
          <w:delInstrText xml:space="preserve"> REF _Ref388912264 \w \h </w:delInstrText>
        </w:r>
      </w:del>
      <w:r w:rsidR="002F76E4">
        <w:instrText xml:space="preserve"> \* MERGEFORMAT </w:instrText>
      </w:r>
      <w:del w:id="158" w:author="Anasta" w:date="2014-05-28T13:30:00Z">
        <w:r w:rsidR="00B60874" w:rsidRPr="002F76E4">
          <w:fldChar w:fldCharType="separate"/>
        </w:r>
        <w:r w:rsidR="00985FA2" w:rsidRPr="002F76E4">
          <w:delText>4</w:delText>
        </w:r>
        <w:r w:rsidR="00B60874" w:rsidRPr="002F76E4">
          <w:fldChar w:fldCharType="end"/>
        </w:r>
        <w:r w:rsidR="00A60F13" w:rsidRPr="002F76E4">
          <w:delText>: que</w:delText>
        </w:r>
      </w:del>
      <w:ins w:id="159" w:author="Anasta" w:date="2014-05-28T13:30:00Z">
        <w:r w:rsidR="0088363D" w:rsidRPr="002F76E4">
          <w:fldChar w:fldCharType="begin"/>
        </w:r>
        <w:r w:rsidR="00B60874" w:rsidRPr="002F76E4">
          <w:instrText xml:space="preserve"> REF _Ref388912264 \w \h </w:instrText>
        </w:r>
        <w:r w:rsidRPr="002F76E4">
          <w:instrText xml:space="preserve"> \* MERGEFORMAT </w:instrText>
        </w:r>
      </w:ins>
      <w:ins w:id="160" w:author="Anasta" w:date="2014-05-28T13:30:00Z">
        <w:r w:rsidR="0088363D" w:rsidRPr="002F76E4">
          <w:fldChar w:fldCharType="separate"/>
        </w:r>
      </w:ins>
      <w:proofErr w:type="gramStart"/>
      <w:r w:rsidR="00AA470E">
        <w:t>0</w:t>
      </w:r>
      <w:proofErr w:type="gramEnd"/>
      <w:ins w:id="161" w:author="Anasta" w:date="2014-05-28T13:30:00Z">
        <w:r w:rsidR="0088363D" w:rsidRPr="002F76E4">
          <w:fldChar w:fldCharType="end"/>
        </w:r>
      </w:ins>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pPr>
        <w:pStyle w:val="NormalIP"/>
        <w:sectPr w:rsidR="00380958" w:rsidRPr="002F76E4" w:rsidSect="001B25FB">
          <w:pgSz w:w="11906" w:h="16838"/>
          <w:pgMar w:top="1417" w:right="1418" w:bottom="1701" w:left="1418" w:header="720" w:footer="720" w:gutter="0"/>
          <w:cols w:space="720"/>
          <w:docGrid w:linePitch="360"/>
        </w:sectPr>
        <w:pPrChange w:id="162" w:author="Anasta" w:date="2014-05-28T13:30:00Z">
          <w:pPr>
            <w:pStyle w:val="NormalIP"/>
            <w:jc w:val="left"/>
          </w:pPr>
        </w:pPrChange>
      </w:pPr>
    </w:p>
    <w:p w14:paraId="6E6FEE26" w14:textId="57101DE4" w:rsidR="007E138D" w:rsidRDefault="007E138D">
      <w:pPr>
        <w:widowControl/>
        <w:suppressAutoHyphens w:val="0"/>
        <w:spacing w:line="240" w:lineRule="auto"/>
        <w:ind w:firstLine="0"/>
        <w:jc w:val="left"/>
        <w:rPr>
          <w:rFonts w:eastAsiaTheme="majorEastAsia"/>
          <w:b/>
          <w:bCs/>
          <w:sz w:val="32"/>
          <w:szCs w:val="32"/>
        </w:rPr>
      </w:pPr>
      <w:bookmarkStart w:id="163" w:name="_Ref382331752"/>
    </w:p>
    <w:p w14:paraId="044E508A" w14:textId="0E69084B" w:rsidR="00FD79B2" w:rsidRPr="002F76E4" w:rsidRDefault="0098055F" w:rsidP="00F23DEB">
      <w:pPr>
        <w:pStyle w:val="Heading1"/>
      </w:pPr>
      <w:bookmarkStart w:id="164" w:name="_Toc389058351"/>
      <w:r w:rsidRPr="002F76E4">
        <w:t>GTD</w:t>
      </w:r>
      <w:bookmarkEnd w:id="163"/>
      <w:bookmarkEnd w:id="164"/>
    </w:p>
    <w:p w14:paraId="4B7476EE" w14:textId="77777777" w:rsidR="00DF4888" w:rsidRPr="002F76E4" w:rsidRDefault="00DF4888" w:rsidP="00DF4888">
      <w:pPr>
        <w:rPr>
          <w:del w:id="165" w:author="Anasta" w:date="2014-05-28T13:30:00Z"/>
        </w:rPr>
      </w:pPr>
      <w:bookmarkStart w:id="166" w:name="_Toc389051929"/>
      <w:bookmarkStart w:id="167" w:name="_Toc389057648"/>
      <w:bookmarkStart w:id="168" w:name="_Toc389058352"/>
      <w:bookmarkEnd w:id="166"/>
      <w:bookmarkEnd w:id="167"/>
      <w:bookmarkEnd w:id="168"/>
    </w:p>
    <w:p w14:paraId="4E0361A8" w14:textId="77777777" w:rsidR="00DF4888" w:rsidRPr="002F76E4" w:rsidRDefault="00EF2C98" w:rsidP="00DF4888">
      <w:pPr>
        <w:pStyle w:val="Heading2"/>
      </w:pPr>
      <w:bookmarkStart w:id="169" w:name="_Toc389058353"/>
      <w:r w:rsidRPr="002F76E4">
        <w:t>DESCRIÇÃO</w:t>
      </w:r>
      <w:r w:rsidR="002F76E4" w:rsidRPr="002F76E4">
        <w:t xml:space="preserve"> DO MÉTODO</w:t>
      </w:r>
      <w:bookmarkEnd w:id="169"/>
    </w:p>
    <w:p w14:paraId="72C658C6" w14:textId="77777777" w:rsidR="00A5041A" w:rsidRPr="002F76E4" w:rsidRDefault="00A5041A" w:rsidP="00F23DEB"/>
    <w:p w14:paraId="3E488F9A" w14:textId="77777777" w:rsidR="0080593B" w:rsidRPr="002F76E4" w:rsidRDefault="004900FB" w:rsidP="00F23DEB">
      <w:r w:rsidRPr="002F76E4">
        <w:t>O GTD</w:t>
      </w:r>
      <w:r w:rsidR="002F76E4" w:rsidRPr="002F76E4">
        <w:t xml:space="preserve"> (</w:t>
      </w:r>
      <w:proofErr w:type="spellStart"/>
      <w:r w:rsidR="002F76E4">
        <w:rPr>
          <w:i/>
        </w:rPr>
        <w:t>Getting</w:t>
      </w:r>
      <w:proofErr w:type="spellEnd"/>
      <w:r w:rsidR="002F76E4">
        <w:rPr>
          <w:i/>
        </w:rPr>
        <w:t xml:space="preserve"> </w:t>
      </w:r>
      <w:proofErr w:type="spellStart"/>
      <w:r w:rsidR="002F76E4">
        <w:rPr>
          <w:i/>
        </w:rPr>
        <w:t>Things</w:t>
      </w:r>
      <w:proofErr w:type="spellEnd"/>
      <w:r w:rsidR="002F76E4">
        <w:rPr>
          <w:i/>
        </w:rPr>
        <w:t xml:space="preserve"> </w:t>
      </w:r>
      <w:proofErr w:type="spellStart"/>
      <w:r w:rsidR="002F76E4">
        <w:rPr>
          <w:i/>
        </w:rPr>
        <w:t>Done</w:t>
      </w:r>
      <w:proofErr w:type="spellEnd"/>
      <w:r w:rsidRPr="002F76E4">
        <w:t xml:space="preserve">) é </w:t>
      </w:r>
      <w:commentRangeStart w:id="170"/>
      <w:r w:rsidRPr="002F76E4">
        <w:t xml:space="preserve">um </w:t>
      </w:r>
      <w:commentRangeEnd w:id="170"/>
      <w:r w:rsidR="006F64DD" w:rsidRPr="002F76E4">
        <w:rPr>
          <w:rStyle w:val="CommentReference"/>
        </w:rPr>
        <w:commentReference w:id="170"/>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r w:rsidR="00471F4F" w:rsidRPr="002F76E4">
        <w:t>– p</w:t>
      </w:r>
      <w:r w:rsidR="002F2FF5" w:rsidRPr="002F76E4">
        <w:t>or contexto.</w:t>
      </w:r>
    </w:p>
    <w:p w14:paraId="00B9E18A" w14:textId="77777777"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“esperar”,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AA470E">
            <w:rPr>
              <w:noProof/>
            </w:rPr>
            <w:t xml:space="preserve"> [1]</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 xml:space="preserve">deixar </w:t>
      </w:r>
      <w:del w:id="171" w:author="Anasta" w:date="2014-05-28T13:30:00Z">
        <w:r w:rsidR="0089247D" w:rsidRPr="002F76E4">
          <w:delText>algum</w:delText>
        </w:r>
      </w:del>
      <w:ins w:id="172" w:author="Anasta" w:date="2014-05-28T13:30:00Z">
        <w:r w:rsidR="0089247D" w:rsidRPr="002F76E4">
          <w:t>algum</w:t>
        </w:r>
        <w:r w:rsidR="0088515F" w:rsidRPr="002F76E4">
          <w:t>a</w:t>
        </w:r>
      </w:ins>
      <w:r w:rsidR="0089247D" w:rsidRPr="002F76E4">
        <w:t xml:space="preserve"> </w:t>
      </w:r>
      <w:r w:rsidR="00A50A25" w:rsidRPr="002F76E4">
        <w:t>preocupação em</w:t>
      </w:r>
      <w:del w:id="173" w:author="Anasta" w:date="2014-05-28T13:30:00Z">
        <w:r w:rsidR="00A50A25" w:rsidRPr="002F76E4">
          <w:delText xml:space="preserve"> </w:delText>
        </w:r>
      </w:del>
      <w:r w:rsidR="00A50A25" w:rsidRPr="002F76E4">
        <w:t xml:space="preserve">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77777777" w:rsidR="0080593B" w:rsidRPr="002F76E4" w:rsidRDefault="0080593B" w:rsidP="00A81EBA">
      <w:r w:rsidRPr="002F76E4">
        <w:t xml:space="preserve">Boa parte das preocupações do indivíduo </w:t>
      </w:r>
      <w:del w:id="174" w:author="Anasta" w:date="2014-05-28T13:30:00Z">
        <w:r w:rsidR="0010569E" w:rsidRPr="002F76E4">
          <w:delText>podem</w:delText>
        </w:r>
      </w:del>
      <w:ins w:id="175" w:author="Anasta" w:date="2014-05-28T13:30:00Z">
        <w:r w:rsidRPr="002F76E4">
          <w:t>pode</w:t>
        </w:r>
      </w:ins>
      <w:r w:rsidRPr="002F76E4">
        <w:t xml:space="preserve"> ser </w:t>
      </w:r>
      <w:del w:id="176" w:author="Anasta" w:date="2014-05-28T13:30:00Z">
        <w:r w:rsidR="00226295" w:rsidRPr="002F76E4">
          <w:delText>registradas</w:delText>
        </w:r>
      </w:del>
      <w:ins w:id="177" w:author="Anasta" w:date="2014-05-28T13:30:00Z">
        <w:r w:rsidRPr="002F76E4">
          <w:t>registrada</w:t>
        </w:r>
      </w:ins>
      <w:r w:rsidRPr="002F76E4">
        <w:t xml:space="preserve"> por meio da escrita </w:t>
      </w:r>
      <w:del w:id="178" w:author="Anasta" w:date="2014-05-28T13:30:00Z">
        <w:r w:rsidR="00226295" w:rsidRPr="002F76E4">
          <w:delText>em meios</w:delText>
        </w:r>
      </w:del>
      <w:ins w:id="179" w:author="Anasta" w:date="2014-05-28T13:30:00Z">
        <w:r w:rsidRPr="002F76E4">
          <w:t>através</w:t>
        </w:r>
      </w:ins>
      <w:r w:rsidRPr="002F76E4">
        <w:t xml:space="preserve"> de anotação </w:t>
      </w:r>
      <w:del w:id="180" w:author="Anasta" w:date="2014-05-28T13:30:00Z">
        <w:r w:rsidR="00226295" w:rsidRPr="002F76E4">
          <w:delText>físico</w:delText>
        </w:r>
      </w:del>
      <w:ins w:id="181" w:author="Anasta" w:date="2014-05-28T13:30:00Z">
        <w:r w:rsidRPr="002F76E4">
          <w:t>física</w:t>
        </w:r>
      </w:ins>
      <w:r w:rsidRPr="002F76E4">
        <w:t xml:space="preserve"> ou digital. </w:t>
      </w:r>
      <w:del w:id="182" w:author="Anasta" w:date="2014-05-28T13:30:00Z">
        <w:r w:rsidR="00226295" w:rsidRPr="002F76E4">
          <w:delText>Conse</w:delText>
        </w:r>
        <w:r w:rsidR="00B517A6" w:rsidRPr="002F76E4">
          <w:delText>qïentemente</w:delText>
        </w:r>
      </w:del>
      <w:ins w:id="183" w:author="Anasta" w:date="2014-05-28T13:30:00Z">
        <w:r w:rsidRPr="002F76E4">
          <w:t>Consequentemente</w:t>
        </w:r>
      </w:ins>
      <w:r w:rsidRPr="002F76E4">
        <w:t xml:space="preserve">, com exceção de “projetos”, “referência” e “lixo”, que requerem meios mais robustos de armazenamento, os demais grupos contextuais são </w:t>
      </w:r>
      <w:del w:id="184" w:author="Anasta" w:date="2014-05-28T13:30:00Z">
        <w:r w:rsidR="00CD52B0" w:rsidRPr="002F76E4">
          <w:delText>melhor</w:delText>
        </w:r>
      </w:del>
      <w:ins w:id="185" w:author="Anasta" w:date="2014-05-28T13:30:00Z">
        <w:r w:rsidRPr="002F76E4">
          <w:t>mais bem</w:t>
        </w:r>
      </w:ins>
      <w:r w:rsidRPr="002F76E4">
        <w:t xml:space="preserve"> visualizados quando os itens neles contidos são listados. Dessa forma, o uso de listas é muito comum para visualização de seu conteúdo. </w:t>
      </w:r>
    </w:p>
    <w:p w14:paraId="1471929A" w14:textId="77777777" w:rsidR="005D6C52" w:rsidRPr="002F76E4" w:rsidRDefault="0080593B" w:rsidP="0080593B">
      <w:pPr>
        <w:rPr>
          <w:noProof/>
          <w:lang w:eastAsia="pt-BR"/>
        </w:rPr>
      </w:pPr>
      <w:r w:rsidRPr="002F76E4">
        <w:t xml:space="preserve">Cada item dessas listas equivale a alguma informação </w:t>
      </w:r>
      <w:ins w:id="186" w:author="Anasta" w:date="2014-05-28T13:30:00Z">
        <w:r w:rsidRPr="002F76E4">
          <w:t xml:space="preserve">que </w:t>
        </w:r>
      </w:ins>
      <w:r w:rsidRPr="002F76E4">
        <w:t xml:space="preserve">pode requerer ações do indivíduo ou armazenamento para </w:t>
      </w:r>
      <w:del w:id="187" w:author="Anasta" w:date="2014-05-28T13:30:00Z">
        <w:r w:rsidR="009011E5" w:rsidRPr="002F76E4">
          <w:delText>uso</w:delText>
        </w:r>
        <w:r w:rsidR="00042541" w:rsidRPr="002F76E4">
          <w:delText xml:space="preserve"> futuro</w:delText>
        </w:r>
      </w:del>
      <w:ins w:id="188" w:author="Anasta" w:date="2014-05-28T13:30:00Z">
        <w:r w:rsidRPr="002F76E4">
          <w:t>um</w:t>
        </w:r>
      </w:ins>
      <w:r w:rsidRPr="002F76E4">
        <w:t xml:space="preserve"> potencial </w:t>
      </w:r>
      <w:ins w:id="189" w:author="Anasta" w:date="2014-05-28T13:30:00Z">
        <w:r w:rsidRPr="002F76E4">
          <w:t xml:space="preserve">uso futuro, </w:t>
        </w:r>
      </w:ins>
      <w:r w:rsidRPr="002F76E4">
        <w:t xml:space="preserve">em projetos </w:t>
      </w:r>
      <w:ins w:id="190" w:author="Anasta" w:date="2014-05-28T13:30:00Z">
        <w:r w:rsidRPr="002F76E4">
          <w:t xml:space="preserve">que possam estar </w:t>
        </w:r>
      </w:ins>
      <w:r w:rsidRPr="002F76E4">
        <w:t xml:space="preserve">em </w:t>
      </w:r>
      <w:del w:id="191" w:author="Anasta" w:date="2014-05-28T13:30:00Z">
        <w:r w:rsidR="009011E5" w:rsidRPr="002F76E4">
          <w:delText>adamento</w:delText>
        </w:r>
      </w:del>
      <w:ins w:id="192" w:author="Anasta" w:date="2014-05-28T13:30:00Z">
        <w:r w:rsidRPr="002F76E4">
          <w:t>andamento</w:t>
        </w:r>
      </w:ins>
      <w:r w:rsidRPr="002F76E4">
        <w:t>. Após um item ser devidamente administrado</w:t>
      </w:r>
      <w:del w:id="193" w:author="Anasta" w:date="2014-05-28T13:30:00Z">
        <w:r w:rsidR="000326B7" w:rsidRPr="002F76E4">
          <w:delText>,</w:delText>
        </w:r>
      </w:del>
      <w:r w:rsidRPr="002F76E4">
        <w:t xml:space="preserve"> é recomendado marcá-lo como processado para que visualmente seja fácil distinguir </w:t>
      </w:r>
      <w:del w:id="194" w:author="Anasta" w:date="2014-05-28T13:30:00Z">
        <w:r w:rsidR="003C32A7" w:rsidRPr="002F76E4">
          <w:delText xml:space="preserve">os itens que foram administrados </w:delText>
        </w:r>
      </w:del>
      <w:r w:rsidRPr="002F76E4">
        <w:t>daqueles que ainda não</w:t>
      </w:r>
      <w:ins w:id="195" w:author="Anasta" w:date="2014-05-28T13:30:00Z">
        <w:r w:rsidRPr="002F76E4">
          <w:t xml:space="preserve"> foram administrados</w:t>
        </w:r>
      </w:ins>
      <w:r w:rsidRPr="002F76E4">
        <w:t>.</w:t>
      </w:r>
    </w:p>
    <w:p w14:paraId="6411D52A" w14:textId="77777777" w:rsidR="0080593B" w:rsidRPr="002F76E4" w:rsidRDefault="0080593B" w:rsidP="00B0433C">
      <w:pPr>
        <w:rPr>
          <w:noProof/>
          <w:lang w:eastAsia="pt-BR"/>
        </w:rPr>
      </w:pPr>
      <w:r w:rsidRPr="002F76E4">
        <w:t xml:space="preserve">De maneira geral, as preocupações do indivíduo, após serem inicialmente registradas, devem seguir o fluxo </w:t>
      </w:r>
      <w:del w:id="196" w:author="Anasta" w:date="2014-05-28T13:30:00Z">
        <w:r w:rsidR="00C24E15" w:rsidRPr="002F76E4">
          <w:delText>pelos</w:delText>
        </w:r>
      </w:del>
      <w:ins w:id="197" w:author="Anasta" w:date="2014-05-28T13:30:00Z">
        <w:r w:rsidRPr="002F76E4">
          <w:t>dos</w:t>
        </w:r>
      </w:ins>
      <w:r w:rsidRPr="002F76E4">
        <w:t xml:space="preserve">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AA470E" w:rsidRPr="002F76E4">
        <w:t xml:space="preserve">FIG. </w:t>
      </w:r>
      <w:r w:rsidR="00AA470E">
        <w:rPr>
          <w:noProof/>
        </w:rPr>
        <w:t>2.1</w:t>
      </w:r>
      <w:r w:rsidR="0088363D" w:rsidRPr="002F76E4">
        <w:fldChar w:fldCharType="end"/>
      </w:r>
      <w:r w:rsidRPr="002F76E4">
        <w:t xml:space="preserve"> para uma completa organização. </w:t>
      </w:r>
    </w:p>
    <w:p w14:paraId="1B2BA771" w14:textId="77777777" w:rsidR="005D6C52" w:rsidRPr="002F76E4" w:rsidRDefault="002F76E4" w:rsidP="00474A51">
      <w:pPr>
        <w:keepNext/>
        <w:jc w:val="center"/>
        <w:rPr>
          <w:del w:id="198" w:author="Anasta" w:date="2014-05-28T13:30:00Z"/>
          <w:noProof/>
          <w:lang w:eastAsia="pt-BR"/>
        </w:rPr>
      </w:pPr>
      <w:r w:rsidRPr="002F76E4">
        <w:rPr>
          <w:noProof/>
          <w:lang w:eastAsia="pt-BR"/>
        </w:rPr>
        <w:lastRenderedPageBreak/>
        <w:drawing>
          <wp:anchor distT="0" distB="0" distL="114300" distR="114300" simplePos="0" relativeHeight="251660800" behindDoc="0" locked="0" layoutInCell="1" allowOverlap="1" wp14:anchorId="0E0B7694" wp14:editId="68D0BC2B">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4C36533" w14:textId="77777777" w:rsidR="005D6C52" w:rsidRPr="002F76E4" w:rsidRDefault="005D6C52" w:rsidP="00474A51">
      <w:pPr>
        <w:keepNext/>
        <w:jc w:val="center"/>
        <w:rPr>
          <w:del w:id="199" w:author="Anasta" w:date="2014-05-28T13:30:00Z"/>
          <w:noProof/>
          <w:lang w:eastAsia="pt-BR"/>
        </w:rPr>
      </w:pPr>
    </w:p>
    <w:p w14:paraId="070E5CDA" w14:textId="77777777" w:rsidR="0048227A" w:rsidRPr="002F76E4" w:rsidRDefault="009450A1" w:rsidP="00474A51">
      <w:pPr>
        <w:keepNext/>
        <w:jc w:val="center"/>
      </w:pPr>
      <w:r w:rsidRPr="002F76E4">
        <w:rPr>
          <w:rStyle w:val="CommentReference"/>
        </w:rPr>
        <w:commentReference w:id="200"/>
      </w:r>
    </w:p>
    <w:p w14:paraId="4D0CCC78" w14:textId="26403F48" w:rsidR="0098055F" w:rsidRPr="002F76E4" w:rsidRDefault="0048227A" w:rsidP="005E716E">
      <w:pPr>
        <w:pStyle w:val="Caption"/>
      </w:pPr>
      <w:bookmarkStart w:id="201" w:name="_Ref382437403"/>
      <w:bookmarkStart w:id="202" w:name="_Toc389058395"/>
      <w:r w:rsidRPr="002F76E4">
        <w:t>FIG.</w:t>
      </w:r>
      <w:r w:rsidR="002B413B" w:rsidRPr="002F76E4">
        <w:t xml:space="preserve"> </w:t>
      </w:r>
      <w:r w:rsidR="00A45778">
        <w:fldChar w:fldCharType="begin"/>
      </w:r>
      <w:r w:rsidR="00A45778">
        <w:instrText xml:space="preserve"> STYLEREF 1 \s </w:instrText>
      </w:r>
      <w:r w:rsidR="00A45778">
        <w:fldChar w:fldCharType="separate"/>
      </w:r>
      <w:r w:rsidR="00AA470E">
        <w:rPr>
          <w:noProof/>
        </w:rPr>
        <w:t>2</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bookmarkEnd w:id="201"/>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AA470E">
            <w:rPr>
              <w:noProof/>
            </w:rPr>
            <w:t>[1]</w:t>
          </w:r>
          <w:r w:rsidR="0088363D" w:rsidRPr="002F76E4">
            <w:fldChar w:fldCharType="end"/>
          </w:r>
        </w:sdtContent>
      </w:sdt>
      <w:bookmarkEnd w:id="202"/>
    </w:p>
    <w:p w14:paraId="7F0CF70D" w14:textId="7777777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del w:id="203" w:author="Anasta" w:date="2014-05-28T13:30:00Z">
        <w:r w:rsidR="003112C9" w:rsidRPr="002F76E4">
          <w:delText xml:space="preserve"> </w:delText>
        </w:r>
      </w:del>
      <w:r w:rsidR="003112C9" w:rsidRPr="002F76E4">
        <w:t>.</w:t>
      </w:r>
    </w:p>
    <w:p w14:paraId="2F6E974C" w14:textId="77777777" w:rsidR="00587F3F" w:rsidRPr="002F76E4" w:rsidRDefault="00587F3F" w:rsidP="00F23DEB">
      <w:pPr>
        <w:rPr>
          <w:del w:id="204" w:author="Anasta" w:date="2014-05-28T13:30:00Z"/>
        </w:rPr>
      </w:pPr>
    </w:p>
    <w:p w14:paraId="40AF15E7" w14:textId="77777777" w:rsidR="00587F3F" w:rsidRPr="002F76E4" w:rsidRDefault="00587F3F" w:rsidP="00F23DEB"/>
    <w:p w14:paraId="17E809D9" w14:textId="7296679F" w:rsidR="00540014" w:rsidRPr="002F76E4" w:rsidRDefault="00DE3F71" w:rsidP="00DE3F71">
      <w:pPr>
        <w:pStyle w:val="SubTitulozinho"/>
      </w:pPr>
      <w:r>
        <w:t>Caixa de Entrada</w:t>
      </w:r>
    </w:p>
    <w:p w14:paraId="3BCE95E3" w14:textId="77777777" w:rsidR="00540014" w:rsidRPr="002F76E4" w:rsidRDefault="00540014" w:rsidP="00540014">
      <w:pPr>
        <w:ind w:left="284"/>
      </w:pPr>
    </w:p>
    <w:p w14:paraId="7F58E6F3" w14:textId="77777777"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w:t>
      </w:r>
      <w:del w:id="205" w:author="Anasta" w:date="2014-05-28T13:30:00Z">
        <w:r w:rsidR="00152E1B" w:rsidRPr="002F76E4">
          <w:delText xml:space="preserve">itens </w:delText>
        </w:r>
      </w:del>
      <w:r w:rsidRPr="002F76E4">
        <w:t xml:space="preserve">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AA470E">
            <w:rPr>
              <w:noProof/>
            </w:rPr>
            <w:t>[1]</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77777777" w:rsidR="00540014" w:rsidRPr="002F76E4" w:rsidRDefault="00540014" w:rsidP="00540014">
      <w:pPr>
        <w:pStyle w:val="ListParagraph"/>
        <w:numPr>
          <w:ilvl w:val="0"/>
          <w:numId w:val="8"/>
        </w:numPr>
      </w:pPr>
      <w:r w:rsidRPr="002F76E4">
        <w:t xml:space="preserve">Caixa de </w:t>
      </w:r>
      <w:del w:id="206" w:author="Anasta" w:date="2014-05-28T13:30:00Z">
        <w:r w:rsidR="00DC4BCF" w:rsidRPr="002F76E4">
          <w:delText>Entrada</w:delText>
        </w:r>
      </w:del>
      <w:ins w:id="207" w:author="Anasta" w:date="2014-05-28T13:30:00Z">
        <w:r w:rsidRPr="002F76E4">
          <w:t>entrada</w:t>
        </w:r>
      </w:ins>
      <w:r w:rsidRPr="002F76E4">
        <w:t xml:space="preserve">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77777777" w:rsidR="00540014" w:rsidRPr="002F76E4" w:rsidRDefault="00540014" w:rsidP="00540014">
      <w:pPr>
        <w:pStyle w:val="ListParagraph"/>
        <w:numPr>
          <w:ilvl w:val="0"/>
          <w:numId w:val="8"/>
        </w:numPr>
      </w:pPr>
      <w:r w:rsidRPr="002F76E4">
        <w:t>E-mail</w:t>
      </w:r>
      <w:del w:id="208" w:author="Anasta" w:date="2014-05-28T13:30:00Z">
        <w:r w:rsidR="00DC4BCF" w:rsidRPr="002F76E4">
          <w:delText>;</w:delText>
        </w:r>
      </w:del>
      <w:ins w:id="209" w:author="Anasta" w:date="2014-05-28T13:30:00Z">
        <w:r w:rsidRPr="002F76E4">
          <w:t>.</w:t>
        </w:r>
      </w:ins>
    </w:p>
    <w:p w14:paraId="7BC23C08" w14:textId="77777777" w:rsidR="00540014" w:rsidRPr="002F76E4" w:rsidRDefault="00540014" w:rsidP="00540014">
      <w:pPr>
        <w:ind w:left="284"/>
      </w:pPr>
    </w:p>
    <w:p w14:paraId="6585EBB3" w14:textId="347C0CD5" w:rsidR="00540014" w:rsidRPr="00C311D8" w:rsidRDefault="00C311D8" w:rsidP="00C311D8">
      <w:pPr>
        <w:pStyle w:val="SubTitulozinho"/>
      </w:pPr>
      <w:r w:rsidRPr="00C311D8">
        <w:t>Próximas Ações</w:t>
      </w:r>
    </w:p>
    <w:p w14:paraId="5DB02856" w14:textId="77777777" w:rsidR="00540014" w:rsidRPr="002F76E4" w:rsidRDefault="00540014" w:rsidP="00540014"/>
    <w:p w14:paraId="4A08642D" w14:textId="77777777" w:rsidR="00540014" w:rsidRPr="002F76E4" w:rsidRDefault="00540014" w:rsidP="00540014">
      <w:pPr>
        <w:pStyle w:val="NormalIP"/>
      </w:pPr>
      <w:r w:rsidRPr="002F76E4">
        <w:t xml:space="preserve">O contexto de próximas ações refere-se </w:t>
      </w:r>
      <w:del w:id="210" w:author="Anasta" w:date="2014-05-28T13:30:00Z">
        <w:r w:rsidR="002D2738" w:rsidRPr="002F76E4">
          <w:delText>a ações</w:delText>
        </w:r>
      </w:del>
      <w:ins w:id="211" w:author="Anasta" w:date="2014-05-28T13:30:00Z">
        <w:r w:rsidRPr="002F76E4">
          <w:t>as</w:t>
        </w:r>
      </w:ins>
      <w:r w:rsidRPr="002F76E4">
        <w:t xml:space="preserve"> que deverão ser executadas assim que possível. Elas não devem possuir data certa para acontecer, mas, sim, momentos certos. </w:t>
      </w:r>
    </w:p>
    <w:p w14:paraId="3EF7F2A2" w14:textId="77777777" w:rsidR="00540014" w:rsidRPr="002F76E4" w:rsidRDefault="00540014" w:rsidP="00540014">
      <w:pPr>
        <w:pStyle w:val="NormalIP"/>
      </w:pPr>
      <w:r w:rsidRPr="002F76E4">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2F76E4">
        <w:rPr>
          <w:i/>
          <w:rPrChange w:id="212" w:author="Anasta" w:date="2014-05-28T13:30:00Z">
            <w:rPr>
              <w:highlight w:val="red"/>
            </w:rPr>
          </w:rPrChange>
        </w:rPr>
        <w:t>shopping.</w:t>
      </w:r>
    </w:p>
    <w:p w14:paraId="4923F3FD" w14:textId="77777777" w:rsidR="00587F3F" w:rsidRPr="002F76E4" w:rsidRDefault="00587F3F" w:rsidP="00F23DEB">
      <w:pPr>
        <w:pStyle w:val="NormalIP"/>
      </w:pPr>
    </w:p>
    <w:p w14:paraId="0354012A" w14:textId="490C46A7" w:rsidR="00540014" w:rsidRPr="002F76E4" w:rsidRDefault="00DE3F71" w:rsidP="00DE3F71">
      <w:pPr>
        <w:pStyle w:val="SubTitulozinho"/>
      </w:pPr>
      <w:r>
        <w:t>Esperar</w:t>
      </w:r>
    </w:p>
    <w:p w14:paraId="48BD49FA" w14:textId="77777777" w:rsidR="00540014" w:rsidRPr="002F76E4" w:rsidRDefault="00540014" w:rsidP="00540014"/>
    <w:p w14:paraId="20CBCBA0" w14:textId="77777777" w:rsidR="00540014" w:rsidRPr="002F76E4" w:rsidRDefault="00540014" w:rsidP="00540014">
      <w:r w:rsidRPr="002F76E4">
        <w:t xml:space="preserve">Esse contexto contém informações acerca de ações que foram delegadas a outras pessoas, </w:t>
      </w:r>
      <w:del w:id="213" w:author="Anasta" w:date="2014-05-28T13:30:00Z">
        <w:r w:rsidR="00C6212F" w:rsidRPr="002F76E4">
          <w:delText>e que seria</w:delText>
        </w:r>
      </w:del>
      <w:ins w:id="214" w:author="Anasta" w:date="2014-05-28T13:30:00Z">
        <w:r w:rsidRPr="002F76E4">
          <w:t>sendo</w:t>
        </w:r>
      </w:ins>
      <w:r w:rsidRPr="002F76E4">
        <w:t xml:space="preserve"> importante manter um registro delas para </w:t>
      </w:r>
      <w:proofErr w:type="spellStart"/>
      <w:r w:rsidRPr="002F76E4">
        <w:t>acomapanhamento</w:t>
      </w:r>
      <w:proofErr w:type="spellEnd"/>
      <w:r w:rsidRPr="002F76E4">
        <w:t xml:space="preserve"> do andamento. </w:t>
      </w:r>
    </w:p>
    <w:p w14:paraId="454F6E66" w14:textId="77777777" w:rsidR="00A5041A" w:rsidRPr="002F76E4" w:rsidRDefault="00A5041A" w:rsidP="00540014">
      <w:pPr>
        <w:rPr>
          <w:ins w:id="215" w:author="Anasta" w:date="2014-05-28T13:30:00Z"/>
        </w:rPr>
      </w:pPr>
    </w:p>
    <w:p w14:paraId="134B1E84" w14:textId="77777777" w:rsidR="00A5041A" w:rsidRPr="002F76E4" w:rsidRDefault="00A5041A" w:rsidP="00540014"/>
    <w:p w14:paraId="43DE712A" w14:textId="0745E654" w:rsidR="00540014" w:rsidRPr="002F76E4" w:rsidRDefault="00DE3F71" w:rsidP="00DE3F71">
      <w:pPr>
        <w:pStyle w:val="SubTitulozinho"/>
      </w:pPr>
      <w:r>
        <w:t>Calendário</w:t>
      </w:r>
    </w:p>
    <w:p w14:paraId="47A82F79" w14:textId="77777777" w:rsidR="00540014" w:rsidRPr="002F76E4" w:rsidRDefault="00540014" w:rsidP="00540014"/>
    <w:p w14:paraId="1A321F48" w14:textId="77777777" w:rsidR="00540014" w:rsidRPr="002F76E4" w:rsidRDefault="00540014" w:rsidP="00540014">
      <w:r w:rsidRPr="002F76E4">
        <w:t xml:space="preserve">Esse contexto se </w:t>
      </w:r>
      <w:del w:id="216" w:author="Anasta" w:date="2014-05-28T13:30:00Z">
        <w:r w:rsidR="000C0C73" w:rsidRPr="002F76E4">
          <w:delText>referem</w:delText>
        </w:r>
      </w:del>
      <w:ins w:id="217" w:author="Anasta" w:date="2014-05-28T13:30:00Z">
        <w:r w:rsidRPr="002F76E4">
          <w:t>refere a</w:t>
        </w:r>
      </w:ins>
      <w:r w:rsidRPr="002F76E4">
        <w:t xml:space="preserve"> ações que possuem data e hora certa para acontecerem. Normalmente as informações desse contexto são armazenadas em agendas físicas ou digitais</w:t>
      </w:r>
      <w:del w:id="218" w:author="Anasta" w:date="2014-05-28T13:30:00Z">
        <w:r w:rsidR="00917079" w:rsidRPr="002F76E4">
          <w:delText>,</w:delText>
        </w:r>
      </w:del>
      <w:ins w:id="219" w:author="Anasta" w:date="2014-05-28T13:30:00Z">
        <w:r w:rsidRPr="002F76E4">
          <w:t>.</w:t>
        </w:r>
      </w:ins>
    </w:p>
    <w:p w14:paraId="0FE6DD55" w14:textId="77777777" w:rsidR="00587F3F" w:rsidRPr="002F76E4" w:rsidRDefault="00587F3F" w:rsidP="00587F3F"/>
    <w:p w14:paraId="26C5C6FE" w14:textId="14E62FEE" w:rsidR="00540014" w:rsidRPr="002F76E4" w:rsidRDefault="00380E5A" w:rsidP="00380E5A">
      <w:pPr>
        <w:pStyle w:val="SubTitulozinho"/>
      </w:pPr>
      <w:r>
        <w:t>Algum Dia / Talvez</w:t>
      </w:r>
    </w:p>
    <w:p w14:paraId="0C6FD232" w14:textId="77777777" w:rsidR="00540014" w:rsidRPr="002F76E4" w:rsidRDefault="00540014" w:rsidP="00540014"/>
    <w:p w14:paraId="38DF8C6D" w14:textId="77777777" w:rsidR="00540014" w:rsidRPr="002F76E4" w:rsidRDefault="00540014" w:rsidP="00540014">
      <w:r w:rsidRPr="002F76E4">
        <w:t>Esse contexto contém itens referentes a ações relacionadas a projetos futuros</w:t>
      </w:r>
      <w:del w:id="220" w:author="Anasta" w:date="2014-05-28T13:30:00Z">
        <w:r w:rsidR="007D1F4F" w:rsidRPr="002F76E4">
          <w:delText>;</w:delText>
        </w:r>
      </w:del>
      <w:ins w:id="221" w:author="Anasta" w:date="2014-05-28T13:30:00Z">
        <w:r w:rsidRPr="002F76E4">
          <w:t>,</w:t>
        </w:r>
      </w:ins>
      <w:r w:rsidRPr="002F76E4">
        <w:t xml:space="preserve"> seja porque o indivíduo </w:t>
      </w:r>
      <w:del w:id="222" w:author="Anasta" w:date="2014-05-28T13:30:00Z">
        <w:r w:rsidR="00933BBE" w:rsidRPr="002F76E4">
          <w:delText>possua</w:delText>
        </w:r>
      </w:del>
      <w:r w:rsidR="002F76E4" w:rsidRPr="002F76E4">
        <w:t>possui</w:t>
      </w:r>
      <w:r w:rsidRPr="002F76E4">
        <w:t xml:space="preserve"> muitos projetos no presente momento, seja porque essas ações dependem de recursos externos que não estão disponíveis no momento.</w:t>
      </w:r>
    </w:p>
    <w:p w14:paraId="731AF747" w14:textId="77777777" w:rsidR="00540014" w:rsidRPr="002F76E4" w:rsidRDefault="00540014" w:rsidP="00540014">
      <w:r w:rsidRPr="002F76E4">
        <w:t xml:space="preserve">Por exemplo, se o indivíduo </w:t>
      </w:r>
      <w:del w:id="223" w:author="Anasta" w:date="2014-05-28T13:30:00Z">
        <w:r w:rsidR="004C5FED" w:rsidRPr="002F76E4">
          <w:delText>decide</w:delText>
        </w:r>
      </w:del>
      <w:ins w:id="224" w:author="Anasta" w:date="2014-05-28T13:30:00Z">
        <w:r w:rsidRPr="002F76E4">
          <w:t>resolve</w:t>
        </w:r>
      </w:ins>
      <w:r w:rsidRPr="002F76E4">
        <w:t xml:space="preserve"> fazer uma viagem que só terá tempo de fazê-la nos próximos </w:t>
      </w:r>
      <w:proofErr w:type="gramStart"/>
      <w:r w:rsidRPr="002F76E4">
        <w:t>2</w:t>
      </w:r>
      <w:proofErr w:type="gramEnd"/>
      <w:r w:rsidRPr="002F76E4">
        <w:t xml:space="preserve"> meses</w:t>
      </w:r>
      <w:del w:id="225" w:author="Anasta" w:date="2014-05-28T13:30:00Z">
        <w:r w:rsidR="00EB24F8" w:rsidRPr="002F76E4">
          <w:delText>. Ele</w:delText>
        </w:r>
      </w:del>
      <w:ins w:id="226" w:author="Anasta" w:date="2014-05-28T13:30:00Z">
        <w:r w:rsidRPr="002F76E4">
          <w:t>, ele</w:t>
        </w:r>
      </w:ins>
      <w:r w:rsidRPr="002F76E4">
        <w:t xml:space="preserve"> poderá </w:t>
      </w:r>
      <w:del w:id="227" w:author="Anasta" w:date="2014-05-28T13:30:00Z">
        <w:r w:rsidR="003B7EAF" w:rsidRPr="002F76E4">
          <w:delText xml:space="preserve">adicionar um </w:delText>
        </w:r>
        <w:r w:rsidR="00EC7541" w:rsidRPr="002F76E4">
          <w:delText>item</w:delText>
        </w:r>
      </w:del>
      <w:ins w:id="228" w:author="Anasta" w:date="2014-05-28T13:30:00Z">
        <w:r w:rsidRPr="002F76E4">
          <w:t>adicioná-la</w:t>
        </w:r>
      </w:ins>
      <w:r w:rsidRPr="002F76E4">
        <w:t xml:space="preserve"> na lista “Algum dia</w:t>
      </w:r>
      <w:del w:id="229" w:author="Anasta" w:date="2014-05-28T13:30:00Z">
        <w:r w:rsidR="003B7EAF" w:rsidRPr="002F76E4">
          <w:delText>/talvez</w:delText>
        </w:r>
      </w:del>
      <w:ins w:id="230" w:author="Anasta" w:date="2014-05-28T13:30:00Z">
        <w:r w:rsidRPr="002F76E4">
          <w:t xml:space="preserve"> / Talvez</w:t>
        </w:r>
      </w:ins>
      <w:r w:rsidRPr="002F76E4">
        <w:t xml:space="preserve">” para </w:t>
      </w:r>
      <w:del w:id="231" w:author="Anasta" w:date="2014-05-28T13:30:00Z">
        <w:r w:rsidR="003B7EAF" w:rsidRPr="002F76E4">
          <w:delText>que ele</w:delText>
        </w:r>
      </w:del>
      <w:r w:rsidRPr="002F76E4">
        <w:t xml:space="preserve">se </w:t>
      </w:r>
      <w:del w:id="232" w:author="Anasta" w:date="2014-05-28T13:30:00Z">
        <w:r w:rsidR="003B7EAF" w:rsidRPr="002F76E4">
          <w:delText>lembre,</w:delText>
        </w:r>
      </w:del>
      <w:ins w:id="233" w:author="Anasta" w:date="2014-05-28T13:30:00Z">
        <w:r w:rsidRPr="002F76E4">
          <w:t>lembrar dela</w:t>
        </w:r>
      </w:ins>
      <w:r w:rsidRPr="002F76E4">
        <w:t xml:space="preserve"> durante suas </w:t>
      </w:r>
      <w:del w:id="234" w:author="Anasta" w:date="2014-05-28T13:30:00Z">
        <w:r w:rsidR="003B7EAF" w:rsidRPr="002F76E4">
          <w:delText>revisoões</w:delText>
        </w:r>
      </w:del>
      <w:ins w:id="235" w:author="Anasta" w:date="2014-05-28T13:30:00Z">
        <w:r w:rsidRPr="002F76E4">
          <w:t>revisões</w:t>
        </w:r>
      </w:ins>
      <w:r w:rsidRPr="002F76E4">
        <w:t xml:space="preserve"> semanais</w:t>
      </w:r>
      <w:del w:id="236" w:author="Anasta" w:date="2014-05-28T13:30:00Z">
        <w:r w:rsidR="003B7EAF" w:rsidRPr="002F76E4">
          <w:delText>, de que ele pretendia fazer uma viagem</w:delText>
        </w:r>
        <w:r w:rsidR="00A73B65" w:rsidRPr="002F76E4">
          <w:delText xml:space="preserve"> .</w:delText>
        </w:r>
      </w:del>
      <w:ins w:id="237" w:author="Anasta" w:date="2014-05-28T13:30:00Z">
        <w:r w:rsidRPr="002F76E4">
          <w:t>.</w:t>
        </w:r>
      </w:ins>
      <w:r w:rsidRPr="002F76E4">
        <w:t xml:space="preserve"> Dessa forma, ele lembrará periodicamente </w:t>
      </w:r>
      <w:del w:id="238" w:author="Anasta" w:date="2014-05-28T13:30:00Z">
        <w:r w:rsidR="00A73B65" w:rsidRPr="002F76E4">
          <w:delText xml:space="preserve">desse evento </w:delText>
        </w:r>
      </w:del>
      <w:ins w:id="239" w:author="Anasta" w:date="2014-05-28T13:30:00Z">
        <w:r w:rsidRPr="002F76E4">
          <w:t>dessa pretensão</w:t>
        </w:r>
      </w:ins>
      <w:r w:rsidRPr="002F76E4">
        <w:t xml:space="preserve"> e poderá </w:t>
      </w:r>
      <w:del w:id="240" w:author="Anasta" w:date="2014-05-28T13:30:00Z">
        <w:r w:rsidR="00A73B65" w:rsidRPr="002F76E4">
          <w:delText xml:space="preserve">tomar decisões </w:delText>
        </w:r>
      </w:del>
      <w:ins w:id="241" w:author="Anasta" w:date="2014-05-28T13:30:00Z">
        <w:r w:rsidRPr="002F76E4">
          <w:t>se decidir</w:t>
        </w:r>
      </w:ins>
      <w:r w:rsidRPr="002F76E4">
        <w:t xml:space="preserve"> quando a data da viagem se aproximar. </w:t>
      </w:r>
    </w:p>
    <w:p w14:paraId="6C8D5C25" w14:textId="77777777" w:rsidR="00587F3F" w:rsidRPr="002F76E4" w:rsidRDefault="00587F3F" w:rsidP="00587F3F"/>
    <w:p w14:paraId="0614F34D" w14:textId="00686261" w:rsidR="00540014" w:rsidRPr="002F76E4" w:rsidRDefault="00380E5A" w:rsidP="00380E5A">
      <w:pPr>
        <w:pStyle w:val="SubTitulozinho"/>
      </w:pPr>
      <w:r>
        <w:t>Incubação</w:t>
      </w:r>
    </w:p>
    <w:p w14:paraId="6CC68E30" w14:textId="77777777" w:rsidR="00540014" w:rsidRPr="002F76E4" w:rsidRDefault="00540014" w:rsidP="00540014"/>
    <w:p w14:paraId="1849B0A4" w14:textId="77777777" w:rsidR="00540014" w:rsidRPr="002F76E4" w:rsidRDefault="000E75FA" w:rsidP="00540014">
      <w:del w:id="242" w:author="Anasta" w:date="2014-05-28T13:30:00Z">
        <w:r w:rsidRPr="002F76E4">
          <w:delText>Um</w:delText>
        </w:r>
      </w:del>
      <w:ins w:id="243" w:author="Anasta" w:date="2014-05-28T13:30:00Z">
        <w:r w:rsidR="00540014" w:rsidRPr="002F76E4">
          <w:t>Esse</w:t>
        </w:r>
      </w:ins>
      <w:r w:rsidR="00540014" w:rsidRPr="002F76E4">
        <w:t xml:space="preserve"> contexto </w:t>
      </w:r>
      <w:del w:id="244" w:author="Anasta" w:date="2014-05-28T13:30:00Z">
        <w:r w:rsidRPr="002F76E4">
          <w:delText xml:space="preserve">relacionado </w:delText>
        </w:r>
        <w:r w:rsidR="00EC166D" w:rsidRPr="002F76E4">
          <w:delText>a</w:delText>
        </w:r>
      </w:del>
      <w:ins w:id="245" w:author="Anasta" w:date="2014-05-28T13:30:00Z">
        <w:r w:rsidR="00540014" w:rsidRPr="002F76E4">
          <w:t>tem por finalidade registrar e relacionar as</w:t>
        </w:r>
      </w:ins>
      <w:r w:rsidR="00540014" w:rsidRPr="002F76E4">
        <w:t xml:space="preserve"> preocupações do indivíduo que requerem </w:t>
      </w:r>
      <w:del w:id="246" w:author="Anasta" w:date="2014-05-28T13:30:00Z">
        <w:r w:rsidR="00EC166D" w:rsidRPr="002F76E4">
          <w:delText>mais</w:delText>
        </w:r>
      </w:del>
      <w:ins w:id="247" w:author="Anasta" w:date="2014-05-28T13:30:00Z">
        <w:r w:rsidR="00540014" w:rsidRPr="002F76E4">
          <w:t>um maior</w:t>
        </w:r>
      </w:ins>
      <w:r w:rsidR="00540014" w:rsidRPr="002F76E4">
        <w:t xml:space="preserve"> tempo para serem analisadas para que se possa tomar </w:t>
      </w:r>
      <w:del w:id="248" w:author="Anasta" w:date="2014-05-28T13:30:00Z">
        <w:r w:rsidR="00EC166D" w:rsidRPr="002F76E4">
          <w:delText>a ação correta</w:delText>
        </w:r>
      </w:del>
      <w:ins w:id="249" w:author="Anasta" w:date="2014-05-28T13:30:00Z">
        <w:r w:rsidR="00540014" w:rsidRPr="002F76E4">
          <w:t>as decisões e as ações mais adequadas</w:t>
        </w:r>
      </w:ins>
      <w:r w:rsidR="00540014" w:rsidRPr="002F76E4">
        <w:t xml:space="preserve"> a respeito.</w:t>
      </w:r>
    </w:p>
    <w:p w14:paraId="5E0A37F4" w14:textId="77777777" w:rsidR="00540014" w:rsidRPr="002F76E4" w:rsidRDefault="00540014">
      <w:pPr>
        <w:pStyle w:val="NormalIP"/>
        <w:jc w:val="center"/>
        <w:pPrChange w:id="250" w:author="Anasta" w:date="2014-05-28T13:30:00Z">
          <w:pPr>
            <w:pStyle w:val="NormalIP"/>
          </w:pPr>
        </w:pPrChange>
      </w:pPr>
    </w:p>
    <w:p w14:paraId="49116435" w14:textId="7FE6E20D" w:rsidR="00540014" w:rsidRPr="002F76E4" w:rsidRDefault="00380E5A" w:rsidP="00380E5A">
      <w:pPr>
        <w:pStyle w:val="SubTitulozinho"/>
        <w:rPr>
          <w:ins w:id="251" w:author="Anasta" w:date="2014-05-28T13:30:00Z"/>
        </w:rPr>
      </w:pPr>
      <w:r>
        <w:t>Referência</w:t>
      </w:r>
    </w:p>
    <w:p w14:paraId="3B3E138E" w14:textId="77777777" w:rsidR="00540014" w:rsidRPr="002F76E4" w:rsidRDefault="00540014" w:rsidP="00540014">
      <w:pPr>
        <w:pStyle w:val="NormalIP"/>
        <w:jc w:val="center"/>
      </w:pPr>
    </w:p>
    <w:p w14:paraId="5781014E" w14:textId="77777777" w:rsidR="00540014" w:rsidRPr="002F76E4" w:rsidRDefault="00540014" w:rsidP="00540014">
      <w:pPr>
        <w:pStyle w:val="NormalIP"/>
      </w:pPr>
      <w:r w:rsidRPr="002F76E4">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0B1BFB8F" w14:textId="77777777" w:rsidR="00540014" w:rsidRPr="002F76E4" w:rsidRDefault="00540014" w:rsidP="00540014">
      <w:pPr>
        <w:pStyle w:val="NormalIP"/>
      </w:pPr>
      <w:r w:rsidRPr="002F76E4">
        <w:t xml:space="preserve">Um exemplo, para fins de ilustração, seria uma pessoa guardar uma receita de bolo de uma revista na pasta pessoal (física ou digital) de receitas dela, </w:t>
      </w:r>
      <w:del w:id="252" w:author="Anasta" w:date="2014-05-28T13:30:00Z">
        <w:r w:rsidR="00F273EF" w:rsidRPr="002F76E4">
          <w:delText xml:space="preserve">porque ela achou que precisaria </w:delText>
        </w:r>
        <w:r w:rsidR="00C40BDA" w:rsidRPr="002F76E4">
          <w:delText>utilizá-la</w:delText>
        </w:r>
      </w:del>
      <w:ins w:id="253" w:author="Anasta" w:date="2014-05-28T13:30:00Z">
        <w:r w:rsidRPr="002F76E4">
          <w:t>com a intenção de</w:t>
        </w:r>
      </w:ins>
      <w:r w:rsidRPr="002F76E4">
        <w:t xml:space="preserve"> um dia</w:t>
      </w:r>
      <w:ins w:id="254" w:author="Anasta" w:date="2014-05-28T13:30:00Z">
        <w:r w:rsidRPr="002F76E4">
          <w:t xml:space="preserve"> utilizar</w:t>
        </w:r>
      </w:ins>
      <w:r w:rsidRPr="002F76E4">
        <w:t>.</w:t>
      </w:r>
    </w:p>
    <w:p w14:paraId="4B8E57D8" w14:textId="77777777" w:rsidR="00BB68D9" w:rsidRPr="002F76E4" w:rsidRDefault="00BB68D9" w:rsidP="00FE00C5">
      <w:pPr>
        <w:pStyle w:val="NormalIP"/>
      </w:pPr>
    </w:p>
    <w:p w14:paraId="2ECCCA78" w14:textId="2427CED1" w:rsidR="007F0149" w:rsidRPr="002F76E4" w:rsidRDefault="00380E5A" w:rsidP="00380E5A">
      <w:pPr>
        <w:pStyle w:val="SubTitulozinho"/>
      </w:pPr>
      <w:r>
        <w:t>Projeto</w:t>
      </w:r>
    </w:p>
    <w:p w14:paraId="01801EA3" w14:textId="77777777" w:rsidR="007F0149" w:rsidRPr="002F76E4" w:rsidRDefault="007F0149" w:rsidP="007F0149">
      <w:pPr>
        <w:pStyle w:val="NormalIP"/>
        <w:jc w:val="center"/>
        <w:rPr>
          <w:ins w:id="255" w:author="Anasta" w:date="2014-05-28T13:30:00Z"/>
        </w:rPr>
      </w:pPr>
    </w:p>
    <w:p w14:paraId="2B23F9CE" w14:textId="77777777" w:rsidR="007F0149" w:rsidRPr="002F76E4" w:rsidRDefault="007F0149" w:rsidP="007F0149">
      <w:pPr>
        <w:pStyle w:val="NormalIP"/>
      </w:pPr>
      <w:r w:rsidRPr="002F76E4">
        <w:t xml:space="preserve">Segundo </w:t>
      </w:r>
      <w:ins w:id="256" w:author="Anasta" w:date="2014-05-28T13:30:00Z">
        <w:r w:rsidRPr="002F76E4">
          <w:t xml:space="preserve">o </w:t>
        </w:r>
      </w:ins>
      <w:r w:rsidRPr="002F76E4">
        <w:t xml:space="preserve">GTD, projeto corresponde a uma ação de múltiplos passos. </w:t>
      </w:r>
      <w:del w:id="257" w:author="Anasta" w:date="2014-05-28T13:30:00Z">
        <w:r w:rsidR="00516CEE" w:rsidRPr="002F76E4">
          <w:delText>Simples ações</w:delText>
        </w:r>
      </w:del>
      <w:ins w:id="258" w:author="Anasta" w:date="2014-05-28T13:30:00Z">
        <w:r w:rsidRPr="002F76E4">
          <w:t>Uma simples ação</w:t>
        </w:r>
      </w:ins>
      <w:r w:rsidRPr="002F76E4">
        <w:t xml:space="preserve"> do dia</w:t>
      </w:r>
      <w:del w:id="259" w:author="Anasta" w:date="2014-05-28T13:30:00Z">
        <w:r w:rsidR="00516CEE" w:rsidRPr="002F76E4">
          <w:delText xml:space="preserve"> </w:delText>
        </w:r>
      </w:del>
      <w:ins w:id="260" w:author="Anasta" w:date="2014-05-28T13:30:00Z">
        <w:r w:rsidRPr="002F76E4">
          <w:t>-</w:t>
        </w:r>
      </w:ins>
      <w:r w:rsidRPr="002F76E4">
        <w:t>a</w:t>
      </w:r>
      <w:del w:id="261" w:author="Anasta" w:date="2014-05-28T13:30:00Z">
        <w:r w:rsidR="00516CEE" w:rsidRPr="002F76E4">
          <w:delText xml:space="preserve"> </w:delText>
        </w:r>
      </w:del>
      <w:ins w:id="262" w:author="Anasta" w:date="2014-05-28T13:30:00Z">
        <w:r w:rsidRPr="002F76E4">
          <w:t>-</w:t>
        </w:r>
      </w:ins>
      <w:r w:rsidRPr="002F76E4">
        <w:t>dia</w:t>
      </w:r>
      <w:ins w:id="263" w:author="Anasta" w:date="2014-05-28T13:30:00Z">
        <w:r w:rsidRPr="002F76E4">
          <w:t>,</w:t>
        </w:r>
      </w:ins>
      <w:r w:rsidRPr="002F76E4">
        <w:t xml:space="preserve"> como planejar uma festa, </w:t>
      </w:r>
      <w:del w:id="264" w:author="Anasta" w:date="2014-05-28T13:30:00Z">
        <w:r w:rsidR="00516CEE" w:rsidRPr="002F76E4">
          <w:lastRenderedPageBreak/>
          <w:delText>corresponderia</w:delText>
        </w:r>
      </w:del>
      <w:ins w:id="265" w:author="Anasta" w:date="2014-05-28T13:30:00Z">
        <w:r w:rsidRPr="002F76E4">
          <w:t>corresponde</w:t>
        </w:r>
      </w:ins>
      <w:r w:rsidRPr="002F76E4">
        <w:t xml:space="preserve"> a um projeto.</w:t>
      </w:r>
    </w:p>
    <w:p w14:paraId="1E331C38" w14:textId="77777777" w:rsidR="007F0149" w:rsidRPr="002F76E4" w:rsidRDefault="007F0149" w:rsidP="007F0149">
      <w:pPr>
        <w:pStyle w:val="NormalIP"/>
      </w:pPr>
      <w:r w:rsidRPr="002F76E4">
        <w:t xml:space="preserve">O GTD recomenda que o indivíduo tenha </w:t>
      </w:r>
      <w:del w:id="266" w:author="Anasta" w:date="2014-05-28T13:30:00Z">
        <w:r w:rsidR="00D83D9B" w:rsidRPr="002F76E4">
          <w:delText>representado</w:delText>
        </w:r>
      </w:del>
      <w:proofErr w:type="gramStart"/>
      <w:ins w:id="267" w:author="Anasta" w:date="2014-05-28T13:30:00Z">
        <w:r w:rsidRPr="002F76E4">
          <w:t>representados</w:t>
        </w:r>
      </w:ins>
      <w:proofErr w:type="gramEnd"/>
      <w:r w:rsidRPr="002F76E4">
        <w:t xml:space="preserve">, físico ou digitalmente, todos os seus projetos ativos, de forma que cada </w:t>
      </w:r>
      <w:del w:id="268" w:author="Anasta" w:date="2014-05-28T13:30:00Z">
        <w:r w:rsidR="00BB5F10" w:rsidRPr="002F76E4">
          <w:delText xml:space="preserve">ação do indivíduo </w:delText>
        </w:r>
      </w:del>
      <w:ins w:id="269" w:author="Anasta" w:date="2014-05-28T13:30:00Z">
        <w:r w:rsidRPr="002F76E4">
          <w:t xml:space="preserve">uma das suas ações </w:t>
        </w:r>
      </w:ins>
      <w:r w:rsidRPr="002F76E4">
        <w:t xml:space="preserve">possa estar </w:t>
      </w:r>
      <w:del w:id="270" w:author="Anasta" w:date="2014-05-28T13:30:00Z">
        <w:r w:rsidR="00BB5F10" w:rsidRPr="002F76E4">
          <w:delText>associado</w:delText>
        </w:r>
      </w:del>
      <w:ins w:id="271" w:author="Anasta" w:date="2014-05-28T13:30:00Z">
        <w:r w:rsidRPr="002F76E4">
          <w:t>associada</w:t>
        </w:r>
      </w:ins>
      <w:r w:rsidRPr="002F76E4">
        <w:t xml:space="preserve"> a um projeto.</w:t>
      </w:r>
    </w:p>
    <w:p w14:paraId="29CE6128" w14:textId="7C84E0B2" w:rsidR="000E6075" w:rsidRPr="002F76E4" w:rsidRDefault="00380E5A" w:rsidP="00380E5A">
      <w:pPr>
        <w:pStyle w:val="SubTitulozinho"/>
      </w:pPr>
      <w:r>
        <w:t>Lixo</w:t>
      </w:r>
    </w:p>
    <w:p w14:paraId="6D71FE54" w14:textId="77777777" w:rsidR="0085733C" w:rsidRPr="002F76E4" w:rsidRDefault="0085733C" w:rsidP="0096639C"/>
    <w:p w14:paraId="4936C6F3" w14:textId="77777777"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p>
    <w:p w14:paraId="557B4632" w14:textId="77777777" w:rsidR="00CA5E8A" w:rsidRPr="002F76E4" w:rsidRDefault="00CA5E8A" w:rsidP="0098055F"/>
    <w:p w14:paraId="7540D7E8" w14:textId="77777777" w:rsidR="00EF2C98" w:rsidRPr="002F76E4" w:rsidRDefault="00EF2C98">
      <w:pPr>
        <w:pStyle w:val="Heading2"/>
      </w:pPr>
      <w:bookmarkStart w:id="272" w:name="_Ref382331762"/>
      <w:bookmarkStart w:id="273" w:name="_Toc389058354"/>
      <w:r w:rsidRPr="002F76E4">
        <w:t>USO DO GTD NA APLICAÇÃO</w:t>
      </w:r>
      <w:bookmarkEnd w:id="273"/>
    </w:p>
    <w:p w14:paraId="53A7E720" w14:textId="77777777" w:rsidR="003A5FC4" w:rsidRPr="002F76E4" w:rsidRDefault="00875308" w:rsidP="00203239">
      <w:r w:rsidRPr="002F76E4">
        <w:t>O aplicativo deste projeto, para atender os preceitos do GTD</w:t>
      </w:r>
      <w:r w:rsidR="003A5FC4" w:rsidRPr="002F76E4">
        <w:t xml:space="preserve"> </w:t>
      </w:r>
      <w:proofErr w:type="gramStart"/>
      <w:r w:rsidR="003A5FC4" w:rsidRPr="002F76E4">
        <w:t>implementar</w:t>
      </w:r>
      <w:r w:rsidRPr="002F76E4">
        <w:t>á</w:t>
      </w:r>
      <w:proofErr w:type="gramEnd"/>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proofErr w:type="gramStart"/>
      <w:r w:rsidR="000721CB" w:rsidRPr="002F76E4">
        <w:t>a</w:t>
      </w:r>
      <w:proofErr w:type="gramEnd"/>
      <w:r w:rsidR="00067138" w:rsidRPr="002F76E4">
        <w:t xml:space="preserve"> opç</w:t>
      </w:r>
      <w:r w:rsidR="009538E7" w:rsidRPr="002F76E4">
        <w:t xml:space="preserve">ão de excluir </w:t>
      </w:r>
      <w:r w:rsidR="002F76E4" w:rsidRPr="002F76E4">
        <w:t>itens</w:t>
      </w:r>
      <w:r w:rsidR="00067138" w:rsidRPr="002F76E4">
        <w:t>.</w:t>
      </w:r>
    </w:p>
    <w:p w14:paraId="6B5A9C9A" w14:textId="77777777"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AA470E" w:rsidRPr="002F76E4">
        <w:t xml:space="preserve">FIG. </w:t>
      </w:r>
      <w:r w:rsidR="00AA470E">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del w:id="274" w:author="Anasta" w:date="2014-05-28T13:30:00Z">
        <w:r w:rsidR="00275048" w:rsidRPr="002F76E4">
          <w:delText>,</w:delText>
        </w:r>
      </w:del>
      <w:r w:rsidR="00275048" w:rsidRPr="002F76E4">
        <w:t xml:space="preserve"> de uma lista para outra.</w:t>
      </w:r>
    </w:p>
    <w:p w14:paraId="0E36A1F4" w14:textId="77777777"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utilizará os </w:t>
      </w:r>
      <w:r w:rsidR="00743CB5" w:rsidRPr="002F76E4">
        <w:t xml:space="preserve">serviços do </w:t>
      </w:r>
      <w:r w:rsidR="00743CB5" w:rsidRPr="002F76E4">
        <w:rPr>
          <w:i/>
          <w:rPrChange w:id="275" w:author="Anasta" w:date="2014-05-28T13:30:00Z">
            <w:rPr>
              <w:highlight w:val="red"/>
            </w:rPr>
          </w:rPrChange>
        </w:rPr>
        <w:t xml:space="preserve">Google </w:t>
      </w:r>
      <w:proofErr w:type="spellStart"/>
      <w:r w:rsidR="00743CB5" w:rsidRPr="002F76E4">
        <w:rPr>
          <w:i/>
          <w:rPrChange w:id="276" w:author="Anasta" w:date="2014-05-28T13:30:00Z">
            <w:rPr>
              <w:highlight w:val="red"/>
            </w:rPr>
          </w:rPrChange>
        </w:rPr>
        <w:t>Calendar</w:t>
      </w:r>
      <w:proofErr w:type="spellEnd"/>
      <w:r w:rsidR="00743CB5" w:rsidRPr="002F76E4">
        <w:t xml:space="preserve"> para </w:t>
      </w:r>
      <w:r w:rsidR="008E1741" w:rsidRPr="002F76E4">
        <w:t>fornecer</w:t>
      </w:r>
      <w:r w:rsidR="00743CB5" w:rsidRPr="002F76E4">
        <w:t xml:space="preserve"> o conteúdo dessa lista.</w:t>
      </w:r>
      <w:r w:rsidRPr="002F76E4">
        <w:t xml:space="preserve"> </w:t>
      </w:r>
    </w:p>
    <w:p w14:paraId="60EFD798" w14:textId="77777777" w:rsidR="00203239" w:rsidRPr="002F76E4" w:rsidRDefault="00203239" w:rsidP="00203239">
      <w:r w:rsidRPr="002F76E4">
        <w:t xml:space="preserve">A seguir, uma breve descrição das </w:t>
      </w:r>
      <w:proofErr w:type="spellStart"/>
      <w:r w:rsidRPr="002F76E4">
        <w:rPr>
          <w:i/>
        </w:rPr>
        <w:t>checklists</w:t>
      </w:r>
      <w:proofErr w:type="spellEnd"/>
      <w:r w:rsidRPr="002F76E4">
        <w:t xml:space="preserve"> fixas do GTD e como elas serão abordadas durante o decorrer do projeto.</w:t>
      </w:r>
    </w:p>
    <w:p w14:paraId="6C2EC6C5" w14:textId="77777777" w:rsidR="00794261" w:rsidRPr="002F76E4" w:rsidRDefault="00142E42" w:rsidP="005A1995">
      <w:pPr>
        <w:ind w:left="284"/>
      </w:pPr>
      <w:r w:rsidRPr="002F76E4">
        <w:t xml:space="preserve">Os requisitos estão formalmente documentados nas descrições de </w:t>
      </w:r>
      <w:r w:rsidR="0038672B" w:rsidRPr="002F76E4">
        <w:t xml:space="preserve">caso de uso, localizados no </w:t>
      </w:r>
      <w:del w:id="277" w:author="Anasta" w:date="2014-05-28T13:30:00Z">
        <w:r w:rsidR="0038672B" w:rsidRPr="002F76E4">
          <w:delText>apêncide</w:delText>
        </w:r>
      </w:del>
      <w:ins w:id="278" w:author="Anasta" w:date="2014-05-28T13:30:00Z">
        <w:r w:rsidR="0038672B" w:rsidRPr="002F76E4">
          <w:t>apên</w:t>
        </w:r>
        <w:r w:rsidR="006A3B25" w:rsidRPr="002F76E4">
          <w:t>dice</w:t>
        </w:r>
      </w:ins>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AA470E">
        <w:t>1.1</w:t>
      </w:r>
      <w:r w:rsidR="0088363D" w:rsidRPr="002F76E4">
        <w:fldChar w:fldCharType="end"/>
      </w:r>
      <w:del w:id="279" w:author="Anasta" w:date="2014-05-28T13:30:00Z">
        <w:r w:rsidR="0094465D" w:rsidRPr="002F76E4">
          <w:delText xml:space="preserve"> .</w:delText>
        </w:r>
        <w:r w:rsidR="00553196" w:rsidRPr="002F76E4">
          <w:delText xml:space="preserve"> O resultado, bem como a sua descrição,</w:delText>
        </w:r>
      </w:del>
      <w:ins w:id="280" w:author="Anasta" w:date="2014-05-28T13:30:00Z">
        <w:r w:rsidR="0094465D" w:rsidRPr="002F76E4">
          <w:t>.</w:t>
        </w:r>
        <w:r w:rsidR="00553196" w:rsidRPr="002F76E4">
          <w:t xml:space="preserve"> O</w:t>
        </w:r>
        <w:r w:rsidR="00D25DD3" w:rsidRPr="002F76E4">
          <w:t>s</w:t>
        </w:r>
        <w:r w:rsidR="00553196" w:rsidRPr="002F76E4">
          <w:t xml:space="preserve"> resultado</w:t>
        </w:r>
        <w:r w:rsidR="00D25DD3" w:rsidRPr="002F76E4">
          <w:t>s e as respectivas descrições</w:t>
        </w:r>
      </w:ins>
      <w:r w:rsidR="00553196" w:rsidRPr="002F76E4">
        <w:t xml:space="preserve"> são </w:t>
      </w:r>
      <w:r w:rsidR="00D25DD3" w:rsidRPr="002F76E4">
        <w:t>detalhados no capí</w:t>
      </w:r>
      <w:r w:rsidR="00553196" w:rsidRPr="002F76E4">
        <w:t>tulo</w:t>
      </w:r>
      <w:r w:rsidR="00B60874" w:rsidRPr="002F76E4">
        <w:t xml:space="preserve"> </w:t>
      </w:r>
      <w:r w:rsidR="0088363D" w:rsidRPr="002F76E4">
        <w:fldChar w:fldCharType="begin"/>
      </w:r>
      <w:r w:rsidR="00B60874" w:rsidRPr="002F76E4">
        <w:instrText xml:space="preserve"> REF _Ref388912296 \w \h </w:instrText>
      </w:r>
      <w:r w:rsidR="002F76E4">
        <w:instrText xml:space="preserve"> \* MERGEFORMAT </w:instrText>
      </w:r>
      <w:r w:rsidR="0088363D" w:rsidRPr="002F76E4">
        <w:fldChar w:fldCharType="separate"/>
      </w:r>
      <w:proofErr w:type="gramStart"/>
      <w:r w:rsidR="00AA470E">
        <w:t>0</w:t>
      </w:r>
      <w:proofErr w:type="gramEnd"/>
      <w:r w:rsidR="0088363D" w:rsidRPr="002F76E4">
        <w:fldChar w:fldCharType="end"/>
      </w:r>
      <w:r w:rsidR="00553196" w:rsidRPr="002F76E4">
        <w:t>.</w:t>
      </w:r>
    </w:p>
    <w:p w14:paraId="598C6AA0" w14:textId="77777777" w:rsidR="005A1995" w:rsidRPr="002F76E4" w:rsidRDefault="005A1995" w:rsidP="00203239">
      <w:pPr>
        <w:rPr>
          <w:del w:id="281" w:author="Anasta" w:date="2014-05-28T13:30:00Z"/>
        </w:rPr>
      </w:pP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282" w:name="_Ref388912252"/>
      <w:r>
        <w:lastRenderedPageBreak/>
        <w:br w:type="page"/>
      </w:r>
    </w:p>
    <w:p w14:paraId="02034CC3" w14:textId="1236BDC9" w:rsidR="00EF2C98" w:rsidRPr="002F76E4" w:rsidRDefault="00553196" w:rsidP="00EF2C98">
      <w:pPr>
        <w:pStyle w:val="Heading1"/>
      </w:pPr>
      <w:bookmarkStart w:id="283" w:name="_Toc389058355"/>
      <w:r w:rsidRPr="002F76E4">
        <w:t>COMPONENTES UTILIZADOS</w:t>
      </w:r>
      <w:bookmarkEnd w:id="282"/>
      <w:bookmarkEnd w:id="283"/>
    </w:p>
    <w:p w14:paraId="53A4979A" w14:textId="77777777" w:rsidR="001E17E7" w:rsidRPr="002F76E4" w:rsidRDefault="001E17E7" w:rsidP="001E17E7">
      <w:pPr>
        <w:rPr>
          <w:del w:id="284" w:author="Anasta" w:date="2014-05-28T13:30:00Z"/>
        </w:rPr>
      </w:pPr>
      <w:bookmarkStart w:id="285" w:name="_Toc389051933"/>
      <w:bookmarkStart w:id="286" w:name="_Toc389057652"/>
      <w:bookmarkStart w:id="287" w:name="_Toc389058356"/>
      <w:bookmarkEnd w:id="285"/>
      <w:bookmarkEnd w:id="286"/>
      <w:bookmarkEnd w:id="287"/>
    </w:p>
    <w:p w14:paraId="6C58C2B7" w14:textId="77777777" w:rsidR="00186523" w:rsidRPr="002F76E4" w:rsidRDefault="0098055F" w:rsidP="00BD3177">
      <w:pPr>
        <w:pStyle w:val="Heading2"/>
        <w:rPr>
          <w:ins w:id="288" w:author="Anasta" w:date="2014-05-28T13:30:00Z"/>
        </w:rPr>
      </w:pPr>
      <w:bookmarkStart w:id="289" w:name="_Toc389058357"/>
      <w:commentRangeStart w:id="290"/>
      <w:r w:rsidRPr="002F76E4">
        <w:t>ANDROID</w:t>
      </w:r>
      <w:bookmarkEnd w:id="272"/>
      <w:commentRangeEnd w:id="290"/>
      <w:r w:rsidR="00700386" w:rsidRPr="002F76E4">
        <w:rPr>
          <w:rStyle w:val="CommentReference"/>
          <w:rFonts w:eastAsia="DejaVu Sans"/>
          <w:b w:val="0"/>
          <w:bCs w:val="0"/>
        </w:rPr>
        <w:commentReference w:id="290"/>
      </w:r>
      <w:bookmarkEnd w:id="289"/>
      <w:r w:rsidR="00EF2C98" w:rsidRPr="002F76E4">
        <w:t xml:space="preserve"> </w:t>
      </w:r>
    </w:p>
    <w:p w14:paraId="2432DA2C" w14:textId="77777777" w:rsidR="009F43E1" w:rsidRPr="002F76E4" w:rsidRDefault="009F43E1">
      <w:pPr>
        <w:pStyle w:val="Subtitle"/>
        <w:jc w:val="left"/>
        <w:rPr>
          <w:rPrChange w:id="291" w:author="Anasta" w:date="2014-05-28T13:30:00Z">
            <w:rPr>
              <w:highlight w:val="yellow"/>
            </w:rPr>
          </w:rPrChange>
        </w:rPr>
        <w:pPrChange w:id="292" w:author="Anasta" w:date="2014-05-28T13:30:00Z">
          <w:pPr>
            <w:pStyle w:val="Heading2"/>
          </w:pPr>
        </w:pPrChange>
      </w:pPr>
    </w:p>
    <w:p w14:paraId="4DE88ED8" w14:textId="77777777" w:rsidR="009F43E1" w:rsidRPr="00313A22" w:rsidRDefault="009F43E1" w:rsidP="00313A22">
      <w:pPr>
        <w:pStyle w:val="SubTtulo"/>
        <w:rPr>
          <w:rPrChange w:id="293" w:author="Anasta" w:date="2014-05-28T13:30:00Z">
            <w:rPr/>
          </w:rPrChange>
        </w:rPr>
        <w:pPrChange w:id="294" w:author="Anasta" w:date="2014-05-28T13:30:00Z">
          <w:pPr>
            <w:pStyle w:val="Subtitle"/>
          </w:pPr>
        </w:pPrChange>
      </w:pPr>
      <w:r w:rsidRPr="00313A22">
        <w:rPr>
          <w:rPrChange w:id="295" w:author="Anasta" w:date="2014-05-28T13:30:00Z">
            <w:rPr/>
          </w:rPrChange>
        </w:rPr>
        <w:t>DESCRIÇÃO</w:t>
      </w:r>
    </w:p>
    <w:p w14:paraId="6DBCCB88" w14:textId="2EE6301E" w:rsidR="009F43E1" w:rsidRPr="002F76E4" w:rsidRDefault="009F43E1" w:rsidP="009F43E1">
      <w:proofErr w:type="spellStart"/>
      <w:r w:rsidRPr="002F76E4">
        <w:rPr>
          <w:i/>
          <w:rPrChange w:id="296" w:author="Anasta" w:date="2014-05-28T13:30:00Z">
            <w:rPr/>
          </w:rPrChange>
        </w:rPr>
        <w:t>Android</w:t>
      </w:r>
      <w:proofErr w:type="spellEnd"/>
      <w:r w:rsidRPr="002F76E4">
        <w:t xml:space="preserve"> é uma pilha de </w:t>
      </w:r>
      <w:r w:rsidR="00401B9D" w:rsidRPr="002F76E4">
        <w:rPr>
          <w:i/>
        </w:rPr>
        <w:t>softwares</w:t>
      </w:r>
      <w:r w:rsidRPr="002F76E4">
        <w:t xml:space="preserve"> para dispositivos móveis que inclui um sistema operacional, </w:t>
      </w:r>
      <w:r w:rsidRPr="002F76E4">
        <w:rPr>
          <w:i/>
          <w:rPrChange w:id="297" w:author="Anasta" w:date="2014-05-28T13:30:00Z">
            <w:rPr/>
          </w:rPrChange>
        </w:rPr>
        <w:t>middleware</w:t>
      </w:r>
      <w:r w:rsidRPr="002F76E4">
        <w:t xml:space="preserve"> e aplicações chave.</w:t>
      </w:r>
    </w:p>
    <w:p w14:paraId="7ED92327" w14:textId="77777777" w:rsidR="009F43E1" w:rsidRPr="002F76E4" w:rsidRDefault="009F43E1" w:rsidP="009F43E1">
      <w:r w:rsidRPr="002F76E4">
        <w:t xml:space="preserve">Seu sistema operacional é baseado no </w:t>
      </w:r>
      <w:proofErr w:type="spellStart"/>
      <w:r w:rsidRPr="002F76E4">
        <w:t>kernel</w:t>
      </w:r>
      <w:proofErr w:type="spellEnd"/>
      <w:r w:rsidRPr="002F76E4">
        <w:t xml:space="preserve"> do Linux 2.6.</w:t>
      </w:r>
    </w:p>
    <w:p w14:paraId="6B268E05" w14:textId="77777777" w:rsidR="009F43E1" w:rsidRPr="002F76E4" w:rsidRDefault="009F43E1" w:rsidP="009F43E1">
      <w:r w:rsidRPr="002F76E4">
        <w:t xml:space="preserve">O </w:t>
      </w:r>
      <w:proofErr w:type="spellStart"/>
      <w:r w:rsidRPr="002F76E4">
        <w:rPr>
          <w:i/>
          <w:rPrChange w:id="298" w:author="Anasta" w:date="2014-05-28T13:30:00Z">
            <w:rPr/>
          </w:rPrChange>
        </w:rPr>
        <w:t>Android</w:t>
      </w:r>
      <w:proofErr w:type="spellEnd"/>
      <w:r w:rsidRPr="002F76E4">
        <w:rPr>
          <w:i/>
          <w:rPrChange w:id="299" w:author="Anasta" w:date="2014-05-28T13:30:00Z">
            <w:rPr/>
          </w:rPrChange>
        </w:rPr>
        <w:t xml:space="preserve"> </w:t>
      </w:r>
      <w:r w:rsidRPr="002F76E4">
        <w:t xml:space="preserve">SDK fornece as ferramentas e </w:t>
      </w:r>
      <w:proofErr w:type="spellStart"/>
      <w:r w:rsidRPr="002F76E4">
        <w:t>APIs</w:t>
      </w:r>
      <w:proofErr w:type="spellEnd"/>
      <w:r w:rsidRPr="002F76E4">
        <w:t xml:space="preserve"> necessárias para começar a desenvolver aplicações na plataforma </w:t>
      </w:r>
      <w:proofErr w:type="spellStart"/>
      <w:r w:rsidRPr="002F76E4">
        <w:rPr>
          <w:i/>
          <w:rPrChange w:id="300" w:author="Anasta" w:date="2014-05-28T13:30:00Z">
            <w:rPr/>
          </w:rPrChange>
        </w:rPr>
        <w:t>Android</w:t>
      </w:r>
      <w:proofErr w:type="spellEnd"/>
      <w:r w:rsidRPr="002F76E4">
        <w:rPr>
          <w:i/>
          <w:rPrChange w:id="301" w:author="Anasta" w:date="2014-05-28T13:30:00Z">
            <w:rPr/>
          </w:rPrChange>
        </w:rPr>
        <w:t xml:space="preserve"> </w:t>
      </w:r>
      <w:r w:rsidRPr="002F76E4">
        <w:t>usando a linguagem de programação Java.</w:t>
      </w:r>
    </w:p>
    <w:p w14:paraId="41234396" w14:textId="77777777" w:rsidR="009F43E1" w:rsidRPr="002F76E4" w:rsidRDefault="009F43E1" w:rsidP="009F43E1">
      <w:r w:rsidRPr="002F76E4">
        <w:t xml:space="preserve">A arquitetura do </w:t>
      </w:r>
      <w:proofErr w:type="spellStart"/>
      <w:r w:rsidRPr="002F76E4">
        <w:rPr>
          <w:i/>
          <w:rPrChange w:id="302" w:author="Anasta" w:date="2014-05-28T13:30:00Z">
            <w:rPr/>
          </w:rPrChange>
        </w:rPr>
        <w:t>Android</w:t>
      </w:r>
      <w:proofErr w:type="spellEnd"/>
      <w:r w:rsidRPr="002F76E4">
        <w:t xml:space="preserve"> pode ser subdividia em </w:t>
      </w:r>
      <w:del w:id="303" w:author="Anasta" w:date="2014-05-28T13:30:00Z">
        <w:r w:rsidR="006246B1" w:rsidRPr="002F76E4">
          <w:delText>5</w:delText>
        </w:r>
      </w:del>
      <w:ins w:id="304" w:author="Anasta" w:date="2014-05-28T13:30:00Z">
        <w:r w:rsidRPr="002F76E4">
          <w:t>cinco</w:t>
        </w:r>
      </w:ins>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AA470E" w:rsidRPr="002F76E4">
        <w:t xml:space="preserve">FIG. </w:t>
      </w:r>
      <w:r w:rsidR="00AA470E">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2F76E4">
        <w:rPr>
          <w:i/>
          <w:rPrChange w:id="305" w:author="Anasta" w:date="2014-05-28T13:30:00Z">
            <w:rPr/>
          </w:rPrChange>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proofErr w:type="spellStart"/>
      <w:r w:rsidRPr="002F76E4">
        <w:rPr>
          <w:i/>
          <w:rPrChange w:id="306" w:author="Anasta" w:date="2014-05-28T13:30:00Z">
            <w:rPr/>
          </w:rPrChange>
        </w:rPr>
        <w:t>Activity</w:t>
      </w:r>
      <w:proofErr w:type="spellEnd"/>
      <w:r w:rsidRPr="002F76E4">
        <w:rPr>
          <w:i/>
          <w:rPrChange w:id="307" w:author="Anasta" w:date="2014-05-28T13:30:00Z">
            <w:rPr/>
          </w:rPrChange>
        </w:rPr>
        <w:t xml:space="preserve"> Manager, </w:t>
      </w:r>
      <w:proofErr w:type="spellStart"/>
      <w:r w:rsidRPr="002F76E4">
        <w:rPr>
          <w:i/>
          <w:rPrChange w:id="308" w:author="Anasta" w:date="2014-05-28T13:30:00Z">
            <w:rPr/>
          </w:rPrChange>
        </w:rPr>
        <w:t>Content</w:t>
      </w:r>
      <w:proofErr w:type="spellEnd"/>
      <w:r w:rsidRPr="002F76E4">
        <w:rPr>
          <w:i/>
          <w:rPrChange w:id="309" w:author="Anasta" w:date="2014-05-28T13:30:00Z">
            <w:rPr/>
          </w:rPrChange>
        </w:rPr>
        <w:t xml:space="preserve"> </w:t>
      </w:r>
      <w:proofErr w:type="spellStart"/>
      <w:r w:rsidRPr="002F76E4">
        <w:rPr>
          <w:i/>
          <w:rPrChange w:id="310" w:author="Anasta" w:date="2014-05-28T13:30:00Z">
            <w:rPr/>
          </w:rPrChange>
        </w:rPr>
        <w:t>Provider</w:t>
      </w:r>
      <w:proofErr w:type="spellEnd"/>
      <w:r w:rsidRPr="002F76E4">
        <w:rPr>
          <w:i/>
          <w:rPrChange w:id="311" w:author="Anasta" w:date="2014-05-28T13:30:00Z">
            <w:rPr/>
          </w:rPrChange>
        </w:rPr>
        <w:t xml:space="preserve">, </w:t>
      </w:r>
      <w:proofErr w:type="spellStart"/>
      <w:r w:rsidRPr="002F76E4">
        <w:rPr>
          <w:i/>
          <w:rPrChange w:id="312" w:author="Anasta" w:date="2014-05-28T13:30:00Z">
            <w:rPr/>
          </w:rPrChange>
        </w:rPr>
        <w:t>Telephony</w:t>
      </w:r>
      <w:proofErr w:type="spellEnd"/>
      <w:r w:rsidRPr="002F76E4">
        <w:rPr>
          <w:i/>
          <w:rPrChange w:id="313" w:author="Anasta" w:date="2014-05-28T13:30:00Z">
            <w:rPr/>
          </w:rPrChange>
        </w:rPr>
        <w:t xml:space="preserve"> Manager, </w:t>
      </w:r>
      <w:proofErr w:type="spellStart"/>
      <w:r w:rsidRPr="002F76E4">
        <w:rPr>
          <w:i/>
          <w:rPrChange w:id="314" w:author="Anasta" w:date="2014-05-28T13:30:00Z">
            <w:rPr/>
          </w:rPrChange>
        </w:rPr>
        <w:t>Location</w:t>
      </w:r>
      <w:proofErr w:type="spellEnd"/>
      <w:r w:rsidRPr="002F76E4">
        <w:rPr>
          <w:i/>
          <w:rPrChange w:id="315" w:author="Anasta" w:date="2014-05-28T13:30:00Z">
            <w:rPr/>
          </w:rPrChange>
        </w:rPr>
        <w:t xml:space="preserve"> Manager, </w:t>
      </w:r>
      <w:proofErr w:type="spellStart"/>
      <w:r w:rsidRPr="002F76E4">
        <w:rPr>
          <w:i/>
          <w:rPrChange w:id="316" w:author="Anasta" w:date="2014-05-28T13:30:00Z">
            <w:rPr/>
          </w:rPrChange>
        </w:rPr>
        <w:t>Resource</w:t>
      </w:r>
      <w:proofErr w:type="spellEnd"/>
      <w:r w:rsidRPr="002F76E4">
        <w:rPr>
          <w:i/>
          <w:rPrChange w:id="317" w:author="Anasta" w:date="2014-05-28T13:30:00Z">
            <w:rPr/>
          </w:rPrChange>
        </w:rPr>
        <w:t xml:space="preserv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w:t>
      </w:r>
      <w:proofErr w:type="spellStart"/>
      <w:r w:rsidRPr="002F76E4">
        <w:t>c++</w:t>
      </w:r>
      <w:proofErr w:type="spellEnd"/>
      <w:r w:rsidRPr="002F76E4">
        <w:t xml:space="preserve">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proofErr w:type="spellStart"/>
      <w:r w:rsidRPr="002F76E4">
        <w:rPr>
          <w:i/>
          <w:rPrChange w:id="318" w:author="Anasta" w:date="2014-05-28T13:30:00Z">
            <w:rPr/>
          </w:rPrChange>
        </w:rPr>
        <w:t>Android</w:t>
      </w:r>
      <w:proofErr w:type="spellEnd"/>
      <w:r w:rsidRPr="002F76E4">
        <w:rPr>
          <w:i/>
          <w:rPrChange w:id="319" w:author="Anasta" w:date="2014-05-28T13:30:00Z">
            <w:rPr/>
          </w:rPrChange>
        </w:rPr>
        <w:t xml:space="preserve"> </w:t>
      </w:r>
      <w:proofErr w:type="spellStart"/>
      <w:r w:rsidRPr="002F76E4">
        <w:rPr>
          <w:i/>
          <w:rPrChange w:id="320" w:author="Anasta" w:date="2014-05-28T13:30:00Z">
            <w:rPr/>
          </w:rPrChange>
        </w:rPr>
        <w:t>Runtime</w:t>
      </w:r>
      <w:proofErr w:type="spellEnd"/>
      <w:r w:rsidRPr="002F76E4">
        <w:t xml:space="preserve">: Camada composta pela máquina virtual </w:t>
      </w:r>
      <w:proofErr w:type="spellStart"/>
      <w:r w:rsidRPr="002F76E4">
        <w:rPr>
          <w:i/>
          <w:rPrChange w:id="321" w:author="Anasta" w:date="2014-05-28T13:30:00Z">
            <w:rPr/>
          </w:rPrChange>
        </w:rPr>
        <w:t>Dalvik</w:t>
      </w:r>
      <w:proofErr w:type="spellEnd"/>
      <w:r w:rsidRPr="002F76E4">
        <w:t xml:space="preserve"> – um tipo de máquina virtual Java desenvolvido e </w:t>
      </w:r>
      <w:proofErr w:type="gramStart"/>
      <w:r w:rsidRPr="002F76E4">
        <w:t>otimizado</w:t>
      </w:r>
      <w:proofErr w:type="gramEnd"/>
      <w:r w:rsidRPr="002F76E4">
        <w:t xml:space="preserve"> para </w:t>
      </w:r>
      <w:proofErr w:type="spellStart"/>
      <w:r w:rsidRPr="002F76E4">
        <w:rPr>
          <w:i/>
          <w:rPrChange w:id="322" w:author="Anasta" w:date="2014-05-28T13:30:00Z">
            <w:rPr/>
          </w:rPrChange>
        </w:rPr>
        <w:t>Android</w:t>
      </w:r>
      <w:proofErr w:type="spellEnd"/>
      <w:r w:rsidRPr="002F76E4">
        <w:rPr>
          <w:i/>
          <w:rPrChange w:id="323" w:author="Anasta" w:date="2014-05-28T13:30:00Z">
            <w:rPr/>
          </w:rPrChange>
        </w:rPr>
        <w:t xml:space="preserve"> –</w:t>
      </w:r>
      <w:r w:rsidRPr="002F76E4">
        <w:t xml:space="preserve"> e pelas </w:t>
      </w:r>
      <w:r w:rsidR="005240A1">
        <w:rPr>
          <w:i/>
        </w:rPr>
        <w:t>bibliotecas principais do Java</w:t>
      </w:r>
      <w:r w:rsidRPr="002F76E4">
        <w:t xml:space="preserve">. Assim, a máquina virtual </w:t>
      </w:r>
      <w:proofErr w:type="spellStart"/>
      <w:r w:rsidRPr="002F76E4">
        <w:rPr>
          <w:i/>
          <w:rPrChange w:id="324" w:author="Anasta" w:date="2014-05-28T13:30:00Z">
            <w:rPr/>
          </w:rPrChange>
        </w:rPr>
        <w:t>Dalvik</w:t>
      </w:r>
      <w:proofErr w:type="spellEnd"/>
      <w:r w:rsidRPr="002F76E4">
        <w:rPr>
          <w:i/>
          <w:rPrChange w:id="325" w:author="Anasta" w:date="2014-05-28T13:30:00Z">
            <w:rPr/>
          </w:rPrChange>
        </w:rPr>
        <w:t xml:space="preserve"> </w:t>
      </w:r>
      <w:r w:rsidRPr="002F76E4">
        <w:t xml:space="preserve">pode utilizar recursos como gerenciamento de memória e de </w:t>
      </w:r>
      <w:proofErr w:type="spellStart"/>
      <w:r w:rsidRPr="002F76E4">
        <w:t>multi-</w:t>
      </w:r>
      <w:r w:rsidRPr="002F76E4">
        <w:rPr>
          <w:i/>
        </w:rPr>
        <w:t>threading</w:t>
      </w:r>
      <w:proofErr w:type="spellEnd"/>
      <w:r w:rsidRPr="002F76E4">
        <w:t xml:space="preserve">, intrínseco à linguagem Java, bem como permite que cada aplicação funcionando tenha seu próprio processo, com sua própria instância da </w:t>
      </w:r>
      <w:proofErr w:type="spellStart"/>
      <w:r w:rsidRPr="002F76E4">
        <w:rPr>
          <w:i/>
          <w:rPrChange w:id="326" w:author="Anasta" w:date="2014-05-28T13:30:00Z">
            <w:rPr/>
          </w:rPrChange>
        </w:rPr>
        <w:t>Dalvik</w:t>
      </w:r>
      <w:proofErr w:type="spellEnd"/>
      <w:r w:rsidRPr="002F76E4">
        <w:rPr>
          <w:i/>
          <w:rPrChange w:id="327" w:author="Anasta" w:date="2014-05-28T13:30:00Z">
            <w:rPr/>
          </w:rPrChange>
        </w:rPr>
        <w:t xml:space="preserve"> </w:t>
      </w:r>
      <w:r w:rsidRPr="002F76E4">
        <w:rPr>
          <w:i/>
        </w:rPr>
        <w:t>VM</w:t>
      </w:r>
      <w:r w:rsidRPr="002F76E4">
        <w:t>.</w:t>
      </w:r>
    </w:p>
    <w:p w14:paraId="50B89C3B" w14:textId="77777777" w:rsidR="009F43E1" w:rsidRPr="002F76E4" w:rsidRDefault="009F43E1" w:rsidP="009F43E1">
      <w:pPr>
        <w:pStyle w:val="ListParagraph"/>
        <w:numPr>
          <w:ilvl w:val="0"/>
          <w:numId w:val="22"/>
        </w:numPr>
      </w:pPr>
      <w:proofErr w:type="spellStart"/>
      <w:r w:rsidRPr="002F76E4">
        <w:rPr>
          <w:i/>
        </w:rPr>
        <w:lastRenderedPageBreak/>
        <w:t>Kernel</w:t>
      </w:r>
      <w:proofErr w:type="spellEnd"/>
      <w:r w:rsidRPr="002F76E4">
        <w:t xml:space="preserve"> do </w:t>
      </w:r>
      <w:r w:rsidRPr="002F76E4">
        <w:rPr>
          <w:i/>
          <w:rPrChange w:id="328" w:author="Anasta" w:date="2014-05-28T13:30:00Z">
            <w:rPr/>
          </w:rPrChange>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554E64EA" w14:textId="77777777" w:rsidR="006246B1" w:rsidRPr="002F76E4" w:rsidRDefault="006246B1" w:rsidP="006246B1">
      <w:pPr>
        <w:keepNext/>
        <w:rPr>
          <w:del w:id="329" w:author="Anasta" w:date="2014-05-28T13:30:00Z"/>
        </w:rPr>
      </w:pPr>
      <w:del w:id="330" w:author="Anasta" w:date="2014-05-28T13:30:00Z">
        <w:r w:rsidRPr="002F76E4">
          <w:rPr>
            <w:noProof/>
            <w:lang w:eastAsia="pt-BR"/>
          </w:rPr>
          <w:lastRenderedPageBreak/>
          <w:drawing>
            <wp:anchor distT="0" distB="0" distL="114300" distR="114300" simplePos="0" relativeHeight="251662848" behindDoc="0" locked="0" layoutInCell="1" allowOverlap="1" wp14:anchorId="2ACFA480" wp14:editId="7AE68508">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3B824AE9" w14:textId="77777777" w:rsidR="006246B1" w:rsidRPr="002F76E4" w:rsidRDefault="006246B1" w:rsidP="006246B1">
      <w:pPr>
        <w:keepNext/>
        <w:rPr>
          <w:ins w:id="331" w:author="Anasta" w:date="2014-05-28T13:30:00Z"/>
        </w:rPr>
      </w:pPr>
    </w:p>
    <w:p w14:paraId="1080A7B0" w14:textId="77777777" w:rsidR="009F43E1" w:rsidRPr="002F76E4" w:rsidRDefault="009F43E1" w:rsidP="006246B1">
      <w:pPr>
        <w:keepNext/>
        <w:rPr>
          <w:ins w:id="332" w:author="Anasta" w:date="2014-05-28T13:30:00Z"/>
        </w:rPr>
      </w:pPr>
      <w:ins w:id="333" w:author="Anasta" w:date="2014-05-28T13:30:00Z">
        <w:r w:rsidRPr="002F76E4">
          <w:rPr>
            <w:i/>
            <w:noProof/>
            <w:lang w:eastAsia="pt-BR"/>
            <w:rPrChange w:id="334" w:author="Unknown">
              <w:rPr>
                <w:noProof/>
                <w:lang w:eastAsia="pt-BR"/>
              </w:rPr>
            </w:rPrChange>
          </w:rPr>
          <w:lastRenderedPageBreak/>
          <w:drawing>
            <wp:inline distT="0" distB="0" distL="0" distR="0" wp14:anchorId="788A8F7F" wp14:editId="76AFE442">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32ADB2A7" w14:textId="508FA995" w:rsidR="006246B1" w:rsidRPr="002F76E4" w:rsidRDefault="006246B1" w:rsidP="006246B1">
      <w:pPr>
        <w:pStyle w:val="Caption"/>
      </w:pPr>
      <w:bookmarkStart w:id="335" w:name="_Ref382329619"/>
      <w:bookmarkStart w:id="336" w:name="_Toc389058396"/>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bookmarkEnd w:id="335"/>
      <w:r w:rsidRPr="002F76E4">
        <w:t xml:space="preserve"> - Arquitetura do </w:t>
      </w:r>
      <w:proofErr w:type="spellStart"/>
      <w:r w:rsidRPr="002F76E4">
        <w:t>Android</w:t>
      </w:r>
      <w:proofErr w:type="spellEnd"/>
      <w:r w:rsidRPr="002F76E4">
        <w:t xml:space="preserve">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AA470E">
            <w:rPr>
              <w:noProof/>
            </w:rPr>
            <w:t>[2]</w:t>
          </w:r>
          <w:r w:rsidR="0088363D" w:rsidRPr="002F76E4">
            <w:fldChar w:fldCharType="end"/>
          </w:r>
        </w:sdtContent>
      </w:sdt>
      <w:bookmarkEnd w:id="336"/>
    </w:p>
    <w:p w14:paraId="4CAB6E7C" w14:textId="77777777" w:rsidR="005A61CE" w:rsidRPr="002F76E4" w:rsidRDefault="005A61CE" w:rsidP="005A61CE"/>
    <w:p w14:paraId="67BA5F44" w14:textId="77777777" w:rsidR="003F3363" w:rsidRPr="002F76E4" w:rsidRDefault="00491A8E" w:rsidP="003F3363">
      <w:r w:rsidRPr="002F76E4">
        <w:t>A seguir, será detalhado</w:t>
      </w:r>
      <w:r w:rsidR="00B40C91" w:rsidRPr="002F76E4">
        <w:t xml:space="preserve"> o uso dos principais elementos do </w:t>
      </w:r>
      <w:proofErr w:type="spellStart"/>
      <w:r w:rsidR="00B40C91" w:rsidRPr="002F76E4">
        <w:t>Android</w:t>
      </w:r>
      <w:proofErr w:type="spellEnd"/>
      <w:r w:rsidR="00B40C91" w:rsidRPr="002F76E4">
        <w:t xml:space="preserve"> necessários para </w:t>
      </w:r>
      <w:r w:rsidR="004427D8" w:rsidRPr="002F76E4">
        <w:t>o desenvolvimento do aplicativo deste projeto,</w:t>
      </w:r>
      <w:r w:rsidR="00F85682" w:rsidRPr="002F76E4">
        <w:t xml:space="preserve"> separado por camada.</w:t>
      </w:r>
      <w:r w:rsidR="003F3363" w:rsidRPr="002F76E4">
        <w:t xml:space="preserve"> </w:t>
      </w:r>
    </w:p>
    <w:p w14:paraId="73E593D5" w14:textId="77777777" w:rsidR="003F3363" w:rsidRDefault="00CD16BF" w:rsidP="00BD4A93">
      <w:pPr>
        <w:pStyle w:val="Heading3"/>
      </w:pPr>
      <w:bookmarkStart w:id="337" w:name="_Toc389058358"/>
      <w:r w:rsidRPr="002F76E4">
        <w:t>CAMADA DE APRESENTAÇÃO</w:t>
      </w:r>
      <w:bookmarkEnd w:id="337"/>
    </w:p>
    <w:p w14:paraId="00A23E19" w14:textId="77777777" w:rsidR="00313A22" w:rsidRPr="00313A22" w:rsidRDefault="00313A22" w:rsidP="00313A22"/>
    <w:p w14:paraId="4965544E" w14:textId="536F4309" w:rsidR="003F3363" w:rsidRPr="002F76E4" w:rsidRDefault="00616F5D" w:rsidP="00313A22">
      <w:pPr>
        <w:pStyle w:val="SubTitulozinho"/>
        <w:rPr>
          <w:rPrChange w:id="338" w:author="Anasta" w:date="2014-05-28T13:30:00Z">
            <w:rPr/>
          </w:rPrChange>
        </w:rPr>
      </w:pPr>
      <w:proofErr w:type="spellStart"/>
      <w:r>
        <w:t>View</w:t>
      </w:r>
      <w:proofErr w:type="spellEnd"/>
      <w:r>
        <w:t xml:space="preserve"> </w:t>
      </w:r>
      <w:r w:rsidR="003F3363" w:rsidRPr="002F76E4">
        <w:rPr>
          <w:rPrChange w:id="339" w:author="Anasta" w:date="2014-05-28T13:30:00Z">
            <w:rPr>
              <w:highlight w:val="red"/>
            </w:rPr>
          </w:rPrChange>
        </w:rPr>
        <w:t>System</w:t>
      </w:r>
    </w:p>
    <w:p w14:paraId="4F600CFA" w14:textId="77777777" w:rsidR="0081340D" w:rsidRPr="002F76E4" w:rsidRDefault="0081340D" w:rsidP="003F3363">
      <w:pPr>
        <w:rPr>
          <w:b/>
        </w:rPr>
      </w:pPr>
    </w:p>
    <w:p w14:paraId="32DEA817" w14:textId="2B3FE15A" w:rsidR="0081340D" w:rsidRPr="002F76E4" w:rsidRDefault="00CF1F85" w:rsidP="003F3363">
      <w:r w:rsidRPr="002F76E4">
        <w:t xml:space="preserve">Representada pela classe </w:t>
      </w:r>
      <w:proofErr w:type="spellStart"/>
      <w:r w:rsidRPr="002F76E4">
        <w:rPr>
          <w:i/>
          <w:rPrChange w:id="340" w:author="Anasta" w:date="2014-05-28T13:30:00Z">
            <w:rPr/>
          </w:rPrChange>
        </w:rPr>
        <w:t>View</w:t>
      </w:r>
      <w:proofErr w:type="spellEnd"/>
      <w:r w:rsidRPr="002F76E4">
        <w:t xml:space="preserve">, </w:t>
      </w:r>
      <w:del w:id="341" w:author="Anasta" w:date="2014-05-28T13:30:00Z">
        <w:r w:rsidR="008A7E49" w:rsidRPr="002F76E4">
          <w:delText>representa</w:delText>
        </w:r>
      </w:del>
      <w:ins w:id="342" w:author="Anasta" w:date="2014-05-28T13:30:00Z">
        <w:r w:rsidRPr="002F76E4">
          <w:t>simula</w:t>
        </w:r>
      </w:ins>
      <w:r w:rsidRPr="002F76E4">
        <w:t xml:space="preserve"> o bloco básico para construir os componentes de interface de usuário. A classe </w:t>
      </w:r>
      <w:proofErr w:type="spellStart"/>
      <w:r w:rsidRPr="002F76E4">
        <w:rPr>
          <w:i/>
          <w:rPrChange w:id="343" w:author="Anasta" w:date="2014-05-28T13:30:00Z">
            <w:rPr/>
          </w:rPrChange>
        </w:rPr>
        <w:t>View</w:t>
      </w:r>
      <w:proofErr w:type="spellEnd"/>
      <w:r w:rsidRPr="002F76E4">
        <w:t xml:space="preserve"> é a base para os </w:t>
      </w:r>
      <w:proofErr w:type="spellStart"/>
      <w:r w:rsidRPr="002F76E4">
        <w:rPr>
          <w:i/>
        </w:rPr>
        <w:t>Widgets</w:t>
      </w:r>
      <w:proofErr w:type="spellEnd"/>
      <w:r w:rsidRPr="002F76E4">
        <w:t xml:space="preserve">, utilizados para a criação de componentes de interface do usuário </w:t>
      </w:r>
      <w:proofErr w:type="gramStart"/>
      <w:r w:rsidRPr="002F76E4">
        <w:t>interativos</w:t>
      </w:r>
      <w:r w:rsidR="00243911" w:rsidRPr="002F76E4">
        <w:t>.</w:t>
      </w:r>
      <w:proofErr w:type="gramEnd"/>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p>
    <w:p w14:paraId="22E348F5" w14:textId="77777777" w:rsidR="00CF1F85" w:rsidRPr="002F76E4" w:rsidRDefault="00CF1F85" w:rsidP="00CF1F85">
      <w:r w:rsidRPr="002F76E4">
        <w:t xml:space="preserve">Todos os objetos da classe </w:t>
      </w:r>
      <w:proofErr w:type="spellStart"/>
      <w:r w:rsidRPr="002F76E4">
        <w:rPr>
          <w:i/>
          <w:rPrChange w:id="344" w:author="Anasta" w:date="2014-05-28T13:30:00Z">
            <w:rPr/>
          </w:rPrChange>
        </w:rPr>
        <w:t>View</w:t>
      </w:r>
      <w:proofErr w:type="spellEnd"/>
      <w:r w:rsidRPr="002F76E4">
        <w:t xml:space="preserve"> seguem o padrão WYSIWYG</w:t>
      </w:r>
      <w:del w:id="345" w:author="Anasta" w:date="2014-05-28T13:30:00Z">
        <w:r w:rsidR="009C22DF" w:rsidRPr="002F76E4">
          <w:delText>,</w:delText>
        </w:r>
      </w:del>
      <w:r w:rsidRPr="002F76E4">
        <w:t xml:space="preserve"> e se estruturam em árvores. Uma </w:t>
      </w:r>
      <w:proofErr w:type="spellStart"/>
      <w:proofErr w:type="gramStart"/>
      <w:r w:rsidRPr="002F76E4">
        <w:rPr>
          <w:i/>
          <w:rPrChange w:id="346" w:author="Anasta" w:date="2014-05-28T13:30:00Z">
            <w:rPr/>
          </w:rPrChange>
        </w:rPr>
        <w:t>GroupView</w:t>
      </w:r>
      <w:proofErr w:type="spellEnd"/>
      <w:proofErr w:type="gramEnd"/>
      <w:del w:id="347" w:author="Anasta" w:date="2014-05-28T13:30:00Z">
        <w:r w:rsidR="009C22DF" w:rsidRPr="002F76E4">
          <w:delText>,</w:delText>
        </w:r>
      </w:del>
      <w:r w:rsidRPr="002F76E4">
        <w:t xml:space="preserve"> correspondente aos nós dessa árvore</w:t>
      </w:r>
      <w:del w:id="348" w:author="Anasta" w:date="2014-05-28T13:30:00Z">
        <w:r w:rsidR="009C22DF" w:rsidRPr="002F76E4">
          <w:delText>,</w:delText>
        </w:r>
      </w:del>
      <w:ins w:id="349" w:author="Anasta" w:date="2014-05-28T13:30:00Z">
        <w:r w:rsidRPr="002F76E4">
          <w:t xml:space="preserve"> e</w:t>
        </w:r>
      </w:ins>
      <w:r w:rsidRPr="002F76E4">
        <w:t xml:space="preserve"> são a base para os </w:t>
      </w:r>
      <w:r w:rsidRPr="002F76E4">
        <w:rPr>
          <w:i/>
        </w:rPr>
        <w:t>layouts</w:t>
      </w:r>
      <w:r w:rsidRPr="002F76E4">
        <w:t xml:space="preserve"> (</w:t>
      </w:r>
      <w:r w:rsidRPr="002F76E4">
        <w:rPr>
          <w:i/>
        </w:rPr>
        <w:t>containers</w:t>
      </w:r>
      <w:r w:rsidRPr="002F76E4">
        <w:t xml:space="preserve"> invisíveis que possuem referência às </w:t>
      </w:r>
      <w:proofErr w:type="spellStart"/>
      <w:r w:rsidRPr="002F76E4">
        <w:rPr>
          <w:i/>
          <w:rPrChange w:id="350" w:author="Anasta" w:date="2014-05-28T13:30:00Z">
            <w:rPr/>
          </w:rPrChange>
        </w:rPr>
        <w:t>Views</w:t>
      </w:r>
      <w:proofErr w:type="spellEnd"/>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AA470E" w:rsidRPr="002F76E4">
        <w:t xml:space="preserve">FIG. </w:t>
      </w:r>
      <w:r w:rsidR="00AA470E">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lastRenderedPageBreak/>
        <w:drawing>
          <wp:inline distT="0" distB="0" distL="0" distR="0" wp14:anchorId="54D4B22F" wp14:editId="7EC498CD">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6">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67AD8A69" w:rsidR="00DD63DE" w:rsidRPr="002F76E4" w:rsidRDefault="00DD63DE" w:rsidP="00DD63DE">
      <w:pPr>
        <w:pStyle w:val="Caption"/>
      </w:pPr>
      <w:bookmarkStart w:id="351" w:name="_Ref383551853"/>
      <w:bookmarkStart w:id="352" w:name="_Toc383100143"/>
      <w:bookmarkStart w:id="353" w:name="_Ref383551847"/>
      <w:bookmarkStart w:id="354" w:name="_Toc389058397"/>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2</w:t>
      </w:r>
      <w:r w:rsidR="00A45778">
        <w:fldChar w:fldCharType="end"/>
      </w:r>
      <w:bookmarkEnd w:id="351"/>
      <w:r w:rsidRPr="002F76E4">
        <w:t xml:space="preserve"> – Relacionamento entre as </w:t>
      </w:r>
      <w:proofErr w:type="spellStart"/>
      <w:r w:rsidRPr="002F76E4">
        <w:t>Views</w:t>
      </w:r>
      <w:bookmarkEnd w:id="352"/>
      <w:bookmarkEnd w:id="353"/>
      <w:bookmarkEnd w:id="354"/>
      <w:proofErr w:type="spellEnd"/>
    </w:p>
    <w:p w14:paraId="6CE3F229" w14:textId="77777777" w:rsidR="00DD63DE" w:rsidRPr="002F76E4" w:rsidRDefault="00DD63DE" w:rsidP="003F3363"/>
    <w:p w14:paraId="7FCDF82A" w14:textId="77777777" w:rsidR="00CF1F85" w:rsidRPr="002F76E4" w:rsidRDefault="00CF1F85" w:rsidP="00CF1F85">
      <w:r w:rsidRPr="002F76E4">
        <w:t xml:space="preserve">As </w:t>
      </w:r>
      <w:proofErr w:type="spellStart"/>
      <w:r w:rsidRPr="002F76E4">
        <w:rPr>
          <w:i/>
          <w:rPrChange w:id="355" w:author="Anasta" w:date="2014-05-28T13:30:00Z">
            <w:rPr/>
          </w:rPrChange>
        </w:rPr>
        <w:t>Views</w:t>
      </w:r>
      <w:proofErr w:type="spellEnd"/>
      <w:r w:rsidRPr="002F76E4">
        <w:t xml:space="preserve"> e suas estruturas podem ser declaradas tanto por meio de arquivo XML (normalmente localizadas no arquivo de nome “</w:t>
      </w:r>
      <w:proofErr w:type="gramStart"/>
      <w:r w:rsidRPr="002F76E4">
        <w:rPr>
          <w:i/>
          <w:rPrChange w:id="356" w:author="Anasta" w:date="2014-05-28T13:30:00Z">
            <w:rPr/>
          </w:rPrChange>
        </w:rPr>
        <w:t>layout.</w:t>
      </w:r>
      <w:proofErr w:type="gramEnd"/>
      <w:r w:rsidRPr="002F76E4">
        <w:rPr>
          <w:i/>
          <w:rPrChange w:id="357" w:author="Anasta" w:date="2014-05-28T13:30:00Z">
            <w:rPr/>
          </w:rPrChange>
        </w:rPr>
        <w:t>xml</w:t>
      </w:r>
      <w:r w:rsidR="002F76E4" w:rsidRPr="002F76E4">
        <w:t>”</w:t>
      </w:r>
      <w:r w:rsidRPr="002F76E4">
        <w:t xml:space="preserve">) quanto por meio de código. Uma vez </w:t>
      </w:r>
      <w:del w:id="358" w:author="Anasta" w:date="2014-05-28T13:30:00Z">
        <w:r w:rsidR="008248BB" w:rsidRPr="002F76E4">
          <w:delText>configuarada</w:delText>
        </w:r>
      </w:del>
      <w:ins w:id="359" w:author="Anasta" w:date="2014-05-28T13:30:00Z">
        <w:r w:rsidRPr="002F76E4">
          <w:t>configurada</w:t>
        </w:r>
      </w:ins>
      <w:r w:rsidRPr="002F76E4">
        <w:t xml:space="preserve"> a estrutura de </w:t>
      </w:r>
      <w:proofErr w:type="spellStart"/>
      <w:r w:rsidRPr="002F76E4">
        <w:rPr>
          <w:i/>
          <w:rPrChange w:id="360" w:author="Anasta" w:date="2014-05-28T13:30:00Z">
            <w:rPr/>
          </w:rPrChange>
        </w:rPr>
        <w:t>Views</w:t>
      </w:r>
      <w:proofErr w:type="spellEnd"/>
      <w:r w:rsidRPr="002F76E4">
        <w:t xml:space="preserve"> da aplicação, algumas operações são comumente feitas nas </w:t>
      </w:r>
      <w:proofErr w:type="spellStart"/>
      <w:r w:rsidRPr="002F76E4">
        <w:rPr>
          <w:i/>
          <w:rPrChange w:id="361" w:author="Anasta" w:date="2014-05-28T13:30:00Z">
            <w:rPr/>
          </w:rPrChange>
        </w:rPr>
        <w:t>Views</w:t>
      </w:r>
      <w:proofErr w:type="spellEnd"/>
      <w:r w:rsidRPr="002F76E4">
        <w:t>, como:</w:t>
      </w:r>
    </w:p>
    <w:p w14:paraId="1BB66B68" w14:textId="77777777" w:rsidR="00CF1F85" w:rsidRPr="002F76E4" w:rsidRDefault="00CF1F85" w:rsidP="00CF1F85">
      <w:pPr>
        <w:pStyle w:val="ListParagraph"/>
      </w:pPr>
      <w:r w:rsidRPr="002F76E4">
        <w:t xml:space="preserve">Configurar propriedades: </w:t>
      </w:r>
      <w:del w:id="362" w:author="Anasta" w:date="2014-05-28T13:30:00Z">
        <w:r w:rsidR="00E62677" w:rsidRPr="002F76E4">
          <w:delText>Estabelece</w:delText>
        </w:r>
      </w:del>
      <w:ins w:id="363" w:author="Anasta" w:date="2014-05-28T13:30:00Z">
        <w:r w:rsidRPr="002F76E4">
          <w:t>estabelece</w:t>
        </w:r>
      </w:ins>
      <w:r w:rsidRPr="002F76E4">
        <w:t xml:space="preserve"> configurações </w:t>
      </w:r>
      <w:del w:id="364" w:author="Anasta" w:date="2014-05-28T13:30:00Z">
        <w:r w:rsidR="00E62677" w:rsidRPr="002F76E4">
          <w:delText>especefícas</w:delText>
        </w:r>
      </w:del>
      <w:ins w:id="365" w:author="Anasta" w:date="2014-05-28T13:30:00Z">
        <w:r w:rsidRPr="002F76E4">
          <w:t>específicas</w:t>
        </w:r>
      </w:ins>
      <w:r w:rsidRPr="002F76E4">
        <w:t xml:space="preserve"> de algumas </w:t>
      </w:r>
      <w:proofErr w:type="spellStart"/>
      <w:r w:rsidRPr="002F76E4">
        <w:rPr>
          <w:i/>
          <w:rPrChange w:id="366" w:author="Anasta" w:date="2014-05-28T13:30:00Z">
            <w:rPr/>
          </w:rPrChange>
        </w:rPr>
        <w:t>Views</w:t>
      </w:r>
      <w:proofErr w:type="spellEnd"/>
      <w:r w:rsidRPr="002F76E4">
        <w:t xml:space="preserve">. Para uma </w:t>
      </w:r>
      <w:proofErr w:type="spellStart"/>
      <w:proofErr w:type="gramStart"/>
      <w:r w:rsidRPr="002F76E4">
        <w:rPr>
          <w:i/>
          <w:rPrChange w:id="367" w:author="Anasta" w:date="2014-05-28T13:30:00Z">
            <w:rPr/>
          </w:rPrChange>
        </w:rPr>
        <w:t>TextView</w:t>
      </w:r>
      <w:proofErr w:type="spellEnd"/>
      <w:proofErr w:type="gramEnd"/>
      <w:r w:rsidRPr="002F76E4">
        <w:t>, por exemplo, é possível configurar o texto a ser exibido;</w:t>
      </w:r>
    </w:p>
    <w:p w14:paraId="404329E8" w14:textId="77777777" w:rsidR="00CF1F85" w:rsidRPr="002F76E4" w:rsidRDefault="00CF1F85" w:rsidP="00CF1F85">
      <w:pPr>
        <w:pStyle w:val="ListParagraph"/>
      </w:pPr>
      <w:r w:rsidRPr="002F76E4">
        <w:t xml:space="preserve">Estabelecer foco: </w:t>
      </w:r>
      <w:del w:id="368" w:author="Anasta" w:date="2014-05-28T13:30:00Z">
        <w:r w:rsidR="006E0EE2" w:rsidRPr="002F76E4">
          <w:delText>Uma</w:delText>
        </w:r>
      </w:del>
      <w:ins w:id="369" w:author="Anasta" w:date="2014-05-28T13:30:00Z">
        <w:r w:rsidRPr="002F76E4">
          <w:t>uma</w:t>
        </w:r>
      </w:ins>
      <w:r w:rsidRPr="002F76E4">
        <w:t xml:space="preserve"> </w:t>
      </w:r>
      <w:proofErr w:type="spellStart"/>
      <w:r w:rsidRPr="002F76E4">
        <w:rPr>
          <w:i/>
          <w:rPrChange w:id="370" w:author="Anasta" w:date="2014-05-28T13:30:00Z">
            <w:rPr/>
          </w:rPrChange>
        </w:rPr>
        <w:t>View</w:t>
      </w:r>
      <w:proofErr w:type="spellEnd"/>
      <w:r w:rsidRPr="002F76E4">
        <w:rPr>
          <w:i/>
          <w:rPrChange w:id="371" w:author="Anasta" w:date="2014-05-28T13:30:00Z">
            <w:rPr/>
          </w:rPrChange>
        </w:rPr>
        <w:t>,</w:t>
      </w:r>
      <w:r w:rsidRPr="002F76E4">
        <w:t xml:space="preserve"> por meio da chamada da função “</w:t>
      </w:r>
      <w:proofErr w:type="spellStart"/>
      <w:proofErr w:type="gramStart"/>
      <w:r w:rsidRPr="002F76E4">
        <w:rPr>
          <w:i/>
          <w:rPrChange w:id="372" w:author="Anasta" w:date="2014-05-28T13:30:00Z">
            <w:rPr/>
          </w:rPrChange>
        </w:rPr>
        <w:t>requestFocus</w:t>
      </w:r>
      <w:proofErr w:type="spellEnd"/>
      <w:proofErr w:type="gramEnd"/>
      <w:del w:id="373" w:author="Anasta" w:date="2014-05-28T13:30:00Z">
        <w:r w:rsidR="006F0983" w:rsidRPr="002F76E4">
          <w:delText>()“</w:delText>
        </w:r>
        <w:r w:rsidR="006E0EE2" w:rsidRPr="002F76E4">
          <w:delText>,</w:delText>
        </w:r>
      </w:del>
      <w:ins w:id="374" w:author="Anasta" w:date="2014-05-28T13:30:00Z">
        <w:r w:rsidRPr="002F76E4">
          <w:rPr>
            <w:i/>
          </w:rPr>
          <w:t>()</w:t>
        </w:r>
        <w:r w:rsidRPr="002F76E4">
          <w:t>“,</w:t>
        </w:r>
      </w:ins>
      <w:r w:rsidRPr="002F76E4">
        <w:t xml:space="preserve"> é possível instruir o sistema para que ela receba os dados de entrada do usuário;</w:t>
      </w:r>
    </w:p>
    <w:p w14:paraId="6BAB7ACD" w14:textId="77777777" w:rsidR="00CF1F85" w:rsidRPr="002F76E4" w:rsidRDefault="00CF1F85" w:rsidP="00CF1F85">
      <w:pPr>
        <w:pStyle w:val="ListParagraph"/>
      </w:pPr>
      <w:r w:rsidRPr="002F76E4">
        <w:t xml:space="preserve">Configurar </w:t>
      </w:r>
      <w:proofErr w:type="spellStart"/>
      <w:r w:rsidRPr="002F76E4">
        <w:rPr>
          <w:i/>
        </w:rPr>
        <w:t>listeners</w:t>
      </w:r>
      <w:proofErr w:type="spellEnd"/>
      <w:r w:rsidRPr="002F76E4">
        <w:t xml:space="preserve">: </w:t>
      </w:r>
      <w:del w:id="375" w:author="Anasta" w:date="2014-05-28T13:30:00Z">
        <w:r w:rsidR="00141B8F" w:rsidRPr="002F76E4">
          <w:delText xml:space="preserve"> </w:delText>
        </w:r>
        <w:r w:rsidR="00DB7166" w:rsidRPr="002F76E4">
          <w:delText>C</w:delText>
        </w:r>
        <w:r w:rsidR="006724AF" w:rsidRPr="002F76E4">
          <w:delText>ada</w:delText>
        </w:r>
      </w:del>
      <w:ins w:id="376" w:author="Anasta" w:date="2014-05-28T13:30:00Z">
        <w:r w:rsidRPr="002F76E4">
          <w:t>cada</w:t>
        </w:r>
      </w:ins>
      <w:r w:rsidRPr="002F76E4">
        <w:t xml:space="preserve"> </w:t>
      </w:r>
      <w:proofErr w:type="spellStart"/>
      <w:r w:rsidRPr="002F76E4">
        <w:rPr>
          <w:i/>
          <w:rPrChange w:id="377" w:author="Anasta" w:date="2014-05-28T13:30:00Z">
            <w:rPr/>
          </w:rPrChange>
        </w:rPr>
        <w:t>View</w:t>
      </w:r>
      <w:proofErr w:type="spellEnd"/>
      <w:r w:rsidRPr="002F76E4">
        <w:t xml:space="preserve"> pode ser configurada para responder </w:t>
      </w:r>
      <w:del w:id="378" w:author="Anasta" w:date="2014-05-28T13:30:00Z">
        <w:r w:rsidR="006724AF" w:rsidRPr="002F76E4">
          <w:delText>aeventos</w:delText>
        </w:r>
      </w:del>
      <w:ins w:id="379" w:author="Anasta" w:date="2014-05-28T13:30:00Z">
        <w:r w:rsidRPr="002F76E4">
          <w:t>a eventos</w:t>
        </w:r>
      </w:ins>
      <w:r w:rsidRPr="002F76E4">
        <w:t xml:space="preserve"> do sistema como gestos de clique, pressionar por longo período, arrastar, dentre outros;</w:t>
      </w:r>
    </w:p>
    <w:p w14:paraId="2C92FC4A" w14:textId="77777777" w:rsidR="00CF1F85" w:rsidRPr="002F76E4" w:rsidRDefault="00CF1F85" w:rsidP="00CF1F85">
      <w:pPr>
        <w:pStyle w:val="ListParagraph"/>
      </w:pPr>
      <w:r w:rsidRPr="002F76E4">
        <w:t xml:space="preserve">Configurar visibilidade: </w:t>
      </w:r>
      <w:del w:id="380" w:author="Anasta" w:date="2014-05-28T13:30:00Z">
        <w:r w:rsidR="00B931DD" w:rsidRPr="002F76E4">
          <w:delText xml:space="preserve"> Cada</w:delText>
        </w:r>
      </w:del>
      <w:ins w:id="381" w:author="Anasta" w:date="2014-05-28T13:30:00Z">
        <w:r w:rsidRPr="002F76E4">
          <w:rPr>
            <w:i/>
          </w:rPr>
          <w:t>c</w:t>
        </w:r>
        <w:r w:rsidRPr="002F76E4">
          <w:t>ada</w:t>
        </w:r>
      </w:ins>
      <w:r w:rsidRPr="002F76E4">
        <w:t xml:space="preserve"> </w:t>
      </w:r>
      <w:proofErr w:type="spellStart"/>
      <w:r w:rsidRPr="002F76E4">
        <w:rPr>
          <w:i/>
          <w:rPrChange w:id="382" w:author="Anasta" w:date="2014-05-28T13:30:00Z">
            <w:rPr/>
          </w:rPrChange>
        </w:rPr>
        <w:t>View</w:t>
      </w:r>
      <w:proofErr w:type="spellEnd"/>
      <w:r w:rsidRPr="002F76E4">
        <w:t xml:space="preserve"> pode estar visível ou não, conforme necessidade da aplicação cliente, por meio da chamada do método “</w:t>
      </w:r>
      <w:proofErr w:type="spellStart"/>
      <w:proofErr w:type="gramStart"/>
      <w:r w:rsidRPr="002F76E4">
        <w:t>setVisibility</w:t>
      </w:r>
      <w:proofErr w:type="spellEnd"/>
      <w:proofErr w:type="gramEnd"/>
      <w:r w:rsidRPr="002F76E4">
        <w:t>(</w:t>
      </w:r>
      <w:proofErr w:type="spellStart"/>
      <w:r w:rsidRPr="002F76E4">
        <w:t>int</w:t>
      </w:r>
      <w:proofErr w:type="spellEnd"/>
      <w:r w:rsidRPr="002F76E4">
        <w: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rsidP="00313A22">
      <w:pPr>
        <w:pStyle w:val="SubTitulozinho"/>
      </w:pPr>
      <w:proofErr w:type="spellStart"/>
      <w:proofErr w:type="gramStart"/>
      <w:r w:rsidRPr="002F76E4">
        <w:rPr>
          <w:rPrChange w:id="383" w:author="Anasta" w:date="2014-05-28T13:30:00Z">
            <w:rPr>
              <w:highlight w:val="magenta"/>
            </w:rPr>
          </w:rPrChange>
        </w:rPr>
        <w:t>ListView</w:t>
      </w:r>
      <w:proofErr w:type="spellEnd"/>
      <w:proofErr w:type="gramEnd"/>
    </w:p>
    <w:p w14:paraId="6B34E752" w14:textId="77777777" w:rsidR="00313A22" w:rsidRPr="00313A22" w:rsidRDefault="00313A22" w:rsidP="00313A22">
      <w:pPr>
        <w:pStyle w:val="SubTitulozinho"/>
        <w:rPr>
          <w:i w:val="0"/>
          <w:rPrChange w:id="384" w:author="Anasta" w:date="2014-05-28T13:30:00Z">
            <w:rPr/>
          </w:rPrChange>
        </w:rPr>
      </w:pPr>
    </w:p>
    <w:p w14:paraId="1C766A4B" w14:textId="77777777" w:rsidR="00CF1F85" w:rsidRPr="002F76E4" w:rsidRDefault="00CF1F85" w:rsidP="00CF1F85">
      <w:pPr>
        <w:rPr>
          <w:b/>
          <w:noProof/>
          <w:lang w:eastAsia="pt-BR"/>
        </w:rPr>
      </w:pPr>
      <w:r w:rsidRPr="002F76E4">
        <w:t xml:space="preserve">Corresponde a uma </w:t>
      </w:r>
      <w:proofErr w:type="spellStart"/>
      <w:proofErr w:type="gramStart"/>
      <w:r w:rsidRPr="002F76E4">
        <w:rPr>
          <w:i/>
          <w:rPrChange w:id="385" w:author="Anasta" w:date="2014-05-28T13:30:00Z">
            <w:rPr/>
          </w:rPrChange>
        </w:rPr>
        <w:t>GroupView</w:t>
      </w:r>
      <w:proofErr w:type="spellEnd"/>
      <w:proofErr w:type="gramEnd"/>
      <w:r w:rsidRPr="002F76E4">
        <w:t xml:space="preserve"> responsável </w:t>
      </w:r>
      <w:ins w:id="386" w:author="Anasta" w:date="2014-05-28T13:30:00Z">
        <w:r w:rsidRPr="002F76E4">
          <w:t xml:space="preserve">por </w:t>
        </w:r>
      </w:ins>
      <w:r w:rsidRPr="002F76E4">
        <w:t xml:space="preserve">exibir uma lista que desliza verticalmente. Os itens que constituirão a lista podem ser inseridos dinamicamente por meio de objeto da classe </w:t>
      </w:r>
      <w:proofErr w:type="spellStart"/>
      <w:r w:rsidRPr="002F76E4">
        <w:rPr>
          <w:i/>
          <w:rPrChange w:id="387" w:author="Anasta" w:date="2014-05-28T13:30:00Z">
            <w:rPr/>
          </w:rPrChange>
        </w:rPr>
        <w:t>Adapter</w:t>
      </w:r>
      <w:proofErr w:type="spellEnd"/>
      <w:r w:rsidRPr="002F76E4">
        <w:t>. Esse objeto</w:t>
      </w:r>
      <w:del w:id="388" w:author="Anasta" w:date="2014-05-28T13:30:00Z">
        <w:r w:rsidR="005A2156" w:rsidRPr="002F76E4">
          <w:delText>,</w:delText>
        </w:r>
      </w:del>
      <w:r w:rsidRPr="002F76E4">
        <w:t xml:space="preserve"> é responsável por adaptar uma </w:t>
      </w:r>
      <w:r w:rsidRPr="002F76E4">
        <w:lastRenderedPageBreak/>
        <w:t xml:space="preserve">determinada estrutura de dados, como um </w:t>
      </w:r>
      <w:proofErr w:type="spellStart"/>
      <w:r w:rsidRPr="002F76E4">
        <w:rPr>
          <w:i/>
        </w:rPr>
        <w:t>array</w:t>
      </w:r>
      <w:proofErr w:type="spellEnd"/>
      <w:r w:rsidRPr="002F76E4">
        <w:t xml:space="preserve"> ou uma </w:t>
      </w:r>
      <w:r w:rsidRPr="002F76E4">
        <w:rPr>
          <w:i/>
        </w:rPr>
        <w:t>query</w:t>
      </w:r>
      <w:r w:rsidRPr="002F76E4">
        <w:t xml:space="preserve"> de banco de dados, de forma a associar cada elemento dela a uma </w:t>
      </w:r>
      <w:proofErr w:type="spellStart"/>
      <w:r w:rsidRPr="002F76E4">
        <w:rPr>
          <w:i/>
          <w:rPrChange w:id="389" w:author="Anasta" w:date="2014-05-28T13:30:00Z">
            <w:rPr/>
          </w:rPrChange>
        </w:rPr>
        <w:t>View</w:t>
      </w:r>
      <w:proofErr w:type="spellEnd"/>
      <w:r w:rsidRPr="002F76E4">
        <w:rPr>
          <w:i/>
          <w:rPrChange w:id="390" w:author="Anasta" w:date="2014-05-28T13:30:00Z">
            <w:rPr/>
          </w:rPrChange>
        </w:rPr>
        <w:t xml:space="preserve"> </w:t>
      </w:r>
      <w:r w:rsidRPr="002F76E4">
        <w:t xml:space="preserve">que constituirá a lista. As </w:t>
      </w:r>
      <w:del w:id="391" w:author="Anasta" w:date="2014-05-28T13:30:00Z">
        <w:r w:rsidR="001B71F3" w:rsidRPr="002F76E4">
          <w:delText>sublcasses</w:delText>
        </w:r>
      </w:del>
      <w:ins w:id="392" w:author="Anasta" w:date="2014-05-28T13:30:00Z">
        <w:r w:rsidRPr="002F76E4">
          <w:t>subclasses</w:t>
        </w:r>
      </w:ins>
      <w:r w:rsidRPr="002F76E4">
        <w:t xml:space="preserve"> de </w:t>
      </w:r>
      <w:proofErr w:type="spellStart"/>
      <w:r w:rsidRPr="002F76E4">
        <w:rPr>
          <w:i/>
          <w:rPrChange w:id="393" w:author="Anasta" w:date="2014-05-28T13:30:00Z">
            <w:rPr/>
          </w:rPrChange>
        </w:rPr>
        <w:t>Adapter</w:t>
      </w:r>
      <w:proofErr w:type="spellEnd"/>
      <w:r w:rsidRPr="002F76E4">
        <w:t xml:space="preserve"> mais utilizadas são </w:t>
      </w:r>
      <w:proofErr w:type="spellStart"/>
      <w:proofErr w:type="gramStart"/>
      <w:r w:rsidRPr="002F76E4">
        <w:rPr>
          <w:i/>
          <w:rPrChange w:id="394" w:author="Anasta" w:date="2014-05-28T13:30:00Z">
            <w:rPr/>
          </w:rPrChange>
        </w:rPr>
        <w:t>ArrayAdapter</w:t>
      </w:r>
      <w:proofErr w:type="spellEnd"/>
      <w:proofErr w:type="gramEnd"/>
      <w:r w:rsidRPr="002F76E4">
        <w:rPr>
          <w:i/>
          <w:rPrChange w:id="395" w:author="Anasta" w:date="2014-05-28T13:30:00Z">
            <w:rPr/>
          </w:rPrChange>
        </w:rPr>
        <w:t xml:space="preserve"> </w:t>
      </w:r>
      <w:r w:rsidRPr="002F76E4">
        <w:t xml:space="preserve">(quando os dados são provenientes de um </w:t>
      </w:r>
      <w:proofErr w:type="spellStart"/>
      <w:r w:rsidRPr="002F76E4">
        <w:rPr>
          <w:i/>
        </w:rPr>
        <w:t>array</w:t>
      </w:r>
      <w:proofErr w:type="spellEnd"/>
      <w:r w:rsidRPr="002F76E4">
        <w:t xml:space="preserve">) e </w:t>
      </w:r>
      <w:proofErr w:type="spellStart"/>
      <w:r w:rsidRPr="002F76E4">
        <w:rPr>
          <w:i/>
          <w:rPrChange w:id="396" w:author="Anasta" w:date="2014-05-28T13:30:00Z">
            <w:rPr/>
          </w:rPrChange>
        </w:rPr>
        <w:t>CursorAdapter</w:t>
      </w:r>
      <w:proofErr w:type="spellEnd"/>
      <w:r w:rsidRPr="002F76E4">
        <w:t xml:space="preserve"> (quando os dados </w:t>
      </w:r>
      <w:del w:id="397" w:author="Anasta" w:date="2014-05-28T13:30:00Z">
        <w:r w:rsidR="0088427A" w:rsidRPr="002F76E4">
          <w:delText>provenientes</w:delText>
        </w:r>
      </w:del>
      <w:ins w:id="398" w:author="Anasta" w:date="2014-05-28T13:30:00Z">
        <w:r w:rsidRPr="002F76E4">
          <w:t>são originários</w:t>
        </w:r>
      </w:ins>
      <w:r w:rsidRPr="002F76E4">
        <w:t xml:space="preserve"> de um </w:t>
      </w:r>
      <w:r w:rsidRPr="002F76E4">
        <w:rPr>
          <w:i/>
        </w:rPr>
        <w:t>cursor</w:t>
      </w:r>
      <w:r w:rsidRPr="002F76E4">
        <w:t xml:space="preserve">, normalmente relacionado a uma </w:t>
      </w:r>
      <w:r w:rsidRPr="002F76E4">
        <w:rPr>
          <w:i/>
        </w:rPr>
        <w:t>query</w:t>
      </w:r>
      <w:r w:rsidRPr="002F76E4">
        <w:t xml:space="preserve"> </w:t>
      </w:r>
      <w:del w:id="399" w:author="Anasta" w:date="2014-05-28T13:30:00Z">
        <w:r w:rsidR="00D57903" w:rsidRPr="002F76E4">
          <w:delText>a</w:delText>
        </w:r>
      </w:del>
      <w:ins w:id="400" w:author="Anasta" w:date="2014-05-28T13:30:00Z">
        <w:r w:rsidRPr="002F76E4">
          <w:t>de</w:t>
        </w:r>
      </w:ins>
      <w:r w:rsidRPr="002F76E4">
        <w:t xml:space="preserve"> banco de dados).</w:t>
      </w:r>
      <w:r w:rsidRPr="002F76E4">
        <w:rPr>
          <w:b/>
          <w:noProof/>
          <w:lang w:eastAsia="pt-BR"/>
        </w:rPr>
        <w:t xml:space="preserve"> </w:t>
      </w:r>
    </w:p>
    <w:p w14:paraId="05D88C80" w14:textId="77777777" w:rsidR="00CF1F85" w:rsidRPr="002F76E4" w:rsidRDefault="00CF1F85" w:rsidP="00CF1F85">
      <w:pPr>
        <w:rPr>
          <w:b/>
          <w:noProof/>
          <w:lang w:eastAsia="pt-BR"/>
        </w:rPr>
      </w:pPr>
    </w:p>
    <w:p w14:paraId="5F92C864" w14:textId="77777777" w:rsidR="000F3632" w:rsidRPr="002F76E4" w:rsidRDefault="001A39D3" w:rsidP="003F3363">
      <w:r w:rsidRPr="002F76E4">
        <w:rPr>
          <w:b/>
          <w:noProof/>
          <w:lang w:eastAsia="pt-BR"/>
        </w:rPr>
        <w:drawing>
          <wp:inline distT="0" distB="0" distL="0" distR="0" wp14:anchorId="5726E79C" wp14:editId="0A901E52">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7">
                      <a:extLst>
                        <a:ext uri="{BEBA8EAE-BF5A-486C-A8C5-ECC9F3942E4B}">
                          <a14:imgProps xmlns:a14="http://schemas.microsoft.com/office/drawing/2010/main">
                            <a14:imgLayer r:embed="rId18">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1D1E7F85" w14:textId="1C20B7D9" w:rsidR="001A39D3" w:rsidRPr="002F76E4" w:rsidRDefault="001A39D3" w:rsidP="001A39D3">
      <w:pPr>
        <w:pStyle w:val="Caption"/>
      </w:pPr>
      <w:bookmarkStart w:id="401" w:name="_Toc389058398"/>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3</w:t>
      </w:r>
      <w:r w:rsidR="00A45778">
        <w:fldChar w:fldCharType="end"/>
      </w:r>
      <w:r w:rsidRPr="002F76E4">
        <w:t xml:space="preserve"> – Hierarquia de classes para </w:t>
      </w:r>
      <w:proofErr w:type="spellStart"/>
      <w:r w:rsidRPr="002F76E4">
        <w:t>ListView</w:t>
      </w:r>
      <w:proofErr w:type="spellEnd"/>
      <w:r w:rsidRPr="002F76E4">
        <w:t>.</w:t>
      </w:r>
      <w:sdt>
        <w:sdtPr>
          <w:id w:val="1901404396"/>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bookmarkEnd w:id="401"/>
    </w:p>
    <w:p w14:paraId="360EC6F7" w14:textId="77777777" w:rsidR="001A39D3" w:rsidRPr="002F76E4" w:rsidRDefault="001A39D3" w:rsidP="003F3363"/>
    <w:p w14:paraId="6FF3CDAA" w14:textId="77777777" w:rsidR="001A39D3" w:rsidRPr="002F76E4" w:rsidRDefault="001A39D3" w:rsidP="003F3363">
      <w:pPr>
        <w:rPr>
          <w:del w:id="402" w:author="Anasta" w:date="2014-05-28T13:30:00Z"/>
        </w:rPr>
      </w:pPr>
    </w:p>
    <w:p w14:paraId="7725EE16" w14:textId="77777777" w:rsidR="00CF1F85" w:rsidRPr="002F76E4" w:rsidRDefault="00CF1F85" w:rsidP="00313A22">
      <w:pPr>
        <w:pStyle w:val="SubTitulozinho"/>
        <w:rPr>
          <w:rPrChange w:id="403" w:author="Anasta" w:date="2014-05-28T13:30:00Z">
            <w:rPr/>
          </w:rPrChange>
        </w:rPr>
      </w:pPr>
      <w:proofErr w:type="spellStart"/>
      <w:proofErr w:type="gramStart"/>
      <w:r w:rsidRPr="002F76E4">
        <w:rPr>
          <w:rPrChange w:id="404" w:author="Anasta" w:date="2014-05-28T13:30:00Z">
            <w:rPr/>
          </w:rPrChange>
        </w:rPr>
        <w:t>ArrayAdatpter</w:t>
      </w:r>
      <w:proofErr w:type="spellEnd"/>
      <w:proofErr w:type="gramEnd"/>
    </w:p>
    <w:p w14:paraId="052BC199" w14:textId="77777777" w:rsidR="00CF1F85" w:rsidRPr="002F76E4" w:rsidRDefault="00CF1F85" w:rsidP="00CF1F85"/>
    <w:p w14:paraId="7AAECAF1" w14:textId="48D3AA4C" w:rsidR="00CF1F85" w:rsidRPr="002F76E4" w:rsidRDefault="00CF1F85" w:rsidP="004F67CA">
      <w:r w:rsidRPr="002F76E4">
        <w:t xml:space="preserve">O </w:t>
      </w:r>
      <w:proofErr w:type="spellStart"/>
      <w:proofErr w:type="gramStart"/>
      <w:r w:rsidRPr="002F76E4">
        <w:rPr>
          <w:i/>
          <w:rPrChange w:id="405" w:author="Anasta" w:date="2014-05-28T13:30:00Z">
            <w:rPr/>
          </w:rPrChange>
        </w:rPr>
        <w:t>ArrayAdapter</w:t>
      </w:r>
      <w:proofErr w:type="spellEnd"/>
      <w:proofErr w:type="gramEnd"/>
      <w:r w:rsidRPr="002F76E4">
        <w:t xml:space="preserve">, por padrão, espera que a </w:t>
      </w:r>
      <w:proofErr w:type="spellStart"/>
      <w:r w:rsidRPr="002F76E4">
        <w:rPr>
          <w:i/>
          <w:rPrChange w:id="406" w:author="Anasta" w:date="2014-05-28T13:30:00Z">
            <w:rPr/>
          </w:rPrChange>
        </w:rPr>
        <w:t>ListView</w:t>
      </w:r>
      <w:proofErr w:type="spellEnd"/>
      <w:r w:rsidRPr="002F76E4">
        <w:rPr>
          <w:i/>
          <w:rPrChange w:id="407" w:author="Anasta" w:date="2014-05-28T13:30:00Z">
            <w:rPr/>
          </w:rPrChange>
        </w:rPr>
        <w:t xml:space="preserve"> </w:t>
      </w:r>
      <w:r w:rsidRPr="002F76E4">
        <w:t xml:space="preserve">seja constituída de </w:t>
      </w:r>
      <w:proofErr w:type="spellStart"/>
      <w:r w:rsidRPr="002F76E4">
        <w:rPr>
          <w:i/>
          <w:rPrChange w:id="408" w:author="Anasta" w:date="2014-05-28T13:30:00Z">
            <w:rPr/>
          </w:rPrChange>
        </w:rPr>
        <w:t>Views</w:t>
      </w:r>
      <w:proofErr w:type="spellEnd"/>
      <w:r w:rsidRPr="002F76E4">
        <w:t xml:space="preserve"> do tipo </w:t>
      </w:r>
      <w:proofErr w:type="spellStart"/>
      <w:r w:rsidRPr="002F76E4">
        <w:rPr>
          <w:i/>
          <w:rPrChange w:id="409" w:author="Anasta" w:date="2014-05-28T13:30:00Z">
            <w:rPr/>
          </w:rPrChange>
        </w:rPr>
        <w:t>TextView</w:t>
      </w:r>
      <w:proofErr w:type="spellEnd"/>
      <w:r w:rsidRPr="002F76E4">
        <w:t>, de forma que ela irá utilizar o método “</w:t>
      </w:r>
      <w:commentRangeStart w:id="410"/>
      <w:proofErr w:type="spellStart"/>
      <w:r w:rsidRPr="002F76E4">
        <w:rPr>
          <w:i/>
          <w:rPrChange w:id="411" w:author="Anasta" w:date="2014-05-28T13:30:00Z">
            <w:rPr/>
          </w:rPrChange>
        </w:rPr>
        <w:t>toString</w:t>
      </w:r>
      <w:commentRangeEnd w:id="410"/>
      <w:proofErr w:type="spellEnd"/>
      <w:r w:rsidRPr="002F76E4">
        <w:rPr>
          <w:rStyle w:val="CommentReference"/>
          <w:i/>
          <w:rPrChange w:id="412" w:author="Anasta" w:date="2014-05-28T13:30:00Z">
            <w:rPr>
              <w:rStyle w:val="CommentReference"/>
            </w:rPr>
          </w:rPrChange>
        </w:rPr>
        <w:commentReference w:id="410"/>
      </w:r>
      <w:r w:rsidRPr="002F76E4">
        <w:rPr>
          <w:i/>
          <w:rPrChange w:id="413" w:author="Anasta" w:date="2014-05-28T13:30:00Z">
            <w:rPr/>
          </w:rPrChange>
        </w:rPr>
        <w:t>()”</w:t>
      </w:r>
      <w:r w:rsidRPr="002F76E4">
        <w:t xml:space="preserve"> para converter cada elemento do </w:t>
      </w:r>
      <w:proofErr w:type="spellStart"/>
      <w:r w:rsidRPr="002F76E4">
        <w:rPr>
          <w:i/>
          <w:rPrChange w:id="414" w:author="Anasta" w:date="2014-05-28T13:30:00Z">
            <w:rPr/>
          </w:rPrChange>
        </w:rPr>
        <w:t>Array</w:t>
      </w:r>
      <w:proofErr w:type="spellEnd"/>
      <w:r w:rsidRPr="002F76E4">
        <w:t xml:space="preserve"> em texto. </w:t>
      </w:r>
      <w:r w:rsidR="004F67CA">
        <w:t xml:space="preserve">Utilizando o padrão de projeto </w:t>
      </w:r>
      <w:proofErr w:type="spellStart"/>
      <w:r w:rsidR="004F67CA">
        <w:rPr>
          <w:i/>
        </w:rPr>
        <w:t>adapter</w:t>
      </w:r>
      <w:proofErr w:type="spellEnd"/>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AA470E">
            <w:rPr>
              <w:noProof/>
            </w:rPr>
            <w:t>[4]</w:t>
          </w:r>
          <w:r w:rsidR="004F67CA">
            <w:fldChar w:fldCharType="end"/>
          </w:r>
        </w:sdtContent>
      </w:sdt>
      <w:r w:rsidR="004F67CA">
        <w:t xml:space="preserve">, essa classe permite usar uma interface para comunicação do aplicativo com o </w:t>
      </w:r>
      <w:proofErr w:type="spellStart"/>
      <w:r w:rsidR="004F67CA">
        <w:t>Android</w:t>
      </w:r>
      <w:proofErr w:type="spellEnd"/>
      <w:r w:rsidR="004F67CA">
        <w:t xml:space="preserve"> para exibição de itens em uma lista.</w:t>
      </w:r>
    </w:p>
    <w:p w14:paraId="1EAC80E1" w14:textId="3FD25876" w:rsidR="00CF1F85" w:rsidRPr="002F76E4" w:rsidRDefault="004F67CA" w:rsidP="00CF1F85">
      <w:r>
        <w:t>P</w:t>
      </w:r>
      <w:r w:rsidR="00CF1F85" w:rsidRPr="002F76E4">
        <w:t xml:space="preserve">ara elaborar </w:t>
      </w:r>
      <w:proofErr w:type="spellStart"/>
      <w:proofErr w:type="gramStart"/>
      <w:r w:rsidR="00CF1F85" w:rsidRPr="002F76E4">
        <w:rPr>
          <w:i/>
          <w:rPrChange w:id="415" w:author="Anasta" w:date="2014-05-28T13:30:00Z">
            <w:rPr/>
          </w:rPrChange>
        </w:rPr>
        <w:t>ListViews</w:t>
      </w:r>
      <w:proofErr w:type="spellEnd"/>
      <w:proofErr w:type="gramEnd"/>
      <w:r w:rsidR="00CF1F85" w:rsidRPr="002F76E4">
        <w:t xml:space="preserve"> mais </w:t>
      </w:r>
      <w:del w:id="416" w:author="Anasta" w:date="2014-05-28T13:30:00Z">
        <w:r w:rsidR="00007BA5" w:rsidRPr="002F76E4">
          <w:delText>complexos</w:delText>
        </w:r>
      </w:del>
      <w:ins w:id="417" w:author="Anasta" w:date="2014-05-28T13:30:00Z">
        <w:r w:rsidR="00CF1F85" w:rsidRPr="002F76E4">
          <w:t>complexas</w:t>
        </w:r>
      </w:ins>
      <w:r w:rsidR="00CF1F85" w:rsidRPr="002F76E4">
        <w:t>, que possam conter outros elementos</w:t>
      </w:r>
      <w:ins w:id="418" w:author="Anasta" w:date="2014-05-28T13:30:00Z">
        <w:r w:rsidR="00CF1F85" w:rsidRPr="002F76E4">
          <w:t>,</w:t>
        </w:r>
      </w:ins>
      <w:r w:rsidR="00CF1F85" w:rsidRPr="002F76E4">
        <w:t xml:space="preserve"> além de </w:t>
      </w:r>
      <w:proofErr w:type="spellStart"/>
      <w:r w:rsidR="00CF1F85" w:rsidRPr="002F76E4">
        <w:rPr>
          <w:i/>
          <w:rPrChange w:id="419" w:author="Anasta" w:date="2014-05-28T13:30:00Z">
            <w:rPr/>
          </w:rPrChange>
        </w:rPr>
        <w:t>TextView</w:t>
      </w:r>
      <w:proofErr w:type="spellEnd"/>
      <w:r w:rsidR="00CF1F85" w:rsidRPr="002F76E4">
        <w:rPr>
          <w:i/>
          <w:rPrChange w:id="420" w:author="Anasta" w:date="2014-05-28T13:30:00Z">
            <w:rPr/>
          </w:rPrChange>
        </w:rPr>
        <w:t>,</w:t>
      </w:r>
      <w:r w:rsidR="00CF1F85" w:rsidRPr="002F76E4">
        <w:t xml:space="preserve"> é possível sobrescrever o método “</w:t>
      </w:r>
      <w:proofErr w:type="spellStart"/>
      <w:r w:rsidR="00CF1F85" w:rsidRPr="002F76E4">
        <w:rPr>
          <w:i/>
          <w:rPrChange w:id="421" w:author="Anasta" w:date="2014-05-28T13:30:00Z">
            <w:rPr/>
          </w:rPrChange>
        </w:rPr>
        <w:t>getView</w:t>
      </w:r>
      <w:proofErr w:type="spellEnd"/>
      <w:ins w:id="422" w:author="Anasta" w:date="2014-05-28T13:30:00Z">
        <w:r w:rsidR="00CF1F85" w:rsidRPr="002F76E4">
          <w:rPr>
            <w:i/>
          </w:rPr>
          <w:t xml:space="preserve"> </w:t>
        </w:r>
      </w:ins>
      <w:r w:rsidR="00CF1F85" w:rsidRPr="002F76E4">
        <w:rPr>
          <w:i/>
          <w:rPrChange w:id="423" w:author="Anasta" w:date="2014-05-28T13:30:00Z">
            <w:rPr/>
          </w:rPrChange>
        </w:rPr>
        <w:t>(</w:t>
      </w:r>
      <w:proofErr w:type="spellStart"/>
      <w:r w:rsidR="00CF1F85" w:rsidRPr="002F76E4">
        <w:rPr>
          <w:i/>
          <w:rPrChange w:id="424" w:author="Anasta" w:date="2014-05-28T13:30:00Z">
            <w:rPr/>
          </w:rPrChange>
        </w:rPr>
        <w:t>int</w:t>
      </w:r>
      <w:proofErr w:type="spellEnd"/>
      <w:r w:rsidR="00CF1F85" w:rsidRPr="002F76E4">
        <w:t xml:space="preserve">, </w:t>
      </w:r>
      <w:proofErr w:type="spellStart"/>
      <w:r w:rsidR="00CF1F85" w:rsidRPr="002F76E4">
        <w:rPr>
          <w:i/>
          <w:rPrChange w:id="425" w:author="Anasta" w:date="2014-05-28T13:30:00Z">
            <w:rPr/>
          </w:rPrChange>
        </w:rPr>
        <w:t>View</w:t>
      </w:r>
      <w:proofErr w:type="spellEnd"/>
      <w:r w:rsidR="00CF1F85" w:rsidRPr="002F76E4">
        <w:t xml:space="preserve">, </w:t>
      </w:r>
      <w:proofErr w:type="spellStart"/>
      <w:r w:rsidR="00CF1F85" w:rsidRPr="002F76E4">
        <w:rPr>
          <w:i/>
          <w:rPrChange w:id="426" w:author="Anasta" w:date="2014-05-28T13:30:00Z">
            <w:rPr/>
          </w:rPrChange>
        </w:rPr>
        <w:t>ViewGroup</w:t>
      </w:r>
      <w:proofErr w:type="spellEnd"/>
      <w:r w:rsidR="00CF1F85" w:rsidRPr="002F76E4">
        <w:t xml:space="preserve">)” da classe </w:t>
      </w:r>
      <w:proofErr w:type="spellStart"/>
      <w:r w:rsidR="00CF1F85" w:rsidRPr="002F76E4">
        <w:rPr>
          <w:i/>
          <w:rPrChange w:id="427" w:author="Anasta" w:date="2014-05-28T13:30:00Z">
            <w:rPr/>
          </w:rPrChange>
        </w:rPr>
        <w:t>ArrayAdapter</w:t>
      </w:r>
      <w:proofErr w:type="spellEnd"/>
      <w:r w:rsidR="00CF1F85" w:rsidRPr="002F76E4">
        <w:t xml:space="preserve">. </w:t>
      </w:r>
    </w:p>
    <w:p w14:paraId="5AD8FEFE" w14:textId="77777777" w:rsidR="00CF1F85" w:rsidRPr="002F76E4" w:rsidRDefault="00CF1F85" w:rsidP="00CF1F85">
      <w:r w:rsidRPr="002F76E4">
        <w:t xml:space="preserve">Conforme a assinatura detalhada na figura </w:t>
      </w:r>
      <w:r w:rsidR="0088363D" w:rsidRPr="002F76E4">
        <w:fldChar w:fldCharType="begin"/>
      </w:r>
      <w:r w:rsidRPr="002F76E4">
        <w:instrText xml:space="preserve"> REF _Ref383597967 \h </w:instrText>
      </w:r>
      <w:r w:rsidR="002F76E4">
        <w:instrText xml:space="preserve"> \* MERGEFORMAT </w:instrText>
      </w:r>
      <w:r w:rsidR="0088363D" w:rsidRPr="002F76E4">
        <w:fldChar w:fldCharType="separate"/>
      </w:r>
      <w:r w:rsidR="00AA470E" w:rsidRPr="002F76E4">
        <w:t xml:space="preserve">FIG. </w:t>
      </w:r>
      <w:r w:rsidR="00AA470E">
        <w:rPr>
          <w:noProof/>
        </w:rPr>
        <w:t>3.4</w:t>
      </w:r>
      <w:r w:rsidR="0088363D" w:rsidRPr="002F76E4">
        <w:fldChar w:fldCharType="end"/>
      </w:r>
      <w:r w:rsidRPr="002F76E4">
        <w:t xml:space="preserve">, utilizando </w:t>
      </w:r>
      <w:r w:rsidRPr="002F76E4">
        <w:rPr>
          <w:i/>
        </w:rPr>
        <w:t xml:space="preserve">position </w:t>
      </w:r>
      <w:r w:rsidRPr="002F76E4">
        <w:t xml:space="preserve">para referenciar cada elemento do </w:t>
      </w:r>
      <w:proofErr w:type="spellStart"/>
      <w:r w:rsidRPr="002F76E4">
        <w:rPr>
          <w:i/>
          <w:rPrChange w:id="428" w:author="Anasta" w:date="2014-05-28T13:30:00Z">
            <w:rPr/>
          </w:rPrChange>
        </w:rPr>
        <w:t>Array</w:t>
      </w:r>
      <w:proofErr w:type="spellEnd"/>
      <w:r w:rsidRPr="002F76E4">
        <w:t xml:space="preserve"> pelo qual o </w:t>
      </w:r>
      <w:proofErr w:type="spellStart"/>
      <w:proofErr w:type="gramStart"/>
      <w:r w:rsidRPr="002F76E4">
        <w:rPr>
          <w:i/>
          <w:rPrChange w:id="429" w:author="Anasta" w:date="2014-05-28T13:30:00Z">
            <w:rPr/>
          </w:rPrChange>
        </w:rPr>
        <w:t>ArrayAdapter</w:t>
      </w:r>
      <w:proofErr w:type="spellEnd"/>
      <w:proofErr w:type="gramEnd"/>
      <w:r w:rsidRPr="002F76E4">
        <w:t xml:space="preserve"> é responsável, é possível instanciar outras </w:t>
      </w:r>
      <w:proofErr w:type="spellStart"/>
      <w:r w:rsidRPr="002F76E4">
        <w:rPr>
          <w:i/>
          <w:rPrChange w:id="430" w:author="Anasta" w:date="2014-05-28T13:30:00Z">
            <w:rPr/>
          </w:rPrChange>
        </w:rPr>
        <w:t>Views</w:t>
      </w:r>
      <w:proofErr w:type="spellEnd"/>
      <w:r w:rsidRPr="002F76E4">
        <w:t xml:space="preserve">, como </w:t>
      </w:r>
      <w:proofErr w:type="spellStart"/>
      <w:r w:rsidRPr="002F76E4">
        <w:rPr>
          <w:i/>
          <w:rPrChange w:id="431" w:author="Anasta" w:date="2014-05-28T13:30:00Z">
            <w:rPr/>
          </w:rPrChange>
        </w:rPr>
        <w:t>CheckBox</w:t>
      </w:r>
      <w:proofErr w:type="spellEnd"/>
      <w:r w:rsidRPr="002F76E4">
        <w:t xml:space="preserve"> e </w:t>
      </w:r>
      <w:proofErr w:type="spellStart"/>
      <w:r w:rsidRPr="002F76E4">
        <w:rPr>
          <w:i/>
          <w:rPrChange w:id="432" w:author="Anasta" w:date="2014-05-28T13:30:00Z">
            <w:rPr/>
          </w:rPrChange>
        </w:rPr>
        <w:t>Images</w:t>
      </w:r>
      <w:proofErr w:type="spellEnd"/>
      <w:r w:rsidRPr="002F76E4">
        <w:t xml:space="preserve">. Essas </w:t>
      </w:r>
      <w:proofErr w:type="spellStart"/>
      <w:r w:rsidRPr="002F76E4">
        <w:rPr>
          <w:i/>
          <w:rPrChange w:id="433" w:author="Anasta" w:date="2014-05-28T13:30:00Z">
            <w:rPr/>
          </w:rPrChange>
        </w:rPr>
        <w:t>Views</w:t>
      </w:r>
      <w:proofErr w:type="spellEnd"/>
      <w:r w:rsidRPr="002F76E4">
        <w:t xml:space="preserve"> são instanciadas através do uso dos objetos </w:t>
      </w:r>
      <w:proofErr w:type="spellStart"/>
      <w:proofErr w:type="gramStart"/>
      <w:r w:rsidRPr="002F76E4">
        <w:rPr>
          <w:i/>
        </w:rPr>
        <w:t>convertView</w:t>
      </w:r>
      <w:proofErr w:type="spellEnd"/>
      <w:proofErr w:type="gramEnd"/>
      <w:r w:rsidRPr="002F76E4">
        <w:rPr>
          <w:i/>
        </w:rPr>
        <w:t xml:space="preserve"> e </w:t>
      </w:r>
      <w:proofErr w:type="spellStart"/>
      <w:r w:rsidRPr="002F76E4">
        <w:rPr>
          <w:i/>
        </w:rPr>
        <w:t>parent</w:t>
      </w:r>
      <w:proofErr w:type="spellEnd"/>
      <w:r w:rsidRPr="002F76E4">
        <w:t xml:space="preserve"> em colaborações de classes que não serão detalhados neste capítulo.</w:t>
      </w:r>
    </w:p>
    <w:p w14:paraId="51BB4C82" w14:textId="77777777" w:rsidR="002F4C06" w:rsidRPr="002F76E4" w:rsidRDefault="002F4C06" w:rsidP="00CF1F85"/>
    <w:p w14:paraId="19730932" w14:textId="77777777" w:rsidR="002F4C06" w:rsidRPr="002F76E4" w:rsidRDefault="002F4C06" w:rsidP="00CF1F85">
      <w:pPr>
        <w:rPr>
          <w:ins w:id="434" w:author="Anasta" w:date="2014-05-28T13:30:00Z"/>
        </w:rPr>
      </w:pPr>
    </w:p>
    <w:p w14:paraId="6D348134" w14:textId="77777777" w:rsidR="00F830F8" w:rsidRPr="002F76E4" w:rsidRDefault="00F830F8" w:rsidP="00F830F8">
      <w:pPr>
        <w:keepNext/>
      </w:pPr>
      <w:r w:rsidRPr="002F76E4">
        <w:rPr>
          <w:noProof/>
          <w:lang w:eastAsia="pt-BR"/>
        </w:rPr>
        <w:lastRenderedPageBreak/>
        <w:drawing>
          <wp:inline distT="0" distB="0" distL="0" distR="0" wp14:anchorId="55E7F0AD" wp14:editId="3E09023A">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124D9105" w14:textId="7BF0EC65" w:rsidR="00F830F8" w:rsidRPr="002F76E4" w:rsidRDefault="00F830F8" w:rsidP="00F830F8">
      <w:pPr>
        <w:pStyle w:val="Caption"/>
      </w:pPr>
      <w:bookmarkStart w:id="435" w:name="_Ref383597967"/>
      <w:bookmarkStart w:id="436" w:name="_Toc389058399"/>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4</w:t>
      </w:r>
      <w:r w:rsidR="00A45778">
        <w:fldChar w:fldCharType="end"/>
      </w:r>
      <w:bookmarkEnd w:id="435"/>
      <w:r w:rsidRPr="002F76E4">
        <w:t xml:space="preserve"> – Assinatura do método </w:t>
      </w:r>
      <w:proofErr w:type="spellStart"/>
      <w:r w:rsidRPr="002F76E4">
        <w:t>getView</w:t>
      </w:r>
      <w:proofErr w:type="spellEnd"/>
      <w:sdt>
        <w:sdtPr>
          <w:id w:val="1100909954"/>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bookmarkEnd w:id="436"/>
    </w:p>
    <w:p w14:paraId="44C11A4C" w14:textId="77777777" w:rsidR="000F3632" w:rsidRPr="002F76E4" w:rsidRDefault="000F3632" w:rsidP="000F3632">
      <w:pPr>
        <w:keepNext/>
      </w:pPr>
    </w:p>
    <w:p w14:paraId="3F1AB944" w14:textId="1BEA42A2" w:rsidR="00E7739D" w:rsidRPr="002F76E4" w:rsidRDefault="00E7739D" w:rsidP="00313A22">
      <w:pPr>
        <w:pStyle w:val="SubTitulozinho"/>
        <w:rPr>
          <w:rPrChange w:id="437" w:author="Anasta" w:date="2014-05-28T13:30:00Z">
            <w:rPr/>
          </w:rPrChange>
        </w:rPr>
      </w:pPr>
      <w:proofErr w:type="spellStart"/>
      <w:proofErr w:type="gramStart"/>
      <w:r w:rsidRPr="002F76E4">
        <w:rPr>
          <w:rPrChange w:id="438" w:author="Anasta" w:date="2014-05-28T13:30:00Z">
            <w:rPr/>
          </w:rPrChange>
        </w:rPr>
        <w:t>TextView</w:t>
      </w:r>
      <w:proofErr w:type="spellEnd"/>
      <w:proofErr w:type="gramEnd"/>
    </w:p>
    <w:p w14:paraId="7F422F81" w14:textId="77777777" w:rsidR="00273215" w:rsidRPr="002F76E4" w:rsidRDefault="00273215" w:rsidP="00E7739D">
      <w:pPr>
        <w:ind w:firstLine="709"/>
        <w:rPr>
          <w:b/>
        </w:rPr>
      </w:pPr>
    </w:p>
    <w:p w14:paraId="292564D8" w14:textId="77777777" w:rsidR="003406F9" w:rsidRPr="002F76E4" w:rsidRDefault="003406F9" w:rsidP="00FD151B">
      <w:pPr>
        <w:keepNext/>
        <w:ind w:firstLine="709"/>
        <w:rPr>
          <w:del w:id="439" w:author="Anasta" w:date="2014-05-28T13:30:00Z"/>
        </w:rPr>
      </w:pPr>
      <w:del w:id="440" w:author="Anasta" w:date="2014-05-28T13:30:00Z">
        <w:r w:rsidRPr="002F76E4">
          <w:rPr>
            <w:b/>
            <w:noProof/>
            <w:lang w:eastAsia="pt-BR"/>
            <w:rPrChange w:id="441" w:author="Unknown">
              <w:rPr>
                <w:noProof/>
                <w:lang w:eastAsia="pt-BR"/>
              </w:rPr>
            </w:rPrChange>
          </w:rPr>
          <w:drawing>
            <wp:inline distT="0" distB="0" distL="0" distR="0" wp14:anchorId="7AA73BB1" wp14:editId="7CA9E038">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1A9A8B69" w14:textId="77777777" w:rsidR="003406F9" w:rsidRPr="002F76E4" w:rsidRDefault="003406F9" w:rsidP="00FD151B">
      <w:pPr>
        <w:keepNext/>
        <w:ind w:firstLine="709"/>
        <w:rPr>
          <w:ins w:id="442" w:author="Anasta" w:date="2014-05-28T13:30:00Z"/>
        </w:rPr>
      </w:pPr>
      <w:ins w:id="443" w:author="Anasta" w:date="2014-05-28T13:30:00Z">
        <w:r w:rsidRPr="002F76E4">
          <w:rPr>
            <w:b/>
            <w:noProof/>
            <w:lang w:eastAsia="pt-BR"/>
            <w:rPrChange w:id="444" w:author="Unknown">
              <w:rPr>
                <w:noProof/>
                <w:lang w:eastAsia="pt-BR"/>
              </w:rPr>
            </w:rPrChange>
          </w:rPr>
          <w:drawing>
            <wp:inline distT="0" distB="0" distL="0" distR="0" wp14:anchorId="1C0BCC57" wp14:editId="0BAAF329">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5E305ED" w14:textId="1C956A3E" w:rsidR="00273215" w:rsidRPr="002F76E4" w:rsidRDefault="003406F9" w:rsidP="003406F9">
      <w:pPr>
        <w:pStyle w:val="Caption"/>
      </w:pPr>
      <w:bookmarkStart w:id="445" w:name="_Toc389058400"/>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5</w:t>
      </w:r>
      <w:r w:rsidR="00A45778">
        <w:fldChar w:fldCharType="end"/>
      </w:r>
      <w:r w:rsidRPr="002F76E4">
        <w:t xml:space="preserve"> – Hierarquia de classes do </w:t>
      </w:r>
      <w:proofErr w:type="spellStart"/>
      <w:r w:rsidRPr="002F76E4">
        <w:t>TextView</w:t>
      </w:r>
      <w:proofErr w:type="spellEnd"/>
      <w:sdt>
        <w:sdtPr>
          <w:id w:val="-2144570788"/>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r w:rsidR="00114063" w:rsidRPr="002F76E4">
        <w:t>.</w:t>
      </w:r>
      <w:bookmarkEnd w:id="445"/>
    </w:p>
    <w:p w14:paraId="61671336" w14:textId="77777777" w:rsidR="00114063" w:rsidRPr="002F76E4" w:rsidRDefault="00114063" w:rsidP="00114063"/>
    <w:p w14:paraId="4A58EEB6" w14:textId="77777777" w:rsidR="00CF1F85" w:rsidRPr="002F76E4" w:rsidRDefault="00CF1F85" w:rsidP="00CF1F85">
      <w:r w:rsidRPr="002F76E4">
        <w:t xml:space="preserve">Corresponde à subclasse de </w:t>
      </w:r>
      <w:proofErr w:type="spellStart"/>
      <w:r w:rsidRPr="002F76E4">
        <w:rPr>
          <w:i/>
          <w:rPrChange w:id="446" w:author="Anasta" w:date="2014-05-28T13:30:00Z">
            <w:rPr/>
          </w:rPrChange>
        </w:rPr>
        <w:t>View</w:t>
      </w:r>
      <w:proofErr w:type="spellEnd"/>
      <w:r w:rsidRPr="002F76E4">
        <w:t xml:space="preserve"> responsável por exibir e, quando necessário, editar texto.</w:t>
      </w:r>
    </w:p>
    <w:p w14:paraId="50CA8BC4" w14:textId="77777777" w:rsidR="00CF1F85" w:rsidRPr="002F76E4" w:rsidRDefault="00CF1F85" w:rsidP="00CF1F85">
      <w:r w:rsidRPr="002F76E4">
        <w:t>Para</w:t>
      </w:r>
      <w:del w:id="447" w:author="Anasta" w:date="2014-05-28T13:30:00Z">
        <w:r w:rsidR="005F5981" w:rsidRPr="002F76E4">
          <w:delText xml:space="preserve"> o</w:delText>
        </w:r>
      </w:del>
      <w:r w:rsidRPr="002F76E4">
        <w:t xml:space="preserve"> configurar o texto de uma </w:t>
      </w:r>
      <w:proofErr w:type="spellStart"/>
      <w:proofErr w:type="gramStart"/>
      <w:r w:rsidRPr="002F76E4">
        <w:rPr>
          <w:i/>
          <w:rPrChange w:id="448" w:author="Anasta" w:date="2014-05-28T13:30:00Z">
            <w:rPr/>
          </w:rPrChange>
        </w:rPr>
        <w:t>TextView</w:t>
      </w:r>
      <w:proofErr w:type="spellEnd"/>
      <w:proofErr w:type="gramEnd"/>
      <w:r w:rsidRPr="002F76E4">
        <w:rPr>
          <w:i/>
          <w:rPrChange w:id="449" w:author="Anasta" w:date="2014-05-28T13:30:00Z">
            <w:rPr/>
          </w:rPrChange>
        </w:rPr>
        <w:t>,</w:t>
      </w:r>
      <w:r w:rsidRPr="002F76E4">
        <w:t xml:space="preserve"> usa-se o método “</w:t>
      </w:r>
      <w:proofErr w:type="spellStart"/>
      <w:r w:rsidRPr="002F76E4">
        <w:rPr>
          <w:i/>
          <w:rPrChange w:id="450" w:author="Anasta" w:date="2014-05-28T13:30:00Z">
            <w:rPr/>
          </w:rPrChange>
        </w:rPr>
        <w:t>setText</w:t>
      </w:r>
      <w:proofErr w:type="spellEnd"/>
      <w:r w:rsidRPr="002F76E4">
        <w:rPr>
          <w:i/>
          <w:rPrChange w:id="451" w:author="Anasta" w:date="2014-05-28T13:30:00Z">
            <w:rPr/>
          </w:rPrChange>
        </w:rPr>
        <w:t>(</w:t>
      </w:r>
      <w:proofErr w:type="spellStart"/>
      <w:r w:rsidRPr="002F76E4">
        <w:rPr>
          <w:i/>
          <w:rPrChange w:id="452" w:author="Anasta" w:date="2014-05-28T13:30:00Z">
            <w:rPr/>
          </w:rPrChange>
        </w:rPr>
        <w:t>String</w:t>
      </w:r>
      <w:proofErr w:type="spellEnd"/>
      <w:r w:rsidRPr="002F76E4">
        <w:rPr>
          <w:i/>
          <w:rPrChange w:id="453" w:author="Anasta" w:date="2014-05-28T13:30:00Z">
            <w:rPr/>
          </w:rPrChange>
        </w:rPr>
        <w:t>)”</w:t>
      </w:r>
      <w:r w:rsidRPr="002F76E4">
        <w:t xml:space="preserve">. É possível também configurar sua aparência por arquivo XML ou por meio de código, utilizando-se </w:t>
      </w:r>
      <w:del w:id="454" w:author="Anasta" w:date="2014-05-28T13:30:00Z">
        <w:r w:rsidR="000D242F" w:rsidRPr="002F76E4">
          <w:delText xml:space="preserve"> </w:delText>
        </w:r>
      </w:del>
      <w:r w:rsidRPr="002F76E4">
        <w:t>métodos como “</w:t>
      </w:r>
      <w:proofErr w:type="spellStart"/>
      <w:proofErr w:type="gramStart"/>
      <w:r w:rsidRPr="002F76E4">
        <w:rPr>
          <w:i/>
          <w:rPrChange w:id="455" w:author="Anasta" w:date="2014-05-28T13:30:00Z">
            <w:rPr/>
          </w:rPrChange>
        </w:rPr>
        <w:t>setTextAppearance</w:t>
      </w:r>
      <w:proofErr w:type="spellEnd"/>
      <w:proofErr w:type="gramEnd"/>
      <w:r w:rsidRPr="002F76E4">
        <w:rPr>
          <w:i/>
          <w:rPrChange w:id="456" w:author="Anasta" w:date="2014-05-28T13:30:00Z">
            <w:rPr/>
          </w:rPrChange>
        </w:rPr>
        <w:t>(</w:t>
      </w:r>
      <w:proofErr w:type="spellStart"/>
      <w:r w:rsidRPr="002F76E4">
        <w:rPr>
          <w:i/>
          <w:rPrChange w:id="457" w:author="Anasta" w:date="2014-05-28T13:30:00Z">
            <w:rPr/>
          </w:rPrChange>
        </w:rPr>
        <w:t>Context</w:t>
      </w:r>
      <w:proofErr w:type="spellEnd"/>
      <w:r w:rsidRPr="002F76E4">
        <w:rPr>
          <w:i/>
          <w:rPrChange w:id="458" w:author="Anasta" w:date="2014-05-28T13:30:00Z">
            <w:rPr/>
          </w:rPrChange>
        </w:rPr>
        <w:t xml:space="preserve"> </w:t>
      </w:r>
      <w:proofErr w:type="spellStart"/>
      <w:r w:rsidRPr="002F76E4">
        <w:rPr>
          <w:i/>
          <w:rPrChange w:id="459" w:author="Anasta" w:date="2014-05-28T13:30:00Z">
            <w:rPr/>
          </w:rPrChange>
        </w:rPr>
        <w:t>context</w:t>
      </w:r>
      <w:proofErr w:type="spellEnd"/>
      <w:r w:rsidRPr="002F76E4">
        <w:rPr>
          <w:i/>
          <w:rPrChange w:id="460" w:author="Anasta" w:date="2014-05-28T13:30:00Z">
            <w:rPr/>
          </w:rPrChange>
        </w:rPr>
        <w:t xml:space="preserve">, </w:t>
      </w:r>
      <w:proofErr w:type="spellStart"/>
      <w:r w:rsidRPr="002F76E4">
        <w:rPr>
          <w:i/>
          <w:rPrChange w:id="461" w:author="Anasta" w:date="2014-05-28T13:30:00Z">
            <w:rPr/>
          </w:rPrChange>
        </w:rPr>
        <w:t>int</w:t>
      </w:r>
      <w:proofErr w:type="spellEnd"/>
      <w:r w:rsidRPr="002F76E4">
        <w:rPr>
          <w:i/>
          <w:rPrChange w:id="462" w:author="Anasta" w:date="2014-05-28T13:30:00Z">
            <w:rPr/>
          </w:rPrChange>
        </w:rPr>
        <w:t xml:space="preserve"> </w:t>
      </w:r>
      <w:proofErr w:type="spellStart"/>
      <w:r w:rsidRPr="002F76E4">
        <w:rPr>
          <w:i/>
          <w:rPrChange w:id="463" w:author="Anasta" w:date="2014-05-28T13:30:00Z">
            <w:rPr/>
          </w:rPrChange>
        </w:rPr>
        <w:t>resid</w:t>
      </w:r>
      <w:proofErr w:type="spellEnd"/>
      <w:r w:rsidRPr="002F76E4">
        <w:rPr>
          <w:i/>
          <w:rPrChange w:id="464" w:author="Anasta" w:date="2014-05-28T13:30:00Z">
            <w:rPr/>
          </w:rPrChange>
        </w:rPr>
        <w:t>)”</w:t>
      </w:r>
      <w:r w:rsidRPr="002F76E4">
        <w:t xml:space="preserve"> .</w:t>
      </w:r>
    </w:p>
    <w:p w14:paraId="0560BB45" w14:textId="77777777" w:rsidR="000C2D7E" w:rsidRPr="002F76E4" w:rsidRDefault="000C2D7E" w:rsidP="005F5981"/>
    <w:p w14:paraId="6AFCEA1B" w14:textId="77777777" w:rsidR="00E7739D" w:rsidRPr="002F76E4" w:rsidRDefault="00E7739D" w:rsidP="00313A22">
      <w:pPr>
        <w:pStyle w:val="SubTitulozinho"/>
        <w:rPr>
          <w:lang w:val="en-US"/>
          <w:rPrChange w:id="465" w:author="Anasta" w:date="2014-05-28T13:30:00Z">
            <w:rPr>
              <w:lang w:val="en-US"/>
            </w:rPr>
          </w:rPrChange>
        </w:rPr>
      </w:pPr>
      <w:proofErr w:type="spellStart"/>
      <w:proofErr w:type="gramStart"/>
      <w:r w:rsidRPr="00313A22">
        <w:rPr>
          <w:rPrChange w:id="466" w:author="Anasta" w:date="2014-05-28T13:30:00Z">
            <w:rPr>
              <w:lang w:val="en-US"/>
            </w:rPr>
          </w:rPrChange>
        </w:rPr>
        <w:t>CheckBox</w:t>
      </w:r>
      <w:proofErr w:type="spellEnd"/>
      <w:proofErr w:type="gramEnd"/>
    </w:p>
    <w:p w14:paraId="03ADF5D0" w14:textId="77777777" w:rsidR="00850ABD" w:rsidRPr="002F76E4" w:rsidRDefault="00850ABD" w:rsidP="00E7739D">
      <w:pPr>
        <w:ind w:firstLine="709"/>
        <w:rPr>
          <w:b/>
          <w:lang w:val="en-US"/>
        </w:rPr>
      </w:pPr>
    </w:p>
    <w:p w14:paraId="43BBE489" w14:textId="77777777" w:rsidR="00EC5E7B" w:rsidRPr="002F76E4" w:rsidRDefault="00EC5E7B" w:rsidP="005007E3">
      <w:pPr>
        <w:keepNext/>
        <w:ind w:firstLine="709"/>
        <w:jc w:val="center"/>
      </w:pPr>
      <w:r w:rsidRPr="002F76E4">
        <w:rPr>
          <w:b/>
          <w:noProof/>
          <w:lang w:eastAsia="pt-BR"/>
        </w:rPr>
        <w:lastRenderedPageBreak/>
        <w:drawing>
          <wp:inline distT="0" distB="0" distL="0" distR="0" wp14:anchorId="383F1F4C" wp14:editId="68A0715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1A3B298C" w14:textId="5AE0EAAC" w:rsidR="00EC5E7B" w:rsidRPr="002F76E4" w:rsidRDefault="00EC5E7B" w:rsidP="006D1896">
      <w:pPr>
        <w:pStyle w:val="Caption"/>
      </w:pPr>
      <w:bookmarkStart w:id="467" w:name="_Toc389058401"/>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6</w:t>
      </w:r>
      <w:r w:rsidR="00A45778">
        <w:fldChar w:fldCharType="end"/>
      </w:r>
      <w:r w:rsidRPr="002F76E4">
        <w:t xml:space="preserve"> – Hierarquia de classes do </w:t>
      </w:r>
      <w:proofErr w:type="spellStart"/>
      <w:r w:rsidRPr="002F76E4">
        <w:t>TextView</w:t>
      </w:r>
      <w:proofErr w:type="spellEnd"/>
      <w:sdt>
        <w:sdtPr>
          <w:id w:val="-1437586907"/>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r w:rsidRPr="002F76E4">
        <w:t>.</w:t>
      </w:r>
      <w:bookmarkEnd w:id="467"/>
    </w:p>
    <w:p w14:paraId="6AB5A82A" w14:textId="77777777" w:rsidR="000C2D7E" w:rsidRPr="002F76E4" w:rsidRDefault="000C2D7E" w:rsidP="000C2D7E"/>
    <w:p w14:paraId="560137F6" w14:textId="77777777" w:rsidR="00850ABD" w:rsidRPr="002F76E4" w:rsidRDefault="00CF1F85" w:rsidP="002F4C06">
      <w:pPr>
        <w:rPr>
          <w:b/>
          <w:rPrChange w:id="468" w:author="Anasta" w:date="2014-05-28T13:30:00Z">
            <w:rPr/>
          </w:rPrChange>
        </w:rPr>
      </w:pPr>
      <w:r w:rsidRPr="002F76E4">
        <w:t xml:space="preserve">Esta classe é </w:t>
      </w:r>
      <w:del w:id="469" w:author="Anasta" w:date="2014-05-28T13:30:00Z">
        <w:r w:rsidR="006D1896" w:rsidRPr="002F76E4">
          <w:delText xml:space="preserve">a </w:delText>
        </w:r>
      </w:del>
      <w:r w:rsidRPr="002F76E4">
        <w:t xml:space="preserve">uma </w:t>
      </w:r>
      <w:proofErr w:type="spellStart"/>
      <w:r w:rsidRPr="002F76E4">
        <w:rPr>
          <w:i/>
          <w:rPrChange w:id="470" w:author="Anasta" w:date="2014-05-28T13:30:00Z">
            <w:rPr/>
          </w:rPrChange>
        </w:rPr>
        <w:t>View</w:t>
      </w:r>
      <w:proofErr w:type="spellEnd"/>
      <w:r w:rsidRPr="002F76E4">
        <w:t xml:space="preserve"> correspondente a um botão de dois estados (</w:t>
      </w:r>
      <w:proofErr w:type="spellStart"/>
      <w:r w:rsidRPr="002F76E4">
        <w:rPr>
          <w:i/>
        </w:rPr>
        <w:t>checked</w:t>
      </w:r>
      <w:proofErr w:type="spellEnd"/>
      <w:r w:rsidRPr="002F76E4">
        <w:t xml:space="preserve"> e </w:t>
      </w:r>
      <w:proofErr w:type="spellStart"/>
      <w:r w:rsidRPr="002F76E4">
        <w:rPr>
          <w:i/>
        </w:rPr>
        <w:t>unchecked</w:t>
      </w:r>
      <w:proofErr w:type="spellEnd"/>
      <w:del w:id="471" w:author="Anasta" w:date="2014-05-28T13:30:00Z">
        <w:r w:rsidR="006D1896" w:rsidRPr="002F76E4">
          <w:delText>)</w:delText>
        </w:r>
        <w:r w:rsidR="00A6494F" w:rsidRPr="002F76E4">
          <w:rPr>
            <w:i/>
          </w:rPr>
          <w:delText>,</w:delText>
        </w:r>
      </w:del>
      <w:ins w:id="472" w:author="Anasta" w:date="2014-05-28T13:30:00Z">
        <w:r w:rsidRPr="002F76E4">
          <w:t>)</w:t>
        </w:r>
        <w:r w:rsidRPr="002F76E4">
          <w:rPr>
            <w:i/>
          </w:rPr>
          <w:t>.</w:t>
        </w:r>
      </w:ins>
      <w:r w:rsidRPr="002F76E4">
        <w:rPr>
          <w:i/>
        </w:rPr>
        <w:t xml:space="preserve"> </w:t>
      </w:r>
      <w:r w:rsidRPr="002F76E4">
        <w:t>Os métodos mais utilizados são o “</w:t>
      </w:r>
      <w:proofErr w:type="spellStart"/>
      <w:proofErr w:type="gramStart"/>
      <w:r w:rsidRPr="002F76E4">
        <w:rPr>
          <w:i/>
          <w:rPrChange w:id="473" w:author="Anasta" w:date="2014-05-28T13:30:00Z">
            <w:rPr/>
          </w:rPrChange>
        </w:rPr>
        <w:t>isChecked</w:t>
      </w:r>
      <w:proofErr w:type="spellEnd"/>
      <w:proofErr w:type="gramEnd"/>
      <w:r w:rsidRPr="002F76E4">
        <w:rPr>
          <w:i/>
          <w:rPrChange w:id="474" w:author="Anasta" w:date="2014-05-28T13:30:00Z">
            <w:rPr/>
          </w:rPrChange>
        </w:rPr>
        <w:t>()”</w:t>
      </w:r>
      <w:r w:rsidRPr="002F76E4">
        <w:t xml:space="preserve"> que retorna valor booleano informando se o </w:t>
      </w:r>
      <w:proofErr w:type="spellStart"/>
      <w:r w:rsidRPr="002F76E4">
        <w:rPr>
          <w:i/>
          <w:rPrChange w:id="475" w:author="Anasta" w:date="2014-05-28T13:30:00Z">
            <w:rPr/>
          </w:rPrChange>
        </w:rPr>
        <w:t>CheckBox</w:t>
      </w:r>
      <w:proofErr w:type="spellEnd"/>
      <w:r w:rsidRPr="002F76E4">
        <w:t xml:space="preserve"> está no estado </w:t>
      </w:r>
      <w:proofErr w:type="spellStart"/>
      <w:r w:rsidRPr="002F76E4">
        <w:rPr>
          <w:i/>
        </w:rPr>
        <w:t>checked</w:t>
      </w:r>
      <w:proofErr w:type="spellEnd"/>
      <w:r w:rsidRPr="002F76E4">
        <w:rPr>
          <w:i/>
        </w:rPr>
        <w:t xml:space="preserve"> </w:t>
      </w:r>
      <w:r w:rsidRPr="002F76E4">
        <w:t xml:space="preserve">(retornando </w:t>
      </w:r>
      <w:proofErr w:type="spellStart"/>
      <w:r w:rsidRPr="002F76E4">
        <w:rPr>
          <w:i/>
        </w:rPr>
        <w:t>true</w:t>
      </w:r>
      <w:proofErr w:type="spellEnd"/>
      <w:r w:rsidRPr="002F76E4">
        <w:t xml:space="preserve">) ou </w:t>
      </w:r>
      <w:proofErr w:type="spellStart"/>
      <w:r w:rsidRPr="002F76E4">
        <w:rPr>
          <w:i/>
        </w:rPr>
        <w:t>unchecked</w:t>
      </w:r>
      <w:proofErr w:type="spellEnd"/>
      <w:r w:rsidRPr="002F76E4">
        <w:rPr>
          <w:i/>
        </w:rPr>
        <w:t xml:space="preserve"> </w:t>
      </w:r>
      <w:r w:rsidRPr="002F76E4">
        <w:t xml:space="preserve">(retornando </w:t>
      </w:r>
      <w:r w:rsidRPr="002F76E4">
        <w:rPr>
          <w:i/>
        </w:rPr>
        <w:t>false</w:t>
      </w:r>
      <w:r w:rsidRPr="002F76E4">
        <w:t>).</w:t>
      </w:r>
    </w:p>
    <w:p w14:paraId="07CCB701" w14:textId="77777777" w:rsidR="00850ABD" w:rsidRPr="002F76E4" w:rsidRDefault="00850ABD" w:rsidP="00313A22">
      <w:pPr>
        <w:pStyle w:val="SubTtulo"/>
        <w:rPr>
          <w:del w:id="476" w:author="Anasta" w:date="2014-05-28T13:30:00Z"/>
        </w:rPr>
      </w:pPr>
    </w:p>
    <w:p w14:paraId="539564A6" w14:textId="77777777" w:rsidR="000C2D7E" w:rsidRPr="002F76E4" w:rsidRDefault="00F8660F" w:rsidP="00313A22">
      <w:pPr>
        <w:pStyle w:val="SubTtulo"/>
      </w:pPr>
      <w:r w:rsidRPr="002F76E4">
        <w:t>JUSTIFICATIVA</w:t>
      </w:r>
    </w:p>
    <w:p w14:paraId="2543127E" w14:textId="77777777" w:rsidR="00F8660F" w:rsidRPr="002F76E4" w:rsidRDefault="00F8660F" w:rsidP="00F8660F"/>
    <w:p w14:paraId="19292B9D" w14:textId="6D17B3D2" w:rsidR="00F6318B" w:rsidRPr="002F76E4" w:rsidRDefault="00F6318B" w:rsidP="00F6318B">
      <w:r w:rsidRPr="002F76E4">
        <w:t xml:space="preserve">Neste projeto, utilizaram-se subclasses de </w:t>
      </w:r>
      <w:proofErr w:type="spellStart"/>
      <w:r w:rsidRPr="002F76E4">
        <w:rPr>
          <w:i/>
        </w:rPr>
        <w:t>Views</w:t>
      </w:r>
      <w:proofErr w:type="spellEnd"/>
      <w:r w:rsidRPr="002F76E4">
        <w:t xml:space="preserve"> - </w:t>
      </w:r>
      <w:proofErr w:type="spellStart"/>
      <w:proofErr w:type="gramStart"/>
      <w:r w:rsidRPr="002F76E4">
        <w:rPr>
          <w:i/>
          <w:rPrChange w:id="477" w:author="Anasta" w:date="2014-05-28T13:30:00Z">
            <w:rPr/>
          </w:rPrChange>
        </w:rPr>
        <w:t>ListView</w:t>
      </w:r>
      <w:proofErr w:type="spellEnd"/>
      <w:proofErr w:type="gramEnd"/>
      <w:r w:rsidRPr="002F76E4">
        <w:rPr>
          <w:i/>
          <w:rPrChange w:id="478" w:author="Anasta" w:date="2014-05-28T13:30:00Z">
            <w:rPr/>
          </w:rPrChange>
        </w:rPr>
        <w:t xml:space="preserve">, </w:t>
      </w:r>
      <w:proofErr w:type="spellStart"/>
      <w:r w:rsidRPr="002F76E4">
        <w:rPr>
          <w:i/>
          <w:rPrChange w:id="479" w:author="Anasta" w:date="2014-05-28T13:30:00Z">
            <w:rPr/>
          </w:rPrChange>
        </w:rPr>
        <w:t>TextView</w:t>
      </w:r>
      <w:proofErr w:type="spellEnd"/>
      <w:r w:rsidRPr="002F76E4">
        <w:t xml:space="preserve"> e </w:t>
      </w:r>
      <w:proofErr w:type="spellStart"/>
      <w:r w:rsidRPr="002F76E4">
        <w:rPr>
          <w:i/>
          <w:rPrChange w:id="480" w:author="Anasta" w:date="2014-05-28T13:30:00Z">
            <w:rPr/>
          </w:rPrChange>
        </w:rPr>
        <w:t>CheckBox</w:t>
      </w:r>
      <w:proofErr w:type="spellEnd"/>
      <w:r w:rsidRPr="002F76E4">
        <w:t xml:space="preserve"> - para compor a interface gráfica equivalente a lista de tarefas com itens. Os itens recuperados da camada de dados referentes a uma lista serão armazenados em um </w:t>
      </w:r>
      <w:proofErr w:type="spellStart"/>
      <w:r w:rsidRPr="002F76E4">
        <w:rPr>
          <w:i/>
        </w:rPr>
        <w:t>arraylist</w:t>
      </w:r>
      <w:proofErr w:type="spellEnd"/>
      <w:r w:rsidRPr="002F76E4">
        <w:t xml:space="preserve">. Uma instância de </w:t>
      </w:r>
      <w:proofErr w:type="spellStart"/>
      <w:proofErr w:type="gramStart"/>
      <w:r w:rsidRPr="002F76E4">
        <w:rPr>
          <w:i/>
          <w:rPrChange w:id="481" w:author="Anasta" w:date="2014-05-28T13:30:00Z">
            <w:rPr/>
          </w:rPrChange>
        </w:rPr>
        <w:t>ArrayAdapter</w:t>
      </w:r>
      <w:proofErr w:type="spellEnd"/>
      <w:proofErr w:type="gramEnd"/>
      <w:r w:rsidRPr="002F76E4">
        <w:t xml:space="preserve"> utilizará o </w:t>
      </w:r>
      <w:proofErr w:type="spellStart"/>
      <w:r w:rsidRPr="002F76E4">
        <w:rPr>
          <w:i/>
        </w:rPr>
        <w:t>arraylist</w:t>
      </w:r>
      <w:proofErr w:type="spellEnd"/>
      <w:r w:rsidRPr="002F76E4">
        <w:t xml:space="preserve"> para customizar a exibição final de cada item dessa lista de tarefas</w:t>
      </w:r>
      <w:r w:rsidR="002466A9">
        <w:t>.</w:t>
      </w:r>
    </w:p>
    <w:p w14:paraId="5B7AF695" w14:textId="77777777" w:rsidR="00F6318B" w:rsidRPr="002F76E4" w:rsidRDefault="00F6318B" w:rsidP="00F6318B">
      <w:r w:rsidRPr="002F76E4">
        <w:t xml:space="preserve">Foi utilizada uma subclasse de </w:t>
      </w:r>
      <w:proofErr w:type="spellStart"/>
      <w:proofErr w:type="gramStart"/>
      <w:r w:rsidRPr="002F76E4">
        <w:rPr>
          <w:i/>
          <w:rPrChange w:id="482" w:author="Anasta" w:date="2014-05-28T13:30:00Z">
            <w:rPr/>
          </w:rPrChange>
        </w:rPr>
        <w:t>ListView</w:t>
      </w:r>
      <w:proofErr w:type="spellEnd"/>
      <w:proofErr w:type="gramEnd"/>
      <w:r w:rsidRPr="002F76E4">
        <w:t xml:space="preserve"> de forma a gerar uma interface personalizada de lista, conhecida como </w:t>
      </w:r>
      <w:proofErr w:type="spellStart"/>
      <w:r w:rsidRPr="002F76E4">
        <w:rPr>
          <w:i/>
        </w:rPr>
        <w:t>Swipelistview</w:t>
      </w:r>
      <w:proofErr w:type="spellEnd"/>
      <w:sdt>
        <w:sdtPr>
          <w:rPr>
            <w:i/>
          </w:rPr>
          <w:id w:val="1125576867"/>
          <w:citation/>
        </w:sdtPr>
        <w:sdtContent>
          <w:r w:rsidR="003570CB" w:rsidRPr="002F76E4">
            <w:rPr>
              <w:rPrChange w:id="483" w:author="Anasta" w:date="2014-05-28T13:30:00Z">
                <w:rPr>
                  <w:i/>
                </w:rPr>
              </w:rPrChange>
            </w:rPr>
            <w:fldChar w:fldCharType="begin"/>
          </w:r>
          <w:r w:rsidR="003570CB" w:rsidRPr="002F76E4">
            <w:instrText xml:space="preserve"> CITATION Aha14 \l 1046 </w:instrText>
          </w:r>
          <w:r w:rsidR="003570CB" w:rsidRPr="002F76E4">
            <w:rPr>
              <w:rPrChange w:id="484" w:author="Anasta" w:date="2014-05-28T13:30:00Z">
                <w:rPr>
                  <w:i/>
                </w:rPr>
              </w:rPrChange>
            </w:rPr>
            <w:fldChar w:fldCharType="separate"/>
          </w:r>
          <w:r w:rsidR="00AA470E">
            <w:rPr>
              <w:noProof/>
            </w:rPr>
            <w:t xml:space="preserve"> [5]</w:t>
          </w:r>
          <w:r w:rsidR="003570CB" w:rsidRPr="002F76E4">
            <w:rPr>
              <w:rPrChange w:id="485" w:author="Anasta" w:date="2014-05-28T13:30:00Z">
                <w:rPr>
                  <w:i/>
                </w:rPr>
              </w:rPrChange>
            </w:rPr>
            <w:fldChar w:fldCharType="end"/>
          </w:r>
        </w:sdtContent>
      </w:sdt>
      <w:r w:rsidRPr="002F76E4">
        <w:t xml:space="preserve">. Ela utiliza o padrão de ferramentas </w:t>
      </w:r>
      <w:del w:id="486" w:author="Anasta" w:date="2014-05-28T13:30:00Z">
        <w:r w:rsidR="00DC697F" w:rsidRPr="002F76E4">
          <w:delText>contextuais</w:delText>
        </w:r>
      </w:del>
      <w:ins w:id="487" w:author="Anasta" w:date="2014-05-28T13:30:00Z">
        <w:r w:rsidRPr="002F76E4">
          <w:t>contextual</w:t>
        </w:r>
      </w:ins>
      <w:r w:rsidRPr="002F76E4">
        <w:t xml:space="preserve">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AA470E">
            <w:rPr>
              <w:noProof/>
            </w:rPr>
            <w:t>[6]</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proofErr w:type="spellStart"/>
      <w:proofErr w:type="gramStart"/>
      <w:r w:rsidRPr="002F76E4">
        <w:rPr>
          <w:i/>
          <w:rPrChange w:id="488" w:author="Anasta" w:date="2014-05-28T13:30:00Z">
            <w:rPr/>
          </w:rPrChange>
        </w:rPr>
        <w:t>ListView</w:t>
      </w:r>
      <w:proofErr w:type="spellEnd"/>
      <w:proofErr w:type="gramEnd"/>
      <w:r w:rsidRPr="002F76E4">
        <w:rPr>
          <w:i/>
          <w:rPrChange w:id="489" w:author="Anasta" w:date="2014-05-28T13:30:00Z">
            <w:rPr/>
          </w:rPrChange>
        </w:rPr>
        <w:t>.</w:t>
      </w:r>
    </w:p>
    <w:p w14:paraId="042461D6" w14:textId="24595184" w:rsidR="000C2D7E" w:rsidRPr="002F76E4" w:rsidRDefault="00F6318B" w:rsidP="00350DF7">
      <w:pPr>
        <w:rPr>
          <w:del w:id="490" w:author="Anasta" w:date="2014-05-28T13:30:00Z"/>
          <w:b/>
        </w:rPr>
      </w:pPr>
      <w:r w:rsidRPr="002F76E4">
        <w:t xml:space="preserve">A aparência e uso final das listas e outros artefatos visuais será </w:t>
      </w:r>
      <w:proofErr w:type="gramStart"/>
      <w:r w:rsidRPr="002F76E4">
        <w:t>melhor</w:t>
      </w:r>
      <w:proofErr w:type="gramEnd"/>
      <w:r w:rsidRPr="002F76E4">
        <w:t xml:space="preserve">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AA470E">
        <w:t>4</w:t>
      </w:r>
      <w:r w:rsidR="00350DF7">
        <w:fldChar w:fldCharType="end"/>
      </w:r>
      <w:del w:id="491" w:author="Anasta" w:date="2014-05-28T13:30:00Z">
        <w:r w:rsidR="004C1719" w:rsidRPr="002F76E4">
          <w:fldChar w:fldCharType="begin"/>
        </w:r>
        <w:r w:rsidR="004C1719" w:rsidRPr="002F76E4">
          <w:delInstrText xml:space="preserve"> REF _Ref388912332 \w \h </w:delInstrText>
        </w:r>
      </w:del>
      <w:r w:rsidR="002F76E4">
        <w:instrText xml:space="preserve"> \* MERGEFORMAT </w:instrText>
      </w:r>
      <w:del w:id="492" w:author="Anasta" w:date="2014-05-28T13:30:00Z">
        <w:r w:rsidR="004C1719" w:rsidRPr="002F76E4">
          <w:fldChar w:fldCharType="separate"/>
        </w:r>
        <w:r w:rsidR="00985FA2" w:rsidRPr="002F76E4">
          <w:delText>4</w:delText>
        </w:r>
        <w:r w:rsidR="004C1719" w:rsidRPr="002F76E4">
          <w:fldChar w:fldCharType="end"/>
        </w:r>
        <w:r w:rsidR="00664A26" w:rsidRPr="002F76E4">
          <w:delText>.</w:delText>
        </w:r>
      </w:del>
    </w:p>
    <w:p w14:paraId="02CA02D2" w14:textId="77777777" w:rsidR="000C2D7E" w:rsidRPr="002F76E4" w:rsidRDefault="000C2D7E" w:rsidP="00E7739D">
      <w:pPr>
        <w:ind w:firstLine="709"/>
        <w:rPr>
          <w:del w:id="493" w:author="Anasta" w:date="2014-05-28T13:30:00Z"/>
          <w:b/>
        </w:rPr>
      </w:pPr>
    </w:p>
    <w:p w14:paraId="1ADAEEFC" w14:textId="77777777" w:rsidR="000C2D7E" w:rsidRPr="002F76E4" w:rsidRDefault="000C2D7E" w:rsidP="00E7739D">
      <w:pPr>
        <w:ind w:firstLine="709"/>
        <w:rPr>
          <w:b/>
        </w:rPr>
      </w:pPr>
    </w:p>
    <w:p w14:paraId="5C0EF1F8" w14:textId="77777777" w:rsidR="000C2D7E" w:rsidRDefault="003B7CD7" w:rsidP="003B7CD7">
      <w:pPr>
        <w:pStyle w:val="Heading3"/>
      </w:pPr>
      <w:bookmarkStart w:id="494" w:name="_Toc389058359"/>
      <w:r w:rsidRPr="002F76E4">
        <w:t>CAMADA DE NEGÓCIOS</w:t>
      </w:r>
      <w:bookmarkEnd w:id="494"/>
    </w:p>
    <w:p w14:paraId="74E70953" w14:textId="77777777" w:rsidR="00A21147" w:rsidRPr="00A21147" w:rsidRDefault="00A21147" w:rsidP="00A21147"/>
    <w:p w14:paraId="44659F52" w14:textId="77777777" w:rsidR="0033029F" w:rsidRPr="002F76E4" w:rsidRDefault="0033029F" w:rsidP="00A21147">
      <w:pPr>
        <w:pStyle w:val="SubTitulozinho"/>
        <w:rPr>
          <w:rPrChange w:id="495" w:author="Anasta" w:date="2014-05-28T13:30:00Z">
            <w:rPr/>
          </w:rPrChange>
        </w:rPr>
      </w:pPr>
      <w:proofErr w:type="spellStart"/>
      <w:r w:rsidRPr="002F76E4">
        <w:rPr>
          <w:rPrChange w:id="496" w:author="Anasta" w:date="2014-05-28T13:30:00Z">
            <w:rPr/>
          </w:rPrChange>
        </w:rPr>
        <w:t>Content</w:t>
      </w:r>
      <w:proofErr w:type="spellEnd"/>
      <w:r w:rsidRPr="002F76E4">
        <w:rPr>
          <w:rPrChange w:id="497" w:author="Anasta" w:date="2014-05-28T13:30:00Z">
            <w:rPr/>
          </w:rPrChange>
        </w:rPr>
        <w:t xml:space="preserve"> </w:t>
      </w:r>
      <w:proofErr w:type="spellStart"/>
      <w:r w:rsidRPr="002F76E4">
        <w:rPr>
          <w:rPrChange w:id="498" w:author="Anasta" w:date="2014-05-28T13:30:00Z">
            <w:rPr/>
          </w:rPrChange>
        </w:rPr>
        <w:t>Provider</w:t>
      </w:r>
      <w:proofErr w:type="spellEnd"/>
    </w:p>
    <w:p w14:paraId="099DD9AB" w14:textId="77777777" w:rsidR="003D26D2" w:rsidRPr="002F76E4" w:rsidRDefault="003D26D2" w:rsidP="003F3363">
      <w:pPr>
        <w:rPr>
          <w:b/>
          <w:noProof/>
          <w:lang w:eastAsia="pt-BR"/>
        </w:rPr>
      </w:pPr>
    </w:p>
    <w:p w14:paraId="07B4368A" w14:textId="77777777" w:rsidR="003D26D2" w:rsidRPr="002F76E4" w:rsidRDefault="003D26D2" w:rsidP="005007E3">
      <w:pPr>
        <w:keepNext/>
        <w:jc w:val="center"/>
      </w:pPr>
      <w:r w:rsidRPr="002F76E4">
        <w:rPr>
          <w:b/>
          <w:noProof/>
          <w:lang w:eastAsia="pt-BR"/>
        </w:rPr>
        <w:drawing>
          <wp:inline distT="0" distB="0" distL="0" distR="0" wp14:anchorId="6E27E792" wp14:editId="0BEBC042">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279CEF33" w14:textId="77777777" w:rsidR="000C2D7E" w:rsidRPr="002F76E4" w:rsidRDefault="000C2D7E" w:rsidP="003D26D2">
      <w:pPr>
        <w:keepNext/>
      </w:pPr>
    </w:p>
    <w:p w14:paraId="4A9151AA" w14:textId="739704DC" w:rsidR="00D1682F" w:rsidRPr="002F76E4" w:rsidRDefault="003D26D2" w:rsidP="00857D75">
      <w:pPr>
        <w:pStyle w:val="Caption"/>
      </w:pPr>
      <w:bookmarkStart w:id="499" w:name="_Toc389058402"/>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7</w:t>
      </w:r>
      <w:r w:rsidR="00A45778">
        <w:fldChar w:fldCharType="end"/>
      </w:r>
      <w:r w:rsidR="00857D75" w:rsidRPr="002F76E4">
        <w:t xml:space="preserve"> – Hierarquia de classes do </w:t>
      </w:r>
      <w:proofErr w:type="spellStart"/>
      <w:r w:rsidR="00857D75" w:rsidRPr="002F76E4">
        <w:rPr>
          <w:i/>
          <w:rPrChange w:id="500" w:author="Anasta" w:date="2014-05-28T13:30:00Z">
            <w:rPr/>
          </w:rPrChange>
        </w:rPr>
        <w:t>ContentProvider</w:t>
      </w:r>
      <w:proofErr w:type="spellEnd"/>
      <w:sdt>
        <w:sdtPr>
          <w:id w:val="-99963197"/>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 xml:space="preserve"> [3]</w:t>
          </w:r>
          <w:r w:rsidR="0088363D" w:rsidRPr="002F76E4">
            <w:fldChar w:fldCharType="end"/>
          </w:r>
        </w:sdtContent>
      </w:sdt>
      <w:bookmarkEnd w:id="499"/>
    </w:p>
    <w:p w14:paraId="43F6D44E" w14:textId="77777777" w:rsidR="00175EDA" w:rsidRPr="002F76E4" w:rsidRDefault="00175EDA" w:rsidP="003F3363">
      <w:pPr>
        <w:rPr>
          <w:b/>
        </w:rPr>
      </w:pPr>
    </w:p>
    <w:p w14:paraId="6F3B7D3D" w14:textId="78EA9B4C" w:rsidR="00344633" w:rsidRPr="002F76E4" w:rsidRDefault="00344633" w:rsidP="00344633">
      <w:r w:rsidRPr="002F76E4">
        <w:t xml:space="preserve">Os </w:t>
      </w:r>
      <w:proofErr w:type="spellStart"/>
      <w:r w:rsidRPr="002F76E4">
        <w:rPr>
          <w:i/>
        </w:rPr>
        <w:t>Content</w:t>
      </w:r>
      <w:proofErr w:type="spellEnd"/>
      <w:r w:rsidRPr="002F76E4">
        <w:rPr>
          <w:i/>
        </w:rPr>
        <w:t xml:space="preserve"> </w:t>
      </w:r>
      <w:proofErr w:type="spellStart"/>
      <w:r w:rsidRPr="002F76E4">
        <w:rPr>
          <w:i/>
        </w:rPr>
        <w:t>Provider</w:t>
      </w:r>
      <w:r w:rsidRPr="002F76E4">
        <w:t>s</w:t>
      </w:r>
      <w:proofErr w:type="spellEnd"/>
      <w:r w:rsidRPr="002F76E4">
        <w:t xml:space="preserve"> são parte da arquitetura de um sistema </w:t>
      </w:r>
      <w:proofErr w:type="spellStart"/>
      <w:r w:rsidRPr="002F76E4">
        <w:rPr>
          <w:i/>
          <w:rPrChange w:id="501" w:author="Anasta" w:date="2014-05-28T13:30:00Z">
            <w:rPr/>
          </w:rPrChange>
        </w:rPr>
        <w:t>Android</w:t>
      </w:r>
      <w:proofErr w:type="spellEnd"/>
      <w:r w:rsidRPr="002F76E4">
        <w:t xml:space="preserve"> e são responsáveis por prover às aplicações </w:t>
      </w:r>
      <w:ins w:id="502" w:author="Anasta" w:date="2014-05-28T13:30:00Z">
        <w:r w:rsidRPr="002F76E4">
          <w:t xml:space="preserve">e </w:t>
        </w:r>
      </w:ins>
      <w:r w:rsidRPr="002F76E4">
        <w:t>os dados necessários que elas precisam para funcionar. Eles gerenciam o acesso a um repositório central de dados e permite que aplicações diferentes compartilhem os mesmo</w:t>
      </w:r>
      <w:r w:rsidR="003C724B">
        <w:t>s</w:t>
      </w:r>
      <w:r w:rsidRPr="002F76E4">
        <w:t xml:space="preserve"> dados. Com isso</w:t>
      </w:r>
      <w:ins w:id="503" w:author="Anasta" w:date="2014-05-28T13:30:00Z">
        <w:r w:rsidRPr="002F76E4">
          <w:t>,</w:t>
        </w:r>
      </w:ins>
      <w:r w:rsidRPr="002F76E4">
        <w:t xml:space="preserve"> as aplicações conseguem facilmente</w:t>
      </w:r>
      <w:del w:id="504" w:author="Anasta" w:date="2014-05-28T13:30:00Z">
        <w:r w:rsidR="00FA5D38" w:rsidRPr="002F76E4">
          <w:delText>,</w:delText>
        </w:r>
      </w:del>
      <w:r w:rsidRPr="002F76E4">
        <w:t xml:space="preserve"> acessar os dados de um contato</w:t>
      </w:r>
      <w:del w:id="505" w:author="Anasta" w:date="2014-05-28T13:30:00Z">
        <w:r w:rsidR="00FA5D38" w:rsidRPr="002F76E4">
          <w:delText>,</w:delText>
        </w:r>
      </w:del>
      <w:r w:rsidRPr="002F76E4">
        <w:t xml:space="preserve"> da agenda ou ler mensagens recebidas.</w:t>
      </w:r>
    </w:p>
    <w:p w14:paraId="5840833F" w14:textId="77777777" w:rsidR="00344633" w:rsidRDefault="00344633" w:rsidP="00344633">
      <w:pPr>
        <w:rPr>
          <w:i/>
        </w:rPr>
      </w:pPr>
      <w:r w:rsidRPr="002F76E4">
        <w:t xml:space="preserve">Quando se quer acessar um dado em um </w:t>
      </w:r>
      <w:proofErr w:type="spellStart"/>
      <w:r w:rsidRPr="002F76E4">
        <w:rPr>
          <w:i/>
        </w:rPr>
        <w:t>content</w:t>
      </w:r>
      <w:proofErr w:type="spellEnd"/>
      <w:r w:rsidRPr="002F76E4">
        <w:t xml:space="preserve"> </w:t>
      </w:r>
      <w:proofErr w:type="spellStart"/>
      <w:r w:rsidRPr="002F76E4">
        <w:rPr>
          <w:i/>
        </w:rPr>
        <w:t>provider</w:t>
      </w:r>
      <w:proofErr w:type="spellEnd"/>
      <w:r w:rsidRPr="002F76E4">
        <w:t xml:space="preserve">, a aplicação cliente deve utilizar um objeto </w:t>
      </w:r>
      <w:proofErr w:type="spellStart"/>
      <w:r w:rsidRPr="002F76E4">
        <w:rPr>
          <w:i/>
        </w:rPr>
        <w:t>Content</w:t>
      </w:r>
      <w:proofErr w:type="spellEnd"/>
      <w:r w:rsidRPr="002F76E4">
        <w:rPr>
          <w:i/>
        </w:rPr>
        <w:t xml:space="preserve"> Resolver</w:t>
      </w:r>
      <w:r w:rsidRPr="002F76E4">
        <w:t xml:space="preserve"> juntamente com o objeto </w:t>
      </w:r>
      <w:proofErr w:type="spellStart"/>
      <w:r w:rsidRPr="002F76E4">
        <w:rPr>
          <w:i/>
        </w:rPr>
        <w:t>Context</w:t>
      </w:r>
      <w:proofErr w:type="spellEnd"/>
      <w:r w:rsidRPr="002F76E4">
        <w:t xml:space="preserve"> para se comunicar com o </w:t>
      </w:r>
      <w:proofErr w:type="spellStart"/>
      <w:r w:rsidRPr="002F76E4">
        <w:rPr>
          <w:i/>
        </w:rPr>
        <w:t>provider</w:t>
      </w:r>
      <w:proofErr w:type="spellEnd"/>
      <w:r w:rsidRPr="002F76E4">
        <w:rPr>
          <w:i/>
        </w:rPr>
        <w:t xml:space="preserve">. </w:t>
      </w:r>
      <w:r w:rsidRPr="002F76E4">
        <w:t>O objeto do tipo</w:t>
      </w:r>
      <w:r w:rsidRPr="002F76E4">
        <w:rPr>
          <w:i/>
        </w:rPr>
        <w:t xml:space="preserve"> </w:t>
      </w:r>
      <w:proofErr w:type="spellStart"/>
      <w:proofErr w:type="gramStart"/>
      <w:r w:rsidRPr="002F76E4">
        <w:rPr>
          <w:i/>
        </w:rPr>
        <w:t>ContentResolver</w:t>
      </w:r>
      <w:proofErr w:type="spellEnd"/>
      <w:proofErr w:type="gramEnd"/>
      <w:r w:rsidRPr="002F76E4">
        <w:rPr>
          <w:i/>
        </w:rPr>
        <w:t xml:space="preserve"> </w:t>
      </w:r>
      <w:r w:rsidRPr="002F76E4">
        <w:t>se comunicará com a instância que implementa</w:t>
      </w:r>
      <w:r w:rsidR="005240A1">
        <w:t xml:space="preserve"> </w:t>
      </w:r>
      <w:proofErr w:type="spellStart"/>
      <w:r w:rsidRPr="002F76E4">
        <w:rPr>
          <w:i/>
        </w:rPr>
        <w:t>ContentProvider</w:t>
      </w:r>
      <w:proofErr w:type="spellEnd"/>
      <w:r w:rsidRPr="002F76E4">
        <w:rPr>
          <w:i/>
        </w:rPr>
        <w:t>.</w:t>
      </w:r>
    </w:p>
    <w:p w14:paraId="5E5DB787" w14:textId="77777777" w:rsidR="00A21147" w:rsidRPr="002F76E4" w:rsidRDefault="00A21147" w:rsidP="00344633">
      <w:pPr>
        <w:rPr>
          <w:i/>
        </w:rPr>
      </w:pPr>
    </w:p>
    <w:p w14:paraId="3DF7EBEB" w14:textId="77777777" w:rsidR="00E05502" w:rsidRPr="002F76E4" w:rsidRDefault="00E05502" w:rsidP="00A21147">
      <w:pPr>
        <w:pStyle w:val="SubTtulo"/>
      </w:pPr>
      <w:proofErr w:type="spellStart"/>
      <w:r w:rsidRPr="002F76E4">
        <w:t>Application</w:t>
      </w:r>
      <w:proofErr w:type="spellEnd"/>
    </w:p>
    <w:p w14:paraId="6B225CA7" w14:textId="77777777" w:rsidR="00E05502" w:rsidRPr="002F76E4" w:rsidRDefault="00E05502" w:rsidP="00E05502"/>
    <w:p w14:paraId="20495B0C" w14:textId="77777777" w:rsidR="00E05502" w:rsidRPr="002F76E4" w:rsidRDefault="00E05502" w:rsidP="00E05502">
      <w:pPr>
        <w:keepNext/>
        <w:jc w:val="center"/>
      </w:pPr>
      <w:r w:rsidRPr="002F76E4">
        <w:rPr>
          <w:noProof/>
          <w:lang w:eastAsia="pt-BR"/>
        </w:rPr>
        <w:lastRenderedPageBreak/>
        <w:drawing>
          <wp:inline distT="0" distB="0" distL="0" distR="0" wp14:anchorId="6E3B4CF6" wp14:editId="740460EA">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39368FE3" w14:textId="16D9598A" w:rsidR="00E05502" w:rsidRPr="002F76E4" w:rsidRDefault="00E05502" w:rsidP="00E05502">
      <w:pPr>
        <w:pStyle w:val="Caption"/>
        <w:rPr>
          <w:i/>
          <w:rPrChange w:id="506" w:author="Anasta" w:date="2014-05-28T13:30:00Z">
            <w:rPr/>
          </w:rPrChange>
        </w:rPr>
      </w:pPr>
      <w:bookmarkStart w:id="507" w:name="_Toc389058403"/>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8</w:t>
      </w:r>
      <w:r w:rsidR="00A45778">
        <w:fldChar w:fldCharType="end"/>
      </w:r>
      <w:r w:rsidRPr="002F76E4">
        <w:t xml:space="preserve"> – Hierarquia de classes do </w:t>
      </w:r>
      <w:proofErr w:type="spellStart"/>
      <w:r w:rsidRPr="002F76E4">
        <w:rPr>
          <w:i/>
          <w:rPrChange w:id="508" w:author="Anasta" w:date="2014-05-28T13:30:00Z">
            <w:rPr/>
          </w:rPrChange>
        </w:rPr>
        <w:t>Application</w:t>
      </w:r>
      <w:bookmarkEnd w:id="507"/>
      <w:proofErr w:type="spellEnd"/>
    </w:p>
    <w:p w14:paraId="7D3AB79A" w14:textId="77777777" w:rsidR="00E05502" w:rsidRPr="002F76E4" w:rsidRDefault="00E05502" w:rsidP="00E05502"/>
    <w:p w14:paraId="50A27B5E" w14:textId="77777777" w:rsidR="00E05502" w:rsidRPr="005240A1" w:rsidRDefault="00E05502" w:rsidP="00E05502">
      <w:r w:rsidRPr="005240A1">
        <w:t xml:space="preserve">A classe </w:t>
      </w:r>
      <w:proofErr w:type="spellStart"/>
      <w:r w:rsidRPr="005240A1">
        <w:rPr>
          <w:i/>
          <w:rPrChange w:id="509" w:author="Anasta" w:date="2014-05-28T13:30:00Z">
            <w:rPr/>
          </w:rPrChange>
        </w:rPr>
        <w:t>Application</w:t>
      </w:r>
      <w:proofErr w:type="spellEnd"/>
      <w:r w:rsidRPr="005240A1">
        <w:t xml:space="preserve"> </w:t>
      </w:r>
      <w:r w:rsidR="005240A1">
        <w:t>existe</w:t>
      </w:r>
      <w:ins w:id="510" w:author="Anasta" w:date="2014-05-28T13:30:00Z">
        <w:r w:rsidR="00E802E8" w:rsidRPr="005240A1">
          <w:t xml:space="preserve"> </w:t>
        </w:r>
      </w:ins>
      <w:r w:rsidRPr="005240A1">
        <w:t xml:space="preserve">para os desenvolvedores que precisam manter o estado da aplicação. </w:t>
      </w:r>
    </w:p>
    <w:p w14:paraId="046398B3" w14:textId="77777777" w:rsidR="00E05502" w:rsidRPr="002F76E4" w:rsidRDefault="00E05502" w:rsidP="00E05502">
      <w:r w:rsidRPr="002F76E4">
        <w:t xml:space="preserve">Quando se decide por </w:t>
      </w:r>
      <w:proofErr w:type="gramStart"/>
      <w:r w:rsidRPr="002F76E4">
        <w:t>implementar</w:t>
      </w:r>
      <w:proofErr w:type="gramEnd"/>
      <w:r w:rsidRPr="002F76E4">
        <w:t xml:space="preserve"> a classe</w:t>
      </w:r>
      <w:del w:id="511" w:author="Anasta" w:date="2014-05-28T13:30:00Z">
        <w:r w:rsidRPr="002F76E4">
          <w:delText>,</w:delText>
        </w:r>
      </w:del>
      <w:r w:rsidRPr="002F76E4">
        <w:t xml:space="preserve"> é preciso declarar o nome da classe </w:t>
      </w:r>
      <w:del w:id="512" w:author="Anasta" w:date="2014-05-28T13:30:00Z">
        <w:r w:rsidRPr="002F76E4">
          <w:delText>extendida</w:delText>
        </w:r>
      </w:del>
      <w:ins w:id="513" w:author="Anasta" w:date="2014-05-28T13:30:00Z">
        <w:r w:rsidR="00FD7629" w:rsidRPr="002F76E4">
          <w:t>entendida</w:t>
        </w:r>
      </w:ins>
      <w:r w:rsidRPr="002F76E4">
        <w:t xml:space="preserve"> no elemento XML &lt;</w:t>
      </w:r>
      <w:proofErr w:type="spellStart"/>
      <w:r w:rsidRPr="002F76E4">
        <w:t>application</w:t>
      </w:r>
      <w:proofErr w:type="spellEnd"/>
      <w:r w:rsidRPr="002F76E4">
        <w:t xml:space="preserve">&gt; de </w:t>
      </w:r>
      <w:r w:rsidRPr="002F76E4">
        <w:rPr>
          <w:i/>
          <w:rPrChange w:id="514" w:author="Anasta" w:date="2014-05-28T13:30:00Z">
            <w:rPr/>
          </w:rPrChange>
        </w:rPr>
        <w:t>AndroidManifest.xml.</w:t>
      </w:r>
      <w:r w:rsidRPr="002F76E4">
        <w:t xml:space="preserve"> Dessa forma, uma instância dessa classe será criada pelo </w:t>
      </w:r>
      <w:proofErr w:type="spellStart"/>
      <w:r w:rsidRPr="002F76E4">
        <w:rPr>
          <w:i/>
          <w:rPrChange w:id="515" w:author="Anasta" w:date="2014-05-28T13:30:00Z">
            <w:rPr/>
          </w:rPrChange>
        </w:rPr>
        <w:t>Android</w:t>
      </w:r>
      <w:proofErr w:type="spellEnd"/>
      <w:r w:rsidRPr="002F76E4">
        <w:t xml:space="preserve"> ao se iniciar o processo da aplicação. Para isso, a instância de </w:t>
      </w:r>
      <w:proofErr w:type="spellStart"/>
      <w:r w:rsidRPr="002F76E4">
        <w:rPr>
          <w:i/>
          <w:rPrChange w:id="516" w:author="Anasta" w:date="2014-05-28T13:30:00Z">
            <w:rPr/>
          </w:rPrChange>
        </w:rPr>
        <w:t>Application</w:t>
      </w:r>
      <w:proofErr w:type="spellEnd"/>
      <w:r w:rsidRPr="002F76E4">
        <w:t xml:space="preserve"> pode ser recuperada por meio da chamada da função </w:t>
      </w:r>
      <w:proofErr w:type="spellStart"/>
      <w:proofErr w:type="gramStart"/>
      <w:r w:rsidRPr="002F76E4">
        <w:rPr>
          <w:i/>
          <w:rPrChange w:id="517" w:author="Anasta" w:date="2014-05-28T13:30:00Z">
            <w:rPr/>
          </w:rPrChange>
        </w:rPr>
        <w:t>Context.</w:t>
      </w:r>
      <w:proofErr w:type="gramEnd"/>
      <w:r w:rsidRPr="002F76E4">
        <w:rPr>
          <w:i/>
          <w:rPrChange w:id="518" w:author="Anasta" w:date="2014-05-28T13:30:00Z">
            <w:rPr/>
          </w:rPrChange>
        </w:rPr>
        <w:t>getApplicationContext</w:t>
      </w:r>
      <w:proofErr w:type="spellEnd"/>
      <w:r w:rsidRPr="002F76E4">
        <w:rPr>
          <w:i/>
          <w:rPrChange w:id="519" w:author="Anasta" w:date="2014-05-28T13:30:00Z">
            <w:rPr/>
          </w:rPrChange>
        </w:rPr>
        <w:t>().</w:t>
      </w:r>
    </w:p>
    <w:p w14:paraId="7BE5AC71" w14:textId="77777777" w:rsidR="00E05502" w:rsidRDefault="00E05502" w:rsidP="00E05502"/>
    <w:p w14:paraId="35156BB4" w14:textId="77777777" w:rsidR="005240A1" w:rsidRPr="002F76E4" w:rsidRDefault="005240A1" w:rsidP="00E05502"/>
    <w:p w14:paraId="11D1AD96" w14:textId="77777777" w:rsidR="00E05502" w:rsidRPr="002F76E4" w:rsidRDefault="00E05502" w:rsidP="00A21147">
      <w:pPr>
        <w:pStyle w:val="SubTtulo"/>
        <w:rPr>
          <w:rPrChange w:id="520" w:author="Anasta" w:date="2014-05-28T13:30:00Z">
            <w:rPr/>
          </w:rPrChange>
        </w:rPr>
      </w:pPr>
      <w:proofErr w:type="spellStart"/>
      <w:r w:rsidRPr="002F76E4">
        <w:rPr>
          <w:rPrChange w:id="521" w:author="Anasta" w:date="2014-05-28T13:30:00Z">
            <w:rPr/>
          </w:rPrChange>
        </w:rPr>
        <w:t>Context</w:t>
      </w:r>
      <w:proofErr w:type="spellEnd"/>
    </w:p>
    <w:p w14:paraId="33FD1B20" w14:textId="77777777" w:rsidR="00E05502" w:rsidRPr="002F76E4" w:rsidRDefault="00E05502" w:rsidP="00E05502"/>
    <w:p w14:paraId="100666FB" w14:textId="77777777" w:rsidR="00E05502" w:rsidRPr="002F76E4" w:rsidRDefault="00E05502" w:rsidP="00E05502">
      <w:pPr>
        <w:keepNext/>
        <w:jc w:val="center"/>
      </w:pPr>
      <w:r w:rsidRPr="002F76E4">
        <w:rPr>
          <w:noProof/>
          <w:lang w:eastAsia="pt-BR"/>
        </w:rPr>
        <w:drawing>
          <wp:inline distT="0" distB="0" distL="0" distR="0" wp14:anchorId="6706F268" wp14:editId="108E744C">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60A9622E" w14:textId="6C033A8E" w:rsidR="00E05502" w:rsidRPr="002F76E4" w:rsidRDefault="00E05502" w:rsidP="00E05502">
      <w:pPr>
        <w:pStyle w:val="Caption"/>
        <w:rPr>
          <w:i/>
          <w:rPrChange w:id="522" w:author="Anasta" w:date="2014-05-28T13:30:00Z">
            <w:rPr/>
          </w:rPrChange>
        </w:rPr>
      </w:pPr>
      <w:bookmarkStart w:id="523" w:name="_Toc389058404"/>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9</w:t>
      </w:r>
      <w:r w:rsidR="00A45778">
        <w:fldChar w:fldCharType="end"/>
      </w:r>
      <w:r w:rsidRPr="002F76E4">
        <w:t xml:space="preserve"> – Hierarquia de classes do </w:t>
      </w:r>
      <w:proofErr w:type="spellStart"/>
      <w:r w:rsidRPr="002F76E4">
        <w:rPr>
          <w:i/>
          <w:rPrChange w:id="524" w:author="Anasta" w:date="2014-05-28T13:30:00Z">
            <w:rPr/>
          </w:rPrChange>
        </w:rPr>
        <w:t>Context</w:t>
      </w:r>
      <w:bookmarkEnd w:id="523"/>
      <w:proofErr w:type="spellEnd"/>
    </w:p>
    <w:p w14:paraId="5D2864FD" w14:textId="77777777" w:rsidR="00E05502" w:rsidRPr="002F76E4" w:rsidRDefault="00E05502" w:rsidP="00E05502">
      <w:r w:rsidRPr="002F76E4">
        <w:t xml:space="preserve"> </w:t>
      </w:r>
    </w:p>
    <w:p w14:paraId="71B7156C" w14:textId="77777777" w:rsidR="00E05502" w:rsidRPr="002F76E4" w:rsidRDefault="00E05502" w:rsidP="00E05502">
      <w:r w:rsidRPr="002F76E4">
        <w:lastRenderedPageBreak/>
        <w:t xml:space="preserve">O contexto é uma classe abstrata que serve de interface de acesso a informações globais, bem como a recursos e classes, pertencentes à aplicação. Parte da </w:t>
      </w:r>
      <w:proofErr w:type="gramStart"/>
      <w:r w:rsidRPr="002F76E4">
        <w:t>implementação</w:t>
      </w:r>
      <w:proofErr w:type="gramEnd"/>
      <w:r w:rsidRPr="002F76E4">
        <w:t xml:space="preserve"> é feita pelo </w:t>
      </w:r>
      <w:proofErr w:type="spellStart"/>
      <w:r w:rsidRPr="002F76E4">
        <w:t>Android</w:t>
      </w:r>
      <w:proofErr w:type="spellEnd"/>
      <w:r w:rsidRPr="002F76E4">
        <w:t>.</w:t>
      </w:r>
    </w:p>
    <w:p w14:paraId="17BDD66F" w14:textId="77777777" w:rsidR="00E05502" w:rsidRPr="002F76E4" w:rsidRDefault="00E05502" w:rsidP="00E05502"/>
    <w:p w14:paraId="68D82016" w14:textId="77777777" w:rsidR="00E05502" w:rsidRPr="002F76E4" w:rsidRDefault="00E05502" w:rsidP="00E05502">
      <w:pPr>
        <w:rPr>
          <w:del w:id="525" w:author="Anasta" w:date="2014-05-28T13:30:00Z"/>
        </w:rPr>
      </w:pPr>
    </w:p>
    <w:p w14:paraId="4653DBEF" w14:textId="77777777" w:rsidR="00E05502" w:rsidRPr="002F76E4" w:rsidRDefault="00E05502" w:rsidP="00E05502">
      <w:pPr>
        <w:rPr>
          <w:ins w:id="526" w:author="Anasta" w:date="2014-05-28T13:30:00Z"/>
        </w:rPr>
      </w:pPr>
      <w:r w:rsidRPr="002F76E4">
        <w:t>Dentro do</w:t>
      </w:r>
      <w:r w:rsidR="00FD7629" w:rsidRPr="002F76E4">
        <w:t xml:space="preserve"> projeto da IDE, foram </w:t>
      </w:r>
      <w:del w:id="527" w:author="Anasta" w:date="2014-05-28T13:30:00Z">
        <w:r w:rsidRPr="002F76E4">
          <w:delText>utilizadas as</w:delText>
        </w:r>
      </w:del>
      <w:ins w:id="528" w:author="Anasta" w:date="2014-05-28T13:30:00Z">
        <w:r w:rsidR="00FD7629" w:rsidRPr="002F76E4">
          <w:t>utilizados o</w:t>
        </w:r>
        <w:r w:rsidRPr="002F76E4">
          <w:t>s</w:t>
        </w:r>
      </w:ins>
      <w:r w:rsidRPr="002F76E4">
        <w:t xml:space="preserve"> seguintes diretórios:</w:t>
      </w:r>
    </w:p>
    <w:p w14:paraId="1A2947E7" w14:textId="77777777" w:rsidR="00FD7629" w:rsidRPr="002F76E4" w:rsidRDefault="00FD7629" w:rsidP="00E05502"/>
    <w:p w14:paraId="3CB827DC" w14:textId="77777777" w:rsidR="00E05502" w:rsidRPr="002F76E4" w:rsidRDefault="00E05502" w:rsidP="00315197">
      <w:pPr>
        <w:pStyle w:val="SubTitulozinho"/>
        <w:rPr>
          <w:rPrChange w:id="529" w:author="Anasta" w:date="2014-05-28T13:30:00Z">
            <w:rPr/>
          </w:rPrChange>
        </w:rPr>
      </w:pPr>
      <w:r w:rsidRPr="002F76E4">
        <w:rPr>
          <w:rPrChange w:id="530" w:author="Anasta" w:date="2014-05-28T13:30:00Z">
            <w:rPr/>
          </w:rPrChange>
        </w:rPr>
        <w:t>/</w:t>
      </w:r>
      <w:proofErr w:type="gramStart"/>
      <w:r w:rsidRPr="002F76E4">
        <w:rPr>
          <w:rPrChange w:id="531" w:author="Anasta" w:date="2014-05-28T13:30:00Z">
            <w:rPr/>
          </w:rPrChange>
        </w:rPr>
        <w:t>AndroidManifest</w:t>
      </w:r>
      <w:proofErr w:type="gramEnd"/>
      <w:r w:rsidRPr="002F76E4">
        <w:rPr>
          <w:rPrChange w:id="532" w:author="Anasta" w:date="2014-05-28T13:30:00Z">
            <w:rPr/>
          </w:rPrChange>
        </w:rPr>
        <w:t>.xml</w:t>
      </w:r>
    </w:p>
    <w:p w14:paraId="7FDDEC93" w14:textId="77777777" w:rsidR="00E05502" w:rsidRPr="002F76E4" w:rsidRDefault="00E05502" w:rsidP="00E05502">
      <w:pPr>
        <w:rPr>
          <w:b/>
        </w:rPr>
      </w:pPr>
    </w:p>
    <w:p w14:paraId="7FC9B271" w14:textId="77777777" w:rsidR="00E05502" w:rsidRPr="002F76E4" w:rsidRDefault="00E05502" w:rsidP="00E05502">
      <w:r w:rsidRPr="002F76E4">
        <w:t xml:space="preserve">Esse arquivo contém configurações da aplicação que o </w:t>
      </w:r>
      <w:proofErr w:type="spellStart"/>
      <w:r w:rsidRPr="002F76E4">
        <w:rPr>
          <w:i/>
          <w:rPrChange w:id="533" w:author="Anasta" w:date="2014-05-28T13:30:00Z">
            <w:rPr/>
          </w:rPrChange>
        </w:rPr>
        <w:t>Android</w:t>
      </w:r>
      <w:proofErr w:type="spellEnd"/>
      <w:r w:rsidRPr="002F76E4">
        <w:rPr>
          <w:i/>
          <w:rPrChange w:id="534" w:author="Anasta" w:date="2014-05-28T13:30:00Z">
            <w:rPr/>
          </w:rPrChange>
        </w:rPr>
        <w:t xml:space="preserve">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AA470E" w:rsidRPr="002F76E4">
        <w:t xml:space="preserve">FIG. </w:t>
      </w:r>
      <w:r w:rsidR="00AA470E">
        <w:rPr>
          <w:noProof/>
        </w:rPr>
        <w:t>3.10</w:t>
      </w:r>
      <w:r w:rsidR="0088363D" w:rsidRPr="002F76E4">
        <w:fldChar w:fldCharType="end"/>
      </w:r>
      <w:r w:rsidRPr="002F76E4">
        <w:t xml:space="preserve">, mostra como o arquivo </w:t>
      </w:r>
      <w:proofErr w:type="gramStart"/>
      <w:r w:rsidRPr="002F76E4">
        <w:rPr>
          <w:i/>
          <w:rPrChange w:id="535" w:author="Anasta" w:date="2014-05-28T13:30:00Z">
            <w:rPr/>
          </w:rPrChange>
        </w:rPr>
        <w:t>AndroidManifest</w:t>
      </w:r>
      <w:proofErr w:type="gramEnd"/>
      <w:r w:rsidRPr="002F76E4">
        <w:rPr>
          <w:i/>
          <w:rPrChange w:id="536" w:author="Anasta" w:date="2014-05-28T13:30:00Z">
            <w:rPr/>
          </w:rPrChange>
        </w:rPr>
        <w:t>.xml</w:t>
      </w:r>
      <w:r w:rsidRPr="002F76E4">
        <w:t xml:space="preserve"> colabora com os demais componentes do </w:t>
      </w:r>
      <w:proofErr w:type="spellStart"/>
      <w:r w:rsidRPr="002F76E4">
        <w:rPr>
          <w:i/>
          <w:rPrChange w:id="537" w:author="Anasta" w:date="2014-05-28T13:30:00Z">
            <w:rPr/>
          </w:rPrChange>
        </w:rPr>
        <w:t>Android</w:t>
      </w:r>
      <w:proofErr w:type="spellEnd"/>
      <w:r w:rsidRPr="002F76E4">
        <w:t>.</w:t>
      </w:r>
    </w:p>
    <w:p w14:paraId="77CFA0BE" w14:textId="77777777" w:rsidR="00E05502" w:rsidRPr="002F76E4" w:rsidRDefault="00E05502" w:rsidP="00E05502">
      <w:r w:rsidRPr="002F76E4">
        <w:rPr>
          <w:noProof/>
          <w:lang w:eastAsia="pt-BR"/>
        </w:rPr>
        <w:drawing>
          <wp:inline distT="0" distB="0" distL="0" distR="0" wp14:anchorId="44104C65" wp14:editId="404F8ECA">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55BD03A8" w:rsidR="00E05502" w:rsidRPr="002F76E4" w:rsidRDefault="00E05502" w:rsidP="00E05502">
      <w:pPr>
        <w:pStyle w:val="Caption"/>
      </w:pPr>
      <w:bookmarkStart w:id="538" w:name="_Ref382344490"/>
      <w:bookmarkStart w:id="539" w:name="_Toc383100139"/>
      <w:bookmarkStart w:id="540" w:name="_Toc389058405"/>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10</w:t>
      </w:r>
      <w:r w:rsidR="00A45778">
        <w:fldChar w:fldCharType="end"/>
      </w:r>
      <w:bookmarkEnd w:id="538"/>
      <w:r w:rsidRPr="002F76E4">
        <w:t xml:space="preserve"> – Componentes para funcionamento do </w:t>
      </w:r>
      <w:proofErr w:type="spellStart"/>
      <w:r w:rsidRPr="002F76E4">
        <w:rPr>
          <w:i/>
          <w:rPrChange w:id="541" w:author="Anasta" w:date="2014-05-28T13:30:00Z">
            <w:rPr/>
          </w:rPrChange>
        </w:rPr>
        <w:t>Android</w:t>
      </w:r>
      <w:proofErr w:type="spellEnd"/>
      <w:r w:rsidRPr="002F76E4">
        <w:rPr>
          <w:i/>
          <w:rPrChange w:id="542" w:author="Anasta" w:date="2014-05-28T13:30:00Z">
            <w:rPr/>
          </w:rPrChange>
        </w:rPr>
        <w:t xml:space="preserve">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AA470E">
            <w:rPr>
              <w:noProof/>
            </w:rPr>
            <w:t>[7]</w:t>
          </w:r>
          <w:r w:rsidR="0088363D" w:rsidRPr="002F76E4">
            <w:fldChar w:fldCharType="end"/>
          </w:r>
        </w:sdtContent>
      </w:sdt>
      <w:bookmarkEnd w:id="539"/>
      <w:bookmarkEnd w:id="540"/>
    </w:p>
    <w:p w14:paraId="5BFC1AEB" w14:textId="77777777" w:rsidR="00E05502" w:rsidRPr="002F76E4" w:rsidRDefault="00E05502" w:rsidP="00E05502"/>
    <w:p w14:paraId="71A19FFB" w14:textId="77777777" w:rsidR="00E05502" w:rsidRPr="002F76E4" w:rsidRDefault="00E05502" w:rsidP="00E05502">
      <w:r w:rsidRPr="002F76E4">
        <w:t xml:space="preserve">Quando se utiliza o </w:t>
      </w:r>
      <w:r w:rsidRPr="002F76E4">
        <w:rPr>
          <w:i/>
        </w:rPr>
        <w:t>framework</w:t>
      </w:r>
      <w:r w:rsidRPr="002F76E4">
        <w:t xml:space="preserve"> de desenvolvimento incluso no </w:t>
      </w:r>
      <w:r w:rsidRPr="002F76E4">
        <w:rPr>
          <w:i/>
          <w:rPrChange w:id="543" w:author="Anasta" w:date="2014-05-28T13:30:00Z">
            <w:rPr/>
          </w:rPrChange>
        </w:rPr>
        <w:t>ADT-</w:t>
      </w:r>
      <w:proofErr w:type="spellStart"/>
      <w:r w:rsidRPr="002F76E4">
        <w:rPr>
          <w:i/>
          <w:rPrChange w:id="544" w:author="Anasta" w:date="2014-05-28T13:30:00Z">
            <w:rPr/>
          </w:rPrChange>
        </w:rPr>
        <w:t>Bundle</w:t>
      </w:r>
      <w:proofErr w:type="spellEnd"/>
      <w:r w:rsidRPr="002F76E4">
        <w:t xml:space="preserve">, alguns elementos XML do </w:t>
      </w:r>
      <w:proofErr w:type="gramStart"/>
      <w:r w:rsidRPr="002F76E4">
        <w:rPr>
          <w:i/>
        </w:rPr>
        <w:t>AndroidManifest</w:t>
      </w:r>
      <w:proofErr w:type="gramEnd"/>
      <w:r w:rsidRPr="002F76E4">
        <w:rPr>
          <w:i/>
        </w:rPr>
        <w:t xml:space="preserve">.xml </w:t>
      </w:r>
      <w:r w:rsidRPr="002F76E4">
        <w:t xml:space="preserve">são previamente configurados. Os elementos e atributos XML que mais tiveram seus valores </w:t>
      </w:r>
      <w:proofErr w:type="spellStart"/>
      <w:r w:rsidRPr="002F76E4">
        <w:t>setados</w:t>
      </w:r>
      <w:proofErr w:type="spellEnd"/>
      <w:r w:rsidRPr="002F76E4">
        <w:t xml:space="preserve"> manualmente </w:t>
      </w:r>
      <w:r w:rsidRPr="002F76E4">
        <w:lastRenderedPageBreak/>
        <w:t>neste trabalho foram:</w:t>
      </w:r>
    </w:p>
    <w:p w14:paraId="60834EA0" w14:textId="77777777" w:rsidR="00E05502" w:rsidRPr="002F76E4" w:rsidRDefault="00E05502" w:rsidP="00E05502">
      <w:r w:rsidRPr="002F76E4">
        <w:rPr>
          <w:b/>
          <w:i/>
          <w:rPrChange w:id="545" w:author="Anasta" w:date="2014-05-28T13:30:00Z">
            <w:rPr/>
          </w:rPrChange>
        </w:rPr>
        <w:t>&lt;</w:t>
      </w:r>
      <w:proofErr w:type="spellStart"/>
      <w:r w:rsidRPr="002F76E4">
        <w:rPr>
          <w:b/>
          <w:i/>
          <w:rPrChange w:id="546" w:author="Anasta" w:date="2014-05-28T13:30:00Z">
            <w:rPr/>
          </w:rPrChange>
        </w:rPr>
        <w:t>activity</w:t>
      </w:r>
      <w:proofErr w:type="spellEnd"/>
      <w:r w:rsidRPr="002F76E4">
        <w:rPr>
          <w:b/>
          <w:i/>
          <w:rPrChange w:id="547" w:author="Anasta" w:date="2014-05-28T13:30:00Z">
            <w:rPr/>
          </w:rPrChange>
        </w:rPr>
        <w:t>&gt;</w:t>
      </w:r>
      <w:r w:rsidRPr="002F76E4">
        <w:t xml:space="preserve"> - utilizada para declarar uma </w:t>
      </w:r>
      <w:proofErr w:type="spellStart"/>
      <w:r w:rsidRPr="002F76E4">
        <w:rPr>
          <w:i/>
        </w:rPr>
        <w:t>activity</w:t>
      </w:r>
      <w:proofErr w:type="spellEnd"/>
      <w:r w:rsidRPr="002F76E4">
        <w:t xml:space="preserve"> que será utilizada na aplicação, bem como suas co</w:t>
      </w:r>
      <w:r w:rsidR="00570B33" w:rsidRPr="002F76E4">
        <w:t>nfigurações. Declara-se também</w:t>
      </w:r>
      <w:del w:id="548" w:author="Anasta" w:date="2014-05-28T13:30:00Z">
        <w:r w:rsidRPr="002F76E4">
          <w:delText xml:space="preserve"> </w:delText>
        </w:r>
      </w:del>
      <w:r w:rsidR="00570B33" w:rsidRPr="002F76E4">
        <w:t xml:space="preserve"> </w:t>
      </w:r>
      <w:r w:rsidRPr="002F76E4">
        <w:t xml:space="preserve">os recursos e permissões do </w:t>
      </w:r>
      <w:proofErr w:type="spellStart"/>
      <w:r w:rsidRPr="002F76E4">
        <w:t>Android</w:t>
      </w:r>
      <w:proofErr w:type="spellEnd"/>
      <w:r w:rsidRPr="002F76E4">
        <w:t xml:space="preserve"> necessários para o funcionamento do aplicativo.</w:t>
      </w:r>
    </w:p>
    <w:p w14:paraId="286C4670" w14:textId="77777777" w:rsidR="00E05502" w:rsidRPr="002F76E4" w:rsidRDefault="00E05502" w:rsidP="00E05502">
      <w:proofErr w:type="spellStart"/>
      <w:proofErr w:type="gramStart"/>
      <w:r w:rsidRPr="002F76E4">
        <w:rPr>
          <w:b/>
          <w:i/>
          <w:rPrChange w:id="549" w:author="Anasta" w:date="2014-05-28T13:30:00Z">
            <w:rPr/>
          </w:rPrChange>
        </w:rPr>
        <w:t>android</w:t>
      </w:r>
      <w:proofErr w:type="gramEnd"/>
      <w:r w:rsidRPr="002F76E4">
        <w:rPr>
          <w:b/>
          <w:i/>
          <w:rPrChange w:id="550" w:author="Anasta" w:date="2014-05-28T13:30:00Z">
            <w:rPr/>
          </w:rPrChange>
        </w:rPr>
        <w:t>:parentActivityName</w:t>
      </w:r>
      <w:proofErr w:type="spellEnd"/>
      <w:r w:rsidRPr="002F76E4">
        <w:t xml:space="preserve"> – </w:t>
      </w:r>
      <w:r w:rsidRPr="002F76E4">
        <w:rPr>
          <w:i/>
          <w:rPrChange w:id="551" w:author="Anasta" w:date="2014-05-28T13:30:00Z">
            <w:rPr/>
          </w:rPrChange>
        </w:rPr>
        <w:t>atributo</w:t>
      </w:r>
      <w:r w:rsidRPr="002F76E4">
        <w:t xml:space="preserve"> do elemento </w:t>
      </w:r>
      <w:r w:rsidRPr="002F76E4">
        <w:rPr>
          <w:i/>
          <w:rPrChange w:id="552" w:author="Anasta" w:date="2014-05-28T13:30:00Z">
            <w:rPr/>
          </w:rPrChange>
        </w:rPr>
        <w:t>&lt;</w:t>
      </w:r>
      <w:proofErr w:type="spellStart"/>
      <w:r w:rsidRPr="002F76E4">
        <w:rPr>
          <w:i/>
          <w:rPrChange w:id="553" w:author="Anasta" w:date="2014-05-28T13:30:00Z">
            <w:rPr/>
          </w:rPrChange>
        </w:rPr>
        <w:t>activity</w:t>
      </w:r>
      <w:proofErr w:type="spellEnd"/>
      <w:r w:rsidRPr="002F76E4">
        <w:rPr>
          <w:i/>
          <w:rPrChange w:id="554" w:author="Anasta" w:date="2014-05-28T13:30:00Z">
            <w:rPr/>
          </w:rPrChange>
        </w:rPr>
        <w:t>&gt;</w:t>
      </w:r>
      <w:r w:rsidRPr="002F76E4">
        <w:t xml:space="preserve"> que serve para citar o nome da </w:t>
      </w:r>
      <w:proofErr w:type="spellStart"/>
      <w:r w:rsidRPr="002F76E4">
        <w:rPr>
          <w:i/>
        </w:rPr>
        <w:t>activity</w:t>
      </w:r>
      <w:proofErr w:type="spellEnd"/>
      <w:r w:rsidRPr="002F76E4">
        <w:t xml:space="preserve"> pai da que está sendo configurada. </w:t>
      </w:r>
    </w:p>
    <w:p w14:paraId="5CD70942" w14:textId="77777777" w:rsidR="00E05502" w:rsidRPr="002F76E4" w:rsidRDefault="00E05502" w:rsidP="00E05502">
      <w:pPr>
        <w:rPr>
          <w:b/>
        </w:rPr>
      </w:pPr>
    </w:p>
    <w:p w14:paraId="4A51E341" w14:textId="77777777" w:rsidR="00315197" w:rsidRDefault="00E05502" w:rsidP="00315197">
      <w:pPr>
        <w:pStyle w:val="SubTitulozinho"/>
      </w:pPr>
      <w:r w:rsidRPr="002F76E4">
        <w:t xml:space="preserve">Pasta de </w:t>
      </w:r>
      <w:proofErr w:type="spellStart"/>
      <w:r w:rsidR="00315197">
        <w:t>resources</w:t>
      </w:r>
      <w:proofErr w:type="spellEnd"/>
    </w:p>
    <w:p w14:paraId="785D2CC9" w14:textId="77777777" w:rsidR="00315197" w:rsidRDefault="00315197" w:rsidP="00315197">
      <w:pPr>
        <w:pStyle w:val="SubTitulozinho"/>
      </w:pPr>
    </w:p>
    <w:p w14:paraId="408B0942" w14:textId="2F6909E8" w:rsidR="00E05502" w:rsidRPr="002F76E4" w:rsidRDefault="00E05502" w:rsidP="00E05502">
      <w:r w:rsidRPr="002F76E4">
        <w:rPr>
          <w:b/>
          <w:i/>
        </w:rPr>
        <w:t xml:space="preserve"> </w:t>
      </w:r>
      <w:r w:rsidRPr="002F76E4">
        <w:t xml:space="preserve">Conforme recomendado por </w:t>
      </w:r>
      <w:proofErr w:type="spellStart"/>
      <w:r w:rsidRPr="002F76E4">
        <w:rPr>
          <w:i/>
          <w:rPrChange w:id="555" w:author="Anasta" w:date="2014-05-28T13:30:00Z">
            <w:rPr>
              <w:highlight w:val="red"/>
            </w:rPr>
          </w:rPrChange>
        </w:rPr>
        <w:t>Android</w:t>
      </w:r>
      <w:proofErr w:type="spellEnd"/>
      <w:customXmlInsRangeStart w:id="556" w:author="Anasta" w:date="2014-05-28T13:30:00Z"/>
      <w:sdt>
        <w:sdtPr>
          <w:rPr>
            <w:i/>
          </w:rPr>
          <w:id w:val="1239128418"/>
          <w:citation/>
        </w:sdtPr>
        <w:sdtContent>
          <w:customXmlInsRangeEnd w:id="556"/>
          <w:ins w:id="557" w:author="Anasta" w:date="2014-05-28T13:30:00Z">
            <w:r w:rsidR="003570CB" w:rsidRPr="002F76E4">
              <w:rPr>
                <w:i/>
              </w:rPr>
              <w:fldChar w:fldCharType="begin"/>
            </w:r>
            <w:r w:rsidR="00BB0DE7">
              <w:rPr>
                <w:i/>
              </w:rPr>
              <w:instrText xml:space="preserve">CITATION And149 \l 1046 </w:instrText>
            </w:r>
            <w:r w:rsidR="003570CB" w:rsidRPr="002F76E4">
              <w:rPr>
                <w:i/>
              </w:rPr>
              <w:fldChar w:fldCharType="separate"/>
            </w:r>
          </w:ins>
          <w:r w:rsidR="00AA470E">
            <w:rPr>
              <w:i/>
              <w:noProof/>
            </w:rPr>
            <w:t xml:space="preserve"> </w:t>
          </w:r>
          <w:r w:rsidR="00AA470E">
            <w:rPr>
              <w:noProof/>
            </w:rPr>
            <w:t>[3]</w:t>
          </w:r>
          <w:ins w:id="558" w:author="Anasta" w:date="2014-05-28T13:30:00Z">
            <w:r w:rsidR="003570CB" w:rsidRPr="002F76E4">
              <w:rPr>
                <w:i/>
              </w:rPr>
              <w:fldChar w:fldCharType="end"/>
            </w:r>
          </w:ins>
          <w:customXmlInsRangeStart w:id="559" w:author="Anasta" w:date="2014-05-28T13:30:00Z"/>
        </w:sdtContent>
      </w:sdt>
      <w:customXmlInsRangeEnd w:id="559"/>
      <w:r w:rsidRPr="002F76E4">
        <w:t xml:space="preserve">, qualquer recurso da aplicação deve ser </w:t>
      </w:r>
      <w:proofErr w:type="spellStart"/>
      <w:r w:rsidRPr="002F76E4">
        <w:t>externalizado</w:t>
      </w:r>
      <w:proofErr w:type="spellEnd"/>
      <w:r w:rsidRPr="002F76E4">
        <w:t xml:space="preserve"> em arquivos específicos de nomes convenc</w:t>
      </w:r>
      <w:r w:rsidR="0028295B" w:rsidRPr="002F76E4">
        <w:t>ionados. Por meio dessa prática</w:t>
      </w:r>
      <w:del w:id="560" w:author="Anasta" w:date="2014-05-28T13:30:00Z">
        <w:r w:rsidRPr="002F76E4">
          <w:delText>,</w:delText>
        </w:r>
      </w:del>
      <w:r w:rsidRPr="002F76E4">
        <w:t xml:space="preserve"> é possível prover recursos alternativos para cada dispositivo com diferentes configurações e tornar o próprio sistema operacional responsável por decidir </w:t>
      </w:r>
      <w:r w:rsidR="0028295B" w:rsidRPr="002F76E4">
        <w:t xml:space="preserve">quando utilizá-los Dentre os </w:t>
      </w:r>
      <w:del w:id="561" w:author="Anasta" w:date="2014-05-28T13:30:00Z">
        <w:r w:rsidRPr="002F76E4">
          <w:delText>prícipais</w:delText>
        </w:r>
      </w:del>
      <w:ins w:id="562" w:author="Anasta" w:date="2014-05-28T13:30:00Z">
        <w:r w:rsidR="0028295B" w:rsidRPr="002F76E4">
          <w:t>prin</w:t>
        </w:r>
        <w:r w:rsidRPr="002F76E4">
          <w:t>cipais</w:t>
        </w:r>
      </w:ins>
      <w:r w:rsidRPr="002F76E4">
        <w:t xml:space="preserve"> diretórios de recursos utilizados neste projeto, encontram-se:</w:t>
      </w:r>
    </w:p>
    <w:p w14:paraId="30EF127A" w14:textId="77777777" w:rsidR="00E05502" w:rsidRPr="002F76E4" w:rsidRDefault="00E05502" w:rsidP="00E05502">
      <w:r w:rsidRPr="002F76E4">
        <w:rPr>
          <w:b/>
        </w:rPr>
        <w:t>/res/</w:t>
      </w:r>
      <w:proofErr w:type="spellStart"/>
      <w:r w:rsidRPr="002F76E4">
        <w:rPr>
          <w:b/>
        </w:rPr>
        <w:t>values</w:t>
      </w:r>
      <w:proofErr w:type="spellEnd"/>
      <w:r w:rsidRPr="002F76E4">
        <w:rPr>
          <w:b/>
        </w:rPr>
        <w:t xml:space="preserve"> </w:t>
      </w:r>
      <w:r w:rsidR="00366D5E" w:rsidRPr="002F76E4">
        <w:t xml:space="preserve">– </w:t>
      </w:r>
      <w:del w:id="563" w:author="Anasta" w:date="2014-05-28T13:30:00Z">
        <w:r w:rsidRPr="002F76E4">
          <w:delText>Pasta</w:delText>
        </w:r>
      </w:del>
      <w:ins w:id="564" w:author="Anasta" w:date="2014-05-28T13:30:00Z">
        <w:r w:rsidR="00366D5E" w:rsidRPr="002F76E4">
          <w:t>p</w:t>
        </w:r>
        <w:r w:rsidRPr="002F76E4">
          <w:t>asta</w:t>
        </w:r>
      </w:ins>
      <w:r w:rsidRPr="002F76E4">
        <w:t xml:space="preserve"> que contém arquivos XML relacionados a valores simples como </w:t>
      </w:r>
      <w:proofErr w:type="spellStart"/>
      <w:r w:rsidRPr="002F76E4">
        <w:rPr>
          <w:i/>
        </w:rPr>
        <w:t>strings</w:t>
      </w:r>
      <w:proofErr w:type="spellEnd"/>
      <w:r w:rsidR="00366D5E" w:rsidRPr="002F76E4">
        <w:t>, inteiros, e cores</w:t>
      </w:r>
      <w:del w:id="565" w:author="Anasta" w:date="2014-05-28T13:30:00Z">
        <w:r w:rsidRPr="002F76E4">
          <w:delText xml:space="preserve">, </w:delText>
        </w:r>
      </w:del>
      <w:ins w:id="566" w:author="Anasta" w:date="2014-05-28T13:30:00Z">
        <w:r w:rsidR="00366D5E" w:rsidRPr="002F76E4">
          <w:t>.</w:t>
        </w:r>
      </w:ins>
      <w:r w:rsidR="00366D5E" w:rsidRPr="002F76E4">
        <w:t xml:space="preserve"> </w:t>
      </w:r>
      <w:r w:rsidRPr="002F76E4">
        <w:t>Os arquivos mais comuns são:</w:t>
      </w:r>
    </w:p>
    <w:p w14:paraId="5EA4A291" w14:textId="77777777" w:rsidR="00E05502" w:rsidRPr="002F76E4" w:rsidRDefault="00E05502" w:rsidP="00E05502">
      <w:r w:rsidRPr="002F76E4">
        <w:tab/>
      </w:r>
      <w:proofErr w:type="gramStart"/>
      <w:r w:rsidR="00366D5E" w:rsidRPr="002F76E4">
        <w:rPr>
          <w:b/>
          <w:i/>
          <w:rPrChange w:id="567" w:author="Anasta" w:date="2014-05-28T13:30:00Z">
            <w:rPr/>
          </w:rPrChange>
        </w:rPr>
        <w:t>colors</w:t>
      </w:r>
      <w:proofErr w:type="gramEnd"/>
      <w:r w:rsidR="00366D5E" w:rsidRPr="002F76E4">
        <w:rPr>
          <w:b/>
          <w:i/>
          <w:rPrChange w:id="568" w:author="Anasta" w:date="2014-05-28T13:30:00Z">
            <w:rPr/>
          </w:rPrChange>
        </w:rPr>
        <w:t>.xml</w:t>
      </w:r>
      <w:r w:rsidR="00366D5E" w:rsidRPr="002F76E4">
        <w:t xml:space="preserve"> – </w:t>
      </w:r>
      <w:del w:id="569" w:author="Anasta" w:date="2014-05-28T13:30:00Z">
        <w:r w:rsidRPr="002F76E4">
          <w:delText>Utlilizado</w:delText>
        </w:r>
      </w:del>
      <w:ins w:id="570" w:author="Anasta" w:date="2014-05-28T13:30:00Z">
        <w:r w:rsidR="00366D5E" w:rsidRPr="002F76E4">
          <w:t>ut</w:t>
        </w:r>
        <w:r w:rsidRPr="002F76E4">
          <w:t>ilizado</w:t>
        </w:r>
      </w:ins>
      <w:r w:rsidRPr="002F76E4">
        <w:t xml:space="preserve"> para conter todas as cores personalizadas pelo desenvolvedor.</w:t>
      </w:r>
    </w:p>
    <w:p w14:paraId="6CFD831E" w14:textId="77777777" w:rsidR="00E05502" w:rsidRPr="002F76E4" w:rsidRDefault="00366D5E" w:rsidP="00E05502">
      <w:r w:rsidRPr="002F76E4">
        <w:tab/>
      </w:r>
      <w:proofErr w:type="gramStart"/>
      <w:r w:rsidRPr="002F76E4">
        <w:rPr>
          <w:b/>
          <w:i/>
          <w:rPrChange w:id="571" w:author="Anasta" w:date="2014-05-28T13:30:00Z">
            <w:rPr/>
          </w:rPrChange>
        </w:rPr>
        <w:t>dimension</w:t>
      </w:r>
      <w:proofErr w:type="gramEnd"/>
      <w:r w:rsidRPr="002F76E4">
        <w:rPr>
          <w:b/>
          <w:i/>
          <w:rPrChange w:id="572" w:author="Anasta" w:date="2014-05-28T13:30:00Z">
            <w:rPr/>
          </w:rPrChange>
        </w:rPr>
        <w:t>.xml</w:t>
      </w:r>
      <w:r w:rsidRPr="002F76E4">
        <w:t xml:space="preserve"> – </w:t>
      </w:r>
      <w:del w:id="573" w:author="Anasta" w:date="2014-05-28T13:30:00Z">
        <w:r w:rsidR="00E05502" w:rsidRPr="002F76E4">
          <w:delText>Utilizado</w:delText>
        </w:r>
      </w:del>
      <w:ins w:id="574" w:author="Anasta" w:date="2014-05-28T13:30:00Z">
        <w:r w:rsidRPr="002F76E4">
          <w:t>u</w:t>
        </w:r>
        <w:r w:rsidR="00E05502" w:rsidRPr="002F76E4">
          <w:t>tilizado</w:t>
        </w:r>
      </w:ins>
      <w:r w:rsidR="00E05502" w:rsidRPr="002F76E4">
        <w:t xml:space="preserve"> para armazenar dimensões personalizadas pelo desenvolvedor.</w:t>
      </w:r>
    </w:p>
    <w:p w14:paraId="549C0C0F" w14:textId="77777777" w:rsidR="00E05502" w:rsidRPr="002F76E4" w:rsidRDefault="00E05502" w:rsidP="00E05502">
      <w:pPr>
        <w:ind w:firstLine="709"/>
      </w:pPr>
      <w:proofErr w:type="gramStart"/>
      <w:r w:rsidRPr="002F76E4">
        <w:rPr>
          <w:b/>
          <w:i/>
          <w:rPrChange w:id="575" w:author="Anasta" w:date="2014-05-28T13:30:00Z">
            <w:rPr/>
          </w:rPrChange>
        </w:rPr>
        <w:t>string</w:t>
      </w:r>
      <w:proofErr w:type="gramEnd"/>
      <w:r w:rsidRPr="002F76E4">
        <w:rPr>
          <w:b/>
          <w:i/>
          <w:rPrChange w:id="576" w:author="Anasta" w:date="2014-05-28T13:30:00Z">
            <w:rPr/>
          </w:rPrChange>
        </w:rPr>
        <w:t>.xml</w:t>
      </w:r>
      <w:r w:rsidRPr="002F76E4">
        <w:t xml:space="preserve"> – </w:t>
      </w:r>
      <w:del w:id="577" w:author="Anasta" w:date="2014-05-28T13:30:00Z">
        <w:r w:rsidRPr="002F76E4">
          <w:delText>Utilizado</w:delText>
        </w:r>
      </w:del>
      <w:ins w:id="578" w:author="Anasta" w:date="2014-05-28T13:30:00Z">
        <w:r w:rsidR="00366D5E" w:rsidRPr="002F76E4">
          <w:t>u</w:t>
        </w:r>
        <w:r w:rsidRPr="002F76E4">
          <w:t>tilizado</w:t>
        </w:r>
      </w:ins>
      <w:r w:rsidRPr="002F76E4">
        <w:t xml:space="preserve"> para armazenar </w:t>
      </w:r>
      <w:proofErr w:type="spellStart"/>
      <w:r w:rsidRPr="002F76E4">
        <w:rPr>
          <w:i/>
          <w:rPrChange w:id="579" w:author="Anasta" w:date="2014-05-28T13:30:00Z">
            <w:rPr/>
          </w:rPrChange>
        </w:rPr>
        <w:t>strings</w:t>
      </w:r>
      <w:proofErr w:type="spellEnd"/>
      <w:r w:rsidRPr="002F76E4">
        <w:t xml:space="preserve"> que serão comumente utilizadas pelo usuário.</w:t>
      </w:r>
    </w:p>
    <w:p w14:paraId="01878687" w14:textId="77777777" w:rsidR="00E05502" w:rsidRPr="002F76E4" w:rsidRDefault="00E05502" w:rsidP="00E05502">
      <w:pPr>
        <w:ind w:firstLine="709"/>
      </w:pPr>
      <w:proofErr w:type="gramStart"/>
      <w:r w:rsidRPr="002F76E4">
        <w:rPr>
          <w:b/>
          <w:i/>
          <w:rPrChange w:id="580" w:author="Anasta" w:date="2014-05-28T13:30:00Z">
            <w:rPr/>
          </w:rPrChange>
        </w:rPr>
        <w:t>style</w:t>
      </w:r>
      <w:proofErr w:type="gramEnd"/>
      <w:r w:rsidRPr="002F76E4">
        <w:rPr>
          <w:b/>
          <w:i/>
          <w:rPrChange w:id="581" w:author="Anasta" w:date="2014-05-28T13:30:00Z">
            <w:rPr/>
          </w:rPrChange>
        </w:rPr>
        <w:t>.xml</w:t>
      </w:r>
      <w:r w:rsidR="00366D5E" w:rsidRPr="002F76E4">
        <w:t xml:space="preserve"> – </w:t>
      </w:r>
      <w:del w:id="582" w:author="Anasta" w:date="2014-05-28T13:30:00Z">
        <w:r w:rsidRPr="002F76E4">
          <w:delText>Utilizado</w:delText>
        </w:r>
      </w:del>
      <w:ins w:id="583" w:author="Anasta" w:date="2014-05-28T13:30:00Z">
        <w:r w:rsidR="00366D5E" w:rsidRPr="002F76E4">
          <w:t>u</w:t>
        </w:r>
        <w:r w:rsidRPr="002F76E4">
          <w:t>tilizado</w:t>
        </w:r>
      </w:ins>
      <w:r w:rsidRPr="002F76E4">
        <w:t xml:space="preserve"> para armazenar configurações de aparência e formato para a interface de usuário.</w:t>
      </w:r>
    </w:p>
    <w:p w14:paraId="47408BCF" w14:textId="77777777" w:rsidR="00E05502" w:rsidRDefault="00E05502" w:rsidP="00E05502">
      <w:r w:rsidRPr="002F76E4">
        <w:rPr>
          <w:b/>
        </w:rPr>
        <w:t>/res/layout</w:t>
      </w:r>
      <w:proofErr w:type="gramStart"/>
      <w:r w:rsidRPr="002F76E4">
        <w:rPr>
          <w:b/>
        </w:rPr>
        <w:t xml:space="preserve"> </w:t>
      </w:r>
      <w:r w:rsidR="00366D5E" w:rsidRPr="002F76E4">
        <w:t xml:space="preserve"> </w:t>
      </w:r>
      <w:proofErr w:type="gramEnd"/>
      <w:r w:rsidR="00366D5E" w:rsidRPr="002F76E4">
        <w:t xml:space="preserve">- </w:t>
      </w:r>
      <w:del w:id="584" w:author="Anasta" w:date="2014-05-28T13:30:00Z">
        <w:r w:rsidRPr="002F76E4">
          <w:delText>Contém</w:delText>
        </w:r>
      </w:del>
      <w:ins w:id="585" w:author="Anasta" w:date="2014-05-28T13:30:00Z">
        <w:r w:rsidR="00366D5E" w:rsidRPr="002F76E4">
          <w:t>c</w:t>
        </w:r>
        <w:r w:rsidRPr="002F76E4">
          <w:t>ontém</w:t>
        </w:r>
      </w:ins>
      <w:r w:rsidRPr="002F76E4">
        <w:t xml:space="preserve"> arquivos XML responsáveis por armazenar configurações de </w:t>
      </w:r>
      <w:r w:rsidRPr="002F76E4">
        <w:rPr>
          <w:i/>
        </w:rPr>
        <w:t>layout</w:t>
      </w:r>
      <w:r w:rsidRPr="002F76E4">
        <w:t xml:space="preserve"> da interface de usuário.</w:t>
      </w:r>
    </w:p>
    <w:p w14:paraId="298C0678" w14:textId="77777777" w:rsidR="00315197" w:rsidRPr="002F76E4" w:rsidRDefault="00315197" w:rsidP="00E05502"/>
    <w:p w14:paraId="124068D5" w14:textId="77777777" w:rsidR="00C2648D" w:rsidRDefault="00C2648D" w:rsidP="00C2648D">
      <w:pPr>
        <w:jc w:val="center"/>
        <w:rPr>
          <w:b/>
        </w:rPr>
      </w:pPr>
      <w:r w:rsidRPr="002F76E4">
        <w:rPr>
          <w:b/>
        </w:rPr>
        <w:t>JUSTIFICATIVA</w:t>
      </w:r>
    </w:p>
    <w:p w14:paraId="7BE0EF59" w14:textId="77777777" w:rsidR="00315197" w:rsidRPr="002F76E4" w:rsidRDefault="00315197" w:rsidP="00C2648D">
      <w:pPr>
        <w:jc w:val="center"/>
        <w:rPr>
          <w:b/>
        </w:rPr>
      </w:pPr>
    </w:p>
    <w:p w14:paraId="4C027025" w14:textId="77777777" w:rsidR="00C97C61" w:rsidRPr="002F76E4" w:rsidRDefault="0081534C" w:rsidP="00C97C61">
      <w:r w:rsidRPr="002F76E4">
        <w:t>Durante a utilização do aplicativo</w:t>
      </w:r>
      <w:del w:id="586" w:author="Anasta" w:date="2014-05-28T13:30:00Z">
        <w:r w:rsidRPr="002F76E4">
          <w:delText>,</w:delText>
        </w:r>
      </w:del>
      <w:r w:rsidRPr="002F76E4">
        <w:t xml:space="preserve"> </w:t>
      </w:r>
      <w:r w:rsidR="009210C3" w:rsidRPr="002F76E4">
        <w:t xml:space="preserve">o usuário irá transitar entre várias telas, tais como a de </w:t>
      </w:r>
      <w:proofErr w:type="gramStart"/>
      <w:r w:rsidR="009210C3" w:rsidRPr="002F76E4">
        <w:t>menu</w:t>
      </w:r>
      <w:proofErr w:type="gramEnd"/>
      <w:r w:rsidR="009210C3" w:rsidRPr="002F76E4">
        <w:t xml:space="preserve"> principal, a da lista aberta</w:t>
      </w:r>
      <w:r w:rsidR="000231FA" w:rsidRPr="002F76E4">
        <w:t xml:space="preserve"> pelo usuário, dentre outras. O uso de hierarquias ente </w:t>
      </w:r>
      <w:r w:rsidR="009210C3" w:rsidRPr="002F76E4">
        <w:t xml:space="preserve">elas, no </w:t>
      </w:r>
      <w:proofErr w:type="spellStart"/>
      <w:r w:rsidR="009210C3" w:rsidRPr="002F76E4">
        <w:rPr>
          <w:i/>
          <w:rPrChange w:id="587" w:author="Anasta" w:date="2014-05-28T13:30:00Z">
            <w:rPr/>
          </w:rPrChange>
        </w:rPr>
        <w:t>Android</w:t>
      </w:r>
      <w:proofErr w:type="spellEnd"/>
      <w:r w:rsidR="009210C3" w:rsidRPr="002F76E4">
        <w:t>, facilita</w:t>
      </w:r>
      <w:r w:rsidR="00A668A4" w:rsidRPr="002F76E4">
        <w:t xml:space="preserve"> a navegabilidade para o usuário</w:t>
      </w:r>
      <w:r w:rsidR="00A53251" w:rsidRPr="002F76E4">
        <w:t xml:space="preserve">, por meio dos </w:t>
      </w:r>
      <w:del w:id="588" w:author="Anasta" w:date="2014-05-28T13:30:00Z">
        <w:r w:rsidR="00A53251" w:rsidRPr="002F76E4">
          <w:delText>butões</w:delText>
        </w:r>
      </w:del>
      <w:ins w:id="589" w:author="Anasta" w:date="2014-05-28T13:30:00Z">
        <w:r w:rsidR="002B429B" w:rsidRPr="002F76E4">
          <w:t>botões</w:t>
        </w:r>
      </w:ins>
      <w:r w:rsidR="00A53251" w:rsidRPr="002F76E4">
        <w:t xml:space="preserve"> </w:t>
      </w:r>
      <w:proofErr w:type="spellStart"/>
      <w:r w:rsidR="00A53251" w:rsidRPr="002F76E4">
        <w:rPr>
          <w:i/>
        </w:rPr>
        <w:t>up</w:t>
      </w:r>
      <w:proofErr w:type="spellEnd"/>
      <w:r w:rsidR="00A53251" w:rsidRPr="002F76E4">
        <w:t xml:space="preserve"> e </w:t>
      </w:r>
      <w:proofErr w:type="spellStart"/>
      <w:r w:rsidR="00A53251" w:rsidRPr="002F76E4">
        <w:rPr>
          <w:i/>
        </w:rPr>
        <w:t>back</w:t>
      </w:r>
      <w:proofErr w:type="spellEnd"/>
      <w:r w:rsidR="00A668A4" w:rsidRPr="002F76E4">
        <w:t>.</w:t>
      </w:r>
      <w:r w:rsidR="00870F1E" w:rsidRPr="002F76E4">
        <w:t xml:space="preserve"> A fim de prover isso</w:t>
      </w:r>
      <w:del w:id="590" w:author="Anasta" w:date="2014-05-28T13:30:00Z">
        <w:r w:rsidR="00C97C61" w:rsidRPr="002F76E4">
          <w:delText>,</w:delText>
        </w:r>
      </w:del>
      <w:r w:rsidR="00C97C61" w:rsidRPr="002F76E4">
        <w:t xml:space="preserve"> utilizou-se, no arquivo </w:t>
      </w:r>
      <w:r w:rsidR="00C97C61" w:rsidRPr="002F76E4">
        <w:rPr>
          <w:i/>
          <w:rPrChange w:id="591" w:author="Anasta" w:date="2014-05-28T13:30:00Z">
            <w:rPr/>
          </w:rPrChange>
        </w:rPr>
        <w:t>“</w:t>
      </w:r>
      <w:proofErr w:type="gramStart"/>
      <w:r w:rsidR="00C97C61" w:rsidRPr="002F76E4">
        <w:rPr>
          <w:i/>
          <w:rPrChange w:id="592" w:author="Anasta" w:date="2014-05-28T13:30:00Z">
            <w:rPr/>
          </w:rPrChange>
        </w:rPr>
        <w:t>AndroidManifest</w:t>
      </w:r>
      <w:proofErr w:type="gramEnd"/>
      <w:r w:rsidR="00C97C61" w:rsidRPr="002F76E4">
        <w:rPr>
          <w:i/>
          <w:rPrChange w:id="593" w:author="Anasta" w:date="2014-05-28T13:30:00Z">
            <w:rPr/>
          </w:rPrChange>
        </w:rPr>
        <w:t>.xml“,</w:t>
      </w:r>
      <w:r w:rsidR="00C97C61" w:rsidRPr="002F76E4">
        <w:t xml:space="preserve"> dentro de alguns elementos </w:t>
      </w:r>
      <w:r w:rsidR="00C97C61" w:rsidRPr="002F76E4">
        <w:rPr>
          <w:i/>
          <w:rPrChange w:id="594" w:author="Anasta" w:date="2014-05-28T13:30:00Z">
            <w:rPr/>
          </w:rPrChange>
        </w:rPr>
        <w:t>&lt;</w:t>
      </w:r>
      <w:proofErr w:type="spellStart"/>
      <w:r w:rsidR="00C97C61" w:rsidRPr="002F76E4">
        <w:rPr>
          <w:i/>
          <w:rPrChange w:id="595" w:author="Anasta" w:date="2014-05-28T13:30:00Z">
            <w:rPr/>
          </w:rPrChange>
        </w:rPr>
        <w:t>activity</w:t>
      </w:r>
      <w:proofErr w:type="spellEnd"/>
      <w:r w:rsidR="00C97C61" w:rsidRPr="002F76E4">
        <w:rPr>
          <w:i/>
          <w:rPrChange w:id="596" w:author="Anasta" w:date="2014-05-28T13:30:00Z">
            <w:rPr/>
          </w:rPrChange>
        </w:rPr>
        <w:t>&gt;,</w:t>
      </w:r>
      <w:r w:rsidR="00C97C61" w:rsidRPr="002F76E4">
        <w:t xml:space="preserve"> o atributo </w:t>
      </w:r>
      <w:r w:rsidR="00C97C61" w:rsidRPr="002F76E4">
        <w:rPr>
          <w:i/>
          <w:rPrChange w:id="597" w:author="Anasta" w:date="2014-05-28T13:30:00Z">
            <w:rPr/>
          </w:rPrChange>
        </w:rPr>
        <w:t>“</w:t>
      </w:r>
      <w:proofErr w:type="spellStart"/>
      <w:r w:rsidR="00C97C61" w:rsidRPr="002F76E4">
        <w:rPr>
          <w:i/>
          <w:rPrChange w:id="598" w:author="Anasta" w:date="2014-05-28T13:30:00Z">
            <w:rPr/>
          </w:rPrChange>
        </w:rPr>
        <w:t>android:parentActivityName</w:t>
      </w:r>
      <w:proofErr w:type="spellEnd"/>
      <w:r w:rsidR="00C97C61" w:rsidRPr="002F76E4">
        <w:rPr>
          <w:i/>
          <w:rPrChange w:id="599" w:author="Anasta" w:date="2014-05-28T13:30:00Z">
            <w:rPr/>
          </w:rPrChange>
        </w:rPr>
        <w:t>”</w:t>
      </w:r>
      <w:r w:rsidR="00C97C61" w:rsidRPr="002F76E4">
        <w:t xml:space="preserve"> para que </w:t>
      </w:r>
      <w:r w:rsidR="00233D7D" w:rsidRPr="002F76E4">
        <w:t xml:space="preserve">a atividade com esse atributo possa </w:t>
      </w:r>
      <w:r w:rsidR="00216343" w:rsidRPr="002F76E4">
        <w:t xml:space="preserve">levar o usuário </w:t>
      </w:r>
      <w:r w:rsidR="00C97C61" w:rsidRPr="002F76E4">
        <w:t xml:space="preserve">à </w:t>
      </w:r>
      <w:proofErr w:type="spellStart"/>
      <w:r w:rsidR="00C97C61" w:rsidRPr="002F76E4">
        <w:rPr>
          <w:i/>
        </w:rPr>
        <w:t>acitivity</w:t>
      </w:r>
      <w:proofErr w:type="spellEnd"/>
      <w:r w:rsidR="00C97C61" w:rsidRPr="002F76E4">
        <w:t xml:space="preserve"> pai</w:t>
      </w:r>
      <w:r w:rsidR="00216343" w:rsidRPr="002F76E4">
        <w:t xml:space="preserve"> em questão</w:t>
      </w:r>
      <w:r w:rsidR="00C97C61" w:rsidRPr="002F76E4">
        <w:t xml:space="preserve"> e, assim, facilitar a navegação entre as listas.</w:t>
      </w:r>
    </w:p>
    <w:p w14:paraId="14952132" w14:textId="77777777" w:rsidR="00A120F2" w:rsidRPr="002F76E4" w:rsidRDefault="00A120F2" w:rsidP="00C97C61">
      <w:pPr>
        <w:rPr>
          <w:i/>
        </w:rPr>
      </w:pPr>
      <w:r w:rsidRPr="002F76E4">
        <w:lastRenderedPageBreak/>
        <w:t>Uma</w:t>
      </w:r>
      <w:r w:rsidR="00B70076" w:rsidRPr="002F76E4">
        <w:t xml:space="preserve"> instância</w:t>
      </w:r>
      <w:r w:rsidR="00C67651" w:rsidRPr="002F76E4">
        <w:t xml:space="preserve"> da</w:t>
      </w:r>
      <w:r w:rsidR="00B70076" w:rsidRPr="002F76E4">
        <w:t xml:space="preserve"> subclasse </w:t>
      </w:r>
      <w:r w:rsidRPr="002F76E4">
        <w:t xml:space="preserve">da classe </w:t>
      </w:r>
      <w:proofErr w:type="spellStart"/>
      <w:r w:rsidRPr="002F76E4">
        <w:rPr>
          <w:i/>
        </w:rPr>
        <w:t>Application</w:t>
      </w:r>
      <w:proofErr w:type="spellEnd"/>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proofErr w:type="spellStart"/>
      <w:r w:rsidR="00B00FD0" w:rsidRPr="002F76E4">
        <w:rPr>
          <w:i/>
        </w:rPr>
        <w:t>Activity</w:t>
      </w:r>
      <w:proofErr w:type="spellEnd"/>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proofErr w:type="spellStart"/>
      <w:r w:rsidR="006D791C" w:rsidRPr="002F76E4">
        <w:rPr>
          <w:i/>
        </w:rPr>
        <w:t>Context</w:t>
      </w:r>
      <w:proofErr w:type="spellEnd"/>
      <w:r w:rsidR="006D791C" w:rsidRPr="002F76E4">
        <w:rPr>
          <w:i/>
        </w:rPr>
        <w:t>.</w:t>
      </w:r>
    </w:p>
    <w:p w14:paraId="38274844" w14:textId="77777777" w:rsidR="00382676" w:rsidRPr="002F76E4" w:rsidRDefault="00382676" w:rsidP="00C2648D">
      <w:pPr>
        <w:jc w:val="center"/>
        <w:rPr>
          <w:b/>
        </w:rPr>
      </w:pPr>
    </w:p>
    <w:p w14:paraId="560C2F05" w14:textId="77777777" w:rsidR="00382676" w:rsidRPr="002F76E4" w:rsidRDefault="00382676" w:rsidP="00382676">
      <w:pPr>
        <w:rPr>
          <w:del w:id="600" w:author="Anasta" w:date="2014-05-28T13:30:00Z"/>
        </w:rPr>
      </w:pPr>
      <w:bookmarkStart w:id="601" w:name="_Toc389051937"/>
      <w:bookmarkStart w:id="602" w:name="_Toc389057656"/>
      <w:bookmarkStart w:id="603" w:name="_Toc389058360"/>
      <w:bookmarkEnd w:id="601"/>
      <w:bookmarkEnd w:id="602"/>
      <w:bookmarkEnd w:id="603"/>
    </w:p>
    <w:p w14:paraId="2C74B63F" w14:textId="77777777" w:rsidR="00E05502" w:rsidRPr="002F76E4" w:rsidRDefault="00E05502" w:rsidP="00E05502">
      <w:pPr>
        <w:pStyle w:val="Heading3"/>
      </w:pPr>
      <w:bookmarkStart w:id="604" w:name="_Toc389058361"/>
      <w:r w:rsidRPr="002F76E4">
        <w:t>CAMADA DE DADOS</w:t>
      </w:r>
      <w:bookmarkEnd w:id="604"/>
    </w:p>
    <w:p w14:paraId="14806A27" w14:textId="77777777" w:rsidR="0033029F" w:rsidRPr="002F76E4" w:rsidRDefault="0033029F" w:rsidP="003F3363">
      <w:pPr>
        <w:rPr>
          <w:b/>
        </w:rPr>
      </w:pPr>
    </w:p>
    <w:p w14:paraId="1D7516CA" w14:textId="77777777" w:rsidR="00C65810" w:rsidRPr="002F76E4" w:rsidRDefault="00C65810" w:rsidP="003F3363">
      <w:r w:rsidRPr="002F76E4">
        <w:t xml:space="preserve">Dentre as bibliotecas </w:t>
      </w:r>
      <w:r w:rsidR="00474C85" w:rsidRPr="002F76E4">
        <w:t>disponibilizadas pelo</w:t>
      </w:r>
      <w:r w:rsidR="000C2D7E" w:rsidRPr="002F76E4">
        <w:t xml:space="preserve"> </w:t>
      </w:r>
      <w:proofErr w:type="spellStart"/>
      <w:r w:rsidR="000C2D7E" w:rsidRPr="002F76E4">
        <w:rPr>
          <w:i/>
          <w:rPrChange w:id="605" w:author="Anasta" w:date="2014-05-28T13:30:00Z">
            <w:rPr/>
          </w:rPrChange>
        </w:rPr>
        <w:t>Android</w:t>
      </w:r>
      <w:proofErr w:type="spellEnd"/>
      <w:r w:rsidR="000C2D7E" w:rsidRPr="002F76E4">
        <w:t>, o projeto fará uso de:</w:t>
      </w:r>
    </w:p>
    <w:p w14:paraId="2FF7F4D6" w14:textId="77777777" w:rsidR="00474C85" w:rsidRPr="002F76E4" w:rsidRDefault="00474C85" w:rsidP="003F3363"/>
    <w:p w14:paraId="56788B16" w14:textId="77777777" w:rsidR="00A5041A" w:rsidRPr="002F76E4" w:rsidRDefault="00A5041A" w:rsidP="003F3363">
      <w:pPr>
        <w:rPr>
          <w:ins w:id="606" w:author="Anasta" w:date="2014-05-28T13:30:00Z"/>
        </w:rPr>
      </w:pPr>
    </w:p>
    <w:p w14:paraId="697CA08F" w14:textId="77777777" w:rsidR="00A5041A" w:rsidRPr="002F76E4" w:rsidRDefault="00A5041A" w:rsidP="003F3363">
      <w:pPr>
        <w:rPr>
          <w:ins w:id="607" w:author="Anasta" w:date="2014-05-28T13:30:00Z"/>
        </w:rPr>
      </w:pPr>
    </w:p>
    <w:p w14:paraId="6D28786B" w14:textId="77777777" w:rsidR="00474C85" w:rsidRPr="002F76E4" w:rsidRDefault="00474C85" w:rsidP="00315197">
      <w:pPr>
        <w:pStyle w:val="SubTitulozinho"/>
        <w:rPr>
          <w:rPrChange w:id="608" w:author="Anasta" w:date="2014-05-28T13:30:00Z">
            <w:rPr/>
          </w:rPrChange>
        </w:rPr>
      </w:pPr>
      <w:proofErr w:type="spellStart"/>
      <w:proofErr w:type="gramStart"/>
      <w:r w:rsidRPr="002F76E4">
        <w:rPr>
          <w:rPrChange w:id="609" w:author="Anasta" w:date="2014-05-28T13:30:00Z">
            <w:rPr/>
          </w:rPrChange>
        </w:rPr>
        <w:t>SQLite</w:t>
      </w:r>
      <w:proofErr w:type="spellEnd"/>
      <w:proofErr w:type="gramEnd"/>
    </w:p>
    <w:p w14:paraId="44A0A558" w14:textId="77777777" w:rsidR="00F75972" w:rsidRPr="002F76E4" w:rsidRDefault="00F75972" w:rsidP="003F3363">
      <w:pPr>
        <w:rPr>
          <w:b/>
        </w:rPr>
      </w:pPr>
    </w:p>
    <w:p w14:paraId="61F40033" w14:textId="77777777" w:rsidR="00F75972" w:rsidRPr="002F76E4" w:rsidRDefault="00F75972" w:rsidP="003F3363">
      <w:r w:rsidRPr="002F76E4">
        <w:t xml:space="preserve">No </w:t>
      </w:r>
      <w:proofErr w:type="spellStart"/>
      <w:r w:rsidRPr="002F76E4">
        <w:rPr>
          <w:i/>
          <w:rPrChange w:id="610" w:author="Anasta" w:date="2014-05-28T13:30:00Z">
            <w:rPr/>
          </w:rPrChange>
        </w:rPr>
        <w:t>Android</w:t>
      </w:r>
      <w:proofErr w:type="spellEnd"/>
      <w:del w:id="611" w:author="Anasta" w:date="2014-05-28T13:30:00Z">
        <w:r w:rsidRPr="002F76E4">
          <w:delText>,</w:delText>
        </w:r>
      </w:del>
      <w:r w:rsidRPr="002F76E4">
        <w:t xml:space="preserve"> é possível utilizar o pacote </w:t>
      </w:r>
      <w:r w:rsidRPr="002F76E4">
        <w:rPr>
          <w:i/>
          <w:rPrChange w:id="612" w:author="Anasta" w:date="2014-05-28T13:30:00Z">
            <w:rPr/>
          </w:rPrChange>
        </w:rPr>
        <w:t>“</w:t>
      </w:r>
      <w:proofErr w:type="spellStart"/>
      <w:proofErr w:type="gramStart"/>
      <w:r w:rsidRPr="002F76E4">
        <w:rPr>
          <w:i/>
          <w:rPrChange w:id="613" w:author="Anasta" w:date="2014-05-28T13:30:00Z">
            <w:rPr/>
          </w:rPrChange>
        </w:rPr>
        <w:t>android.</w:t>
      </w:r>
      <w:proofErr w:type="gramEnd"/>
      <w:r w:rsidRPr="002F76E4">
        <w:rPr>
          <w:i/>
          <w:rPrChange w:id="614" w:author="Anasta" w:date="2014-05-28T13:30:00Z">
            <w:rPr/>
          </w:rPrChange>
        </w:rPr>
        <w:t>database.sqlite</w:t>
      </w:r>
      <w:proofErr w:type="spellEnd"/>
      <w:r w:rsidRPr="002F76E4">
        <w:rPr>
          <w:i/>
          <w:rPrChange w:id="615" w:author="Anasta" w:date="2014-05-28T13:30:00Z">
            <w:rPr/>
          </w:rPrChange>
        </w:rPr>
        <w:t>”</w:t>
      </w:r>
      <w:r w:rsidR="00D67625" w:rsidRPr="002F76E4">
        <w:rPr>
          <w:i/>
          <w:rPrChange w:id="616" w:author="Anasta" w:date="2014-05-28T13:30:00Z">
            <w:rPr/>
          </w:rPrChange>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proofErr w:type="spellStart"/>
      <w:r w:rsidR="00790C40" w:rsidRPr="002F76E4">
        <w:rPr>
          <w:i/>
        </w:rPr>
        <w:t>database</w:t>
      </w:r>
      <w:proofErr w:type="spellEnd"/>
      <w:r w:rsidR="00790C40" w:rsidRPr="002F76E4">
        <w:rPr>
          <w:i/>
        </w:rPr>
        <w:t xml:space="preserve"> </w:t>
      </w:r>
      <w:r w:rsidR="00790C40" w:rsidRPr="002F76E4">
        <w:t>privada.</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35F6683E" w14:textId="77777777" w:rsidR="005148A3" w:rsidRPr="002F76E4" w:rsidRDefault="005148A3" w:rsidP="00315197">
      <w:pPr>
        <w:pStyle w:val="SubTitulozinho"/>
        <w:rPr>
          <w:rPrChange w:id="617" w:author="Anasta" w:date="2014-05-28T13:30:00Z">
            <w:rPr/>
          </w:rPrChange>
        </w:rPr>
      </w:pPr>
      <w:r w:rsidRPr="002F76E4">
        <w:tab/>
      </w:r>
      <w:proofErr w:type="spellStart"/>
      <w:proofErr w:type="gramStart"/>
      <w:r w:rsidRPr="002F76E4">
        <w:rPr>
          <w:rPrChange w:id="618" w:author="Anasta" w:date="2014-05-28T13:30:00Z">
            <w:rPr/>
          </w:rPrChange>
        </w:rPr>
        <w:t>SQLiteDatabase</w:t>
      </w:r>
      <w:proofErr w:type="spellEnd"/>
      <w:proofErr w:type="gramEnd"/>
    </w:p>
    <w:p w14:paraId="4909ED43" w14:textId="77777777" w:rsidR="00DC520A" w:rsidRPr="002F76E4" w:rsidRDefault="00DC520A" w:rsidP="003F3363">
      <w:pPr>
        <w:rPr>
          <w:b/>
        </w:rPr>
      </w:pPr>
    </w:p>
    <w:p w14:paraId="1CDFFBE8" w14:textId="77777777" w:rsidR="005148A3" w:rsidRPr="002F76E4" w:rsidRDefault="005148A3" w:rsidP="005007E3">
      <w:pPr>
        <w:keepNext/>
        <w:jc w:val="center"/>
      </w:pPr>
      <w:r w:rsidRPr="002F76E4">
        <w:rPr>
          <w:noProof/>
          <w:lang w:eastAsia="pt-BR"/>
        </w:rPr>
        <w:drawing>
          <wp:inline distT="0" distB="0" distL="0" distR="0" wp14:anchorId="4725BBE4" wp14:editId="0DA5F1DF">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57CFC195" w14:textId="06A2297D" w:rsidR="005148A3" w:rsidRPr="002F76E4" w:rsidRDefault="005148A3" w:rsidP="005148A3">
      <w:pPr>
        <w:pStyle w:val="Caption"/>
      </w:pPr>
      <w:bookmarkStart w:id="619" w:name="_Toc389058406"/>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11</w:t>
      </w:r>
      <w:r w:rsidR="00A45778">
        <w:fldChar w:fldCharType="end"/>
      </w:r>
      <w:r w:rsidRPr="002F76E4">
        <w:t xml:space="preserve"> </w:t>
      </w:r>
      <w:r w:rsidR="00DC520A" w:rsidRPr="002F76E4">
        <w:t>–</w:t>
      </w:r>
      <w:r w:rsidRPr="002F76E4">
        <w:t xml:space="preserve"> </w:t>
      </w:r>
      <w:r w:rsidR="00DC520A" w:rsidRPr="002F76E4">
        <w:t xml:space="preserve">Hierarquia de classes do </w:t>
      </w:r>
      <w:proofErr w:type="spellStart"/>
      <w:r w:rsidR="00DC520A" w:rsidRPr="002F76E4">
        <w:rPr>
          <w:i/>
          <w:rPrChange w:id="620" w:author="Anasta" w:date="2014-05-28T13:30:00Z">
            <w:rPr/>
          </w:rPrChange>
        </w:rPr>
        <w:t>SQLiteDatabase</w:t>
      </w:r>
      <w:bookmarkEnd w:id="619"/>
      <w:proofErr w:type="spellEnd"/>
    </w:p>
    <w:p w14:paraId="584243D9" w14:textId="77777777" w:rsidR="00852634" w:rsidRPr="002F76E4" w:rsidRDefault="00852634" w:rsidP="00852634"/>
    <w:p w14:paraId="0131CA0E" w14:textId="77777777" w:rsidR="003C3A4D" w:rsidRPr="002F76E4" w:rsidRDefault="00DC520A" w:rsidP="003F3363">
      <w:r w:rsidRPr="002F76E4">
        <w:t xml:space="preserve">O </w:t>
      </w:r>
      <w:proofErr w:type="spellStart"/>
      <w:proofErr w:type="gramStart"/>
      <w:r w:rsidRPr="002F76E4">
        <w:rPr>
          <w:i/>
          <w:rPrChange w:id="621" w:author="Anasta" w:date="2014-05-28T13:30:00Z">
            <w:rPr/>
          </w:rPrChange>
        </w:rPr>
        <w:t>SQLliteDatabase</w:t>
      </w:r>
      <w:proofErr w:type="spellEnd"/>
      <w:proofErr w:type="gramEnd"/>
      <w:r w:rsidRPr="002F76E4">
        <w:rPr>
          <w:i/>
          <w:rPrChange w:id="622" w:author="Anasta" w:date="2014-05-28T13:30:00Z">
            <w:rPr/>
          </w:rPrChange>
        </w:rPr>
        <w:t xml:space="preserve"> </w:t>
      </w:r>
      <w:r w:rsidRPr="002F76E4">
        <w:t>é respons</w:t>
      </w:r>
      <w:r w:rsidR="00BB1117" w:rsidRPr="002F76E4">
        <w:t xml:space="preserve">ável por expor os métodos que gerenciam um </w:t>
      </w:r>
      <w:r w:rsidR="00294394" w:rsidRPr="002F76E4">
        <w:lastRenderedPageBreak/>
        <w:t xml:space="preserve">banco de dados </w:t>
      </w:r>
      <w:r w:rsidR="00BB1117" w:rsidRPr="002F76E4">
        <w:t xml:space="preserve">do </w:t>
      </w:r>
      <w:proofErr w:type="spellStart"/>
      <w:r w:rsidR="00BB1117" w:rsidRPr="002F76E4">
        <w:rPr>
          <w:i/>
          <w:rPrChange w:id="623" w:author="Anasta" w:date="2014-05-28T13:30:00Z">
            <w:rPr/>
          </w:rPrChange>
        </w:rPr>
        <w:t>SQLite</w:t>
      </w:r>
      <w:proofErr w:type="spellEnd"/>
      <w:r w:rsidR="00D67D6A" w:rsidRPr="002F76E4">
        <w:t>.</w:t>
      </w:r>
      <w:r w:rsidR="00E07A54" w:rsidRPr="002F76E4">
        <w:t xml:space="preserve"> Dentre os métodos</w:t>
      </w:r>
      <w:del w:id="624" w:author="Anasta" w:date="2014-05-28T13:30:00Z">
        <w:r w:rsidR="00E07A54" w:rsidRPr="002F76E4">
          <w:delText>,</w:delText>
        </w:r>
      </w:del>
      <w:r w:rsidR="00E07A54" w:rsidRPr="002F76E4">
        <w:t xml:space="preserve"> se encontram aqueles</w:t>
      </w:r>
      <w:r w:rsidR="00294394" w:rsidRPr="002F76E4">
        <w:t xml:space="preserve"> de criar, excluir, executar comandos SQL e realizar outras tarefas comuns de banco de dados.</w:t>
      </w:r>
    </w:p>
    <w:p w14:paraId="6E2135FA" w14:textId="77777777" w:rsidR="00852634" w:rsidRPr="002F76E4" w:rsidRDefault="00852634" w:rsidP="003F3363"/>
    <w:p w14:paraId="0B20AF30" w14:textId="77777777" w:rsidR="00383DE6" w:rsidRPr="002F76E4" w:rsidRDefault="00383DE6" w:rsidP="00315197">
      <w:pPr>
        <w:pStyle w:val="SubTitulozinho"/>
        <w:rPr>
          <w:rPrChange w:id="625" w:author="Anasta" w:date="2014-05-28T13:30:00Z">
            <w:rPr/>
          </w:rPrChange>
        </w:rPr>
      </w:pPr>
      <w:r w:rsidRPr="002F76E4">
        <w:tab/>
      </w:r>
      <w:proofErr w:type="spellStart"/>
      <w:proofErr w:type="gramStart"/>
      <w:r w:rsidR="00ED66EF" w:rsidRPr="002F76E4">
        <w:rPr>
          <w:rPrChange w:id="626" w:author="Anasta" w:date="2014-05-28T13:30:00Z">
            <w:rPr/>
          </w:rPrChange>
        </w:rPr>
        <w:t>SQLiteOpenHelper</w:t>
      </w:r>
      <w:proofErr w:type="spellEnd"/>
      <w:proofErr w:type="gramEnd"/>
    </w:p>
    <w:p w14:paraId="7FED6AB9" w14:textId="77777777" w:rsidR="00852634" w:rsidRPr="002F76E4" w:rsidRDefault="00852634" w:rsidP="003F3363"/>
    <w:p w14:paraId="52243471" w14:textId="77777777" w:rsidR="00AE0792" w:rsidRPr="002F76E4" w:rsidRDefault="00AE0792" w:rsidP="005007E3">
      <w:pPr>
        <w:keepNext/>
        <w:jc w:val="center"/>
      </w:pPr>
      <w:r w:rsidRPr="002F76E4">
        <w:rPr>
          <w:noProof/>
          <w:lang w:eastAsia="pt-BR"/>
        </w:rPr>
        <w:drawing>
          <wp:inline distT="0" distB="0" distL="0" distR="0" wp14:anchorId="323CBBE6" wp14:editId="5F012FC2">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1FCA8FE" w14:textId="6AD40851" w:rsidR="00ED66EF" w:rsidRPr="002F76E4" w:rsidRDefault="00AE0792" w:rsidP="00AE0792">
      <w:pPr>
        <w:pStyle w:val="Caption"/>
      </w:pPr>
      <w:bookmarkStart w:id="627" w:name="_Toc389058407"/>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12</w:t>
      </w:r>
      <w:r w:rsidR="00A45778">
        <w:fldChar w:fldCharType="end"/>
      </w:r>
      <w:r w:rsidRPr="002F76E4">
        <w:t xml:space="preserve"> – Hierarquia de classes do </w:t>
      </w:r>
      <w:proofErr w:type="spellStart"/>
      <w:r w:rsidRPr="002F76E4">
        <w:rPr>
          <w:i/>
          <w:rPrChange w:id="628" w:author="Anasta" w:date="2014-05-28T13:30:00Z">
            <w:rPr/>
          </w:rPrChange>
        </w:rPr>
        <w:t>SQLiteOpenHelper</w:t>
      </w:r>
      <w:bookmarkEnd w:id="627"/>
      <w:proofErr w:type="spellEnd"/>
    </w:p>
    <w:p w14:paraId="64EBFF39" w14:textId="77777777" w:rsidR="00852634" w:rsidRPr="002F76E4" w:rsidRDefault="00852634" w:rsidP="00852634"/>
    <w:p w14:paraId="4CAB1D93" w14:textId="77777777" w:rsidR="006F7FC1" w:rsidRPr="002F76E4" w:rsidRDefault="006F7FC1" w:rsidP="006F7FC1">
      <w:r w:rsidRPr="002F76E4">
        <w:t xml:space="preserve">O </w:t>
      </w:r>
      <w:proofErr w:type="spellStart"/>
      <w:proofErr w:type="gramStart"/>
      <w:r w:rsidRPr="002F76E4">
        <w:rPr>
          <w:i/>
          <w:rPrChange w:id="629" w:author="Anasta" w:date="2014-05-28T13:30:00Z">
            <w:rPr/>
          </w:rPrChange>
        </w:rPr>
        <w:t>SQLiteOpenHelper</w:t>
      </w:r>
      <w:proofErr w:type="spellEnd"/>
      <w:proofErr w:type="gramEnd"/>
      <w:r w:rsidRPr="002F76E4">
        <w:t xml:space="preserve"> é responsável </w:t>
      </w:r>
      <w:r w:rsidR="00795B89" w:rsidRPr="002F76E4">
        <w:t xml:space="preserve">pela </w:t>
      </w:r>
      <w:r w:rsidR="00666F8D" w:rsidRPr="002F76E4">
        <w:t>criação</w:t>
      </w:r>
      <w:del w:id="630" w:author="Anasta" w:date="2014-05-28T13:30:00Z">
        <w:r w:rsidR="00666F8D" w:rsidRPr="002F76E4">
          <w:delText>, bem como</w:delText>
        </w:r>
      </w:del>
      <w:ins w:id="631" w:author="Anasta" w:date="2014-05-28T13:30:00Z">
        <w:r w:rsidR="002B429B" w:rsidRPr="002F76E4">
          <w:t xml:space="preserve"> e</w:t>
        </w:r>
      </w:ins>
      <w:r w:rsidR="002B429B" w:rsidRPr="002F76E4">
        <w:t xml:space="preserve"> pelo</w:t>
      </w:r>
      <w:r w:rsidR="00795B89" w:rsidRPr="002F76E4">
        <w:t xml:space="preserve"> </w:t>
      </w:r>
      <w:r w:rsidR="00666F8D" w:rsidRPr="002F76E4">
        <w:t>versionamento</w:t>
      </w:r>
      <w:del w:id="632" w:author="Anasta" w:date="2014-05-28T13:30:00Z">
        <w:r w:rsidR="00666F8D" w:rsidRPr="002F76E4">
          <w:delText>,</w:delText>
        </w:r>
      </w:del>
      <w:r w:rsidR="00666F8D" w:rsidRPr="002F76E4">
        <w:t xml:space="preserve"> de banco de dados.</w:t>
      </w:r>
      <w:r w:rsidR="003E777E" w:rsidRPr="002F76E4">
        <w:t xml:space="preserve"> Ela também é responsável por abrir um banco d</w:t>
      </w:r>
      <w:r w:rsidR="002B429B" w:rsidRPr="002F76E4">
        <w:t>e dados, criar um se não existe</w:t>
      </w:r>
      <w:del w:id="633" w:author="Anasta" w:date="2014-05-28T13:30:00Z">
        <w:r w:rsidR="003E777E" w:rsidRPr="002F76E4">
          <w:delText>,</w:delText>
        </w:r>
      </w:del>
      <w:r w:rsidR="003E777E" w:rsidRPr="002F76E4">
        <w:t xml:space="preserve"> e atualizar sua versão</w:t>
      </w:r>
      <w:ins w:id="634" w:author="Anasta" w:date="2014-05-28T13:30:00Z">
        <w:r w:rsidR="002B429B" w:rsidRPr="002F76E4">
          <w:t>,</w:t>
        </w:r>
      </w:ins>
      <w:r w:rsidR="003E777E" w:rsidRPr="002F76E4">
        <w:t xml:space="preserve"> se necessário</w:t>
      </w:r>
      <w:ins w:id="635" w:author="Anasta" w:date="2014-05-28T13:30:00Z">
        <w:r w:rsidR="002B429B" w:rsidRPr="002F76E4">
          <w:t>.</w:t>
        </w:r>
      </w:ins>
    </w:p>
    <w:p w14:paraId="5B9A7182" w14:textId="77777777" w:rsidR="00DC520A" w:rsidRPr="002F76E4" w:rsidRDefault="003E777E" w:rsidP="003F3363">
      <w:r w:rsidRPr="002F76E4">
        <w:t>Para que essas funcionalidades existam</w:t>
      </w:r>
      <w:del w:id="636" w:author="Anasta" w:date="2014-05-28T13:30:00Z">
        <w:r w:rsidRPr="002F76E4">
          <w:delText>,</w:delText>
        </w:r>
      </w:del>
      <w:r w:rsidRPr="002F76E4">
        <w:t xml:space="preserve"> o programador </w:t>
      </w:r>
      <w:r w:rsidR="00795B89" w:rsidRPr="002F76E4">
        <w:t xml:space="preserve">deve </w:t>
      </w:r>
      <w:proofErr w:type="gramStart"/>
      <w:r w:rsidR="00795B89" w:rsidRPr="002F76E4">
        <w:t>implementar</w:t>
      </w:r>
      <w:proofErr w:type="gramEnd"/>
      <w:r w:rsidR="00795B89" w:rsidRPr="002F76E4">
        <w:t xml:space="preserve"> os métodos </w:t>
      </w:r>
      <w:proofErr w:type="spellStart"/>
      <w:r w:rsidR="0030635B" w:rsidRPr="002F76E4">
        <w:rPr>
          <w:i/>
          <w:rPrChange w:id="637" w:author="Anasta" w:date="2014-05-28T13:30:00Z">
            <w:rPr/>
          </w:rPrChange>
        </w:rPr>
        <w:t>onCreate</w:t>
      </w:r>
      <w:proofErr w:type="spellEnd"/>
      <w:r w:rsidR="0030635B" w:rsidRPr="002F76E4">
        <w:rPr>
          <w:i/>
          <w:rPrChange w:id="638" w:author="Anasta" w:date="2014-05-28T13:30:00Z">
            <w:rPr/>
          </w:rPrChange>
        </w:rPr>
        <w:t>(</w:t>
      </w:r>
      <w:proofErr w:type="spellStart"/>
      <w:r w:rsidR="0030635B" w:rsidRPr="002F76E4">
        <w:rPr>
          <w:i/>
          <w:rPrChange w:id="639" w:author="Anasta" w:date="2014-05-28T13:30:00Z">
            <w:rPr/>
          </w:rPrChange>
        </w:rPr>
        <w:t>SQLiteDatabase</w:t>
      </w:r>
      <w:proofErr w:type="spellEnd"/>
      <w:r w:rsidR="0030635B" w:rsidRPr="002F76E4">
        <w:rPr>
          <w:i/>
          <w:rPrChange w:id="640" w:author="Anasta" w:date="2014-05-28T13:30:00Z">
            <w:rPr/>
          </w:rPrChange>
        </w:rPr>
        <w:t xml:space="preserve">), </w:t>
      </w:r>
      <w:proofErr w:type="spellStart"/>
      <w:r w:rsidR="0030635B" w:rsidRPr="002F76E4">
        <w:rPr>
          <w:i/>
          <w:rPrChange w:id="641" w:author="Anasta" w:date="2014-05-28T13:30:00Z">
            <w:rPr/>
          </w:rPrChange>
        </w:rPr>
        <w:t>onUpgrade</w:t>
      </w:r>
      <w:proofErr w:type="spellEnd"/>
      <w:r w:rsidR="0030635B" w:rsidRPr="002F76E4">
        <w:rPr>
          <w:i/>
          <w:rPrChange w:id="642" w:author="Anasta" w:date="2014-05-28T13:30:00Z">
            <w:rPr/>
          </w:rPrChange>
        </w:rPr>
        <w:t>(</w:t>
      </w:r>
      <w:proofErr w:type="spellStart"/>
      <w:r w:rsidR="0030635B" w:rsidRPr="002F76E4">
        <w:rPr>
          <w:i/>
          <w:rPrChange w:id="643" w:author="Anasta" w:date="2014-05-28T13:30:00Z">
            <w:rPr/>
          </w:rPrChange>
        </w:rPr>
        <w:t>SQLiteDatabase</w:t>
      </w:r>
      <w:proofErr w:type="spellEnd"/>
      <w:r w:rsidR="0030635B" w:rsidRPr="002F76E4">
        <w:rPr>
          <w:i/>
          <w:rPrChange w:id="644" w:author="Anasta" w:date="2014-05-28T13:30:00Z">
            <w:rPr/>
          </w:rPrChange>
        </w:rPr>
        <w:t xml:space="preserve">, </w:t>
      </w:r>
      <w:proofErr w:type="spellStart"/>
      <w:r w:rsidR="0030635B" w:rsidRPr="002F76E4">
        <w:rPr>
          <w:i/>
          <w:rPrChange w:id="645" w:author="Anasta" w:date="2014-05-28T13:30:00Z">
            <w:rPr/>
          </w:rPrChange>
        </w:rPr>
        <w:t>int</w:t>
      </w:r>
      <w:proofErr w:type="spellEnd"/>
      <w:r w:rsidR="0030635B" w:rsidRPr="002F76E4">
        <w:rPr>
          <w:i/>
          <w:rPrChange w:id="646" w:author="Anasta" w:date="2014-05-28T13:30:00Z">
            <w:rPr/>
          </w:rPrChange>
        </w:rPr>
        <w:t xml:space="preserve">, </w:t>
      </w:r>
      <w:proofErr w:type="spellStart"/>
      <w:r w:rsidR="0030635B" w:rsidRPr="002F76E4">
        <w:rPr>
          <w:i/>
          <w:rPrChange w:id="647" w:author="Anasta" w:date="2014-05-28T13:30:00Z">
            <w:rPr/>
          </w:rPrChange>
        </w:rPr>
        <w:t>int</w:t>
      </w:r>
      <w:proofErr w:type="spellEnd"/>
      <w:r w:rsidR="0030635B" w:rsidRPr="002F76E4">
        <w:rPr>
          <w:i/>
          <w:rPrChange w:id="648" w:author="Anasta" w:date="2014-05-28T13:30:00Z">
            <w:rPr/>
          </w:rPrChange>
        </w:rPr>
        <w:t>)</w:t>
      </w:r>
      <w:r w:rsidR="0030635B" w:rsidRPr="002F76E4">
        <w:t xml:space="preserve"> e, opcionalmente, </w:t>
      </w:r>
      <w:proofErr w:type="spellStart"/>
      <w:r w:rsidR="0030635B" w:rsidRPr="002F76E4">
        <w:rPr>
          <w:i/>
          <w:rPrChange w:id="649" w:author="Anasta" w:date="2014-05-28T13:30:00Z">
            <w:rPr/>
          </w:rPrChange>
        </w:rPr>
        <w:t>onOpen</w:t>
      </w:r>
      <w:proofErr w:type="spellEnd"/>
      <w:r w:rsidR="0030635B" w:rsidRPr="002F76E4">
        <w:rPr>
          <w:i/>
          <w:rPrChange w:id="650" w:author="Anasta" w:date="2014-05-28T13:30:00Z">
            <w:rPr/>
          </w:rPrChange>
        </w:rPr>
        <w:t>(</w:t>
      </w:r>
      <w:proofErr w:type="spellStart"/>
      <w:r w:rsidR="0030635B" w:rsidRPr="002F76E4">
        <w:rPr>
          <w:i/>
          <w:rPrChange w:id="651" w:author="Anasta" w:date="2014-05-28T13:30:00Z">
            <w:rPr/>
          </w:rPrChange>
        </w:rPr>
        <w:t>SQLiteDatabase</w:t>
      </w:r>
      <w:proofErr w:type="spellEnd"/>
      <w:r w:rsidR="0030635B" w:rsidRPr="002F76E4">
        <w:rPr>
          <w:i/>
          <w:rPrChange w:id="652" w:author="Anasta" w:date="2014-05-28T13:30:00Z">
            <w:rPr/>
          </w:rPrChange>
        </w:rPr>
        <w:t>).</w:t>
      </w:r>
    </w:p>
    <w:p w14:paraId="4F0171A6" w14:textId="77777777" w:rsidR="00BC52A5" w:rsidRPr="002F76E4" w:rsidRDefault="00BC52A5" w:rsidP="003F3363"/>
    <w:p w14:paraId="0571DCF4" w14:textId="77777777" w:rsidR="00BC52A5" w:rsidRPr="002F76E4" w:rsidRDefault="00BC52A5" w:rsidP="005007E3">
      <w:pPr>
        <w:keepNext/>
        <w:jc w:val="center"/>
      </w:pPr>
      <w:r w:rsidRPr="002F76E4">
        <w:rPr>
          <w:noProof/>
          <w:lang w:eastAsia="pt-BR"/>
        </w:rPr>
        <w:drawing>
          <wp:inline distT="0" distB="0" distL="0" distR="0" wp14:anchorId="4B921113" wp14:editId="3DA5D973">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7C36227A" w14:textId="5BDC2C59" w:rsidR="00BC52A5" w:rsidRPr="002F76E4" w:rsidRDefault="00BC52A5" w:rsidP="00BC52A5">
      <w:pPr>
        <w:pStyle w:val="Caption"/>
      </w:pPr>
      <w:bookmarkStart w:id="653" w:name="_Toc389058408"/>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13</w:t>
      </w:r>
      <w:r w:rsidR="00A45778">
        <w:fldChar w:fldCharType="end"/>
      </w:r>
      <w:r w:rsidRPr="002F76E4">
        <w:t xml:space="preserve"> – Hierarquia de classes do </w:t>
      </w:r>
      <w:proofErr w:type="spellStart"/>
      <w:r w:rsidRPr="002F76E4">
        <w:rPr>
          <w:i/>
          <w:rPrChange w:id="654" w:author="Anasta" w:date="2014-05-28T13:30:00Z">
            <w:rPr/>
          </w:rPrChange>
        </w:rPr>
        <w:t>SQLiteCursor</w:t>
      </w:r>
      <w:bookmarkEnd w:id="653"/>
      <w:proofErr w:type="spellEnd"/>
    </w:p>
    <w:p w14:paraId="43D5981C" w14:textId="77777777" w:rsidR="00BC52A5" w:rsidRPr="002F76E4" w:rsidRDefault="00BC52A5" w:rsidP="00BC52A5"/>
    <w:p w14:paraId="74393253" w14:textId="77777777" w:rsidR="00BC52A5" w:rsidRPr="002F76E4" w:rsidRDefault="00E74AED" w:rsidP="00BC52A5">
      <w:r w:rsidRPr="002F76E4">
        <w:t xml:space="preserve">O </w:t>
      </w:r>
      <w:proofErr w:type="spellStart"/>
      <w:proofErr w:type="gramStart"/>
      <w:r w:rsidRPr="002F76E4">
        <w:rPr>
          <w:i/>
          <w:rPrChange w:id="655" w:author="Anasta" w:date="2014-05-28T13:30:00Z">
            <w:rPr/>
          </w:rPrChange>
        </w:rPr>
        <w:t>SQLiteCursor</w:t>
      </w:r>
      <w:proofErr w:type="spellEnd"/>
      <w:proofErr w:type="gramEnd"/>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proofErr w:type="spellStart"/>
      <w:r w:rsidR="00436034" w:rsidRPr="002F76E4">
        <w:rPr>
          <w:i/>
        </w:rPr>
        <w:lastRenderedPageBreak/>
        <w:t>SQL</w:t>
      </w:r>
      <w:r w:rsidR="002F23E3" w:rsidRPr="002F76E4">
        <w:rPr>
          <w:i/>
        </w:rPr>
        <w:t>ite</w:t>
      </w:r>
      <w:r w:rsidR="00436034" w:rsidRPr="002F76E4">
        <w:rPr>
          <w:i/>
        </w:rPr>
        <w:t>Database</w:t>
      </w:r>
      <w:proofErr w:type="spellEnd"/>
      <w:r w:rsidR="002F23E3" w:rsidRPr="002F76E4">
        <w:t>.</w:t>
      </w:r>
    </w:p>
    <w:p w14:paraId="514C9748" w14:textId="77777777" w:rsidR="00884021" w:rsidRPr="002F76E4" w:rsidRDefault="00884021" w:rsidP="00BC52A5"/>
    <w:p w14:paraId="02548C30" w14:textId="77777777" w:rsidR="00DB57AD" w:rsidRDefault="00DB57AD" w:rsidP="005B5264">
      <w:pPr>
        <w:pStyle w:val="SubTtulo"/>
      </w:pPr>
      <w:r w:rsidRPr="002F76E4">
        <w:t>JUSTIFICATIVA</w:t>
      </w:r>
    </w:p>
    <w:p w14:paraId="0D5E36DE" w14:textId="77777777" w:rsidR="005B5264" w:rsidRPr="002F76E4" w:rsidRDefault="005B5264" w:rsidP="005B5264">
      <w:pPr>
        <w:pStyle w:val="SubTtulo"/>
      </w:pPr>
    </w:p>
    <w:p w14:paraId="0092B78D" w14:textId="77777777" w:rsidR="007E510D" w:rsidRPr="002F76E4" w:rsidRDefault="00FD4C84" w:rsidP="008E67AA">
      <w:r w:rsidRPr="002F76E4">
        <w:t xml:space="preserve">Utilizaram-se as classes </w:t>
      </w:r>
      <w:r w:rsidR="00D01331" w:rsidRPr="002F76E4">
        <w:rPr>
          <w:i/>
          <w:rPrChange w:id="656" w:author="Anasta" w:date="2014-05-28T13:30:00Z">
            <w:rPr/>
          </w:rPrChange>
        </w:rPr>
        <w:t>Cursor</w:t>
      </w:r>
      <w:r w:rsidR="00D01331" w:rsidRPr="002F76E4">
        <w:t xml:space="preserve">, </w:t>
      </w:r>
      <w:proofErr w:type="spellStart"/>
      <w:proofErr w:type="gramStart"/>
      <w:r w:rsidR="00D01331" w:rsidRPr="002F76E4">
        <w:rPr>
          <w:i/>
          <w:rPrChange w:id="657" w:author="Anasta" w:date="2014-05-28T13:30:00Z">
            <w:rPr/>
          </w:rPrChange>
        </w:rPr>
        <w:t>SQLiteDatabase</w:t>
      </w:r>
      <w:proofErr w:type="spellEnd"/>
      <w:proofErr w:type="gramEnd"/>
      <w:r w:rsidR="008E67AA" w:rsidRPr="002F76E4">
        <w:t xml:space="preserve"> e</w:t>
      </w:r>
      <w:r w:rsidR="00D01331" w:rsidRPr="002F76E4">
        <w:t xml:space="preserve"> </w:t>
      </w:r>
      <w:proofErr w:type="spellStart"/>
      <w:r w:rsidR="008E67AA" w:rsidRPr="002F76E4">
        <w:rPr>
          <w:i/>
          <w:rPrChange w:id="658" w:author="Anasta" w:date="2014-05-28T13:30:00Z">
            <w:rPr/>
          </w:rPrChange>
        </w:rPr>
        <w:t>SQLiteOpenHelper</w:t>
      </w:r>
      <w:proofErr w:type="spellEnd"/>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del w:id="659" w:author="Anasta" w:date="2014-05-28T13:30:00Z">
        <w:r w:rsidR="00192D85" w:rsidRPr="002F76E4">
          <w:delText>ítens</w:delText>
        </w:r>
      </w:del>
      <w:ins w:id="660" w:author="Anasta" w:date="2014-05-28T13:30:00Z">
        <w:r w:rsidR="002B429B" w:rsidRPr="002F76E4">
          <w:t>itens</w:t>
        </w:r>
      </w:ins>
      <w:r w:rsidR="00192D85" w:rsidRPr="002F76E4">
        <w:t xml:space="preserve"> da lista do usuário.</w:t>
      </w:r>
    </w:p>
    <w:p w14:paraId="179852DA" w14:textId="77777777" w:rsidR="00572397" w:rsidRPr="002F76E4" w:rsidRDefault="00572397" w:rsidP="00572397">
      <w:pPr>
        <w:pStyle w:val="Heading2"/>
      </w:pPr>
      <w:bookmarkStart w:id="661" w:name="_Ref382437258"/>
      <w:bookmarkStart w:id="662" w:name="_Ref382331817"/>
      <w:bookmarkStart w:id="663" w:name="_Toc389058362"/>
      <w:r w:rsidRPr="002F76E4">
        <w:t>GOOGLE CALENDAR</w:t>
      </w:r>
      <w:bookmarkEnd w:id="661"/>
      <w:bookmarkEnd w:id="663"/>
    </w:p>
    <w:p w14:paraId="49AF2944" w14:textId="77777777" w:rsidR="00572397" w:rsidRPr="002F76E4" w:rsidRDefault="00572397" w:rsidP="00572397"/>
    <w:p w14:paraId="5FCEE5A2" w14:textId="77777777" w:rsidR="00572397" w:rsidRPr="002F76E4" w:rsidRDefault="002B429B" w:rsidP="00572397">
      <w:r w:rsidRPr="002F76E4">
        <w:t>A seguir</w:t>
      </w:r>
      <w:del w:id="664" w:author="Anasta" w:date="2014-05-28T13:30:00Z">
        <w:r w:rsidR="00572397" w:rsidRPr="002F76E4">
          <w:delText>,</w:delText>
        </w:r>
      </w:del>
      <w:ins w:id="665" w:author="Anasta" w:date="2014-05-28T13:30:00Z">
        <w:r w:rsidRPr="002F76E4">
          <w:t xml:space="preserve"> será apresentada</w:t>
        </w:r>
      </w:ins>
      <w:r w:rsidR="00572397" w:rsidRPr="002F76E4">
        <w:t xml:space="preserve"> uma breve descrição dos componentes do </w:t>
      </w:r>
      <w:proofErr w:type="spellStart"/>
      <w:r w:rsidR="00572397" w:rsidRPr="002F76E4">
        <w:rPr>
          <w:i/>
          <w:rPrChange w:id="666" w:author="Anasta" w:date="2014-05-28T13:30:00Z">
            <w:rPr/>
          </w:rPrChange>
        </w:rPr>
        <w:t>Android</w:t>
      </w:r>
      <w:proofErr w:type="spellEnd"/>
      <w:r w:rsidR="00572397" w:rsidRPr="002F76E4">
        <w:t xml:space="preserve"> necessários para o funcionamento dos casos de uso envolvendo o </w:t>
      </w:r>
      <w:r w:rsidR="00572397" w:rsidRPr="002F76E4">
        <w:rPr>
          <w:i/>
          <w:rPrChange w:id="667" w:author="Anasta" w:date="2014-05-28T13:30:00Z">
            <w:rPr/>
          </w:rPrChange>
        </w:rPr>
        <w:t xml:space="preserve">Google </w:t>
      </w:r>
      <w:proofErr w:type="spellStart"/>
      <w:r w:rsidR="00572397" w:rsidRPr="002F76E4">
        <w:rPr>
          <w:i/>
          <w:rPrChange w:id="668" w:author="Anasta" w:date="2014-05-28T13:30:00Z">
            <w:rPr/>
          </w:rPrChange>
        </w:rPr>
        <w:t>Calendar</w:t>
      </w:r>
      <w:proofErr w:type="spellEnd"/>
      <w:r w:rsidR="00572397" w:rsidRPr="002F76E4">
        <w:t>.</w:t>
      </w:r>
    </w:p>
    <w:p w14:paraId="1F4C524B" w14:textId="77777777" w:rsidR="008042A5" w:rsidRPr="002F76E4" w:rsidRDefault="008042A5" w:rsidP="00572397"/>
    <w:p w14:paraId="4DFDC3F0" w14:textId="77777777" w:rsidR="00572397" w:rsidRPr="002F76E4" w:rsidRDefault="00572397" w:rsidP="005B5264">
      <w:pPr>
        <w:pStyle w:val="SubTitulozinho"/>
      </w:pPr>
      <w:r w:rsidRPr="002F76E4">
        <w:t>CONTENT PROVIDER</w:t>
      </w:r>
    </w:p>
    <w:p w14:paraId="1B52ACF9" w14:textId="77777777" w:rsidR="00572397" w:rsidRPr="002F76E4" w:rsidRDefault="00572397" w:rsidP="00572397"/>
    <w:p w14:paraId="4DC29DAE" w14:textId="3C3F95C2" w:rsidR="009D2630" w:rsidRPr="002F76E4" w:rsidRDefault="00787C1D" w:rsidP="00572397">
      <w:proofErr w:type="spellStart"/>
      <w:r w:rsidRPr="002F76E4">
        <w:rPr>
          <w:i/>
        </w:rPr>
        <w:t>Content</w:t>
      </w:r>
      <w:proofErr w:type="spellEnd"/>
      <w:r w:rsidR="00764D53" w:rsidRPr="002F76E4">
        <w:rPr>
          <w:i/>
        </w:rPr>
        <w:t xml:space="preserve"> </w:t>
      </w:r>
      <w:proofErr w:type="spellStart"/>
      <w:r w:rsidR="0029269B" w:rsidRPr="002F76E4">
        <w:rPr>
          <w:i/>
        </w:rPr>
        <w:t>Providers</w:t>
      </w:r>
      <w:proofErr w:type="spellEnd"/>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AA470E">
            <w:rPr>
              <w:noProof/>
            </w:rPr>
            <w:t>[3]</w:t>
          </w:r>
          <w:r w:rsidR="0088363D" w:rsidRPr="002F76E4">
            <w:fldChar w:fldCharType="end"/>
          </w:r>
        </w:sdtContent>
      </w:sdt>
      <w:r w:rsidR="00131EDF" w:rsidRPr="002F76E4">
        <w:t>.</w:t>
      </w:r>
      <w:r w:rsidR="009D2630" w:rsidRPr="002F76E4">
        <w:t xml:space="preserve"> </w:t>
      </w:r>
    </w:p>
    <w:p w14:paraId="3E27F227" w14:textId="77777777" w:rsidR="00572397" w:rsidRPr="002F76E4" w:rsidRDefault="009D2630" w:rsidP="00572397">
      <w:r w:rsidRPr="002F76E4">
        <w:t xml:space="preserve">Para requisitar algum dado, uma aplicação cliente deve usar um objeto da classe </w:t>
      </w:r>
      <w:proofErr w:type="spellStart"/>
      <w:proofErr w:type="gramStart"/>
      <w:r w:rsidRPr="002F76E4">
        <w:rPr>
          <w:i/>
        </w:rPr>
        <w:t>ContentResolver</w:t>
      </w:r>
      <w:proofErr w:type="spellEnd"/>
      <w:proofErr w:type="gramEnd"/>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proofErr w:type="spellStart"/>
      <w:r w:rsidR="001B180A" w:rsidRPr="002F76E4">
        <w:rPr>
          <w:i/>
        </w:rPr>
        <w:t>Content</w:t>
      </w:r>
      <w:proofErr w:type="spellEnd"/>
      <w:r w:rsidR="001B180A" w:rsidRPr="002F76E4">
        <w:rPr>
          <w:i/>
        </w:rPr>
        <w:t xml:space="preserve"> </w:t>
      </w:r>
      <w:proofErr w:type="spellStart"/>
      <w:r w:rsidR="001B180A" w:rsidRPr="002F76E4">
        <w:rPr>
          <w:i/>
        </w:rPr>
        <w:t>Provider</w:t>
      </w:r>
      <w:proofErr w:type="spellEnd"/>
      <w:r w:rsidR="00B619CC" w:rsidRPr="002F76E4">
        <w:rPr>
          <w:i/>
        </w:rPr>
        <w:t>.</w:t>
      </w:r>
    </w:p>
    <w:p w14:paraId="1D81A91F" w14:textId="77777777" w:rsidR="00572397" w:rsidRPr="002F76E4" w:rsidRDefault="00572397" w:rsidP="005B5264">
      <w:pPr>
        <w:pStyle w:val="SubTitulozinho"/>
        <w:rPr>
          <w:rPrChange w:id="669" w:author="Anasta" w:date="2014-05-28T13:30:00Z">
            <w:rPr/>
          </w:rPrChange>
        </w:rPr>
      </w:pPr>
      <w:r w:rsidRPr="002F76E4">
        <w:rPr>
          <w:rPrChange w:id="670" w:author="Anasta" w:date="2014-05-28T13:30:00Z">
            <w:rPr/>
          </w:rPrChange>
        </w:rPr>
        <w:t>CALENDAR PROVIDER</w:t>
      </w:r>
    </w:p>
    <w:p w14:paraId="1241D3C5" w14:textId="77777777" w:rsidR="00572397" w:rsidRPr="002F76E4" w:rsidRDefault="00572397" w:rsidP="00572397"/>
    <w:p w14:paraId="0265E750" w14:textId="77777777" w:rsidR="00572397" w:rsidRPr="002F76E4" w:rsidRDefault="00572397" w:rsidP="00572397">
      <w:r w:rsidRPr="002F76E4">
        <w:t xml:space="preserve">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 xml:space="preserve"> permite às aplicações terem acesso aos eventos do calendário como realizar uma inserção, uma remoção, uma atualização ou simplesmente uma busca sobre os eventos do dia.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w:t>
      </w:r>
    </w:p>
    <w:p w14:paraId="161CB3E9" w14:textId="77777777" w:rsidR="00722CB7" w:rsidRPr="002F76E4" w:rsidRDefault="00722CB7" w:rsidP="00572397">
      <w:r w:rsidRPr="002F76E4">
        <w:t xml:space="preserve">Qualquer dado nele armazenado possui </w:t>
      </w:r>
      <w:proofErr w:type="gramStart"/>
      <w:r w:rsidRPr="002F76E4">
        <w:t>uma URI</w:t>
      </w:r>
      <w:proofErr w:type="gramEnd"/>
      <w:r w:rsidRPr="002F76E4">
        <w:t xml:space="preserve"> pública</w:t>
      </w:r>
      <w:r w:rsidR="0094594E" w:rsidRPr="002F76E4">
        <w:t>, única e</w:t>
      </w:r>
      <w:r w:rsidRPr="002F76E4">
        <w:t xml:space="preserve"> </w:t>
      </w:r>
      <w:del w:id="671" w:author="Anasta" w:date="2014-05-28T13:30:00Z">
        <w:r w:rsidR="008866C4" w:rsidRPr="002F76E4">
          <w:delText>encaspulada</w:delText>
        </w:r>
      </w:del>
      <w:ins w:id="672" w:author="Anasta" w:date="2014-05-28T13:30:00Z">
        <w:r w:rsidR="008866C4" w:rsidRPr="002F76E4">
          <w:t>encap</w:t>
        </w:r>
        <w:r w:rsidR="004C5D52" w:rsidRPr="002F76E4">
          <w:t>s</w:t>
        </w:r>
        <w:r w:rsidR="008866C4" w:rsidRPr="002F76E4">
          <w:t>ulada</w:t>
        </w:r>
      </w:ins>
      <w:r w:rsidR="008866C4" w:rsidRPr="002F76E4">
        <w:t xml:space="preserve">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w:t>
      </w:r>
      <w:del w:id="673" w:author="Anasta" w:date="2014-05-28T13:30:00Z">
        <w:r w:rsidR="00B55E59" w:rsidRPr="002F76E4">
          <w:delText>Todos</w:delText>
        </w:r>
      </w:del>
      <w:ins w:id="674" w:author="Anasta" w:date="2014-05-28T13:30:00Z">
        <w:r w:rsidR="004C5D52" w:rsidRPr="002F76E4">
          <w:t>Toda</w:t>
        </w:r>
        <w:r w:rsidR="00B55E59" w:rsidRPr="002F76E4">
          <w:t>s</w:t>
        </w:r>
      </w:ins>
      <w:r w:rsidR="00B55E59" w:rsidRPr="002F76E4">
        <w:t xml:space="preserve"> as </w:t>
      </w:r>
      <w:proofErr w:type="spellStart"/>
      <w:proofErr w:type="gramStart"/>
      <w:r w:rsidR="00B55E59" w:rsidRPr="002F76E4">
        <w:t>URIs</w:t>
      </w:r>
      <w:proofErr w:type="spellEnd"/>
      <w:proofErr w:type="gramEnd"/>
      <w:r w:rsidR="00B55E59" w:rsidRPr="002F76E4">
        <w:t xml:space="preserve"> começam com “</w:t>
      </w:r>
      <w:proofErr w:type="spellStart"/>
      <w:r w:rsidR="00163467" w:rsidRPr="002F76E4">
        <w:rPr>
          <w:i/>
          <w:rPrChange w:id="675" w:author="Anasta" w:date="2014-05-28T13:30:00Z">
            <w:rPr/>
          </w:rPrChange>
        </w:rPr>
        <w:t>content</w:t>
      </w:r>
      <w:proofErr w:type="spellEnd"/>
      <w:r w:rsidR="00B55E59" w:rsidRPr="002F76E4">
        <w:rPr>
          <w:i/>
          <w:rPrChange w:id="676" w:author="Anasta" w:date="2014-05-28T13:30:00Z">
            <w:rPr/>
          </w:rPrChange>
        </w:rPr>
        <w:t>:</w:t>
      </w:r>
      <w:r w:rsidR="00B55E59" w:rsidRPr="002F76E4">
        <w:t>//”</w:t>
      </w:r>
      <w:r w:rsidR="00670748" w:rsidRPr="002F76E4">
        <w:t xml:space="preserve">, que servem para identificar qual entidade de </w:t>
      </w:r>
      <w:proofErr w:type="spellStart"/>
      <w:r w:rsidR="00670748" w:rsidRPr="002F76E4">
        <w:rPr>
          <w:i/>
        </w:rPr>
        <w:t>Content</w:t>
      </w:r>
      <w:proofErr w:type="spellEnd"/>
      <w:r w:rsidR="00670748" w:rsidRPr="002F76E4">
        <w:rPr>
          <w:i/>
        </w:rPr>
        <w:t xml:space="preserve"> </w:t>
      </w:r>
      <w:proofErr w:type="spellStart"/>
      <w:r w:rsidR="00670748" w:rsidRPr="002F76E4">
        <w:rPr>
          <w:i/>
        </w:rPr>
        <w:t>Provider</w:t>
      </w:r>
      <w:proofErr w:type="spellEnd"/>
      <w:r w:rsidR="00670748" w:rsidRPr="002F76E4">
        <w:t xml:space="preserve"> a est</w:t>
      </w:r>
      <w:r w:rsidR="00A45538" w:rsidRPr="002F76E4">
        <w:t>á controlando</w:t>
      </w:r>
      <w:del w:id="677" w:author="Anasta" w:date="2014-05-28T13:30:00Z">
        <w:r w:rsidR="00A45538" w:rsidRPr="002F76E4">
          <w:delText>;</w:delText>
        </w:r>
      </w:del>
      <w:r w:rsidR="00A45538" w:rsidRPr="002F76E4">
        <w:t xml:space="preserve"> e possui</w:t>
      </w:r>
      <w:r w:rsidR="00A075A1" w:rsidRPr="002F76E4">
        <w:t xml:space="preserve"> o formato &lt;</w:t>
      </w:r>
      <w:proofErr w:type="spellStart"/>
      <w:r w:rsidR="009464ED" w:rsidRPr="002F76E4">
        <w:rPr>
          <w:i/>
        </w:rPr>
        <w:t>table</w:t>
      </w:r>
      <w:proofErr w:type="spellEnd"/>
      <w:r w:rsidR="00A075A1" w:rsidRPr="002F76E4">
        <w:rPr>
          <w:i/>
        </w:rPr>
        <w:t>&gt;.CONTENT_URI</w:t>
      </w:r>
      <w:r w:rsidR="009464ED" w:rsidRPr="002F76E4">
        <w:t>.</w:t>
      </w:r>
    </w:p>
    <w:p w14:paraId="662EAE7C" w14:textId="77777777" w:rsidR="00874322" w:rsidRPr="002F76E4" w:rsidRDefault="00874322" w:rsidP="00572397"/>
    <w:p w14:paraId="27E8B7C5" w14:textId="77777777" w:rsidR="00572397" w:rsidRPr="002F76E4" w:rsidRDefault="00572397" w:rsidP="00572397">
      <w:r w:rsidRPr="002F76E4">
        <w:lastRenderedPageBreak/>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AA470E" w:rsidRPr="002F76E4">
        <w:t xml:space="preserve">FIG. </w:t>
      </w:r>
      <w:r w:rsidR="00AA470E">
        <w:rPr>
          <w:noProof/>
        </w:rPr>
        <w:t>3.14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proofErr w:type="spellStart"/>
      <w:r w:rsidRPr="002F76E4">
        <w:rPr>
          <w:i/>
        </w:rPr>
        <w:t>Calendar</w:t>
      </w:r>
      <w:proofErr w:type="spellEnd"/>
      <w:r w:rsidRPr="002F76E4">
        <w:rPr>
          <w:i/>
        </w:rPr>
        <w:t xml:space="preserve"> </w:t>
      </w:r>
      <w:proofErr w:type="spellStart"/>
      <w:r w:rsidRPr="002F76E4">
        <w:rPr>
          <w:i/>
        </w:rPr>
        <w:t>Provider</w:t>
      </w:r>
      <w:proofErr w:type="spellEnd"/>
      <w:r w:rsidRPr="002F76E4">
        <w:t>.</w:t>
      </w:r>
    </w:p>
    <w:p w14:paraId="25DEC98C" w14:textId="77777777" w:rsidR="00572397" w:rsidRPr="002F76E4" w:rsidRDefault="00572397" w:rsidP="00572397">
      <w:pPr>
        <w:keepNext/>
        <w:jc w:val="center"/>
      </w:pPr>
      <w:r w:rsidRPr="002F76E4">
        <w:rPr>
          <w:noProof/>
          <w:lang w:eastAsia="pt-BR"/>
        </w:rPr>
        <w:drawing>
          <wp:inline distT="0" distB="0" distL="0" distR="0" wp14:anchorId="1E93D890" wp14:editId="28E7C03D">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063182F4" w:rsidR="00572397" w:rsidRPr="002F76E4" w:rsidRDefault="00572397" w:rsidP="00572397">
      <w:pPr>
        <w:pStyle w:val="Caption"/>
      </w:pPr>
      <w:bookmarkStart w:id="678" w:name="_Ref382406809"/>
      <w:bookmarkStart w:id="679" w:name="_Toc389058409"/>
      <w:r w:rsidRPr="002F76E4">
        <w:t xml:space="preserve">FIG. </w:t>
      </w:r>
      <w:r w:rsidR="00A45778">
        <w:fldChar w:fldCharType="begin"/>
      </w:r>
      <w:r w:rsidR="00A45778">
        <w:instrText xml:space="preserve"> STYLEREF 1 \s </w:instrText>
      </w:r>
      <w:r w:rsidR="00A45778">
        <w:fldChar w:fldCharType="separate"/>
      </w:r>
      <w:r w:rsidR="00AA470E">
        <w:rPr>
          <w:noProof/>
        </w:rPr>
        <w:t>3</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14</w:t>
      </w:r>
      <w:r w:rsidR="00A45778">
        <w:fldChar w:fldCharType="end"/>
      </w:r>
      <w:bookmarkEnd w:id="678"/>
      <w:r w:rsidRPr="002F76E4">
        <w:t xml:space="preserve"> – </w:t>
      </w:r>
      <w:proofErr w:type="spellStart"/>
      <w:r w:rsidRPr="002F76E4">
        <w:rPr>
          <w:i/>
          <w:rPrChange w:id="680" w:author="Anasta" w:date="2014-05-28T13:30:00Z">
            <w:rPr/>
          </w:rPrChange>
        </w:rPr>
        <w:t>Calendar</w:t>
      </w:r>
      <w:proofErr w:type="spellEnd"/>
      <w:r w:rsidRPr="002F76E4">
        <w:rPr>
          <w:i/>
          <w:rPrChange w:id="681" w:author="Anasta" w:date="2014-05-28T13:30:00Z">
            <w:rPr/>
          </w:rPrChange>
        </w:rPr>
        <w:t xml:space="preserve"> </w:t>
      </w:r>
      <w:proofErr w:type="spellStart"/>
      <w:r w:rsidRPr="002F76E4">
        <w:rPr>
          <w:i/>
          <w:rPrChange w:id="682" w:author="Anasta" w:date="2014-05-28T13:30:00Z">
            <w:rPr/>
          </w:rPrChange>
        </w:rPr>
        <w:t>Provider</w:t>
      </w:r>
      <w:proofErr w:type="spellEnd"/>
      <w:r w:rsidRPr="002F76E4">
        <w:rPr>
          <w:i/>
          <w:rPrChange w:id="683" w:author="Anasta" w:date="2014-05-28T13:30:00Z">
            <w:rPr/>
          </w:rPrChange>
        </w:rPr>
        <w:t xml:space="preserve"> data </w:t>
      </w:r>
      <w:proofErr w:type="spellStart"/>
      <w:r w:rsidRPr="002F76E4">
        <w:rPr>
          <w:i/>
          <w:rPrChange w:id="684" w:author="Anasta" w:date="2014-05-28T13:30:00Z">
            <w:rPr/>
          </w:rPrChange>
        </w:rPr>
        <w:t>model</w:t>
      </w:r>
      <w:proofErr w:type="spellEnd"/>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AA470E">
            <w:rPr>
              <w:noProof/>
            </w:rPr>
            <w:t xml:space="preserve"> [8]</w:t>
          </w:r>
          <w:r w:rsidR="0088363D" w:rsidRPr="002F76E4">
            <w:fldChar w:fldCharType="end"/>
          </w:r>
        </w:sdtContent>
      </w:sdt>
      <w:r w:rsidRPr="002F76E4">
        <w:t>.</w:t>
      </w:r>
      <w:bookmarkEnd w:id="679"/>
    </w:p>
    <w:p w14:paraId="28C1BF22" w14:textId="77777777" w:rsidR="005C0D4F" w:rsidRPr="002F76E4" w:rsidRDefault="005C0D4F" w:rsidP="00572397"/>
    <w:p w14:paraId="2BCE4203" w14:textId="77777777" w:rsidR="00572397" w:rsidRPr="002F76E4" w:rsidRDefault="005C0D4F" w:rsidP="00572397">
      <w:r w:rsidRPr="002F76E4">
        <w:t xml:space="preserve">Uma aplicação pode ter acesso a mais de um calendário, Isso é possível devido ao fato de que cada Objeto </w:t>
      </w:r>
      <w:del w:id="685" w:author="Anasta" w:date="2014-05-28T13:30:00Z">
        <w:r w:rsidRPr="002F76E4">
          <w:rPr>
            <w:i/>
          </w:rPr>
          <w:delText>Calendar</w:delText>
        </w:r>
        <w:r w:rsidRPr="002F76E4">
          <w:delText>s</w:delText>
        </w:r>
      </w:del>
      <w:proofErr w:type="spellStart"/>
      <w:ins w:id="686" w:author="Anasta" w:date="2014-05-28T13:30:00Z">
        <w:r w:rsidRPr="002F76E4">
          <w:rPr>
            <w:i/>
          </w:rPr>
          <w:t>Calendar</w:t>
        </w:r>
      </w:ins>
      <w:proofErr w:type="spellEnd"/>
      <w:r w:rsidRPr="002F76E4">
        <w:t xml:space="preserve"> criado recebe uma identificação única de sua base de dados.</w:t>
      </w:r>
    </w:p>
    <w:p w14:paraId="22C72B95" w14:textId="77777777" w:rsidR="00572397" w:rsidRPr="002F76E4" w:rsidRDefault="00572397" w:rsidP="00572397"/>
    <w:p w14:paraId="4DDFB956" w14:textId="77777777" w:rsidR="00572397" w:rsidRDefault="000032E6" w:rsidP="005B5264">
      <w:pPr>
        <w:pStyle w:val="SubTtulo"/>
      </w:pPr>
      <w:r w:rsidRPr="002F76E4">
        <w:t>JUSTIFICATIVA</w:t>
      </w:r>
    </w:p>
    <w:p w14:paraId="726B8F4E" w14:textId="77777777" w:rsidR="005B5264" w:rsidRPr="005B5264" w:rsidRDefault="005B5264" w:rsidP="005B5264"/>
    <w:p w14:paraId="1AD5F9A7" w14:textId="77777777" w:rsidR="000032E6" w:rsidRPr="002F76E4" w:rsidRDefault="000032E6" w:rsidP="000032E6">
      <w:r w:rsidRPr="002F76E4">
        <w:t xml:space="preserve">O uso do </w:t>
      </w:r>
      <w:proofErr w:type="spellStart"/>
      <w:r w:rsidRPr="002F76E4">
        <w:rPr>
          <w:i/>
          <w:rPrChange w:id="687" w:author="Anasta" w:date="2014-05-28T13:30:00Z">
            <w:rPr>
              <w:highlight w:val="yellow"/>
            </w:rPr>
          </w:rPrChange>
        </w:rPr>
        <w:t>Calendar</w:t>
      </w:r>
      <w:proofErr w:type="spellEnd"/>
      <w:r w:rsidRPr="002F76E4">
        <w:rPr>
          <w:i/>
          <w:rPrChange w:id="688" w:author="Anasta" w:date="2014-05-28T13:30:00Z">
            <w:rPr>
              <w:highlight w:val="yellow"/>
            </w:rPr>
          </w:rPrChange>
        </w:rPr>
        <w:t xml:space="preserve"> </w:t>
      </w:r>
      <w:proofErr w:type="spellStart"/>
      <w:r w:rsidRPr="002F76E4">
        <w:rPr>
          <w:i/>
          <w:rPrChange w:id="689" w:author="Anasta" w:date="2014-05-28T13:30:00Z">
            <w:rPr>
              <w:highlight w:val="yellow"/>
            </w:rPr>
          </w:rPrChange>
        </w:rPr>
        <w:t>Provider</w:t>
      </w:r>
      <w:proofErr w:type="spellEnd"/>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2F76E4">
        <w:rPr>
          <w:i/>
          <w:rPrChange w:id="690" w:author="Anasta" w:date="2014-05-28T13:30:00Z">
            <w:rPr>
              <w:highlight w:val="yellow"/>
            </w:rPr>
          </w:rPrChange>
        </w:rPr>
        <w:t xml:space="preserve">Google </w:t>
      </w:r>
      <w:proofErr w:type="spellStart"/>
      <w:r w:rsidR="005C46B8" w:rsidRPr="002F76E4">
        <w:rPr>
          <w:i/>
          <w:rPrChange w:id="691" w:author="Anasta" w:date="2014-05-28T13:30:00Z">
            <w:rPr>
              <w:highlight w:val="yellow"/>
            </w:rPr>
          </w:rPrChange>
        </w:rPr>
        <w:t>Calendar</w:t>
      </w:r>
      <w:proofErr w:type="spellEnd"/>
      <w:r w:rsidR="005C46B8" w:rsidRPr="002F76E4">
        <w:t xml:space="preserve"> para gerenciar</w:t>
      </w:r>
      <w:r w:rsidRPr="002F76E4">
        <w:t xml:space="preserve"> não só as informações de </w:t>
      </w:r>
      <w:proofErr w:type="spellStart"/>
      <w:r w:rsidRPr="002F76E4">
        <w:rPr>
          <w:i/>
        </w:rPr>
        <w:t>login</w:t>
      </w:r>
      <w:proofErr w:type="spellEnd"/>
      <w:r w:rsidR="005C46B8" w:rsidRPr="002F76E4">
        <w:t>,</w:t>
      </w:r>
      <w:r w:rsidRPr="002F76E4">
        <w:t xml:space="preserve"> </w:t>
      </w:r>
      <w:r w:rsidR="005C46B8" w:rsidRPr="002F76E4">
        <w:t>mas também</w:t>
      </w:r>
      <w:r w:rsidRPr="002F76E4">
        <w:t xml:space="preserve"> os compromissos do usuário. Assim, o sistema desenvolvido não terá responsabilidade alguma sobre o gerenciamento de dados referentes ao </w:t>
      </w:r>
      <w:r w:rsidRPr="002F76E4">
        <w:rPr>
          <w:i/>
          <w:rPrChange w:id="692" w:author="Anasta" w:date="2014-05-28T13:30:00Z">
            <w:rPr>
              <w:highlight w:val="yellow"/>
            </w:rPr>
          </w:rPrChange>
        </w:rPr>
        <w:t xml:space="preserve">Google </w:t>
      </w:r>
      <w:proofErr w:type="spellStart"/>
      <w:r w:rsidRPr="002F76E4">
        <w:rPr>
          <w:i/>
          <w:rPrChange w:id="693" w:author="Anasta" w:date="2014-05-28T13:30:00Z">
            <w:rPr>
              <w:highlight w:val="yellow"/>
            </w:rPr>
          </w:rPrChange>
        </w:rPr>
        <w:t>Calendar</w:t>
      </w:r>
      <w:proofErr w:type="spellEnd"/>
      <w:r w:rsidRPr="002F76E4">
        <w:t xml:space="preserve"> do usuário. O</w:t>
      </w:r>
      <w:r w:rsidR="00FC3013" w:rsidRPr="002F76E4">
        <w:t xml:space="preserve"> aplicativo</w:t>
      </w:r>
      <w:r w:rsidRPr="002F76E4">
        <w:t xml:space="preserve"> fica</w:t>
      </w:r>
      <w:r w:rsidR="00FC3013" w:rsidRPr="002F76E4">
        <w:t>rá</w:t>
      </w:r>
      <w:r w:rsidRPr="002F76E4">
        <w:t xml:space="preserve"> responsável</w:t>
      </w:r>
      <w:r w:rsidR="00FC3013" w:rsidRPr="002F76E4">
        <w:t xml:space="preserve"> apenas</w:t>
      </w:r>
      <w:ins w:id="694" w:author="Anasta" w:date="2014-05-28T13:30:00Z">
        <w:r w:rsidR="00FC3013" w:rsidRPr="002F76E4">
          <w:t xml:space="preserve"> </w:t>
        </w:r>
        <w:r w:rsidR="004C5D52" w:rsidRPr="002F76E4">
          <w:t>por</w:t>
        </w:r>
      </w:ins>
      <w:r w:rsidR="004C5D52" w:rsidRPr="002F76E4">
        <w:t xml:space="preserve"> </w:t>
      </w:r>
      <w:r w:rsidR="00FC3013" w:rsidRPr="002F76E4">
        <w:t xml:space="preserve">intermediar </w:t>
      </w:r>
      <w:r w:rsidRPr="002F76E4">
        <w:t xml:space="preserve">solicitações do usuário como </w:t>
      </w:r>
      <w:proofErr w:type="gramStart"/>
      <w:r w:rsidRPr="002F76E4">
        <w:t>deletar</w:t>
      </w:r>
      <w:proofErr w:type="gramEnd"/>
      <w:r w:rsidRPr="002F76E4">
        <w:t xml:space="preserve"> ou criar novo compromisso.</w:t>
      </w:r>
    </w:p>
    <w:p w14:paraId="1DD7343E" w14:textId="77777777" w:rsidR="005C46B8" w:rsidRPr="002F76E4" w:rsidRDefault="005C46B8" w:rsidP="005C46B8">
      <w:r w:rsidRPr="002F76E4">
        <w:lastRenderedPageBreak/>
        <w:t xml:space="preserve">Apesar de não ser uma necessidade para o projeto, </w:t>
      </w:r>
    </w:p>
    <w:p w14:paraId="63FBE751" w14:textId="77777777" w:rsidR="005C46B8" w:rsidRPr="002F76E4" w:rsidRDefault="005C46B8" w:rsidP="000032E6"/>
    <w:p w14:paraId="51E6027D" w14:textId="77777777" w:rsidR="00572397" w:rsidRPr="002F76E4" w:rsidRDefault="00572397" w:rsidP="00572397"/>
    <w:p w14:paraId="7FFA5D1B" w14:textId="6DDEAA43" w:rsidR="007E138D" w:rsidRDefault="007E138D">
      <w:pPr>
        <w:widowControl/>
        <w:suppressAutoHyphens w:val="0"/>
        <w:spacing w:line="240" w:lineRule="auto"/>
        <w:ind w:firstLine="0"/>
        <w:jc w:val="left"/>
        <w:rPr>
          <w:rFonts w:eastAsiaTheme="majorEastAsia"/>
          <w:b/>
          <w:bCs/>
          <w:sz w:val="32"/>
          <w:szCs w:val="32"/>
        </w:rPr>
      </w:pPr>
      <w:bookmarkStart w:id="695" w:name="_Toc389051940"/>
      <w:bookmarkStart w:id="696" w:name="_Ref388912249"/>
      <w:bookmarkStart w:id="697" w:name="_Ref388912264"/>
      <w:bookmarkStart w:id="698" w:name="_Ref388912296"/>
      <w:bookmarkStart w:id="699" w:name="_Ref388912332"/>
      <w:bookmarkEnd w:id="695"/>
    </w:p>
    <w:p w14:paraId="541CBF2B" w14:textId="77777777" w:rsidR="00572397" w:rsidRPr="002F76E4" w:rsidRDefault="00572397" w:rsidP="00572397">
      <w:pPr>
        <w:rPr>
          <w:del w:id="700" w:author="Anasta" w:date="2014-05-28T13:30:00Z"/>
        </w:rPr>
      </w:pPr>
      <w:bookmarkStart w:id="701" w:name="_Toc389057659"/>
      <w:bookmarkStart w:id="702" w:name="_Toc389058363"/>
      <w:bookmarkEnd w:id="701"/>
      <w:bookmarkEnd w:id="702"/>
    </w:p>
    <w:p w14:paraId="42D2E3FF" w14:textId="77777777" w:rsidR="00572397" w:rsidRPr="002F76E4" w:rsidRDefault="00572397" w:rsidP="00572397">
      <w:pPr>
        <w:rPr>
          <w:del w:id="703" w:author="Anasta" w:date="2014-05-28T13:30:00Z"/>
        </w:rPr>
      </w:pPr>
      <w:bookmarkStart w:id="704" w:name="_Toc389051941"/>
      <w:bookmarkStart w:id="705" w:name="_Toc389057660"/>
      <w:bookmarkStart w:id="706" w:name="_Toc389058364"/>
      <w:bookmarkEnd w:id="704"/>
      <w:bookmarkEnd w:id="705"/>
      <w:bookmarkEnd w:id="706"/>
    </w:p>
    <w:p w14:paraId="2F818BF9" w14:textId="77777777" w:rsidR="00572397" w:rsidRPr="002F76E4" w:rsidRDefault="00572397" w:rsidP="00572397">
      <w:pPr>
        <w:rPr>
          <w:del w:id="707" w:author="Anasta" w:date="2014-05-28T13:30:00Z"/>
        </w:rPr>
      </w:pPr>
      <w:bookmarkStart w:id="708" w:name="_Toc389051942"/>
      <w:bookmarkStart w:id="709" w:name="_Toc389057661"/>
      <w:bookmarkStart w:id="710" w:name="_Toc389058365"/>
      <w:bookmarkEnd w:id="708"/>
      <w:bookmarkEnd w:id="709"/>
      <w:bookmarkEnd w:id="710"/>
    </w:p>
    <w:p w14:paraId="17E39D3C" w14:textId="77777777" w:rsidR="00572397" w:rsidRPr="002F76E4" w:rsidRDefault="00572397" w:rsidP="00572397">
      <w:pPr>
        <w:rPr>
          <w:del w:id="711" w:author="Anasta" w:date="2014-05-28T13:30:00Z"/>
        </w:rPr>
      </w:pPr>
      <w:bookmarkStart w:id="712" w:name="_Toc389051943"/>
      <w:bookmarkStart w:id="713" w:name="_Toc389057662"/>
      <w:bookmarkStart w:id="714" w:name="_Toc389058366"/>
      <w:bookmarkEnd w:id="712"/>
      <w:bookmarkEnd w:id="713"/>
      <w:bookmarkEnd w:id="714"/>
    </w:p>
    <w:p w14:paraId="1213CF1B" w14:textId="77777777" w:rsidR="00572397" w:rsidRPr="002F76E4" w:rsidRDefault="00572397" w:rsidP="00572397">
      <w:pPr>
        <w:rPr>
          <w:del w:id="715" w:author="Anasta" w:date="2014-05-28T13:30:00Z"/>
        </w:rPr>
      </w:pPr>
      <w:bookmarkStart w:id="716" w:name="_Toc389051944"/>
      <w:bookmarkStart w:id="717" w:name="_Toc389057663"/>
      <w:bookmarkStart w:id="718" w:name="_Toc389058367"/>
      <w:bookmarkEnd w:id="716"/>
      <w:bookmarkEnd w:id="717"/>
      <w:bookmarkEnd w:id="718"/>
    </w:p>
    <w:p w14:paraId="1CFCFD27" w14:textId="77777777" w:rsidR="002A020A" w:rsidRPr="002F76E4" w:rsidRDefault="0002435C" w:rsidP="005240A1">
      <w:pPr>
        <w:pStyle w:val="Heading1"/>
      </w:pPr>
      <w:bookmarkStart w:id="719" w:name="_Ref389057718"/>
      <w:bookmarkStart w:id="720" w:name="_Ref389057719"/>
      <w:bookmarkStart w:id="721" w:name="_Toc389058368"/>
      <w:r w:rsidRPr="002F76E4">
        <w:t>FUNCIONAMENTO</w:t>
      </w:r>
      <w:bookmarkEnd w:id="696"/>
      <w:bookmarkEnd w:id="697"/>
      <w:bookmarkEnd w:id="698"/>
      <w:bookmarkEnd w:id="699"/>
      <w:bookmarkEnd w:id="719"/>
      <w:bookmarkEnd w:id="720"/>
      <w:bookmarkEnd w:id="721"/>
    </w:p>
    <w:p w14:paraId="30887971" w14:textId="77777777" w:rsidR="00857D04" w:rsidRPr="002F76E4" w:rsidRDefault="00857D04" w:rsidP="00857D04">
      <w:r w:rsidRPr="002F76E4">
        <w:t>As classes de projeto do aplicativo colaborarão entre si de forma a prover as seguintes funcionalidades:</w:t>
      </w:r>
    </w:p>
    <w:p w14:paraId="7EA7A755" w14:textId="77777777" w:rsidR="00857D04" w:rsidRPr="002F76E4" w:rsidRDefault="00857D04" w:rsidP="00857D04">
      <w:pPr>
        <w:pStyle w:val="ListParagraph"/>
        <w:numPr>
          <w:ilvl w:val="0"/>
          <w:numId w:val="39"/>
        </w:numPr>
      </w:pPr>
      <w:r w:rsidRPr="002F76E4">
        <w:t>Acessar listas</w:t>
      </w:r>
      <w:del w:id="722" w:author="Anasta" w:date="2014-05-28T13:30:00Z">
        <w:r w:rsidRPr="002F76E4">
          <w:delText>;</w:delText>
        </w:r>
      </w:del>
    </w:p>
    <w:p w14:paraId="00CB6C6E" w14:textId="77777777" w:rsidR="00857D04" w:rsidRPr="002F76E4" w:rsidRDefault="00857D04" w:rsidP="00857D04">
      <w:pPr>
        <w:pStyle w:val="ListParagraph"/>
        <w:numPr>
          <w:ilvl w:val="0"/>
          <w:numId w:val="39"/>
        </w:numPr>
      </w:pPr>
      <w:r w:rsidRPr="002F76E4">
        <w:t xml:space="preserve">Adicionar </w:t>
      </w:r>
      <w:r w:rsidR="008E3F8D" w:rsidRPr="002F76E4">
        <w:t>item</w:t>
      </w:r>
      <w:del w:id="723" w:author="Anasta" w:date="2014-05-28T13:30:00Z">
        <w:r w:rsidRPr="002F76E4">
          <w:delText>;</w:delText>
        </w:r>
      </w:del>
    </w:p>
    <w:p w14:paraId="170B77E1" w14:textId="77777777" w:rsidR="00857D04" w:rsidRPr="002F76E4" w:rsidRDefault="00857D04" w:rsidP="00857D04">
      <w:pPr>
        <w:pStyle w:val="ListParagraph"/>
        <w:numPr>
          <w:ilvl w:val="0"/>
          <w:numId w:val="39"/>
        </w:numPr>
      </w:pPr>
      <w:r w:rsidRPr="002F76E4">
        <w:t xml:space="preserve">Remover </w:t>
      </w:r>
      <w:r w:rsidR="008E3F8D" w:rsidRPr="002F76E4">
        <w:t>item</w:t>
      </w:r>
      <w:del w:id="724" w:author="Anasta" w:date="2014-05-28T13:30:00Z">
        <w:r w:rsidRPr="002F76E4">
          <w:delText>;</w:delText>
        </w:r>
      </w:del>
    </w:p>
    <w:p w14:paraId="2E02A3E5" w14:textId="77777777" w:rsidR="00857D04" w:rsidRPr="002F76E4" w:rsidRDefault="008604C9" w:rsidP="00857D04">
      <w:pPr>
        <w:pStyle w:val="ListParagraph"/>
        <w:numPr>
          <w:ilvl w:val="0"/>
          <w:numId w:val="39"/>
        </w:numPr>
      </w:pPr>
      <w:r w:rsidRPr="002F76E4">
        <w:t xml:space="preserve">Remanejar </w:t>
      </w:r>
      <w:r w:rsidR="008E3F8D" w:rsidRPr="002F76E4">
        <w:t>item</w:t>
      </w:r>
      <w:del w:id="725" w:author="Anasta" w:date="2014-05-28T13:30:00Z">
        <w:r w:rsidR="00E070C3" w:rsidRPr="002F76E4">
          <w:delText>;</w:delText>
        </w:r>
      </w:del>
    </w:p>
    <w:p w14:paraId="36564D2A" w14:textId="77777777" w:rsidR="001D7997" w:rsidRPr="002F76E4" w:rsidRDefault="001D7997" w:rsidP="00857D04">
      <w:pPr>
        <w:pStyle w:val="ListParagraph"/>
        <w:numPr>
          <w:ilvl w:val="0"/>
          <w:numId w:val="39"/>
        </w:numPr>
      </w:pPr>
      <w:r w:rsidRPr="002F76E4">
        <w:t xml:space="preserve">Compartilhar </w:t>
      </w:r>
      <w:r w:rsidR="008E3F8D" w:rsidRPr="002F76E4">
        <w:t>item</w:t>
      </w:r>
      <w:del w:id="726" w:author="Anasta" w:date="2014-05-28T13:30:00Z">
        <w:r w:rsidRPr="002F76E4">
          <w:delText>;</w:delText>
        </w:r>
      </w:del>
    </w:p>
    <w:p w14:paraId="27DB1299" w14:textId="77777777" w:rsidR="008604C9" w:rsidRPr="002F76E4" w:rsidRDefault="008604C9" w:rsidP="008604C9">
      <w:r w:rsidRPr="002F76E4">
        <w:t xml:space="preserve">As colaborações de cada </w:t>
      </w:r>
      <w:del w:id="727" w:author="Anasta" w:date="2014-05-28T13:30:00Z">
        <w:r w:rsidRPr="002F76E4">
          <w:delText>funcionalidades</w:delText>
        </w:r>
      </w:del>
      <w:ins w:id="728" w:author="Anasta" w:date="2014-05-28T13:30:00Z">
        <w:r w:rsidRPr="002F76E4">
          <w:t>funcionalidade</w:t>
        </w:r>
      </w:ins>
      <w:r w:rsidRPr="002F76E4">
        <w:t xml:space="preserve"> serão detalhadas a seguir.</w:t>
      </w:r>
    </w:p>
    <w:p w14:paraId="1F2B1B58" w14:textId="53C4C853" w:rsidR="00616F5D" w:rsidRPr="002F76E4" w:rsidRDefault="00465F02" w:rsidP="00616F5D">
      <w:r w:rsidRPr="002F76E4">
        <w:t xml:space="preserve">Sempre que desejar o usuário pode voltar a tela do </w:t>
      </w:r>
      <w:proofErr w:type="gramStart"/>
      <w:r w:rsidRPr="002F76E4">
        <w:t>menu</w:t>
      </w:r>
      <w:proofErr w:type="gramEnd"/>
      <w:r w:rsidRPr="002F76E4">
        <w:t xml:space="preserve"> principal, pressionando o botão </w:t>
      </w:r>
      <w:r w:rsidRPr="002F76E4">
        <w:rPr>
          <w:i/>
          <w:rPrChange w:id="729" w:author="Anasta" w:date="2014-05-28T13:30:00Z">
            <w:rPr>
              <w:highlight w:val="yellow"/>
            </w:rPr>
          </w:rPrChange>
        </w:rPr>
        <w:t>“</w:t>
      </w:r>
      <w:proofErr w:type="spellStart"/>
      <w:r w:rsidRPr="002F76E4">
        <w:rPr>
          <w:i/>
          <w:rPrChange w:id="730" w:author="Anasta" w:date="2014-05-28T13:30:00Z">
            <w:rPr>
              <w:highlight w:val="yellow"/>
            </w:rPr>
          </w:rPrChange>
        </w:rPr>
        <w:t>up</w:t>
      </w:r>
      <w:proofErr w:type="spellEnd"/>
      <w:r w:rsidRPr="002F76E4">
        <w:rPr>
          <w:i/>
          <w:rPrChange w:id="731" w:author="Anasta" w:date="2014-05-28T13:30:00Z">
            <w:rPr>
              <w:highlight w:val="yellow"/>
            </w:rPr>
          </w:rPrChange>
        </w:rPr>
        <w:t>”</w:t>
      </w:r>
      <w:r w:rsidRPr="002F76E4">
        <w:t xml:space="preserve"> localizado no canto superior esquerdo de qualquer tela.</w:t>
      </w:r>
    </w:p>
    <w:p w14:paraId="3884B55A" w14:textId="77777777" w:rsidR="008604C9" w:rsidRPr="002F76E4" w:rsidRDefault="00E070C3" w:rsidP="00E070C3">
      <w:pPr>
        <w:pStyle w:val="Heading2"/>
      </w:pPr>
      <w:bookmarkStart w:id="732" w:name="_Toc389058369"/>
      <w:r w:rsidRPr="002F76E4">
        <w:t>ACESSAR LISTAS</w:t>
      </w:r>
      <w:bookmarkEnd w:id="732"/>
    </w:p>
    <w:p w14:paraId="562E0E04" w14:textId="77777777" w:rsidR="00402E96" w:rsidRPr="002F76E4" w:rsidRDefault="00533954" w:rsidP="00AD368E">
      <w:pPr>
        <w:rPr>
          <w:shd w:val="clear" w:color="auto" w:fill="FFFF00"/>
        </w:rPr>
      </w:pPr>
      <w:r w:rsidRPr="002F76E4">
        <w:t xml:space="preserve">Uma vez no </w:t>
      </w:r>
      <w:proofErr w:type="gramStart"/>
      <w:r w:rsidRPr="002F76E4">
        <w:t>menu</w:t>
      </w:r>
      <w:proofErr w:type="gramEnd"/>
      <w:r w:rsidRPr="002F76E4">
        <w:t xml:space="preserve"> inicial</w:t>
      </w:r>
      <w:del w:id="733" w:author="Anasta" w:date="2014-05-28T13:30:00Z">
        <w:r w:rsidRPr="002F76E4">
          <w:delText>,</w:delText>
        </w:r>
      </w:del>
      <w:ins w:id="734" w:author="Anasta" w:date="2014-05-28T13:30:00Z">
        <w:r w:rsidR="00AF0F5F" w:rsidRPr="002F76E4">
          <w:t xml:space="preserve"> o usuário</w:t>
        </w:r>
      </w:ins>
      <w:r w:rsidRPr="002F76E4">
        <w:t xml:space="preserve"> terá a sua disposição o acesso às 5 listas principais do GTD</w:t>
      </w:r>
      <w:del w:id="735" w:author="Anasta" w:date="2014-05-28T13:30:00Z">
        <w:r w:rsidR="007E2626" w:rsidRPr="002F76E4">
          <w:delText xml:space="preserve"> – Nomeadas</w:delText>
        </w:r>
      </w:del>
      <w:ins w:id="736" w:author="Anasta" w:date="2014-05-28T13:30:00Z">
        <w:r w:rsidR="00AF0F5F" w:rsidRPr="002F76E4">
          <w:t>,</w:t>
        </w:r>
        <w:r w:rsidR="007E2626" w:rsidRPr="002F76E4">
          <w:t xml:space="preserve"> </w:t>
        </w:r>
        <w:r w:rsidR="00AF0F5F" w:rsidRPr="002F76E4">
          <w:t>n</w:t>
        </w:r>
        <w:r w:rsidR="007E2626" w:rsidRPr="002F76E4">
          <w:t>omeadas</w:t>
        </w:r>
      </w:ins>
      <w:r w:rsidR="007E2626" w:rsidRPr="002F76E4">
        <w:t xml:space="preserve"> de </w:t>
      </w:r>
      <w:commentRangeStart w:id="737"/>
      <w:r w:rsidR="007E2626" w:rsidRPr="002F76E4">
        <w:t>Caixa de Entrada, Próximas Ações, Agenda,</w:t>
      </w:r>
      <w:r w:rsidR="00B87885" w:rsidRPr="002F76E4">
        <w:t xml:space="preserve"> Delegados, Talvez</w:t>
      </w:r>
      <w:commentRangeEnd w:id="737"/>
      <w:r w:rsidR="000F2AA0" w:rsidRPr="002F76E4">
        <w:rPr>
          <w:rStyle w:val="CommentReference"/>
        </w:rPr>
        <w:commentReference w:id="737"/>
      </w:r>
      <w:r w:rsidR="003F605F" w:rsidRPr="002F76E4">
        <w:t xml:space="preserve"> e Incubadora. Adicionalmente, é </w:t>
      </w:r>
      <w:del w:id="738" w:author="Anasta" w:date="2014-05-28T13:30:00Z">
        <w:r w:rsidR="003F605F" w:rsidRPr="002F76E4">
          <w:delText>exibida</w:delText>
        </w:r>
      </w:del>
      <w:ins w:id="739" w:author="Anasta" w:date="2014-05-28T13:30:00Z">
        <w:r w:rsidR="00AF0F5F" w:rsidRPr="002F76E4">
          <w:t>exposta</w:t>
        </w:r>
      </w:ins>
      <w:r w:rsidR="003F605F" w:rsidRPr="002F76E4">
        <w:t xml:space="preserve"> a opção de exibir as demais listas que, por ventura, o usuário decida criar</w:t>
      </w:r>
      <w:r w:rsidR="006C7A6E" w:rsidRPr="002F76E4">
        <w:t xml:space="preserve">, conforme </w:t>
      </w:r>
      <w:del w:id="740" w:author="Anasta" w:date="2014-05-28T13:30:00Z">
        <w:r w:rsidR="006C7A6E" w:rsidRPr="002F76E4">
          <w:delText>exibido</w:delText>
        </w:r>
      </w:del>
      <w:ins w:id="741" w:author="Anasta" w:date="2014-05-28T13:30:00Z">
        <w:r w:rsidR="00AF0F5F" w:rsidRPr="002F76E4">
          <w:t>mostrado</w:t>
        </w:r>
      </w:ins>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AA470E" w:rsidRPr="002F76E4">
        <w:t xml:space="preserve">FIG. </w:t>
      </w:r>
      <w:r w:rsidR="00AA470E">
        <w:rPr>
          <w:noProof/>
        </w:rPr>
        <w:t>4.1</w:t>
      </w:r>
      <w:proofErr w:type="gramStart"/>
      <w:r w:rsidR="0088363D" w:rsidRPr="002F76E4">
        <w:rPr>
          <w:shd w:val="clear" w:color="auto" w:fill="FFFF00"/>
        </w:rPr>
        <w:fldChar w:fldCharType="end"/>
      </w:r>
      <w:proofErr w:type="gramEnd"/>
    </w:p>
    <w:p w14:paraId="3FDCA4DE" w14:textId="071DF3D4" w:rsidR="00BB29B9" w:rsidRPr="002F76E4" w:rsidRDefault="00666E8E" w:rsidP="00BB29B9">
      <w:pPr>
        <w:keepNext/>
        <w:jc w:val="center"/>
      </w:pPr>
      <w:r>
        <w:rPr>
          <w:noProof/>
          <w:lang w:eastAsia="pt-BR"/>
        </w:rPr>
        <w:lastRenderedPageBreak/>
        <w:drawing>
          <wp:inline distT="0" distB="0" distL="0" distR="0" wp14:anchorId="231FC0B1" wp14:editId="168FED1B">
            <wp:extent cx="2043070" cy="34051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4004" cy="3406674"/>
                    </a:xfrm>
                    <a:prstGeom prst="rect">
                      <a:avLst/>
                    </a:prstGeom>
                  </pic:spPr>
                </pic:pic>
              </a:graphicData>
            </a:graphic>
          </wp:inline>
        </w:drawing>
      </w:r>
    </w:p>
    <w:p w14:paraId="0EADA454" w14:textId="6FD7B349" w:rsidR="008E1A72" w:rsidRPr="002F76E4" w:rsidRDefault="00BB29B9" w:rsidP="00BB29B9">
      <w:pPr>
        <w:pStyle w:val="Caption"/>
      </w:pPr>
      <w:bookmarkStart w:id="742" w:name="_Ref388707979"/>
      <w:bookmarkStart w:id="743" w:name="_Toc389058410"/>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bookmarkEnd w:id="742"/>
      <w:r w:rsidR="00876976" w:rsidRPr="002F76E4">
        <w:t xml:space="preserve"> – Tela inicial</w:t>
      </w:r>
      <w:bookmarkEnd w:id="743"/>
    </w:p>
    <w:p w14:paraId="3685EF87" w14:textId="77777777" w:rsidR="00486385" w:rsidRPr="002F76E4" w:rsidRDefault="00486385" w:rsidP="00486385"/>
    <w:p w14:paraId="4B42CCAF" w14:textId="77777777" w:rsidR="005C1685" w:rsidRPr="002F76E4" w:rsidRDefault="00402E96" w:rsidP="00AD368E">
      <w:r w:rsidRPr="002F76E4">
        <w:t xml:space="preserve">Caso o usuário escolha uma das principais listas, uma nova tela é </w:t>
      </w:r>
      <w:del w:id="744" w:author="Anasta" w:date="2014-05-28T13:30:00Z">
        <w:r w:rsidRPr="002F76E4">
          <w:delText>exibida, exibindo</w:delText>
        </w:r>
      </w:del>
      <w:r w:rsidR="005240A1">
        <w:t>exibida</w:t>
      </w:r>
      <w:ins w:id="745" w:author="Anasta" w:date="2014-05-28T13:30:00Z">
        <w:r w:rsidRPr="002F76E4">
          <w:t xml:space="preserve">, </w:t>
        </w:r>
        <w:r w:rsidR="00AF0F5F" w:rsidRPr="002F76E4">
          <w:t>apresentando</w:t>
        </w:r>
      </w:ins>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AA470E" w:rsidRPr="002F76E4">
        <w:t xml:space="preserve">FIG. </w:t>
      </w:r>
      <w:r w:rsidR="00AA470E">
        <w:rPr>
          <w:noProof/>
        </w:rPr>
        <w:t>4.2</w:t>
      </w:r>
      <w:r w:rsidR="0088363D" w:rsidRPr="002F76E4">
        <w:fldChar w:fldCharType="end"/>
      </w:r>
      <w:r w:rsidR="00AA2035" w:rsidRPr="002F76E4">
        <w:t xml:space="preserve">. </w:t>
      </w:r>
    </w:p>
    <w:p w14:paraId="5CB329B8" w14:textId="7ECDDB7C" w:rsidR="00BB29B9" w:rsidRPr="002F76E4" w:rsidRDefault="008F13D9" w:rsidP="00876976">
      <w:pPr>
        <w:keepNext/>
        <w:jc w:val="center"/>
      </w:pPr>
      <w:r>
        <w:rPr>
          <w:noProof/>
          <w:lang w:eastAsia="pt-BR"/>
        </w:rPr>
        <w:drawing>
          <wp:inline distT="0" distB="0" distL="0" distR="0" wp14:anchorId="3A6A2539" wp14:editId="2CD1BFA7">
            <wp:extent cx="2100390" cy="35006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01351" cy="3502252"/>
                    </a:xfrm>
                    <a:prstGeom prst="rect">
                      <a:avLst/>
                    </a:prstGeom>
                  </pic:spPr>
                </pic:pic>
              </a:graphicData>
            </a:graphic>
          </wp:inline>
        </w:drawing>
      </w:r>
    </w:p>
    <w:p w14:paraId="60545102" w14:textId="39AB4146" w:rsidR="005C1685" w:rsidRPr="002F76E4" w:rsidRDefault="00BB29B9" w:rsidP="001F6C6E">
      <w:pPr>
        <w:pStyle w:val="Caption"/>
      </w:pPr>
      <w:bookmarkStart w:id="746" w:name="_Ref388707995"/>
      <w:bookmarkStart w:id="747" w:name="_Toc389058411"/>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2</w:t>
      </w:r>
      <w:r w:rsidR="00A45778">
        <w:fldChar w:fldCharType="end"/>
      </w:r>
      <w:bookmarkEnd w:id="746"/>
      <w:r w:rsidR="00876976" w:rsidRPr="002F76E4">
        <w:t xml:space="preserve"> – Uma lista aberta</w:t>
      </w:r>
      <w:bookmarkEnd w:id="747"/>
    </w:p>
    <w:p w14:paraId="1DB4996A" w14:textId="77777777" w:rsidR="00486385" w:rsidRPr="002F76E4" w:rsidRDefault="00486385" w:rsidP="00486385"/>
    <w:p w14:paraId="346E2943" w14:textId="77777777" w:rsidR="00E6385A" w:rsidRPr="002F76E4" w:rsidRDefault="00E6385A" w:rsidP="00E6385A">
      <w:pPr>
        <w:rPr>
          <w:ins w:id="748" w:author="Anasta" w:date="2014-05-28T13:30:00Z"/>
        </w:rPr>
      </w:pPr>
      <w:r w:rsidRPr="002F76E4">
        <w:t xml:space="preserve">Caso o usuário opte por exibir as demais listas, uma tela </w:t>
      </w:r>
      <w:del w:id="749" w:author="Anasta" w:date="2014-05-28T13:30:00Z">
        <w:r w:rsidR="00AA2035" w:rsidRPr="002F76E4">
          <w:delText>exibindo</w:delText>
        </w:r>
      </w:del>
      <w:ins w:id="750" w:author="Anasta" w:date="2014-05-28T13:30:00Z">
        <w:r w:rsidRPr="002F76E4">
          <w:t>mostrando</w:t>
        </w:r>
      </w:ins>
      <w:r w:rsidRPr="002F76E4">
        <w:t xml:space="preserve"> as listas criadas pelo usuário é </w:t>
      </w:r>
      <w:del w:id="751" w:author="Anasta" w:date="2014-05-28T13:30:00Z">
        <w:r w:rsidR="00AA2035" w:rsidRPr="002F76E4">
          <w:delText>exibida</w:delText>
        </w:r>
      </w:del>
      <w:ins w:id="752" w:author="Anasta" w:date="2014-05-28T13:30:00Z">
        <w:r w:rsidRPr="002F76E4">
          <w:t>apresentada</w:t>
        </w:r>
      </w:ins>
      <w:r w:rsidRPr="002F76E4">
        <w:t xml:space="preserve">,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AA470E" w:rsidRPr="002F76E4">
        <w:t xml:space="preserve">FIG. </w:t>
      </w:r>
      <w:r w:rsidR="00AA470E">
        <w:rPr>
          <w:noProof/>
        </w:rPr>
        <w:t>4.3</w:t>
      </w:r>
      <w:r w:rsidR="0088363D" w:rsidRPr="002F76E4">
        <w:fldChar w:fldCharType="end"/>
      </w:r>
      <w:r w:rsidRPr="002F76E4">
        <w:t xml:space="preserve">. </w:t>
      </w:r>
    </w:p>
    <w:p w14:paraId="0131BA33" w14:textId="77777777" w:rsidR="00E6385A" w:rsidRPr="002F76E4" w:rsidRDefault="00E6385A" w:rsidP="00AD368E"/>
    <w:p w14:paraId="6BC0D53F" w14:textId="23934CE9" w:rsidR="00BB29B9" w:rsidRPr="002F76E4" w:rsidRDefault="00D568B1" w:rsidP="00876976">
      <w:pPr>
        <w:keepNext/>
        <w:jc w:val="center"/>
      </w:pPr>
      <w:r>
        <w:rPr>
          <w:noProof/>
          <w:lang w:eastAsia="pt-BR"/>
        </w:rPr>
        <w:lastRenderedPageBreak/>
        <w:drawing>
          <wp:inline distT="0" distB="0" distL="0" distR="0" wp14:anchorId="64FA589D" wp14:editId="41444928">
            <wp:extent cx="2104484" cy="3507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5447" cy="3509078"/>
                    </a:xfrm>
                    <a:prstGeom prst="rect">
                      <a:avLst/>
                    </a:prstGeom>
                  </pic:spPr>
                </pic:pic>
              </a:graphicData>
            </a:graphic>
          </wp:inline>
        </w:drawing>
      </w:r>
    </w:p>
    <w:p w14:paraId="5FC1BDDC" w14:textId="3843FD9C" w:rsidR="00E32AD0" w:rsidRPr="002F76E4" w:rsidRDefault="00BB29B9" w:rsidP="00876976">
      <w:pPr>
        <w:pStyle w:val="Caption"/>
      </w:pPr>
      <w:bookmarkStart w:id="753" w:name="_Ref388708021"/>
      <w:bookmarkStart w:id="754" w:name="_Toc389058412"/>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3</w:t>
      </w:r>
      <w:r w:rsidR="00A45778">
        <w:fldChar w:fldCharType="end"/>
      </w:r>
      <w:bookmarkEnd w:id="753"/>
      <w:r w:rsidR="00876976" w:rsidRPr="002F76E4">
        <w:t xml:space="preserve"> – Outras Listas</w:t>
      </w:r>
      <w:bookmarkEnd w:id="754"/>
    </w:p>
    <w:p w14:paraId="269D7C90" w14:textId="77777777" w:rsidR="00486385" w:rsidRPr="002F76E4" w:rsidRDefault="00486385" w:rsidP="00486385"/>
    <w:p w14:paraId="02C05969" w14:textId="77777777" w:rsidR="00AD368E" w:rsidRPr="002F76E4" w:rsidRDefault="001E217C" w:rsidP="00AD368E">
      <w:r w:rsidRPr="002F76E4">
        <w:t>O usuário ao escolher a lista</w:t>
      </w:r>
      <w:del w:id="755" w:author="Anasta" w:date="2014-05-28T13:30:00Z">
        <w:r w:rsidRPr="002F76E4">
          <w:delText>,</w:delText>
        </w:r>
      </w:del>
      <w:r w:rsidRPr="002F76E4">
        <w:t xml:space="preserve"> é levado à tela que exibe os itens dessa lista</w:t>
      </w:r>
      <w:r w:rsidR="0014055D" w:rsidRPr="002F76E4">
        <w:t>.</w:t>
      </w:r>
      <w:r w:rsidR="00A938D7" w:rsidRPr="002F76E4">
        <w:t xml:space="preserve"> </w:t>
      </w:r>
    </w:p>
    <w:p w14:paraId="2832D45B" w14:textId="77777777" w:rsidR="00E070C3" w:rsidRPr="002F76E4" w:rsidRDefault="00E070C3" w:rsidP="00E070C3"/>
    <w:p w14:paraId="41097E47" w14:textId="77777777" w:rsidR="00E070C3" w:rsidRPr="002F76E4" w:rsidRDefault="00E070C3" w:rsidP="00E070C3">
      <w:pPr>
        <w:pStyle w:val="Heading2"/>
      </w:pPr>
      <w:bookmarkStart w:id="756" w:name="_Toc388915909"/>
      <w:bookmarkStart w:id="757" w:name="_Toc389058370"/>
      <w:r w:rsidRPr="002F76E4">
        <w:t xml:space="preserve">ADICIONAR </w:t>
      </w:r>
      <w:r w:rsidR="008E3F8D" w:rsidRPr="002F76E4">
        <w:t>ITEM</w:t>
      </w:r>
      <w:bookmarkEnd w:id="756"/>
      <w:bookmarkEnd w:id="757"/>
    </w:p>
    <w:p w14:paraId="243E44C2" w14:textId="77777777" w:rsidR="00D80941" w:rsidRPr="002F76E4" w:rsidRDefault="00A22FC6" w:rsidP="00A22FC6">
      <w:r w:rsidRPr="002F76E4">
        <w:t>Uma vez que se encontre em alguma das listas abertas</w:t>
      </w:r>
      <w:del w:id="758" w:author="Anasta" w:date="2014-05-28T13:30:00Z">
        <w:r w:rsidRPr="002F76E4">
          <w:delText>,</w:delText>
        </w:r>
      </w:del>
      <w:r w:rsidRPr="002F76E4">
        <w:t xml:space="preserve"> o usuário pode adicionar </w:t>
      </w:r>
      <w:r w:rsidR="00350E29" w:rsidRPr="002F76E4">
        <w:t xml:space="preserve">um novo </w:t>
      </w:r>
      <w:r w:rsidR="008E3F8D" w:rsidRPr="002F76E4">
        <w:t>item</w:t>
      </w:r>
      <w:r w:rsidR="00350E29" w:rsidRPr="002F76E4">
        <w:t xml:space="preserve"> pressionando o botão com </w:t>
      </w:r>
      <w:ins w:id="759" w:author="Anasta" w:date="2014-05-28T13:30:00Z">
        <w:r w:rsidR="00E6385A" w:rsidRPr="002F76E4">
          <w:t xml:space="preserve">o </w:t>
        </w:r>
      </w:ins>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AA470E" w:rsidRPr="002F76E4">
        <w:t xml:space="preserve">FIG. </w:t>
      </w:r>
      <w:r w:rsidR="00AA470E">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77777777" w:rsidR="00D80941" w:rsidRPr="002F76E4" w:rsidRDefault="00D80941" w:rsidP="00A22FC6">
      <w:del w:id="760" w:author="Anasta" w:date="2014-05-28T13:30:00Z">
        <w:r w:rsidRPr="002F76E4">
          <w:delText>Uma vez optado</w:delText>
        </w:r>
      </w:del>
      <w:ins w:id="761" w:author="Anasta" w:date="2014-05-28T13:30:00Z">
        <w:r w:rsidR="00E6385A" w:rsidRPr="002F76E4">
          <w:t>Ao optar</w:t>
        </w:r>
      </w:ins>
      <w:r w:rsidRPr="002F76E4">
        <w:t xml:space="preserve"> por adicionar o </w:t>
      </w:r>
      <w:r w:rsidR="008E3F8D" w:rsidRPr="002F76E4">
        <w:t>item</w:t>
      </w:r>
      <w:del w:id="762" w:author="Anasta" w:date="2014-05-28T13:30:00Z">
        <w:r w:rsidRPr="002F76E4">
          <w:delText>,</w:delText>
        </w:r>
      </w:del>
      <w:r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AA470E" w:rsidRPr="002F76E4">
        <w:t xml:space="preserve">FIG. </w:t>
      </w:r>
      <w:r w:rsidR="00AA470E">
        <w:rPr>
          <w:noProof/>
        </w:rPr>
        <w:t>4.4</w:t>
      </w:r>
      <w:r w:rsidR="0088363D" w:rsidRPr="002F76E4">
        <w:fldChar w:fldCharType="end"/>
      </w:r>
      <w:r w:rsidR="005F1242" w:rsidRPr="002F76E4">
        <w:t xml:space="preserve">. </w:t>
      </w:r>
    </w:p>
    <w:p w14:paraId="3839D0CE" w14:textId="0F2E76CB" w:rsidR="00BB29B9" w:rsidRPr="002F76E4" w:rsidRDefault="0083712A" w:rsidP="006012C2">
      <w:pPr>
        <w:keepNext/>
        <w:jc w:val="center"/>
      </w:pPr>
      <w:r>
        <w:rPr>
          <w:noProof/>
          <w:lang w:eastAsia="pt-BR"/>
        </w:rPr>
        <w:lastRenderedPageBreak/>
        <w:drawing>
          <wp:inline distT="0" distB="0" distL="0" distR="0" wp14:anchorId="0490089D" wp14:editId="13D53896">
            <wp:extent cx="2104485" cy="3507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05448" cy="3509079"/>
                    </a:xfrm>
                    <a:prstGeom prst="rect">
                      <a:avLst/>
                    </a:prstGeom>
                  </pic:spPr>
                </pic:pic>
              </a:graphicData>
            </a:graphic>
          </wp:inline>
        </w:drawing>
      </w:r>
    </w:p>
    <w:p w14:paraId="1D0C527E" w14:textId="57365B98" w:rsidR="001C5A63" w:rsidRPr="002F76E4" w:rsidRDefault="00BB29B9" w:rsidP="006012C2">
      <w:pPr>
        <w:pStyle w:val="Caption"/>
      </w:pPr>
      <w:bookmarkStart w:id="763" w:name="_Ref388708115"/>
      <w:bookmarkStart w:id="764" w:name="_Toc389058413"/>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4</w:t>
      </w:r>
      <w:r w:rsidR="00A45778">
        <w:fldChar w:fldCharType="end"/>
      </w:r>
      <w:bookmarkEnd w:id="763"/>
      <w:r w:rsidR="006012C2" w:rsidRPr="002F76E4">
        <w:t xml:space="preserve"> – Adicionando </w:t>
      </w:r>
      <w:r w:rsidR="00902B4D" w:rsidRPr="002F76E4">
        <w:t>item</w:t>
      </w:r>
      <w:bookmarkEnd w:id="764"/>
    </w:p>
    <w:p w14:paraId="7CC57593" w14:textId="77777777" w:rsidR="00486385" w:rsidRPr="002F76E4" w:rsidRDefault="00486385" w:rsidP="00486385"/>
    <w:p w14:paraId="3E3C8562" w14:textId="77777777" w:rsidR="005F1242" w:rsidRPr="002F76E4" w:rsidRDefault="005F1242" w:rsidP="00A22FC6">
      <w:r w:rsidRPr="002F76E4">
        <w:t>Caso o usuário se encontre na lista</w:t>
      </w:r>
      <w:r w:rsidR="00DE1C02" w:rsidRPr="002F76E4">
        <w:t xml:space="preserve"> Agenda</w:t>
      </w:r>
      <w:r w:rsidR="00E6385A" w:rsidRPr="002F76E4">
        <w:t>,</w:t>
      </w:r>
      <w:r w:rsidR="00DE1C02" w:rsidRPr="002F76E4">
        <w:t xml:space="preserve"> ao optar por adicionar </w:t>
      </w:r>
      <w:ins w:id="765" w:author="Anasta" w:date="2014-05-28T13:30:00Z">
        <w:r w:rsidR="00E6385A" w:rsidRPr="002F76E4">
          <w:t xml:space="preserve">um </w:t>
        </w:r>
      </w:ins>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del w:id="766" w:author="Anasta" w:date="2014-05-28T13:30:00Z">
        <w:r w:rsidR="002A6B8F" w:rsidRPr="002F76E4">
          <w:delText xml:space="preserve">(FIG </w:delText>
        </w:r>
      </w:del>
      <w:ins w:id="767" w:author="Anasta" w:date="2014-05-28T13:30:00Z">
        <w:r w:rsidR="002A6B8F" w:rsidRPr="002F76E4">
          <w:t>(</w:t>
        </w:r>
      </w:ins>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AA470E" w:rsidRPr="002F76E4">
        <w:t xml:space="preserve">FIG. </w:t>
      </w:r>
      <w:r w:rsidR="00AA470E">
        <w:rPr>
          <w:noProof/>
        </w:rPr>
        <w:t>4.5</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p>
    <w:p w14:paraId="32D5D98B" w14:textId="2F52B067" w:rsidR="00BB29B9" w:rsidRPr="002F76E4" w:rsidRDefault="00F56D9A" w:rsidP="006012C2">
      <w:pPr>
        <w:keepNext/>
        <w:jc w:val="center"/>
      </w:pPr>
      <w:r>
        <w:rPr>
          <w:noProof/>
          <w:lang w:eastAsia="pt-BR"/>
        </w:rPr>
        <w:lastRenderedPageBreak/>
        <w:drawing>
          <wp:inline distT="0" distB="0" distL="0" distR="0" wp14:anchorId="12461B97" wp14:editId="2F3514AF">
            <wp:extent cx="2142698" cy="357116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3678" cy="3572797"/>
                    </a:xfrm>
                    <a:prstGeom prst="rect">
                      <a:avLst/>
                    </a:prstGeom>
                  </pic:spPr>
                </pic:pic>
              </a:graphicData>
            </a:graphic>
          </wp:inline>
        </w:drawing>
      </w:r>
    </w:p>
    <w:p w14:paraId="51077446" w14:textId="641DA019" w:rsidR="001C5A63" w:rsidRPr="002F76E4" w:rsidRDefault="00BB29B9" w:rsidP="006012C2">
      <w:pPr>
        <w:pStyle w:val="Caption"/>
      </w:pPr>
      <w:bookmarkStart w:id="768" w:name="_Ref388708132"/>
      <w:bookmarkStart w:id="769" w:name="_Toc389058414"/>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5</w:t>
      </w:r>
      <w:r w:rsidR="00A45778">
        <w:fldChar w:fldCharType="end"/>
      </w:r>
      <w:bookmarkEnd w:id="768"/>
      <w:r w:rsidR="006012C2" w:rsidRPr="002F76E4">
        <w:t xml:space="preserve"> </w:t>
      </w:r>
      <w:r w:rsidR="00094D14" w:rsidRPr="002F76E4">
        <w:t>– Criando evento utilizando aplicativo externo</w:t>
      </w:r>
      <w:bookmarkEnd w:id="769"/>
    </w:p>
    <w:p w14:paraId="260485E9" w14:textId="77777777" w:rsidR="00E070C3" w:rsidRPr="002F76E4" w:rsidRDefault="00E070C3" w:rsidP="00E070C3"/>
    <w:p w14:paraId="16920560" w14:textId="77777777" w:rsidR="00E070C3" w:rsidRPr="002F76E4" w:rsidRDefault="00E070C3" w:rsidP="00E070C3">
      <w:pPr>
        <w:pStyle w:val="Heading2"/>
      </w:pPr>
      <w:bookmarkStart w:id="770" w:name="_Toc388915910"/>
      <w:bookmarkStart w:id="771" w:name="_Toc389058371"/>
      <w:r w:rsidRPr="002F76E4">
        <w:t xml:space="preserve">REMOVER </w:t>
      </w:r>
      <w:r w:rsidR="008E3F8D" w:rsidRPr="002F76E4">
        <w:t>ITEM</w:t>
      </w:r>
      <w:bookmarkEnd w:id="770"/>
      <w:bookmarkEnd w:id="771"/>
    </w:p>
    <w:p w14:paraId="7AE50385" w14:textId="77777777" w:rsidR="0057778C" w:rsidRPr="002F76E4" w:rsidRDefault="0057778C" w:rsidP="0057778C">
      <w:r w:rsidRPr="002F76E4">
        <w:t>Em qualquer lista que o usuário se encontre</w:t>
      </w:r>
      <w:del w:id="772" w:author="Anasta" w:date="2014-05-28T13:30:00Z">
        <w:r w:rsidRPr="002F76E4">
          <w:delText>,</w:delText>
        </w:r>
      </w:del>
      <w:r w:rsidR="00052286" w:rsidRPr="002F76E4">
        <w:t xml:space="preserve"> é possível que ele opte por excluir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ins w:id="773" w:author="Anasta" w:date="2014-05-28T13:30:00Z">
        <w:r w:rsidR="00E75273" w:rsidRPr="002F76E4">
          <w:t xml:space="preserve">o </w:t>
        </w:r>
      </w:ins>
      <w:proofErr w:type="gramStart"/>
      <w:r w:rsidR="00F96CAF" w:rsidRPr="002F76E4">
        <w:t>menu</w:t>
      </w:r>
      <w:proofErr w:type="gramEnd"/>
      <w:r w:rsidR="00F96CAF" w:rsidRPr="002F76E4">
        <w:t xml:space="preserve">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w:t>
      </w:r>
      <w:proofErr w:type="gramStart"/>
      <w:r w:rsidR="00F96CAF" w:rsidRPr="002F76E4">
        <w:t>menu</w:t>
      </w:r>
      <w:proofErr w:type="gramEnd"/>
      <w:r w:rsidR="00F96CAF" w:rsidRPr="002F76E4">
        <w:t>,</w:t>
      </w:r>
      <w:r w:rsidR="00CF1C1A" w:rsidRPr="002F76E4">
        <w:t xml:space="preserve"> demonstrado na </w:t>
      </w:r>
      <w:del w:id="774" w:author="Anasta" w:date="2014-05-28T13:30:00Z">
        <w:r w:rsidR="00CF1C1A" w:rsidRPr="002F76E4">
          <w:delText xml:space="preserve">figura </w:delText>
        </w:r>
      </w:del>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AA470E" w:rsidRPr="002F76E4">
        <w:t xml:space="preserve">FIG. </w:t>
      </w:r>
      <w:r w:rsidR="00AA470E">
        <w:rPr>
          <w:noProof/>
        </w:rPr>
        <w:t>4.6</w:t>
      </w:r>
      <w:r w:rsidR="0088363D" w:rsidRPr="002F76E4">
        <w:fldChar w:fldCharType="end"/>
      </w:r>
      <w:ins w:id="775" w:author="Anasta" w:date="2014-05-28T13:30:00Z">
        <w:r w:rsidR="00E75273" w:rsidRPr="002F76E4">
          <w:t>,</w:t>
        </w:r>
      </w:ins>
      <w:r w:rsidR="00C21C68" w:rsidRPr="002F76E4">
        <w:t xml:space="preserve"> </w:t>
      </w:r>
      <w:r w:rsidR="00F96CAF" w:rsidRPr="002F76E4">
        <w:t>basta que o usuário clique em excluir</w:t>
      </w:r>
      <w:r w:rsidR="008F44EF" w:rsidRPr="002F76E4">
        <w:t xml:space="preserve"> – representado por um ícone em forma de lixeira</w:t>
      </w:r>
      <w:r w:rsidR="00F96CAF" w:rsidRPr="002F76E4">
        <w:t>.</w:t>
      </w:r>
    </w:p>
    <w:p w14:paraId="3EC508BE" w14:textId="5958648A" w:rsidR="00BB29B9" w:rsidRPr="002F76E4" w:rsidRDefault="00B80873" w:rsidP="00AB45D1">
      <w:pPr>
        <w:keepNext/>
        <w:jc w:val="center"/>
      </w:pPr>
      <w:r>
        <w:rPr>
          <w:noProof/>
          <w:lang w:eastAsia="pt-BR"/>
        </w:rPr>
        <w:lastRenderedPageBreak/>
        <w:drawing>
          <wp:inline distT="0" distB="0" distL="0" distR="0" wp14:anchorId="2F15DBF9" wp14:editId="322C75D7">
            <wp:extent cx="1989843" cy="33164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90753" cy="3317923"/>
                    </a:xfrm>
                    <a:prstGeom prst="rect">
                      <a:avLst/>
                    </a:prstGeom>
                  </pic:spPr>
                </pic:pic>
              </a:graphicData>
            </a:graphic>
          </wp:inline>
        </w:drawing>
      </w:r>
    </w:p>
    <w:p w14:paraId="27ED2B94" w14:textId="2387E5A2" w:rsidR="00D673B8" w:rsidRPr="002F76E4" w:rsidRDefault="00BB29B9" w:rsidP="00AB45D1">
      <w:pPr>
        <w:pStyle w:val="Caption"/>
      </w:pPr>
      <w:bookmarkStart w:id="776" w:name="_Ref388708158"/>
      <w:bookmarkStart w:id="777" w:name="_Toc389058415"/>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6</w:t>
      </w:r>
      <w:r w:rsidR="00A45778">
        <w:fldChar w:fldCharType="end"/>
      </w:r>
      <w:bookmarkEnd w:id="776"/>
      <w:r w:rsidR="00094D14" w:rsidRPr="002F76E4">
        <w:t xml:space="preserve"> – Menu de ferramentas para o </w:t>
      </w:r>
      <w:r w:rsidR="00486385" w:rsidRPr="002F76E4">
        <w:t>item</w:t>
      </w:r>
      <w:bookmarkEnd w:id="777"/>
    </w:p>
    <w:p w14:paraId="50AD9C57" w14:textId="77777777" w:rsidR="00E070C3" w:rsidRPr="002F76E4" w:rsidRDefault="00E070C3" w:rsidP="00E070C3"/>
    <w:p w14:paraId="2F538BB3" w14:textId="77777777" w:rsidR="00E070C3" w:rsidRPr="002F76E4" w:rsidRDefault="00E070C3" w:rsidP="00E070C3">
      <w:pPr>
        <w:pStyle w:val="Heading2"/>
      </w:pPr>
      <w:bookmarkStart w:id="778" w:name="_Toc388915911"/>
      <w:bookmarkStart w:id="779" w:name="_Toc389058372"/>
      <w:r w:rsidRPr="002F76E4">
        <w:t xml:space="preserve">REMANEJAR </w:t>
      </w:r>
      <w:r w:rsidR="008E3F8D" w:rsidRPr="002F76E4">
        <w:t>ITEM</w:t>
      </w:r>
      <w:bookmarkEnd w:id="778"/>
      <w:bookmarkEnd w:id="779"/>
    </w:p>
    <w:p w14:paraId="3323208E" w14:textId="77777777" w:rsidR="00D143AC" w:rsidRPr="002F76E4" w:rsidRDefault="00D143AC" w:rsidP="00D143AC">
      <w:commentRangeStart w:id="780"/>
      <w:r w:rsidRPr="002F76E4">
        <w:t>Seguindo os preceitos do GTD, no qual um item deve ser remanejado entre diversos contextos</w:t>
      </w:r>
      <w:ins w:id="781" w:author="Anasta" w:date="2014-05-28T13:30:00Z">
        <w:r w:rsidR="00013CD7" w:rsidRPr="002F76E4">
          <w:t>,</w:t>
        </w:r>
      </w:ins>
      <w:r w:rsidRPr="002F76E4">
        <w:t xml:space="preserve"> conforme a necessidade</w:t>
      </w:r>
      <w:del w:id="782" w:author="Anasta" w:date="2014-05-28T13:30:00Z">
        <w:r w:rsidRPr="002F76E4">
          <w:delText xml:space="preserve"> –</w:delText>
        </w:r>
      </w:del>
      <w:ins w:id="783" w:author="Anasta" w:date="2014-05-28T13:30:00Z">
        <w:r w:rsidR="00013CD7" w:rsidRPr="002F76E4">
          <w:t>,</w:t>
        </w:r>
      </w:ins>
      <w:r w:rsidR="00013CD7" w:rsidRPr="002F76E4">
        <w:t xml:space="preserve"> </w:t>
      </w:r>
      <w:r w:rsidRPr="002F76E4">
        <w:t>representado, no aplicativo, por listas</w:t>
      </w:r>
      <w:del w:id="784" w:author="Anasta" w:date="2014-05-28T13:30:00Z">
        <w:r w:rsidRPr="002F76E4">
          <w:delText xml:space="preserve"> -,</w:delText>
        </w:r>
      </w:del>
      <w:ins w:id="785" w:author="Anasta" w:date="2014-05-28T13:30:00Z">
        <w:r w:rsidR="00013CD7" w:rsidRPr="002F76E4">
          <w:t>,</w:t>
        </w:r>
      </w:ins>
      <w:r w:rsidRPr="002F76E4">
        <w:t xml:space="preserve"> o aplicativo permitirá o remanejamento de itens entre listas. O remanejamento envolverá apenas o envio de uma cópia do item para outra lista, uma vez que o usuário </w:t>
      </w:r>
      <w:del w:id="786" w:author="Anasta" w:date="2014-05-28T13:30:00Z">
        <w:r w:rsidRPr="002F76E4">
          <w:delText>provavelmente queira</w:delText>
        </w:r>
      </w:del>
      <w:ins w:id="787" w:author="Anasta" w:date="2014-05-28T13:30:00Z">
        <w:r w:rsidR="00013CD7" w:rsidRPr="002F76E4">
          <w:t>pode querer</w:t>
        </w:r>
      </w:ins>
      <w:r w:rsidRPr="002F76E4">
        <w:t xml:space="preserve"> realizar outras ações sobre o mesmo item e ele só deverá ser descartado quando ele finalmente utilizar a funcionalidade de excluir o item. </w:t>
      </w:r>
      <w:commentRangeEnd w:id="780"/>
      <w:r w:rsidRPr="002F76E4">
        <w:rPr>
          <w:rStyle w:val="CommentReference"/>
        </w:rPr>
        <w:commentReference w:id="780"/>
      </w:r>
    </w:p>
    <w:p w14:paraId="65A4A8D9" w14:textId="77777777" w:rsidR="001D7997" w:rsidRPr="002F76E4" w:rsidRDefault="008F44EF" w:rsidP="001D7997">
      <w:r w:rsidRPr="002F76E4">
        <w:t>Em qualquer lista que o usuário se encontre</w:t>
      </w:r>
      <w:del w:id="788" w:author="Anasta" w:date="2014-05-28T13:30:00Z">
        <w:r w:rsidRPr="002F76E4">
          <w:delText>,</w:delText>
        </w:r>
      </w:del>
      <w:r w:rsidRPr="002F76E4">
        <w:t xml:space="preserve"> é possível que ele opte por remanejar determinado </w:t>
      </w:r>
      <w:r w:rsidR="008E3F8D" w:rsidRPr="002F76E4">
        <w:t>item</w:t>
      </w:r>
      <w:r w:rsidRPr="002F76E4">
        <w:t xml:space="preserve"> para </w:t>
      </w:r>
      <w:del w:id="789" w:author="Anasta" w:date="2014-05-28T13:30:00Z">
        <w:r w:rsidRPr="002F76E4">
          <w:delText xml:space="preserve">uma </w:delText>
        </w:r>
      </w:del>
      <w:r w:rsidRPr="002F76E4">
        <w:t xml:space="preserve">outra lista. Para isso, com o </w:t>
      </w:r>
      <w:proofErr w:type="gramStart"/>
      <w:r w:rsidRPr="002F76E4">
        <w:t>menu</w:t>
      </w:r>
      <w:proofErr w:type="gramEnd"/>
      <w:r w:rsidRPr="002F76E4">
        <w:t xml:space="preserve"> de ferramentas do </w:t>
      </w:r>
      <w:r w:rsidR="008E3F8D" w:rsidRPr="002F76E4">
        <w:t>item</w:t>
      </w:r>
      <w:r w:rsidRPr="002F76E4">
        <w:t xml:space="preserve"> aberto, </w:t>
      </w:r>
      <w:r w:rsidR="002B532D" w:rsidRPr="002F76E4">
        <w:t xml:space="preserve">basta que </w:t>
      </w:r>
      <w:del w:id="790" w:author="Anasta" w:date="2014-05-28T13:30:00Z">
        <w:r w:rsidR="002B532D" w:rsidRPr="002F76E4">
          <w:delText xml:space="preserve">o usuário </w:delText>
        </w:r>
      </w:del>
      <w:r w:rsidR="006C0A18" w:rsidRPr="002F76E4">
        <w:t>pressione o botão de remanejar</w:t>
      </w:r>
      <w:del w:id="791" w:author="Anasta" w:date="2014-05-28T13:30:00Z">
        <w:r w:rsidR="002B532D" w:rsidRPr="002F76E4">
          <w:delText xml:space="preserve"> –</w:delText>
        </w:r>
      </w:del>
      <w:ins w:id="792" w:author="Anasta" w:date="2014-05-28T13:30:00Z">
        <w:r w:rsidR="006C0A18" w:rsidRPr="002F76E4">
          <w:t>,</w:t>
        </w:r>
      </w:ins>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AA470E" w:rsidRPr="002F76E4">
        <w:t xml:space="preserve">FIG. </w:t>
      </w:r>
      <w:r w:rsidR="00AA470E">
        <w:rPr>
          <w:noProof/>
        </w:rPr>
        <w:t>4.6</w:t>
      </w:r>
      <w:r w:rsidR="0088363D" w:rsidRPr="002F76E4">
        <w:fldChar w:fldCharType="end"/>
      </w:r>
      <w:r w:rsidR="002B532D" w:rsidRPr="002F76E4">
        <w:t>.</w:t>
      </w:r>
    </w:p>
    <w:p w14:paraId="78EE6EAF" w14:textId="77777777" w:rsidR="002B532D" w:rsidRPr="002F76E4" w:rsidRDefault="002B532D" w:rsidP="001D7997">
      <w:r w:rsidRPr="002F76E4">
        <w:t xml:space="preserve">Em seguida, será </w:t>
      </w:r>
      <w:del w:id="793" w:author="Anasta" w:date="2014-05-28T13:30:00Z">
        <w:r w:rsidRPr="002F76E4">
          <w:delText>exibido</w:delText>
        </w:r>
      </w:del>
      <w:ins w:id="794" w:author="Anasta" w:date="2014-05-28T13:30:00Z">
        <w:r w:rsidR="006C0A18" w:rsidRPr="002F76E4">
          <w:t>exibida</w:t>
        </w:r>
      </w:ins>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AA470E" w:rsidRPr="002F76E4">
        <w:t xml:space="preserve">FIG. </w:t>
      </w:r>
      <w:r w:rsidR="00AA470E">
        <w:rPr>
          <w:noProof/>
        </w:rPr>
        <w:t>4.7</w:t>
      </w:r>
      <w:r w:rsidR="0088363D" w:rsidRPr="002F76E4">
        <w:fldChar w:fldCharType="end"/>
      </w:r>
      <w:r w:rsidR="0079132C" w:rsidRPr="002F76E4">
        <w:t>.</w:t>
      </w:r>
    </w:p>
    <w:p w14:paraId="6E193851" w14:textId="0F70FC7D" w:rsidR="00BB29B9" w:rsidRPr="002F76E4" w:rsidRDefault="00250917" w:rsidP="00BB29B9">
      <w:pPr>
        <w:keepNext/>
        <w:jc w:val="center"/>
      </w:pPr>
      <w:r>
        <w:rPr>
          <w:noProof/>
          <w:lang w:eastAsia="pt-BR"/>
        </w:rPr>
        <w:lastRenderedPageBreak/>
        <w:drawing>
          <wp:inline distT="0" distB="0" distL="0" distR="0" wp14:anchorId="7C92EE5F" wp14:editId="57545377">
            <wp:extent cx="1981655" cy="33027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82561" cy="3304270"/>
                    </a:xfrm>
                    <a:prstGeom prst="rect">
                      <a:avLst/>
                    </a:prstGeom>
                  </pic:spPr>
                </pic:pic>
              </a:graphicData>
            </a:graphic>
          </wp:inline>
        </w:drawing>
      </w:r>
    </w:p>
    <w:p w14:paraId="5892684C" w14:textId="06597384" w:rsidR="00D673B8" w:rsidRPr="002F76E4" w:rsidRDefault="00BB29B9" w:rsidP="00BB29B9">
      <w:pPr>
        <w:pStyle w:val="Caption"/>
      </w:pPr>
      <w:bookmarkStart w:id="795" w:name="_Ref388708192"/>
      <w:bookmarkStart w:id="796" w:name="_Toc389058416"/>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7</w:t>
      </w:r>
      <w:r w:rsidR="00A45778">
        <w:fldChar w:fldCharType="end"/>
      </w:r>
      <w:bookmarkEnd w:id="795"/>
      <w:r w:rsidR="00AB45D1" w:rsidRPr="002F76E4">
        <w:t xml:space="preserve"> – Remanejando um item</w:t>
      </w:r>
      <w:bookmarkEnd w:id="796"/>
    </w:p>
    <w:p w14:paraId="03B8029B" w14:textId="77777777" w:rsidR="00AB45D1" w:rsidRPr="002F76E4" w:rsidRDefault="00AB45D1" w:rsidP="00AB45D1"/>
    <w:p w14:paraId="4548A35D" w14:textId="77777777" w:rsidR="00831114" w:rsidRPr="002F76E4" w:rsidRDefault="00831114" w:rsidP="001D7997">
      <w:r w:rsidRPr="002F76E4">
        <w:t>Caso a</w:t>
      </w:r>
      <w:r w:rsidR="006B5700" w:rsidRPr="002F76E4">
        <w:t xml:space="preserve"> lista de destino seja a Agenda</w:t>
      </w:r>
      <w:del w:id="797" w:author="Anasta" w:date="2014-05-28T13:30:00Z">
        <w:r w:rsidRPr="002F76E4">
          <w:delText>,</w:delText>
        </w:r>
      </w:del>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O evento conterá em seu campo de preenchimento</w:t>
      </w:r>
      <w:r w:rsidR="007158A0" w:rsidRPr="002F76E4">
        <w:t xml:space="preserve"> de evento do aplicativo</w:t>
      </w:r>
      <w:del w:id="798" w:author="Anasta" w:date="2014-05-28T13:30:00Z">
        <w:r w:rsidR="00053CD5" w:rsidRPr="002F76E4">
          <w:delText>,</w:delText>
        </w:r>
      </w:del>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77777777" w:rsidR="0020093F" w:rsidRPr="002F76E4" w:rsidRDefault="0020093F" w:rsidP="001D7997">
      <w:del w:id="799" w:author="Anasta" w:date="2014-05-28T13:30:00Z">
        <w:r w:rsidRPr="002F76E4">
          <w:delText>Após</w:delText>
        </w:r>
      </w:del>
      <w:ins w:id="800" w:author="Anasta" w:date="2014-05-28T13:30:00Z">
        <w:r w:rsidR="006B5700" w:rsidRPr="002F76E4">
          <w:t>Depois de</w:t>
        </w:r>
      </w:ins>
      <w:r w:rsidRPr="002F76E4">
        <w:t xml:space="preserve"> feita </w:t>
      </w:r>
      <w:r w:rsidR="00831114" w:rsidRPr="002F76E4">
        <w:t>qualquer</w:t>
      </w:r>
      <w:r w:rsidRPr="002F76E4">
        <w:t xml:space="preserve"> escolha</w:t>
      </w:r>
      <w:r w:rsidR="007158A0" w:rsidRPr="002F76E4">
        <w:t xml:space="preserve"> de lista</w:t>
      </w:r>
      <w:r w:rsidRPr="002F76E4">
        <w:t>,</w:t>
      </w:r>
      <w:r w:rsidR="007158A0" w:rsidRPr="002F76E4">
        <w:t xml:space="preserve"> no final,</w:t>
      </w:r>
      <w:r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801" w:name="_Toc388915912"/>
      <w:bookmarkStart w:id="802" w:name="_Toc389058373"/>
      <w:r w:rsidRPr="002F76E4">
        <w:t xml:space="preserve">COMPARTILHAR </w:t>
      </w:r>
      <w:r w:rsidR="008E3F8D" w:rsidRPr="002F76E4">
        <w:t>ITEM</w:t>
      </w:r>
      <w:bookmarkEnd w:id="801"/>
      <w:bookmarkEnd w:id="802"/>
    </w:p>
    <w:p w14:paraId="67C20E90" w14:textId="77777777" w:rsidR="00857D04" w:rsidRPr="002F76E4" w:rsidRDefault="002E32DB" w:rsidP="00857D04">
      <w:r w:rsidRPr="002F76E4">
        <w:t>Em qualquer lista que o usuário se encontre</w:t>
      </w:r>
      <w:del w:id="803" w:author="Anasta" w:date="2014-05-28T13:30:00Z">
        <w:r w:rsidRPr="002F76E4">
          <w:delText>,</w:delText>
        </w:r>
      </w:del>
      <w:r w:rsidRPr="002F76E4">
        <w:t xml:space="preserve"> é possível que ele opte por compartilhar </w:t>
      </w:r>
      <w:r w:rsidR="008E3F8D" w:rsidRPr="002F76E4">
        <w:t xml:space="preserve">o item por meio de outros aplicativos. Para isso, com o </w:t>
      </w:r>
      <w:proofErr w:type="gramStart"/>
      <w:r w:rsidR="008E3F8D" w:rsidRPr="002F76E4">
        <w:t>menu</w:t>
      </w:r>
      <w:proofErr w:type="gramEnd"/>
      <w:r w:rsidR="008E3F8D" w:rsidRPr="002F76E4">
        <w:t xml:space="preserve"> de ferramentas</w:t>
      </w:r>
      <w:r w:rsidR="00EE5AE1" w:rsidRPr="002F76E4">
        <w:t xml:space="preserve"> do </w:t>
      </w:r>
      <w:del w:id="804" w:author="Anasta" w:date="2014-05-28T13:30:00Z">
        <w:r w:rsidR="00EE5AE1" w:rsidRPr="002F76E4">
          <w:delText>ítem</w:delText>
        </w:r>
      </w:del>
      <w:ins w:id="805" w:author="Anasta" w:date="2014-05-28T13:30:00Z">
        <w:r w:rsidR="006B5700" w:rsidRPr="002F76E4">
          <w:t>item</w:t>
        </w:r>
      </w:ins>
      <w:r w:rsidR="00EE5AE1" w:rsidRPr="002F76E4">
        <w:t xml:space="preserve"> aberto</w:t>
      </w:r>
      <w:del w:id="806" w:author="Anasta" w:date="2014-05-28T13:30:00Z">
        <w:r w:rsidR="00EE5AE1" w:rsidRPr="002F76E4">
          <w:delText>,</w:delText>
        </w:r>
      </w:del>
      <w:r w:rsidR="00EE5AE1" w:rsidRPr="002F76E4">
        <w:t xml:space="preserve"> basta que</w:t>
      </w:r>
      <w:del w:id="807" w:author="Anasta" w:date="2014-05-28T13:30:00Z">
        <w:r w:rsidR="00EE5AE1" w:rsidRPr="002F76E4">
          <w:delText xml:space="preserve"> o usuário</w:delText>
        </w:r>
      </w:del>
      <w:r w:rsidR="00EE5AE1" w:rsidRPr="002F76E4">
        <w:t xml:space="preserv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AA470E" w:rsidRPr="002F76E4">
        <w:t xml:space="preserve">FIG. </w:t>
      </w:r>
      <w:r w:rsidR="00AA470E">
        <w:rPr>
          <w:noProof/>
        </w:rPr>
        <w:t>4.8</w:t>
      </w:r>
      <w:r w:rsidR="0088363D" w:rsidRPr="002F76E4">
        <w:fldChar w:fldCharType="end"/>
      </w:r>
      <w:r w:rsidR="00EE5AE1" w:rsidRPr="002F76E4">
        <w:t>.</w:t>
      </w:r>
    </w:p>
    <w:p w14:paraId="1AB58607" w14:textId="77777777" w:rsidR="00941DBC" w:rsidRPr="002F76E4" w:rsidRDefault="00941DBC" w:rsidP="00AB45D1">
      <w:pPr>
        <w:keepNext/>
        <w:jc w:val="center"/>
      </w:pPr>
      <w:r w:rsidRPr="002F76E4">
        <w:rPr>
          <w:noProof/>
          <w:lang w:eastAsia="pt-BR"/>
        </w:rPr>
        <w:lastRenderedPageBreak/>
        <w:drawing>
          <wp:inline distT="0" distB="0" distL="0" distR="0" wp14:anchorId="2DFF3CAC" wp14:editId="4B1CD4ED">
            <wp:extent cx="2094931" cy="349155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889" cy="3493149"/>
                    </a:xfrm>
                    <a:prstGeom prst="rect">
                      <a:avLst/>
                    </a:prstGeom>
                  </pic:spPr>
                </pic:pic>
              </a:graphicData>
            </a:graphic>
          </wp:inline>
        </w:drawing>
      </w:r>
    </w:p>
    <w:p w14:paraId="40E37A9B" w14:textId="67CEC32F" w:rsidR="00941DBC" w:rsidRPr="002F76E4" w:rsidRDefault="00941DBC" w:rsidP="00AB45D1">
      <w:pPr>
        <w:pStyle w:val="Caption"/>
      </w:pPr>
      <w:bookmarkStart w:id="808" w:name="_Ref388708290"/>
      <w:bookmarkStart w:id="809" w:name="_Toc389058417"/>
      <w:r w:rsidRPr="002F76E4">
        <w:t xml:space="preserve">FIG. </w:t>
      </w:r>
      <w:r w:rsidR="00A45778">
        <w:fldChar w:fldCharType="begin"/>
      </w:r>
      <w:r w:rsidR="00A45778">
        <w:instrText xml:space="preserve"> STYLEREF 1 \s </w:instrText>
      </w:r>
      <w:r w:rsidR="00A45778">
        <w:fldChar w:fldCharType="separate"/>
      </w:r>
      <w:r w:rsidR="00AA470E">
        <w:rPr>
          <w:noProof/>
        </w:rPr>
        <w:t>4</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8</w:t>
      </w:r>
      <w:r w:rsidR="00A45778">
        <w:fldChar w:fldCharType="end"/>
      </w:r>
      <w:bookmarkEnd w:id="808"/>
      <w:r w:rsidR="00AB45D1" w:rsidRPr="002F76E4">
        <w:t xml:space="preserve"> – Compartilhar um item</w:t>
      </w:r>
      <w:bookmarkEnd w:id="809"/>
    </w:p>
    <w:p w14:paraId="71E371C2" w14:textId="77777777" w:rsidR="00AB45D1" w:rsidRPr="002F76E4" w:rsidRDefault="00AB45D1" w:rsidP="00AB45D1"/>
    <w:p w14:paraId="3D901D6E" w14:textId="77777777" w:rsidR="00EE5AE1" w:rsidRPr="002F76E4" w:rsidRDefault="00EE5AE1" w:rsidP="00857D04">
      <w:r w:rsidRPr="002F76E4">
        <w:t>Em seguida o usuário deverá escolher um aplicativo para que possa</w:t>
      </w:r>
      <w:r w:rsidR="001A4A25" w:rsidRPr="002F76E4">
        <w:t xml:space="preserve"> ser levado </w:t>
      </w:r>
      <w:ins w:id="810" w:author="Anasta" w:date="2014-05-28T13:30:00Z">
        <w:r w:rsidR="00D625EA" w:rsidRPr="002F76E4">
          <w:t xml:space="preserve">o item </w:t>
        </w:r>
      </w:ins>
      <w:commentRangeStart w:id="811"/>
      <w:r w:rsidR="001A4A25" w:rsidRPr="002F76E4">
        <w:t xml:space="preserve">ao mesmo </w:t>
      </w:r>
      <w:commentRangeEnd w:id="811"/>
      <w:r w:rsidR="000815A0" w:rsidRPr="002F76E4">
        <w:rPr>
          <w:rStyle w:val="CommentReference"/>
        </w:rPr>
        <w:commentReference w:id="811"/>
      </w:r>
      <w:r w:rsidR="001A4A25" w:rsidRPr="002F76E4">
        <w:t xml:space="preserve">e seguir outros passos, </w:t>
      </w:r>
      <w:proofErr w:type="gramStart"/>
      <w:r w:rsidR="006B5700" w:rsidRPr="002F76E4">
        <w:t>sob responsabilidade</w:t>
      </w:r>
      <w:proofErr w:type="gramEnd"/>
      <w:r w:rsidR="001A4A25" w:rsidRPr="002F76E4">
        <w:t xml:space="preserve"> do aplicativo escolhido.</w:t>
      </w:r>
    </w:p>
    <w:p w14:paraId="159A9E2D" w14:textId="77777777" w:rsidR="007E138D" w:rsidRDefault="007E138D">
      <w:pPr>
        <w:widowControl/>
        <w:suppressAutoHyphens w:val="0"/>
        <w:spacing w:line="240" w:lineRule="auto"/>
        <w:ind w:firstLine="0"/>
        <w:jc w:val="left"/>
        <w:rPr>
          <w:rFonts w:eastAsiaTheme="majorEastAsia"/>
          <w:b/>
          <w:bCs/>
          <w:sz w:val="32"/>
          <w:szCs w:val="32"/>
        </w:rPr>
      </w:pPr>
      <w:bookmarkStart w:id="812" w:name="_Toc388915913"/>
      <w:bookmarkEnd w:id="662"/>
      <w:r>
        <w:br w:type="page"/>
      </w:r>
    </w:p>
    <w:p w14:paraId="5CC5EBD6" w14:textId="2C2153DA" w:rsidR="00735B99" w:rsidRPr="002F76E4" w:rsidRDefault="00735B99" w:rsidP="00735B99">
      <w:pPr>
        <w:pStyle w:val="Heading1"/>
      </w:pPr>
      <w:bookmarkStart w:id="813" w:name="_Toc389058374"/>
      <w:r w:rsidRPr="002F76E4">
        <w:t>CONCLUSÃO</w:t>
      </w:r>
      <w:bookmarkEnd w:id="812"/>
      <w:bookmarkEnd w:id="813"/>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proofErr w:type="spellStart"/>
      <w:r w:rsidRPr="002F76E4">
        <w:rPr>
          <w:i/>
          <w:rPrChange w:id="814" w:author="Anasta" w:date="2014-05-28T13:30:00Z">
            <w:rPr/>
          </w:rPrChange>
        </w:rPr>
        <w:t>Android</w:t>
      </w:r>
      <w:proofErr w:type="spellEnd"/>
      <w:r w:rsidRPr="002F76E4">
        <w:t xml:space="preserve"> que pudesse utilizar </w:t>
      </w:r>
      <w:ins w:id="815" w:author="Anasta" w:date="2014-05-28T13:30:00Z">
        <w:r w:rsidR="0042118D" w:rsidRPr="002F76E4">
          <w:t xml:space="preserve">os </w:t>
        </w:r>
      </w:ins>
      <w:r w:rsidRPr="002F76E4">
        <w:t xml:space="preserve">preceitos do GTD </w:t>
      </w:r>
      <w:r w:rsidR="00544FA4" w:rsidRPr="002F76E4">
        <w:t>em suas funcionalidades.</w:t>
      </w:r>
    </w:p>
    <w:p w14:paraId="38F040E3" w14:textId="77777777"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del w:id="816" w:author="Anasta" w:date="2014-05-28T13:30:00Z">
        <w:r w:rsidR="00076619" w:rsidRPr="002F76E4">
          <w:delText>cumprida</w:delText>
        </w:r>
      </w:del>
      <w:ins w:id="817" w:author="Anasta" w:date="2014-05-28T13:30:00Z">
        <w:r w:rsidR="0042118D" w:rsidRPr="002F76E4">
          <w:t>concretizada</w:t>
        </w:r>
      </w:ins>
      <w:r w:rsidR="00CA5E62" w:rsidRPr="002F76E4">
        <w:t xml:space="preserve"> por meio do estudo do método GTD e</w:t>
      </w:r>
      <w:del w:id="818" w:author="Anasta" w:date="2014-05-28T13:30:00Z">
        <w:r w:rsidR="002F5310" w:rsidRPr="002F76E4">
          <w:delText xml:space="preserve"> por meio</w:delText>
        </w:r>
      </w:del>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77777777" w:rsidR="0083077C" w:rsidRPr="002F76E4" w:rsidRDefault="0083077C" w:rsidP="00735B99">
      <w:r w:rsidRPr="002F76E4">
        <w:t xml:space="preserve">A segunda </w:t>
      </w:r>
      <w:del w:id="819" w:author="Anasta" w:date="2014-05-28T13:30:00Z">
        <w:r w:rsidRPr="002F76E4">
          <w:delText>etapa do trabalho</w:delText>
        </w:r>
      </w:del>
      <w:ins w:id="820" w:author="Anasta" w:date="2014-05-28T13:30:00Z">
        <w:r w:rsidR="0042118D" w:rsidRPr="002F76E4">
          <w:t>fase</w:t>
        </w:r>
      </w:ins>
      <w:r w:rsidRPr="002F76E4">
        <w:t xml:space="preserve"> – análise de requisitos – foi </w:t>
      </w:r>
      <w:del w:id="821" w:author="Anasta" w:date="2014-05-28T13:30:00Z">
        <w:r w:rsidRPr="002F76E4">
          <w:delText>realizada</w:delText>
        </w:r>
      </w:del>
      <w:ins w:id="822" w:author="Anasta" w:date="2014-05-28T13:30:00Z">
        <w:r w:rsidR="0042118D" w:rsidRPr="002F76E4">
          <w:t>alcançada</w:t>
        </w:r>
      </w:ins>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AA470E">
        <w:t>1.1</w:t>
      </w:r>
      <w:r w:rsidR="0088363D" w:rsidRPr="002F76E4">
        <w:fldChar w:fldCharType="end"/>
      </w:r>
      <w:r w:rsidR="00D13A85" w:rsidRPr="002F76E4">
        <w:t>.</w:t>
      </w:r>
      <w:r w:rsidR="009B79D3" w:rsidRPr="002F76E4">
        <w:t xml:space="preserve"> </w:t>
      </w:r>
    </w:p>
    <w:p w14:paraId="4206FE41" w14:textId="77777777" w:rsidR="00470EF6" w:rsidRPr="002F76E4" w:rsidRDefault="00470EF6" w:rsidP="00735B99">
      <w:del w:id="823" w:author="Anasta" w:date="2014-05-28T13:30:00Z">
        <w:r w:rsidRPr="002F76E4">
          <w:delText>A terceira etapa do trabalho</w:delText>
        </w:r>
      </w:del>
      <w:ins w:id="824" w:author="Anasta" w:date="2014-05-28T13:30:00Z">
        <w:r w:rsidR="0042118D" w:rsidRPr="002F76E4">
          <w:t>O terceiro</w:t>
        </w:r>
        <w:r w:rsidRPr="002F76E4">
          <w:t xml:space="preserve"> </w:t>
        </w:r>
        <w:r w:rsidR="0042118D" w:rsidRPr="002F76E4">
          <w:t>estágio</w:t>
        </w:r>
      </w:ins>
      <w:r w:rsidR="0042118D" w:rsidRPr="002F76E4">
        <w:t xml:space="preserve"> </w:t>
      </w:r>
      <w:r w:rsidRPr="002F76E4">
        <w:t xml:space="preserve">– projeto do sistema – foi </w:t>
      </w:r>
      <w:del w:id="825" w:author="Anasta" w:date="2014-05-28T13:30:00Z">
        <w:r w:rsidRPr="002F76E4">
          <w:delText>cumprida</w:delText>
        </w:r>
      </w:del>
      <w:ins w:id="826" w:author="Anasta" w:date="2014-05-28T13:30:00Z">
        <w:r w:rsidR="0042118D" w:rsidRPr="002F76E4">
          <w:t>desenvolvido</w:t>
        </w:r>
      </w:ins>
      <w:r w:rsidRPr="002F76E4">
        <w:t xml:space="preserve"> </w:t>
      </w:r>
      <w:r w:rsidR="00471A75" w:rsidRPr="002F76E4">
        <w:t xml:space="preserve">e resultou no capítulo 3, onde os componentes essenciais </w:t>
      </w:r>
      <w:r w:rsidR="00471A75" w:rsidRPr="002F76E4">
        <w:lastRenderedPageBreak/>
        <w:t xml:space="preserve">para o funcionamento do sistema </w:t>
      </w:r>
      <w:r w:rsidR="00752D8B" w:rsidRPr="002F76E4">
        <w:t>foram</w:t>
      </w:r>
      <w:r w:rsidR="00471A75" w:rsidRPr="002F76E4">
        <w:t xml:space="preserve"> detalhado</w:t>
      </w:r>
      <w:r w:rsidR="00752D8B" w:rsidRPr="002F76E4">
        <w:t>s</w:t>
      </w:r>
      <w:r w:rsidR="00471A75" w:rsidRPr="002F76E4">
        <w:t>.</w:t>
      </w:r>
    </w:p>
    <w:p w14:paraId="2154C913" w14:textId="24E678F8" w:rsidR="001F2912" w:rsidRPr="002F76E4" w:rsidRDefault="001F2912" w:rsidP="00735B99">
      <w:del w:id="827" w:author="Anasta" w:date="2014-05-28T13:30:00Z">
        <w:r w:rsidRPr="002F76E4">
          <w:delText>A quarta etapa do trabalho</w:delText>
        </w:r>
      </w:del>
      <w:ins w:id="828" w:author="Anasta" w:date="2014-05-28T13:30:00Z">
        <w:r w:rsidR="0042118D" w:rsidRPr="002F76E4">
          <w:t>O quarto</w:t>
        </w:r>
        <w:r w:rsidRPr="002F76E4">
          <w:t xml:space="preserve"> </w:t>
        </w:r>
        <w:r w:rsidR="0042118D" w:rsidRPr="002F76E4">
          <w:t>passo</w:t>
        </w:r>
      </w:ins>
      <w:r w:rsidRPr="002F76E4">
        <w:t xml:space="preserve"> – a codificação – </w:t>
      </w:r>
      <w:del w:id="829" w:author="Anasta" w:date="2014-05-28T13:30:00Z">
        <w:r w:rsidRPr="002F76E4">
          <w:delText>foi realizada</w:delText>
        </w:r>
      </w:del>
      <w:ins w:id="830" w:author="Anasta" w:date="2014-05-28T13:30:00Z">
        <w:r w:rsidR="0042118D" w:rsidRPr="002F76E4">
          <w:t>ocorreu</w:t>
        </w:r>
      </w:ins>
      <w:r w:rsidR="0042118D" w:rsidRPr="002F76E4">
        <w:t xml:space="preserve"> com </w:t>
      </w:r>
      <w:del w:id="831" w:author="Anasta" w:date="2014-05-28T13:30:00Z">
        <w:r w:rsidRPr="002F76E4">
          <w:delText>sucesso</w:delText>
        </w:r>
      </w:del>
      <w:ins w:id="832" w:author="Anasta" w:date="2014-05-28T13:30:00Z">
        <w:r w:rsidR="0042118D" w:rsidRPr="002F76E4">
          <w:t>êxito</w:t>
        </w:r>
      </w:ins>
      <w:r w:rsidR="001A088D" w:rsidRPr="002F76E4">
        <w:t xml:space="preserve"> e </w:t>
      </w:r>
      <w:del w:id="833" w:author="Anasta" w:date="2014-05-28T13:30:00Z">
        <w:r w:rsidR="001A088D" w:rsidRPr="002F76E4">
          <w:delText>resultou no</w:delText>
        </w:r>
      </w:del>
      <w:ins w:id="834" w:author="Anasta" w:date="2014-05-28T13:30:00Z">
        <w:r w:rsidR="0042118D" w:rsidRPr="002F76E4">
          <w:t xml:space="preserve">motivou </w:t>
        </w:r>
        <w:r w:rsidR="001A088D" w:rsidRPr="002F76E4">
          <w:t>o</w:t>
        </w:r>
      </w:ins>
      <w:r w:rsidR="001A088D" w:rsidRPr="002F76E4">
        <w:t xml:space="preserve"> cap</w:t>
      </w:r>
      <w:r w:rsidR="0042118D" w:rsidRPr="002F76E4">
        <w:t xml:space="preserve">ítulo 4 e </w:t>
      </w:r>
      <w:del w:id="835" w:author="Anasta" w:date="2014-05-28T13:30:00Z">
        <w:r w:rsidR="005E33CC" w:rsidRPr="002F76E4">
          <w:delText>no</w:delText>
        </w:r>
      </w:del>
      <w:ins w:id="836" w:author="Anasta" w:date="2014-05-28T13:30:00Z">
        <w:r w:rsidR="005E33CC" w:rsidRPr="002F76E4">
          <w:t>o</w:t>
        </w:r>
      </w:ins>
      <w:r w:rsidR="005E33CC" w:rsidRPr="002F76E4">
        <w:t xml:space="preserve"> apêndice</w:t>
      </w:r>
      <w:r w:rsidR="00350DF7">
        <w:t xml:space="preserve"> </w:t>
      </w:r>
      <w:r w:rsidR="00350DF7">
        <w:rPr>
          <w:highlight w:val="yellow"/>
        </w:rPr>
        <w:fldChar w:fldCharType="begin"/>
      </w:r>
      <w:r w:rsidR="00350DF7">
        <w:instrText xml:space="preserve"> REF _Ref389057720 \r \h </w:instrText>
      </w:r>
      <w:r w:rsidR="00350DF7">
        <w:rPr>
          <w:highlight w:val="yellow"/>
        </w:rPr>
      </w:r>
      <w:r w:rsidR="00350DF7">
        <w:rPr>
          <w:highlight w:val="yellow"/>
        </w:rPr>
        <w:fldChar w:fldCharType="separate"/>
      </w:r>
      <w:r w:rsidR="00AA470E">
        <w:t>7.4</w:t>
      </w:r>
      <w:r w:rsidR="00350DF7">
        <w:rPr>
          <w:highlight w:val="yellow"/>
        </w:rPr>
        <w:fldChar w:fldCharType="end"/>
      </w:r>
      <w:r w:rsidR="00734080" w:rsidRPr="002F76E4">
        <w:t xml:space="preserve">. Juntos eles </w:t>
      </w:r>
      <w:r w:rsidR="001A088D" w:rsidRPr="002F76E4">
        <w:t>explic</w:t>
      </w:r>
      <w:r w:rsidR="00734080" w:rsidRPr="002F76E4">
        <w:t>am</w:t>
      </w:r>
      <w:r w:rsidR="005E33CC" w:rsidRPr="002F76E4">
        <w:t>,</w:t>
      </w:r>
      <w:r w:rsidR="001A088D" w:rsidRPr="002F76E4">
        <w:t xml:space="preserve"> detalhadamente</w:t>
      </w:r>
      <w:r w:rsidR="005E33CC" w:rsidRPr="002F76E4">
        <w:t>,</w:t>
      </w:r>
      <w:r w:rsidR="0093088A" w:rsidRPr="002F76E4">
        <w:t xml:space="preserve"> o comportamento</w:t>
      </w:r>
      <w:r w:rsidR="001A088D" w:rsidRPr="002F76E4">
        <w:t xml:space="preserve"> do sistema</w:t>
      </w:r>
      <w:r w:rsidR="0093088A" w:rsidRPr="002F76E4">
        <w:t xml:space="preserve"> e </w:t>
      </w:r>
      <w:proofErr w:type="gramStart"/>
      <w:r w:rsidR="0093088A" w:rsidRPr="002F76E4">
        <w:t>exibem</w:t>
      </w:r>
      <w:proofErr w:type="gramEnd"/>
      <w:r w:rsidR="0093088A" w:rsidRPr="002F76E4">
        <w:t xml:space="preserve"> sua estrutura interna</w:t>
      </w:r>
      <w:r w:rsidR="001A088D" w:rsidRPr="002F76E4">
        <w:t xml:space="preserve"> </w:t>
      </w:r>
      <w:del w:id="837" w:author="Anasta" w:date="2014-05-28T13:30:00Z">
        <w:r w:rsidR="001A088D" w:rsidRPr="002F76E4">
          <w:delText>após</w:delText>
        </w:r>
      </w:del>
      <w:ins w:id="838" w:author="Anasta" w:date="2014-05-28T13:30:00Z">
        <w:r w:rsidR="00C734C3" w:rsidRPr="002F76E4">
          <w:t>depois de</w:t>
        </w:r>
      </w:ins>
      <w:r w:rsidR="001A088D" w:rsidRPr="002F76E4">
        <w:t xml:space="preserve"> realizada </w:t>
      </w:r>
      <w:del w:id="839" w:author="Anasta" w:date="2014-05-28T13:30:00Z">
        <w:r w:rsidR="001A088D" w:rsidRPr="002F76E4">
          <w:delText>a</w:delText>
        </w:r>
        <w:r w:rsidR="005E33CC" w:rsidRPr="002F76E4">
          <w:delText xml:space="preserve"> </w:delText>
        </w:r>
      </w:del>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del w:id="840" w:author="Anasta" w:date="2014-05-28T13:30:00Z">
        <w:r w:rsidR="00136CD3" w:rsidRPr="002F76E4">
          <w:delText>,</w:delText>
        </w:r>
      </w:del>
      <w:r w:rsidR="00136CD3" w:rsidRPr="002F76E4">
        <w:t xml:space="preserve"> testes foram </w:t>
      </w:r>
      <w:del w:id="841" w:author="Anasta" w:date="2014-05-28T13:30:00Z">
        <w:r w:rsidR="00136CD3" w:rsidRPr="002F76E4">
          <w:delText>realizados. Ao</w:delText>
        </w:r>
      </w:del>
      <w:ins w:id="842" w:author="Anasta" w:date="2014-05-28T13:30:00Z">
        <w:r w:rsidR="00C734C3" w:rsidRPr="002F76E4">
          <w:t>aplicados e, a</w:t>
        </w:r>
        <w:r w:rsidR="00136CD3" w:rsidRPr="002F76E4">
          <w:t>o</w:t>
        </w:r>
      </w:ins>
      <w:r w:rsidR="00136CD3" w:rsidRPr="002F76E4">
        <w:t xml:space="preserve"> fim, todas as funcionalidades, integradas, foram </w:t>
      </w:r>
      <w:del w:id="843" w:author="Anasta" w:date="2014-05-28T13:30:00Z">
        <w:r w:rsidR="00136CD3" w:rsidRPr="002F76E4">
          <w:delText>testadas</w:delText>
        </w:r>
      </w:del>
      <w:ins w:id="844" w:author="Anasta" w:date="2014-05-28T13:30:00Z">
        <w:r w:rsidR="00C734C3" w:rsidRPr="002F76E4">
          <w:t>colocadas em prática</w:t>
        </w:r>
      </w:ins>
      <w:r w:rsidR="00C734C3" w:rsidRPr="002F76E4">
        <w:t>.</w:t>
      </w:r>
    </w:p>
    <w:p w14:paraId="4CB29FFD" w14:textId="77777777" w:rsidR="00D672EF" w:rsidRPr="002F76E4" w:rsidRDefault="005F3FBF" w:rsidP="00ED5CDB">
      <w:r w:rsidRPr="002F76E4">
        <w:t xml:space="preserve">Desta forma, </w:t>
      </w:r>
      <w:del w:id="845" w:author="Anasta" w:date="2014-05-28T13:30:00Z">
        <w:r w:rsidRPr="002F76E4">
          <w:delText>o grupo</w:delText>
        </w:r>
      </w:del>
      <w:ins w:id="846" w:author="Anasta" w:date="2014-05-28T13:30:00Z">
        <w:r w:rsidR="00C734C3" w:rsidRPr="002F76E4">
          <w:t>os autores</w:t>
        </w:r>
      </w:ins>
      <w:r w:rsidRPr="002F76E4">
        <w:t xml:space="preserve"> deste projeto </w:t>
      </w:r>
      <w:del w:id="847" w:author="Anasta" w:date="2014-05-28T13:30:00Z">
        <w:r w:rsidRPr="002F76E4">
          <w:delText>conseguiu</w:delText>
        </w:r>
        <w:r w:rsidR="005018BC" w:rsidRPr="002F76E4">
          <w:delText xml:space="preserve"> –</w:delText>
        </w:r>
      </w:del>
      <w:ins w:id="848" w:author="Anasta" w:date="2014-05-28T13:30:00Z">
        <w:r w:rsidRPr="002F76E4">
          <w:t>consegui</w:t>
        </w:r>
        <w:r w:rsidR="00C734C3" w:rsidRPr="002F76E4">
          <w:t>ram,</w:t>
        </w:r>
      </w:ins>
      <w:r w:rsidR="005018BC" w:rsidRPr="002F76E4">
        <w:t xml:space="preserve"> por meio </w:t>
      </w:r>
      <w:r w:rsidR="00C734C3" w:rsidRPr="002F76E4">
        <w:t xml:space="preserve">de </w:t>
      </w:r>
      <w:del w:id="849" w:author="Anasta" w:date="2014-05-28T13:30:00Z">
        <w:r w:rsidR="005018BC" w:rsidRPr="002F76E4">
          <w:delText>especificação, projeç</w:delText>
        </w:r>
        <w:r w:rsidR="00D672EF" w:rsidRPr="002F76E4">
          <w:delText>ão, codificação</w:delText>
        </w:r>
      </w:del>
      <w:ins w:id="850" w:author="Anasta" w:date="2014-05-28T13:30:00Z">
        <w:r w:rsidR="00C734C3" w:rsidRPr="002F76E4">
          <w:t>especificações</w:t>
        </w:r>
        <w:r w:rsidR="005018BC" w:rsidRPr="002F76E4">
          <w:t>, projeç</w:t>
        </w:r>
        <w:r w:rsidR="00C734C3" w:rsidRPr="002F76E4">
          <w:t>ões, codificações</w:t>
        </w:r>
      </w:ins>
      <w:r w:rsidR="00D672EF" w:rsidRPr="002F76E4">
        <w:t xml:space="preserve"> e </w:t>
      </w:r>
      <w:del w:id="851" w:author="Anasta" w:date="2014-05-28T13:30:00Z">
        <w:r w:rsidR="00D672EF" w:rsidRPr="002F76E4">
          <w:delText>teste –</w:delText>
        </w:r>
      </w:del>
      <w:ins w:id="852" w:author="Anasta" w:date="2014-05-28T13:30:00Z">
        <w:r w:rsidR="00D672EF" w:rsidRPr="002F76E4">
          <w:t>teste</w:t>
        </w:r>
        <w:r w:rsidR="00C734C3" w:rsidRPr="002F76E4">
          <w:t>s,</w:t>
        </w:r>
      </w:ins>
      <w:r w:rsidR="00C734C3" w:rsidRPr="002F76E4">
        <w:t xml:space="preserve"> </w:t>
      </w:r>
      <w:r w:rsidRPr="002F76E4">
        <w:t xml:space="preserve">desenvolver um aplicativo capaz de utilizar os conceitos de GTD e ainda prover integração com o </w:t>
      </w:r>
      <w:r w:rsidRPr="002F76E4">
        <w:rPr>
          <w:i/>
          <w:rPrChange w:id="853" w:author="Anasta" w:date="2014-05-28T13:30:00Z">
            <w:rPr/>
          </w:rPrChange>
        </w:rPr>
        <w:t xml:space="preserve">Google </w:t>
      </w:r>
      <w:proofErr w:type="spellStart"/>
      <w:r w:rsidRPr="002F76E4">
        <w:rPr>
          <w:i/>
          <w:rPrChange w:id="854" w:author="Anasta" w:date="2014-05-28T13:30:00Z">
            <w:rPr/>
          </w:rPrChange>
        </w:rPr>
        <w:t>Calendar</w:t>
      </w:r>
      <w:proofErr w:type="spellEnd"/>
      <w:r w:rsidR="00ED5CDB" w:rsidRPr="002F76E4">
        <w:t xml:space="preserve">. </w:t>
      </w:r>
    </w:p>
    <w:p w14:paraId="7BB08EB0" w14:textId="77777777" w:rsidR="00E90DE6" w:rsidRPr="002F76E4" w:rsidRDefault="00ED5CDB" w:rsidP="005127AB">
      <w:pPr>
        <w:rPr>
          <w:ins w:id="855" w:author="Anasta" w:date="2014-05-28T13:30:00Z"/>
        </w:rPr>
      </w:pPr>
      <w:del w:id="856" w:author="Anasta" w:date="2014-05-28T13:30:00Z">
        <w:r w:rsidRPr="002F76E4">
          <w:delText>Como sugestão</w:delText>
        </w:r>
      </w:del>
      <w:ins w:id="857" w:author="Anasta" w:date="2014-05-28T13:30:00Z">
        <w:r w:rsidR="00A11264" w:rsidRPr="002F76E4">
          <w:t>Com a</w:t>
        </w:r>
        <w:r w:rsidR="005127AB" w:rsidRPr="002F76E4">
          <w:t xml:space="preserve"> </w:t>
        </w:r>
        <w:r w:rsidR="00A11264" w:rsidRPr="002F76E4">
          <w:t>realização</w:t>
        </w:r>
        <w:r w:rsidR="005127AB" w:rsidRPr="002F76E4">
          <w:t xml:space="preserve"> deste projeto foi possível inferir que </w:t>
        </w:r>
        <w:r w:rsidR="002D2BAD" w:rsidRPr="002F76E4">
          <w:t>o aplicativo de organização</w:t>
        </w:r>
      </w:ins>
      <w:r w:rsidR="002D2BAD" w:rsidRPr="002F76E4">
        <w:t xml:space="preserve"> para </w:t>
      </w:r>
      <w:del w:id="858" w:author="Anasta" w:date="2014-05-28T13:30:00Z">
        <w:r w:rsidRPr="002F76E4">
          <w:delText>trabalhos futuros, indica-</w:delText>
        </w:r>
      </w:del>
      <w:proofErr w:type="spellStart"/>
      <w:ins w:id="859" w:author="Anasta" w:date="2014-05-28T13:30:00Z">
        <w:r w:rsidR="002D2BAD" w:rsidRPr="002F76E4">
          <w:rPr>
            <w:i/>
          </w:rPr>
          <w:t>Android</w:t>
        </w:r>
        <w:proofErr w:type="spellEnd"/>
        <w:r w:rsidR="002D2BAD" w:rsidRPr="002F76E4">
          <w:t xml:space="preserve">, utilizando os preceitos do GTD em suas funcionalidades, </w:t>
        </w:r>
        <w:r w:rsidR="00E73E7D" w:rsidRPr="002F76E4">
          <w:t>verdadeiramente</w:t>
        </w:r>
        <w:r w:rsidR="002D2BAD" w:rsidRPr="002F76E4">
          <w:t xml:space="preserve"> representa uma </w:t>
        </w:r>
        <w:r w:rsidR="005A5F76" w:rsidRPr="002F76E4">
          <w:t>ferramenta</w:t>
        </w:r>
        <w:r w:rsidR="002D2BAD" w:rsidRPr="002F76E4">
          <w:t xml:space="preserve"> para as pessoas </w:t>
        </w:r>
        <w:r w:rsidR="005127AB" w:rsidRPr="002F76E4">
          <w:t xml:space="preserve">listarem e </w:t>
        </w:r>
        <w:r w:rsidR="002D2BAD" w:rsidRPr="002F76E4">
          <w:t xml:space="preserve">organizarem </w:t>
        </w:r>
        <w:r w:rsidR="005127AB" w:rsidRPr="002F76E4">
          <w:t xml:space="preserve">as </w:t>
        </w:r>
        <w:r w:rsidR="002D2BAD" w:rsidRPr="002F76E4">
          <w:t xml:space="preserve">suas atribulações diárias, ainda mais nos dias </w:t>
        </w:r>
        <w:r w:rsidR="00E90DE6" w:rsidRPr="002F76E4">
          <w:t>de hoje</w:t>
        </w:r>
        <w:r w:rsidR="002D2BAD" w:rsidRPr="002F76E4">
          <w:t>, em que as rotinas e compromissos são mais dinâmico</w:t>
        </w:r>
        <w:r w:rsidR="005127AB" w:rsidRPr="002F76E4">
          <w:t>s e há</w:t>
        </w:r>
        <w:r w:rsidR="002D2BAD" w:rsidRPr="002F76E4">
          <w:t xml:space="preserve"> constantes cobranças </w:t>
        </w:r>
        <w:r w:rsidR="00141019" w:rsidRPr="002F76E4">
          <w:t>por</w:t>
        </w:r>
        <w:r w:rsidR="005127AB" w:rsidRPr="002F76E4">
          <w:t xml:space="preserve"> respostas rápidas</w:t>
        </w:r>
        <w:r w:rsidR="00E90DE6" w:rsidRPr="002F76E4">
          <w:t>.</w:t>
        </w:r>
      </w:ins>
    </w:p>
    <w:p w14:paraId="3F5EF7B7" w14:textId="77777777" w:rsidR="0075338A" w:rsidRPr="002F76E4" w:rsidRDefault="00583385" w:rsidP="005127AB">
      <w:pPr>
        <w:rPr>
          <w:ins w:id="860" w:author="Anasta" w:date="2014-05-28T13:30:00Z"/>
        </w:rPr>
      </w:pPr>
      <w:ins w:id="861" w:author="Anasta" w:date="2014-05-28T13:30:00Z">
        <w:r w:rsidRPr="002F76E4">
          <w:t>Diante dessa realidade é confortável contar com um instrumento</w:t>
        </w:r>
        <w:r w:rsidR="00D82A2C" w:rsidRPr="002F76E4">
          <w:t xml:space="preserve">, como é o aplicativo de organização para </w:t>
        </w:r>
        <w:proofErr w:type="spellStart"/>
        <w:r w:rsidR="00D82A2C" w:rsidRPr="002F76E4">
          <w:rPr>
            <w:i/>
          </w:rPr>
          <w:t>Android</w:t>
        </w:r>
        <w:proofErr w:type="spellEnd"/>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ações a serem realizadas, 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 xml:space="preserve">aparelhos de telefonia ou de informática móveis, que possam ser rapidamente visualizadas em qualquer local em que </w:t>
        </w:r>
      </w:ins>
      <w:r w:rsidRPr="002F76E4">
        <w:t xml:space="preserve">se </w:t>
      </w:r>
      <w:ins w:id="862" w:author="Anasta" w:date="2014-05-28T13:30:00Z">
        <w:r w:rsidRPr="002F76E4">
          <w:t>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DC1BF0" w:rsidRPr="002F76E4">
          <w:t>.</w:t>
        </w:r>
      </w:ins>
    </w:p>
    <w:p w14:paraId="3951F209" w14:textId="77777777" w:rsidR="002D2BAD" w:rsidRPr="002F76E4" w:rsidRDefault="00A11264">
      <w:pPr>
        <w:pStyle w:val="NormalIP"/>
        <w:pPrChange w:id="863" w:author="Anasta" w:date="2014-05-28T13:30:00Z">
          <w:pPr/>
        </w:pPrChange>
      </w:pPr>
      <w:ins w:id="864" w:author="Anasta" w:date="2014-05-28T13:30:00Z">
        <w:r w:rsidRPr="002F76E4">
          <w:t>O desenvolvimento deste</w:t>
        </w:r>
        <w:r w:rsidR="002D2BAD" w:rsidRPr="002F76E4">
          <w:t xml:space="preserve"> </w:t>
        </w:r>
        <w:r w:rsidRPr="002F76E4">
          <w:t xml:space="preserve">aplicativo realmente </w:t>
        </w:r>
        <w:r w:rsidR="005A5F76" w:rsidRPr="002F76E4">
          <w:t>significou</w:t>
        </w:r>
        <w:r w:rsidRPr="002F76E4">
          <w:t xml:space="preserve"> uma oportunidade para os seus autores </w:t>
        </w:r>
        <w:r w:rsidR="002D2BAD" w:rsidRPr="002F76E4">
          <w:t xml:space="preserve">aplicarem </w:t>
        </w:r>
        <w:r w:rsidRPr="002F76E4">
          <w:t xml:space="preserve">os conhecimentos transmitidos pelo curso de Engenharia de Computação e estimulou o espírito empreendedor, haja vista os pensamentos voltados para </w:t>
        </w:r>
      </w:ins>
      <w:r w:rsidRPr="002F76E4">
        <w:t>a</w:t>
      </w:r>
      <w:r w:rsidR="005A5F76" w:rsidRPr="002F76E4">
        <w:t xml:space="preserve"> </w:t>
      </w:r>
      <w:r w:rsidRPr="002F76E4">
        <w:t xml:space="preserve">evolução </w:t>
      </w:r>
      <w:del w:id="865" w:author="Anasta" w:date="2014-05-28T13:30:00Z">
        <w:r w:rsidR="00D672EF" w:rsidRPr="002F76E4">
          <w:delText>desse</w:delText>
        </w:r>
      </w:del>
      <w:ins w:id="866" w:author="Anasta" w:date="2014-05-28T13:30:00Z">
        <w:r w:rsidRPr="002F76E4">
          <w:t>do</w:t>
        </w:r>
      </w:ins>
      <w:r w:rsidRPr="002F76E4">
        <w:t xml:space="preserve"> sistema, buscando</w:t>
      </w:r>
      <w:ins w:id="867" w:author="Anasta" w:date="2014-05-28T13:30:00Z">
        <w:r w:rsidRPr="002F76E4">
          <w:t>-se</w:t>
        </w:r>
      </w:ins>
      <w:r w:rsidRPr="002F76E4">
        <w:t xml:space="preserve"> acrescentar </w:t>
      </w:r>
      <w:ins w:id="868" w:author="Anasta" w:date="2014-05-28T13:30:00Z">
        <w:r w:rsidRPr="002F76E4">
          <w:t xml:space="preserve">outras </w:t>
        </w:r>
      </w:ins>
      <w:r w:rsidRPr="002F76E4">
        <w:t xml:space="preserve">funcionalidades como um assistente que permita </w:t>
      </w:r>
      <w:del w:id="869" w:author="Anasta" w:date="2014-05-28T13:30:00Z">
        <w:r w:rsidR="00E05E86" w:rsidRPr="002F76E4">
          <w:delText>o</w:delText>
        </w:r>
      </w:del>
      <w:ins w:id="870" w:author="Anasta" w:date="2014-05-28T13:30:00Z">
        <w:r w:rsidRPr="002F76E4">
          <w:t>ao</w:t>
        </w:r>
      </w:ins>
      <w:r w:rsidRPr="002F76E4">
        <w:t xml:space="preserve"> usuário planejar suas ações selecionando </w:t>
      </w:r>
      <w:del w:id="871" w:author="Anasta" w:date="2014-05-28T13:30:00Z">
        <w:r w:rsidR="00A33846" w:rsidRPr="002F76E4">
          <w:delText xml:space="preserve">os </w:delText>
        </w:r>
      </w:del>
      <w:ins w:id="872" w:author="Anasta" w:date="2014-05-28T13:30:00Z">
        <w:r w:rsidRPr="002F76E4">
          <w:t>as</w:t>
        </w:r>
      </w:ins>
      <w:r w:rsidRPr="002F76E4">
        <w:t xml:space="preserve"> que ele pretenda executar de sua agenda e das demais listas</w:t>
      </w:r>
      <w:del w:id="873" w:author="Anasta" w:date="2014-05-28T13:30:00Z">
        <w:r w:rsidR="00880BB3" w:rsidRPr="002F76E4">
          <w:delText>.</w:delText>
        </w:r>
        <w:r w:rsidR="00A756FF" w:rsidRPr="002F76E4">
          <w:delText xml:space="preserve"> Outras funcionalidades possíveis seriam</w:delText>
        </w:r>
      </w:del>
      <w:ins w:id="874" w:author="Anasta" w:date="2014-05-28T13:30:00Z">
        <w:r w:rsidR="000F2086" w:rsidRPr="002F76E4">
          <w:t>,</w:t>
        </w:r>
      </w:ins>
      <w:r w:rsidRPr="002F76E4">
        <w:t xml:space="preserve"> </w:t>
      </w:r>
      <w:proofErr w:type="spellStart"/>
      <w:r w:rsidRPr="002F76E4">
        <w:t>indentar</w:t>
      </w:r>
      <w:proofErr w:type="spellEnd"/>
      <w:r w:rsidRPr="002F76E4">
        <w:t xml:space="preserve"> (provendo hierarquia), reordenar e editar itens</w:t>
      </w:r>
      <w:r w:rsidR="00C3153C" w:rsidRPr="002F76E4">
        <w:t>.</w:t>
      </w:r>
    </w:p>
    <w:p w14:paraId="17BF12D9" w14:textId="77777777" w:rsidR="00A11264" w:rsidRPr="002F76E4" w:rsidRDefault="00A11264">
      <w:pPr>
        <w:widowControl/>
        <w:suppressAutoHyphens w:val="0"/>
        <w:spacing w:line="240" w:lineRule="auto"/>
        <w:ind w:firstLine="0"/>
        <w:jc w:val="left"/>
        <w:pPrChange w:id="875" w:author="Anasta" w:date="2014-05-28T13:30:00Z">
          <w:pPr/>
        </w:pPrChange>
      </w:pPr>
    </w:p>
    <w:p w14:paraId="1842BE90" w14:textId="77777777" w:rsidR="000F4DAA" w:rsidRPr="002F76E4" w:rsidRDefault="00FC71A9">
      <w:pPr>
        <w:widowControl/>
        <w:suppressAutoHyphens w:val="0"/>
        <w:spacing w:line="240" w:lineRule="auto"/>
        <w:ind w:firstLine="0"/>
        <w:jc w:val="left"/>
        <w:rPr>
          <w:ins w:id="876" w:author="Anasta" w:date="2014-05-28T13:30:00Z"/>
        </w:rPr>
      </w:pPr>
      <w:del w:id="877" w:author="Anasta" w:date="2014-05-28T13:30:00Z">
        <w:r w:rsidRPr="002F76E4">
          <w:lastRenderedPageBreak/>
          <w:br w:type="page"/>
        </w:r>
      </w:del>
    </w:p>
    <w:p w14:paraId="539568D6" w14:textId="77777777" w:rsidR="000F4DAA" w:rsidRPr="002F76E4" w:rsidRDefault="000F4DAA">
      <w:pPr>
        <w:widowControl/>
        <w:suppressAutoHyphens w:val="0"/>
        <w:spacing w:line="240" w:lineRule="auto"/>
        <w:ind w:firstLine="0"/>
        <w:jc w:val="left"/>
        <w:rPr>
          <w:ins w:id="878" w:author="Anasta" w:date="2014-05-28T13:30:00Z"/>
        </w:rPr>
      </w:pPr>
    </w:p>
    <w:p w14:paraId="25E3C15F" w14:textId="77777777" w:rsidR="000F4DAA" w:rsidRPr="002F76E4" w:rsidRDefault="000F4DAA">
      <w:pPr>
        <w:widowControl/>
        <w:suppressAutoHyphens w:val="0"/>
        <w:spacing w:line="240" w:lineRule="auto"/>
        <w:ind w:firstLine="0"/>
        <w:jc w:val="left"/>
        <w:rPr>
          <w:ins w:id="879" w:author="Anasta" w:date="2014-05-28T13:30:00Z"/>
        </w:rPr>
      </w:pPr>
    </w:p>
    <w:p w14:paraId="2D7E1502" w14:textId="77777777" w:rsidR="000F4DAA" w:rsidRPr="002F76E4" w:rsidRDefault="000F4DAA">
      <w:pPr>
        <w:widowControl/>
        <w:suppressAutoHyphens w:val="0"/>
        <w:spacing w:line="240" w:lineRule="auto"/>
        <w:ind w:firstLine="0"/>
        <w:jc w:val="left"/>
      </w:pPr>
    </w:p>
    <w:bookmarkStart w:id="880" w:name="_Toc389058375" w:displacedByCustomXml="next"/>
    <w:bookmarkStart w:id="881" w:name="_Toc388915914" w:displacedByCustomXml="next"/>
    <w:sdt>
      <w:sdtPr>
        <w:rPr>
          <w:rFonts w:eastAsia="DejaVu Sans"/>
          <w:b w:val="0"/>
          <w:bCs w:val="0"/>
          <w:sz w:val="24"/>
          <w:szCs w:val="24"/>
        </w:rPr>
        <w:id w:val="300658937"/>
        <w:docPartObj>
          <w:docPartGallery w:val="Bibliographies"/>
          <w:docPartUnique/>
        </w:docPartObj>
      </w:sdtPr>
      <w:sdtContent>
        <w:commentRangeStart w:id="882" w:displacedByCustomXml="prev"/>
        <w:p w14:paraId="58F8A9BE" w14:textId="77777777" w:rsidR="005110F2" w:rsidRPr="002F76E4" w:rsidRDefault="005C2AD8" w:rsidP="003C7D54">
          <w:pPr>
            <w:pStyle w:val="Heading1"/>
          </w:pPr>
          <w:r w:rsidRPr="002F76E4">
            <w:t>BILIOGRAFIA</w:t>
          </w:r>
          <w:commentRangeEnd w:id="882"/>
          <w:r w:rsidR="00D36FE5" w:rsidRPr="002F76E4">
            <w:rPr>
              <w:rStyle w:val="CommentReference"/>
              <w:rFonts w:eastAsia="DejaVu Sans"/>
              <w:b w:val="0"/>
              <w:bCs w:val="0"/>
            </w:rPr>
            <w:commentReference w:id="882"/>
          </w:r>
          <w:bookmarkEnd w:id="881"/>
          <w:bookmarkEnd w:id="880"/>
        </w:p>
        <w:sdt>
          <w:sdtPr>
            <w:rPr>
              <w:rFonts w:eastAsia="DejaVu Sans"/>
              <w:noProof w:val="0"/>
              <w:kern w:val="1"/>
              <w:sz w:val="16"/>
              <w:lang w:val="pt-BR" w:eastAsia="ar-SA"/>
            </w:rPr>
            <w:id w:val="111145805"/>
            <w:bibliography/>
          </w:sdtPr>
          <w:sdtContent>
            <w:commentRangeStart w:id="883" w:displacedByCustomXml="prev"/>
            <w:p w14:paraId="4F293BD3" w14:textId="77777777" w:rsidR="00AA470E" w:rsidRDefault="0088363D" w:rsidP="00AA470E">
              <w:pPr>
                <w:pStyle w:val="Bibliography"/>
                <w:rPr>
                  <w:vanish/>
                </w:rPr>
              </w:pPr>
              <w:r w:rsidRPr="002F76E4">
                <w:fldChar w:fldCharType="begin"/>
              </w:r>
              <w:r w:rsidR="005110F2" w:rsidRPr="002F76E4">
                <w:rPr>
                  <w:lang w:val="pt-BR"/>
                </w:rPr>
                <w:instrText>BIBLIOGRAPHY</w:instrText>
              </w:r>
              <w:r w:rsidRPr="002F76E4">
                <w:fldChar w:fldCharType="separate"/>
              </w:r>
              <w:r w:rsidR="00AA470E">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AA470E" w14:paraId="6CD02FB4" w14:textId="77777777" w:rsidTr="00AA470E">
                <w:trPr>
                  <w:tblCellSpacing w:w="15" w:type="dxa"/>
                </w:trPr>
                <w:tc>
                  <w:tcPr>
                    <w:tcW w:w="0" w:type="auto"/>
                    <w:hideMark/>
                  </w:tcPr>
                  <w:p w14:paraId="7BE8EB16" w14:textId="77777777" w:rsidR="00AA470E" w:rsidRDefault="00AA470E">
                    <w:pPr>
                      <w:pStyle w:val="Bibliography"/>
                      <w:jc w:val="right"/>
                      <w:rPr>
                        <w:rFonts w:eastAsiaTheme="minorEastAsia"/>
                      </w:rPr>
                    </w:pPr>
                    <w:r>
                      <w:t>1.</w:t>
                    </w:r>
                  </w:p>
                </w:tc>
                <w:tc>
                  <w:tcPr>
                    <w:tcW w:w="0" w:type="auto"/>
                    <w:hideMark/>
                  </w:tcPr>
                  <w:p w14:paraId="318F983D" w14:textId="77777777" w:rsidR="00AA470E" w:rsidRDefault="00AA470E">
                    <w:pPr>
                      <w:pStyle w:val="Bibliography"/>
                      <w:rPr>
                        <w:rFonts w:eastAsiaTheme="minorEastAsia"/>
                      </w:rPr>
                    </w:pPr>
                    <w:r w:rsidRPr="00AA470E">
                      <w:rPr>
                        <w:lang w:val="pt-BR"/>
                      </w:rPr>
                      <w:t xml:space="preserve">ALLEN, D. </w:t>
                    </w:r>
                    <w:r w:rsidRPr="00AA470E">
                      <w:rPr>
                        <w:b/>
                        <w:bCs/>
                        <w:lang w:val="pt-BR"/>
                      </w:rPr>
                      <w:t>A arte de fazer acontecer</w:t>
                    </w:r>
                    <w:r w:rsidRPr="00AA470E">
                      <w:rPr>
                        <w:lang w:val="pt-BR"/>
                      </w:rPr>
                      <w:t xml:space="preserve">. 2a. ed. Rio de Janeiro: Campus, 2005. </w:t>
                    </w:r>
                    <w:r>
                      <w:t>300 p. ISBN 8535219080.</w:t>
                    </w:r>
                  </w:p>
                </w:tc>
              </w:tr>
              <w:tr w:rsidR="00AA470E" w14:paraId="0D69B850" w14:textId="77777777" w:rsidTr="00AA470E">
                <w:trPr>
                  <w:tblCellSpacing w:w="15" w:type="dxa"/>
                </w:trPr>
                <w:tc>
                  <w:tcPr>
                    <w:tcW w:w="0" w:type="auto"/>
                    <w:hideMark/>
                  </w:tcPr>
                  <w:p w14:paraId="09C2FA8A" w14:textId="77777777" w:rsidR="00AA470E" w:rsidRDefault="00AA470E">
                    <w:pPr>
                      <w:pStyle w:val="Bibliography"/>
                      <w:jc w:val="right"/>
                      <w:rPr>
                        <w:rFonts w:eastAsiaTheme="minorEastAsia"/>
                      </w:rPr>
                    </w:pPr>
                    <w:r>
                      <w:t>2.</w:t>
                    </w:r>
                  </w:p>
                </w:tc>
                <w:tc>
                  <w:tcPr>
                    <w:tcW w:w="0" w:type="auto"/>
                    <w:hideMark/>
                  </w:tcPr>
                  <w:p w14:paraId="18123436" w14:textId="77777777" w:rsidR="00AA470E" w:rsidRDefault="00AA470E">
                    <w:pPr>
                      <w:pStyle w:val="Bibliography"/>
                      <w:rPr>
                        <w:rFonts w:eastAsiaTheme="minorEastAsia"/>
                      </w:rPr>
                    </w:pPr>
                    <w:r>
                      <w:t xml:space="preserve">ANDROID. Android Developers. </w:t>
                    </w:r>
                    <w:r>
                      <w:rPr>
                        <w:b/>
                        <w:bCs/>
                      </w:rPr>
                      <w:t>System Architecture</w:t>
                    </w:r>
                    <w:r>
                      <w:t xml:space="preserve">, 2014. </w:t>
                    </w:r>
                    <w:r w:rsidRPr="00AA470E">
                      <w:rPr>
                        <w:lang w:val="pt-BR"/>
                      </w:rPr>
                      <w:t xml:space="preserve">Disponivel em: &lt;http://developer.android.com/images/system-architecture.jpg&gt;. </w:t>
                    </w:r>
                    <w:r>
                      <w:t>Acesso em: 11 Março 2014.</w:t>
                    </w:r>
                  </w:p>
                </w:tc>
              </w:tr>
              <w:tr w:rsidR="00AA470E" w14:paraId="307AF003" w14:textId="77777777" w:rsidTr="00AA470E">
                <w:trPr>
                  <w:tblCellSpacing w:w="15" w:type="dxa"/>
                </w:trPr>
                <w:tc>
                  <w:tcPr>
                    <w:tcW w:w="0" w:type="auto"/>
                    <w:hideMark/>
                  </w:tcPr>
                  <w:p w14:paraId="2BD08D7C" w14:textId="77777777" w:rsidR="00AA470E" w:rsidRDefault="00AA470E">
                    <w:pPr>
                      <w:pStyle w:val="Bibliography"/>
                      <w:jc w:val="right"/>
                      <w:rPr>
                        <w:rFonts w:eastAsiaTheme="minorEastAsia"/>
                      </w:rPr>
                    </w:pPr>
                    <w:r>
                      <w:t>3.</w:t>
                    </w:r>
                  </w:p>
                </w:tc>
                <w:tc>
                  <w:tcPr>
                    <w:tcW w:w="0" w:type="auto"/>
                    <w:hideMark/>
                  </w:tcPr>
                  <w:p w14:paraId="7AD09F44" w14:textId="77777777" w:rsidR="00AA470E" w:rsidRPr="00AA470E" w:rsidRDefault="00AA470E">
                    <w:pPr>
                      <w:pStyle w:val="Bibliography"/>
                      <w:rPr>
                        <w:rFonts w:eastAsiaTheme="minorEastAsia"/>
                        <w:lang w:val="pt-BR"/>
                      </w:rPr>
                    </w:pPr>
                    <w:r w:rsidRPr="00AA470E">
                      <w:rPr>
                        <w:lang w:val="pt-BR"/>
                      </w:rPr>
                      <w:t xml:space="preserve">ANDROID. Android Developers. </w:t>
                    </w:r>
                    <w:r w:rsidRPr="00AA470E">
                      <w:rPr>
                        <w:b/>
                        <w:bCs/>
                        <w:lang w:val="pt-BR"/>
                      </w:rPr>
                      <w:t>Developers</w:t>
                    </w:r>
                    <w:r w:rsidRPr="00AA470E">
                      <w:rPr>
                        <w:lang w:val="pt-BR"/>
                      </w:rPr>
                      <w:t>, 2014. Disponivel em: &lt;http://developer.android.com/index.html&gt;. Acesso em: 10 Março 2014.</w:t>
                    </w:r>
                  </w:p>
                </w:tc>
              </w:tr>
              <w:tr w:rsidR="00AA470E" w14:paraId="021F5EA2" w14:textId="77777777" w:rsidTr="00AA470E">
                <w:trPr>
                  <w:tblCellSpacing w:w="15" w:type="dxa"/>
                </w:trPr>
                <w:tc>
                  <w:tcPr>
                    <w:tcW w:w="0" w:type="auto"/>
                    <w:hideMark/>
                  </w:tcPr>
                  <w:p w14:paraId="775663C0" w14:textId="77777777" w:rsidR="00AA470E" w:rsidRDefault="00AA470E">
                    <w:pPr>
                      <w:pStyle w:val="Bibliography"/>
                      <w:jc w:val="right"/>
                      <w:rPr>
                        <w:rFonts w:eastAsiaTheme="minorEastAsia"/>
                      </w:rPr>
                    </w:pPr>
                    <w:r>
                      <w:t>4.</w:t>
                    </w:r>
                  </w:p>
                </w:tc>
                <w:tc>
                  <w:tcPr>
                    <w:tcW w:w="0" w:type="auto"/>
                    <w:hideMark/>
                  </w:tcPr>
                  <w:p w14:paraId="483DB396" w14:textId="77777777" w:rsidR="00AA470E" w:rsidRPr="00AA470E" w:rsidRDefault="00AA470E">
                    <w:pPr>
                      <w:pStyle w:val="Bibliography"/>
                      <w:rPr>
                        <w:rFonts w:eastAsiaTheme="minorEastAsia"/>
                        <w:lang w:val="pt-BR"/>
                      </w:rPr>
                    </w:pPr>
                    <w:r w:rsidRPr="00AA470E">
                      <w:rPr>
                        <w:lang w:val="pt-BR"/>
                      </w:rPr>
                      <w:t xml:space="preserve">GAMMA, E. et al. </w:t>
                    </w:r>
                    <w:r w:rsidRPr="00AA470E">
                      <w:rPr>
                        <w:b/>
                        <w:bCs/>
                        <w:lang w:val="pt-BR"/>
                      </w:rPr>
                      <w:t>Padrões de Projeto - Soluções reutilizáveis de software orientado a objetos</w:t>
                    </w:r>
                    <w:r w:rsidRPr="00AA470E">
                      <w:rPr>
                        <w:lang w:val="pt-BR"/>
                      </w:rPr>
                      <w:t>. Tradução de Luiz A. Meirelles Salgado. [S.l.]: Bookman, 1994. 366 p. ISBN 978-85-7307-610-3.</w:t>
                    </w:r>
                  </w:p>
                </w:tc>
              </w:tr>
              <w:tr w:rsidR="00AA470E" w14:paraId="34514C2D" w14:textId="77777777" w:rsidTr="00AA470E">
                <w:trPr>
                  <w:tblCellSpacing w:w="15" w:type="dxa"/>
                </w:trPr>
                <w:tc>
                  <w:tcPr>
                    <w:tcW w:w="0" w:type="auto"/>
                    <w:hideMark/>
                  </w:tcPr>
                  <w:p w14:paraId="087E17DD" w14:textId="77777777" w:rsidR="00AA470E" w:rsidRDefault="00AA470E">
                    <w:pPr>
                      <w:pStyle w:val="Bibliography"/>
                      <w:jc w:val="right"/>
                      <w:rPr>
                        <w:rFonts w:eastAsiaTheme="minorEastAsia"/>
                      </w:rPr>
                    </w:pPr>
                    <w:r>
                      <w:t>5.</w:t>
                    </w:r>
                  </w:p>
                </w:tc>
                <w:tc>
                  <w:tcPr>
                    <w:tcW w:w="0" w:type="auto"/>
                    <w:hideMark/>
                  </w:tcPr>
                  <w:p w14:paraId="686636CD" w14:textId="77777777" w:rsidR="00AA470E" w:rsidRDefault="00AA470E">
                    <w:pPr>
                      <w:pStyle w:val="Bibliography"/>
                      <w:rPr>
                        <w:rFonts w:eastAsiaTheme="minorEastAsia"/>
                      </w:rPr>
                    </w:pPr>
                    <w:r>
                      <w:t xml:space="preserve">ISHAK, A. Tute Central. </w:t>
                    </w:r>
                    <w:r>
                      <w:rPr>
                        <w:b/>
                        <w:bCs/>
                      </w:rPr>
                      <w:t>Android Swipe ListView</w:t>
                    </w:r>
                    <w:r>
                      <w:t xml:space="preserve">, 2014. </w:t>
                    </w:r>
                    <w:r w:rsidRPr="00AA470E">
                      <w:rPr>
                        <w:lang w:val="pt-BR"/>
                      </w:rPr>
                      <w:t xml:space="preserve">Disponivel em: &lt;http://www.tutecentral.com/android-swipe-listview/&gt;. </w:t>
                    </w:r>
                    <w:r>
                      <w:t>Acesso em: 10 Março 2014.</w:t>
                    </w:r>
                  </w:p>
                </w:tc>
              </w:tr>
              <w:tr w:rsidR="00AA470E" w14:paraId="2C9246DC" w14:textId="77777777" w:rsidTr="00AA470E">
                <w:trPr>
                  <w:tblCellSpacing w:w="15" w:type="dxa"/>
                </w:trPr>
                <w:tc>
                  <w:tcPr>
                    <w:tcW w:w="0" w:type="auto"/>
                    <w:hideMark/>
                  </w:tcPr>
                  <w:p w14:paraId="2DE4329D" w14:textId="77777777" w:rsidR="00AA470E" w:rsidRDefault="00AA470E">
                    <w:pPr>
                      <w:pStyle w:val="Bibliography"/>
                      <w:jc w:val="right"/>
                      <w:rPr>
                        <w:rFonts w:eastAsiaTheme="minorEastAsia"/>
                      </w:rPr>
                    </w:pPr>
                    <w:r>
                      <w:t>6.</w:t>
                    </w:r>
                  </w:p>
                </w:tc>
                <w:tc>
                  <w:tcPr>
                    <w:tcW w:w="0" w:type="auto"/>
                    <w:hideMark/>
                  </w:tcPr>
                  <w:p w14:paraId="267689D4" w14:textId="77777777" w:rsidR="00AA470E" w:rsidRDefault="00AA470E">
                    <w:pPr>
                      <w:pStyle w:val="Bibliography"/>
                      <w:rPr>
                        <w:rFonts w:eastAsiaTheme="minorEastAsia"/>
                      </w:rPr>
                    </w:pPr>
                    <w:r w:rsidRPr="00AA470E">
                      <w:rPr>
                        <w:lang w:val="pt-BR"/>
                      </w:rPr>
                      <w:t xml:space="preserve">NEIL, T. </w:t>
                    </w:r>
                    <w:r w:rsidRPr="00AA470E">
                      <w:rPr>
                        <w:b/>
                        <w:bCs/>
                        <w:lang w:val="pt-BR"/>
                      </w:rPr>
                      <w:t>Padrões de Design para Aplicativos Móveis</w:t>
                    </w:r>
                    <w:r w:rsidRPr="00AA470E">
                      <w:rPr>
                        <w:lang w:val="pt-BR"/>
                      </w:rPr>
                      <w:t xml:space="preserve">. Tradução de Eduardo Kraszczuk. 1a. ed. </w:t>
                    </w:r>
                    <w:r>
                      <w:t>São Paulo: Novatec, 2012. 208 p. ISBN 9788575223192.</w:t>
                    </w:r>
                  </w:p>
                </w:tc>
              </w:tr>
              <w:tr w:rsidR="00AA470E" w14:paraId="28300869" w14:textId="77777777" w:rsidTr="00AA470E">
                <w:trPr>
                  <w:tblCellSpacing w:w="15" w:type="dxa"/>
                </w:trPr>
                <w:tc>
                  <w:tcPr>
                    <w:tcW w:w="0" w:type="auto"/>
                    <w:hideMark/>
                  </w:tcPr>
                  <w:p w14:paraId="02B52C49" w14:textId="77777777" w:rsidR="00AA470E" w:rsidRDefault="00AA470E">
                    <w:pPr>
                      <w:pStyle w:val="Bibliography"/>
                      <w:jc w:val="right"/>
                      <w:rPr>
                        <w:rFonts w:eastAsiaTheme="minorEastAsia"/>
                      </w:rPr>
                    </w:pPr>
                    <w:r>
                      <w:t>7.</w:t>
                    </w:r>
                  </w:p>
                </w:tc>
                <w:tc>
                  <w:tcPr>
                    <w:tcW w:w="0" w:type="auto"/>
                    <w:hideMark/>
                  </w:tcPr>
                  <w:p w14:paraId="7B708F22" w14:textId="77777777" w:rsidR="00AA470E" w:rsidRDefault="00AA470E">
                    <w:pPr>
                      <w:pStyle w:val="Bibliography"/>
                      <w:rPr>
                        <w:rFonts w:eastAsiaTheme="minorEastAsia"/>
                      </w:rPr>
                    </w:pPr>
                    <w:r w:rsidRPr="00AA470E">
                      <w:rPr>
                        <w:lang w:val="pt-BR"/>
                      </w:rPr>
                      <w:t xml:space="preserve">UML DIAGRAMS. </w:t>
                    </w:r>
                    <w:r w:rsidRPr="00AA470E">
                      <w:rPr>
                        <w:b/>
                        <w:bCs/>
                        <w:lang w:val="pt-BR"/>
                      </w:rPr>
                      <w:t>Android UML Examples</w:t>
                    </w:r>
                    <w:r w:rsidRPr="00AA470E">
                      <w:rPr>
                        <w:lang w:val="pt-BR"/>
                      </w:rPr>
                      <w:t xml:space="preserve">, 2013. Disponivel em: &lt;http://www.uml-diagrams.org/examples/android-uml-examples.html&gt;. </w:t>
                    </w:r>
                    <w:r>
                      <w:t>Acesso em: 11 Março 2014.</w:t>
                    </w:r>
                  </w:p>
                </w:tc>
              </w:tr>
              <w:tr w:rsidR="00AA470E" w14:paraId="0A1A394B" w14:textId="77777777" w:rsidTr="00AA470E">
                <w:trPr>
                  <w:tblCellSpacing w:w="15" w:type="dxa"/>
                </w:trPr>
                <w:tc>
                  <w:tcPr>
                    <w:tcW w:w="0" w:type="auto"/>
                    <w:hideMark/>
                  </w:tcPr>
                  <w:p w14:paraId="55BF74B1" w14:textId="77777777" w:rsidR="00AA470E" w:rsidRDefault="00AA470E">
                    <w:pPr>
                      <w:pStyle w:val="Bibliography"/>
                      <w:jc w:val="right"/>
                      <w:rPr>
                        <w:rFonts w:eastAsiaTheme="minorEastAsia"/>
                      </w:rPr>
                    </w:pPr>
                    <w:r>
                      <w:t>8.</w:t>
                    </w:r>
                  </w:p>
                </w:tc>
                <w:tc>
                  <w:tcPr>
                    <w:tcW w:w="0" w:type="auto"/>
                    <w:hideMark/>
                  </w:tcPr>
                  <w:p w14:paraId="2CEC8E42" w14:textId="77777777" w:rsidR="00AA470E" w:rsidRDefault="00AA470E">
                    <w:pPr>
                      <w:pStyle w:val="Bibliography"/>
                      <w:rPr>
                        <w:rFonts w:eastAsiaTheme="minorEastAsia"/>
                      </w:rPr>
                    </w:pPr>
                    <w:r w:rsidRPr="00AA470E">
                      <w:rPr>
                        <w:lang w:val="pt-BR"/>
                      </w:rPr>
                      <w:t xml:space="preserve">ANDROID. Android Developers. </w:t>
                    </w:r>
                    <w:r w:rsidRPr="00AA470E">
                      <w:rPr>
                        <w:b/>
                        <w:bCs/>
                        <w:lang w:val="pt-BR"/>
                      </w:rPr>
                      <w:t>Calendar Provider</w:t>
                    </w:r>
                    <w:r w:rsidRPr="00AA470E">
                      <w:rPr>
                        <w:lang w:val="pt-BR"/>
                      </w:rPr>
                      <w:t xml:space="preserve">, 2014. Disponivel em: &lt;http://developer.android.com/guide/topics/providers/calendar-provider.html&gt;. </w:t>
                    </w:r>
                    <w:r>
                      <w:t>Acesso em: 20 Março 2014.</w:t>
                    </w:r>
                  </w:p>
                </w:tc>
              </w:tr>
              <w:tr w:rsidR="00AA470E" w14:paraId="6BE83EE7" w14:textId="77777777" w:rsidTr="00AA470E">
                <w:trPr>
                  <w:tblCellSpacing w:w="15" w:type="dxa"/>
                </w:trPr>
                <w:tc>
                  <w:tcPr>
                    <w:tcW w:w="0" w:type="auto"/>
                    <w:hideMark/>
                  </w:tcPr>
                  <w:p w14:paraId="2B14B861" w14:textId="77777777" w:rsidR="00AA470E" w:rsidRDefault="00AA470E">
                    <w:pPr>
                      <w:pStyle w:val="Bibliography"/>
                      <w:jc w:val="right"/>
                      <w:rPr>
                        <w:rFonts w:eastAsiaTheme="minorEastAsia"/>
                      </w:rPr>
                    </w:pPr>
                    <w:r>
                      <w:t>9.</w:t>
                    </w:r>
                  </w:p>
                </w:tc>
                <w:tc>
                  <w:tcPr>
                    <w:tcW w:w="0" w:type="auto"/>
                    <w:hideMark/>
                  </w:tcPr>
                  <w:p w14:paraId="54F23BAD" w14:textId="77777777" w:rsidR="00AA470E" w:rsidRDefault="00AA470E">
                    <w:pPr>
                      <w:pStyle w:val="Bibliography"/>
                      <w:rPr>
                        <w:rFonts w:eastAsiaTheme="minorEastAsia"/>
                      </w:rPr>
                    </w:pPr>
                    <w:r>
                      <w:t xml:space="preserve">VOGEL, L. Vogella. </w:t>
                    </w:r>
                    <w:r>
                      <w:rPr>
                        <w:b/>
                        <w:bCs/>
                      </w:rPr>
                      <w:t>Using lists in Android (ListView) - Tutorial</w:t>
                    </w:r>
                    <w:r>
                      <w:t xml:space="preserve">, 2014. </w:t>
                    </w:r>
                    <w:r w:rsidRPr="00AA470E">
                      <w:rPr>
                        <w:lang w:val="pt-BR"/>
                      </w:rPr>
                      <w:t xml:space="preserve">Disponivel em: &lt;http://www.vogella.com/tutorials/AndroidListView/article.html&gt;. </w:t>
                    </w:r>
                    <w:r>
                      <w:t>Acesso em: 10 Março 2014.</w:t>
                    </w:r>
                  </w:p>
                </w:tc>
              </w:tr>
              <w:tr w:rsidR="00AA470E" w14:paraId="716530D9" w14:textId="77777777" w:rsidTr="00AA470E">
                <w:trPr>
                  <w:tblCellSpacing w:w="15" w:type="dxa"/>
                </w:trPr>
                <w:tc>
                  <w:tcPr>
                    <w:tcW w:w="0" w:type="auto"/>
                    <w:hideMark/>
                  </w:tcPr>
                  <w:p w14:paraId="47C202B4" w14:textId="77777777" w:rsidR="00AA470E" w:rsidRDefault="00AA470E">
                    <w:pPr>
                      <w:pStyle w:val="Bibliography"/>
                      <w:jc w:val="right"/>
                      <w:rPr>
                        <w:rFonts w:eastAsiaTheme="minorEastAsia"/>
                      </w:rPr>
                    </w:pPr>
                    <w:r>
                      <w:t>10.</w:t>
                    </w:r>
                  </w:p>
                </w:tc>
                <w:tc>
                  <w:tcPr>
                    <w:tcW w:w="0" w:type="auto"/>
                    <w:hideMark/>
                  </w:tcPr>
                  <w:p w14:paraId="78EE84AF" w14:textId="77777777" w:rsidR="00AA470E" w:rsidRDefault="00AA470E">
                    <w:pPr>
                      <w:pStyle w:val="Bibliography"/>
                      <w:rPr>
                        <w:rFonts w:eastAsiaTheme="minorEastAsia"/>
                      </w:rPr>
                    </w:pPr>
                    <w:r>
                      <w:t xml:space="preserve">SMITH, S. Tuts+. </w:t>
                    </w:r>
                    <w:r>
                      <w:rPr>
                        <w:b/>
                        <w:bCs/>
                      </w:rPr>
                      <w:t>Android SDK:</w:t>
                    </w:r>
                    <w:r>
                      <w:t xml:space="preserve"> Implementing Drag-and-Drop Functionality, 2014. </w:t>
                    </w:r>
                    <w:r w:rsidRPr="00AA470E">
                      <w:rPr>
                        <w:lang w:val="pt-BR"/>
                      </w:rPr>
                      <w:t xml:space="preserve">Disponivel em: &lt;http://code.tutsplus.com/tutorials/android-sdk-implementing-drag-and-drop-functionality--mobile-14402&gt;. </w:t>
                    </w:r>
                    <w:r>
                      <w:t>Acesso em: 10 Março 2014.</w:t>
                    </w:r>
                  </w:p>
                </w:tc>
              </w:tr>
              <w:tr w:rsidR="00AA470E" w14:paraId="2F2B50AC" w14:textId="77777777" w:rsidTr="00AA470E">
                <w:trPr>
                  <w:tblCellSpacing w:w="15" w:type="dxa"/>
                </w:trPr>
                <w:tc>
                  <w:tcPr>
                    <w:tcW w:w="0" w:type="auto"/>
                    <w:hideMark/>
                  </w:tcPr>
                  <w:p w14:paraId="520FD7A9" w14:textId="77777777" w:rsidR="00AA470E" w:rsidRDefault="00AA470E">
                    <w:pPr>
                      <w:pStyle w:val="Bibliography"/>
                      <w:jc w:val="right"/>
                      <w:rPr>
                        <w:rFonts w:eastAsiaTheme="minorEastAsia"/>
                      </w:rPr>
                    </w:pPr>
                    <w:r>
                      <w:t>11.</w:t>
                    </w:r>
                  </w:p>
                </w:tc>
                <w:tc>
                  <w:tcPr>
                    <w:tcW w:w="0" w:type="auto"/>
                    <w:hideMark/>
                  </w:tcPr>
                  <w:p w14:paraId="44D15EB6" w14:textId="77777777" w:rsidR="00AA470E" w:rsidRDefault="00AA470E">
                    <w:pPr>
                      <w:pStyle w:val="Bibliography"/>
                      <w:rPr>
                        <w:rFonts w:eastAsiaTheme="minorEastAsia"/>
                      </w:rPr>
                    </w:pPr>
                    <w:r>
                      <w:t xml:space="preserve">DUCKETT, C. TechRepublic. </w:t>
                    </w:r>
                    <w:r>
                      <w:rPr>
                        <w:b/>
                        <w:bCs/>
                      </w:rPr>
                      <w:t>Making a sortable ListView in Android</w:t>
                    </w:r>
                    <w:r>
                      <w:t xml:space="preserve">, 2012. </w:t>
                    </w:r>
                    <w:r w:rsidRPr="00AA470E">
                      <w:rPr>
                        <w:lang w:val="pt-BR"/>
                      </w:rPr>
                      <w:t xml:space="preserve">Disponivel em: &lt;http://www.techrepublic.com/blog/australian-technology/making-a-sortable-listview-in-android/&gt;. </w:t>
                    </w:r>
                    <w:r>
                      <w:t>Acesso em: 10 Março 2014.</w:t>
                    </w:r>
                  </w:p>
                </w:tc>
              </w:tr>
              <w:tr w:rsidR="00AA470E" w14:paraId="0D3CCE62" w14:textId="77777777" w:rsidTr="00AA470E">
                <w:trPr>
                  <w:tblCellSpacing w:w="15" w:type="dxa"/>
                </w:trPr>
                <w:tc>
                  <w:tcPr>
                    <w:tcW w:w="0" w:type="auto"/>
                    <w:hideMark/>
                  </w:tcPr>
                  <w:p w14:paraId="2BC2A72F" w14:textId="77777777" w:rsidR="00AA470E" w:rsidRDefault="00AA470E">
                    <w:pPr>
                      <w:pStyle w:val="Bibliography"/>
                      <w:jc w:val="right"/>
                      <w:rPr>
                        <w:rFonts w:eastAsiaTheme="minorEastAsia"/>
                      </w:rPr>
                    </w:pPr>
                    <w:r>
                      <w:t>12.</w:t>
                    </w:r>
                  </w:p>
                </w:tc>
                <w:tc>
                  <w:tcPr>
                    <w:tcW w:w="0" w:type="auto"/>
                    <w:hideMark/>
                  </w:tcPr>
                  <w:p w14:paraId="6594819A" w14:textId="77777777" w:rsidR="00AA470E" w:rsidRDefault="00AA470E">
                    <w:pPr>
                      <w:pStyle w:val="Bibliography"/>
                      <w:rPr>
                        <w:rFonts w:eastAsiaTheme="minorEastAsia"/>
                      </w:rPr>
                    </w:pPr>
                    <w:r>
                      <w:t xml:space="preserve">DALISAY, M. Java Code Geeks. </w:t>
                    </w:r>
                    <w:r>
                      <w:rPr>
                        <w:b/>
                        <w:bCs/>
                      </w:rPr>
                      <w:t>Android ViewHolder Pattern Example</w:t>
                    </w:r>
                    <w:r>
                      <w:t xml:space="preserve">, 2013. </w:t>
                    </w:r>
                    <w:r w:rsidRPr="00AA470E">
                      <w:rPr>
                        <w:lang w:val="pt-BR"/>
                      </w:rPr>
                      <w:t xml:space="preserve">Disponivel em: &lt;http://www.javacodegeeks.com/2013/09/android-viewholder-pattern-example.html&gt;. </w:t>
                    </w:r>
                    <w:r>
                      <w:t>Acesso em: 10 Março 2014.</w:t>
                    </w:r>
                  </w:p>
                </w:tc>
              </w:tr>
              <w:tr w:rsidR="00AA470E" w14:paraId="44C44355" w14:textId="77777777" w:rsidTr="00AA470E">
                <w:trPr>
                  <w:tblCellSpacing w:w="15" w:type="dxa"/>
                </w:trPr>
                <w:tc>
                  <w:tcPr>
                    <w:tcW w:w="0" w:type="auto"/>
                    <w:hideMark/>
                  </w:tcPr>
                  <w:p w14:paraId="70C64C7B" w14:textId="77777777" w:rsidR="00AA470E" w:rsidRDefault="00AA470E">
                    <w:pPr>
                      <w:pStyle w:val="Bibliography"/>
                      <w:jc w:val="right"/>
                      <w:rPr>
                        <w:rFonts w:eastAsiaTheme="minorEastAsia"/>
                      </w:rPr>
                    </w:pPr>
                    <w:r>
                      <w:t>13.</w:t>
                    </w:r>
                  </w:p>
                </w:tc>
                <w:tc>
                  <w:tcPr>
                    <w:tcW w:w="0" w:type="auto"/>
                    <w:hideMark/>
                  </w:tcPr>
                  <w:p w14:paraId="02710472" w14:textId="77777777" w:rsidR="00AA470E" w:rsidRDefault="00AA470E">
                    <w:pPr>
                      <w:pStyle w:val="Bibliography"/>
                      <w:rPr>
                        <w:rFonts w:eastAsiaTheme="minorEastAsia"/>
                      </w:rPr>
                    </w:pPr>
                    <w:r w:rsidRPr="00AA470E">
                      <w:rPr>
                        <w:lang w:val="pt-BR"/>
                      </w:rPr>
                      <w:t xml:space="preserve">CAFEÍNA T.I. Cafeína T.I. </w:t>
                    </w:r>
                    <w:r w:rsidRPr="00AA470E">
                      <w:rPr>
                        <w:b/>
                        <w:bCs/>
                        <w:lang w:val="pt-BR"/>
                      </w:rPr>
                      <w:t>Android – Resolvendo o problema com ListView e CheckBox</w:t>
                    </w:r>
                    <w:r w:rsidRPr="00AA470E">
                      <w:rPr>
                        <w:lang w:val="pt-BR"/>
                      </w:rPr>
                      <w:t xml:space="preserve">, 2014. Disponivel em: &lt;http://cafeinati.wordpress.com/2011/09/05/android-resolvendo-problema-com-listview-e-checkbox/&gt;. </w:t>
                    </w:r>
                    <w:r>
                      <w:t>Acesso em: 10 Março 2014.</w:t>
                    </w:r>
                  </w:p>
                </w:tc>
              </w:tr>
              <w:tr w:rsidR="00AA470E" w14:paraId="7C95F5C9" w14:textId="77777777" w:rsidTr="00AA470E">
                <w:trPr>
                  <w:tblCellSpacing w:w="15" w:type="dxa"/>
                </w:trPr>
                <w:tc>
                  <w:tcPr>
                    <w:tcW w:w="0" w:type="auto"/>
                    <w:hideMark/>
                  </w:tcPr>
                  <w:p w14:paraId="3857FD62" w14:textId="77777777" w:rsidR="00AA470E" w:rsidRDefault="00AA470E">
                    <w:pPr>
                      <w:pStyle w:val="Bibliography"/>
                      <w:jc w:val="right"/>
                      <w:rPr>
                        <w:rFonts w:eastAsiaTheme="minorEastAsia"/>
                      </w:rPr>
                    </w:pPr>
                    <w:r>
                      <w:t>14.</w:t>
                    </w:r>
                  </w:p>
                </w:tc>
                <w:tc>
                  <w:tcPr>
                    <w:tcW w:w="0" w:type="auto"/>
                    <w:hideMark/>
                  </w:tcPr>
                  <w:p w14:paraId="22A0597E" w14:textId="77777777" w:rsidR="00AA470E" w:rsidRDefault="00AA470E">
                    <w:pPr>
                      <w:pStyle w:val="Bibliography"/>
                      <w:rPr>
                        <w:rFonts w:eastAsiaTheme="minorEastAsia"/>
                      </w:rPr>
                    </w:pPr>
                    <w:r>
                      <w:t xml:space="preserve">TAMADA, R. Android Hive. </w:t>
                    </w:r>
                    <w:r>
                      <w:rPr>
                        <w:b/>
                        <w:bCs/>
                      </w:rPr>
                      <w:t>Android SQLite Database with Multiple Tables</w:t>
                    </w:r>
                    <w:r>
                      <w:t xml:space="preserve">, 2013. </w:t>
                    </w:r>
                    <w:r w:rsidRPr="00AA470E">
                      <w:rPr>
                        <w:lang w:val="pt-BR"/>
                      </w:rPr>
                      <w:t xml:space="preserve">Disponivel em: &lt;http://www.androidhive.info/2013/09/android-sqlite-database-with-multiple-tables/ &gt;. </w:t>
                    </w:r>
                    <w:r>
                      <w:t>Acesso em: 12 Março 2014.</w:t>
                    </w:r>
                  </w:p>
                </w:tc>
              </w:tr>
              <w:tr w:rsidR="00AA470E" w14:paraId="72C50E13" w14:textId="77777777" w:rsidTr="00AA470E">
                <w:trPr>
                  <w:tblCellSpacing w:w="15" w:type="dxa"/>
                </w:trPr>
                <w:tc>
                  <w:tcPr>
                    <w:tcW w:w="0" w:type="auto"/>
                    <w:hideMark/>
                  </w:tcPr>
                  <w:p w14:paraId="20031702" w14:textId="77777777" w:rsidR="00AA470E" w:rsidRDefault="00AA470E">
                    <w:pPr>
                      <w:pStyle w:val="Bibliography"/>
                      <w:jc w:val="right"/>
                      <w:rPr>
                        <w:rFonts w:eastAsiaTheme="minorEastAsia"/>
                      </w:rPr>
                    </w:pPr>
                    <w:r>
                      <w:t>15.</w:t>
                    </w:r>
                  </w:p>
                </w:tc>
                <w:tc>
                  <w:tcPr>
                    <w:tcW w:w="0" w:type="auto"/>
                    <w:hideMark/>
                  </w:tcPr>
                  <w:p w14:paraId="31966C4A" w14:textId="77777777" w:rsidR="00AA470E" w:rsidRDefault="00AA470E">
                    <w:pPr>
                      <w:pStyle w:val="Bibliography"/>
                      <w:rPr>
                        <w:rFonts w:eastAsiaTheme="minorEastAsia"/>
                      </w:rPr>
                    </w:pPr>
                    <w:r>
                      <w:t xml:space="preserve">DEITEL, P. et al. </w:t>
                    </w:r>
                    <w:r>
                      <w:rPr>
                        <w:b/>
                        <w:bCs/>
                      </w:rPr>
                      <w:t>Android for Programmers, An App-Driven Approach</w:t>
                    </w:r>
                    <w:r>
                      <w:t>. [S.l.]: Prentice Hall, 2012.</w:t>
                    </w:r>
                  </w:p>
                </w:tc>
              </w:tr>
            </w:tbl>
            <w:p w14:paraId="0CB9DBC7" w14:textId="77777777" w:rsidR="00AA470E" w:rsidRDefault="00AA470E" w:rsidP="00AA470E">
              <w:pPr>
                <w:pStyle w:val="Bibliography"/>
                <w:rPr>
                  <w:rFonts w:eastAsiaTheme="minorEastAsia"/>
                  <w:vanish/>
                </w:rPr>
              </w:pPr>
              <w:r>
                <w:rPr>
                  <w:vanish/>
                </w:rPr>
                <w:t>x</w:t>
              </w:r>
            </w:p>
            <w:p w14:paraId="52F3F61B" w14:textId="77777777" w:rsidR="007E510D" w:rsidRPr="002F76E4" w:rsidRDefault="0088363D" w:rsidP="00AA470E">
              <w:r w:rsidRPr="002F76E4">
                <w:rPr>
                  <w:b/>
                  <w:bCs/>
                </w:rPr>
                <w:fldChar w:fldCharType="end"/>
              </w:r>
              <w:commentRangeEnd w:id="883"/>
              <w:r w:rsidR="00CB19BF" w:rsidRPr="002F76E4">
                <w:rPr>
                  <w:rStyle w:val="CommentReference"/>
                </w:rPr>
                <w:commentReference w:id="883"/>
              </w:r>
            </w:p>
          </w:sdtContent>
        </w:sdt>
      </w:sdtContent>
    </w:sdt>
    <w:p w14:paraId="74353CAD" w14:textId="77777777" w:rsidR="00CF5B48" w:rsidRPr="002F76E4" w:rsidRDefault="00CF5B48" w:rsidP="00CA5E8A"/>
    <w:p w14:paraId="3965B501" w14:textId="77777777" w:rsidR="00CF5B48" w:rsidRPr="002F76E4" w:rsidRDefault="00CF5B48" w:rsidP="00CA5E8A"/>
    <w:p w14:paraId="0DDDC075" w14:textId="77777777" w:rsidR="00CF5B48" w:rsidRPr="002F76E4" w:rsidRDefault="00CF5B48" w:rsidP="00CA5E8A"/>
    <w:p w14:paraId="0F2CFADC" w14:textId="77777777" w:rsidR="00CF5B48" w:rsidRPr="002F76E4" w:rsidRDefault="00CF5B48" w:rsidP="00CA5E8A"/>
    <w:p w14:paraId="4BA07FCC" w14:textId="77777777" w:rsidR="00CF5B48" w:rsidRPr="002F76E4" w:rsidRDefault="00CF5B48" w:rsidP="00CA5E8A"/>
    <w:p w14:paraId="67537F96" w14:textId="77777777" w:rsidR="00CF5B48" w:rsidRPr="002F76E4" w:rsidRDefault="00CF5B48" w:rsidP="00CA5E8A"/>
    <w:p w14:paraId="09528C77" w14:textId="77777777" w:rsidR="00CF5B48" w:rsidRPr="002F76E4" w:rsidRDefault="00CF5B48" w:rsidP="00CA5E8A"/>
    <w:p w14:paraId="3EE36515" w14:textId="77777777" w:rsidR="00CF5B48" w:rsidRPr="002F76E4" w:rsidRDefault="00CF5B48" w:rsidP="00CA5E8A"/>
    <w:p w14:paraId="34A9A4C8" w14:textId="77777777" w:rsidR="00CF5B48" w:rsidRPr="002F76E4" w:rsidRDefault="00CF5B48" w:rsidP="00CA5E8A"/>
    <w:p w14:paraId="6B235170" w14:textId="77777777" w:rsidR="00E0150A" w:rsidRPr="002F76E4" w:rsidRDefault="00E0150A" w:rsidP="00CA5E8A"/>
    <w:p w14:paraId="44F82C26" w14:textId="77777777" w:rsidR="00E0150A" w:rsidRPr="002F76E4" w:rsidRDefault="00E0150A" w:rsidP="00CA5E8A"/>
    <w:p w14:paraId="7FC28E62" w14:textId="77777777" w:rsidR="00E0150A" w:rsidRPr="002F76E4" w:rsidRDefault="00E0150A" w:rsidP="00CA5E8A"/>
    <w:p w14:paraId="65DD4AF9" w14:textId="77777777" w:rsidR="00E0150A" w:rsidRPr="002F76E4" w:rsidRDefault="00E0150A" w:rsidP="00CA5E8A"/>
    <w:p w14:paraId="75921895" w14:textId="77777777" w:rsidR="00E0150A" w:rsidRPr="002F76E4" w:rsidRDefault="00E0150A" w:rsidP="00CA5E8A"/>
    <w:p w14:paraId="00C5FC13" w14:textId="77777777" w:rsidR="00E0150A" w:rsidRPr="002F76E4" w:rsidRDefault="00E0150A" w:rsidP="00CA5E8A"/>
    <w:p w14:paraId="466426C4" w14:textId="77777777" w:rsidR="00E0150A" w:rsidRPr="002F76E4" w:rsidRDefault="00E0150A" w:rsidP="00CA5E8A"/>
    <w:p w14:paraId="0B2FFA16" w14:textId="77777777" w:rsidR="00E0150A" w:rsidRPr="002F76E4" w:rsidRDefault="00E0150A" w:rsidP="00CA5E8A"/>
    <w:p w14:paraId="4A99C481" w14:textId="77777777" w:rsidR="00E0150A" w:rsidRPr="002F76E4" w:rsidRDefault="00E0150A" w:rsidP="00CA5E8A"/>
    <w:p w14:paraId="081470A5" w14:textId="77777777" w:rsidR="00E0150A" w:rsidRPr="002F76E4" w:rsidRDefault="00E0150A" w:rsidP="00CA5E8A"/>
    <w:p w14:paraId="13320D03" w14:textId="77777777" w:rsidR="00E0150A" w:rsidRPr="002F76E4" w:rsidRDefault="00E0150A" w:rsidP="00CA5E8A"/>
    <w:p w14:paraId="0229DFDF" w14:textId="77777777" w:rsidR="00CF5B48" w:rsidRPr="002F76E4" w:rsidRDefault="00CF5B48" w:rsidP="00CA5E8A"/>
    <w:p w14:paraId="1B7E0ED5" w14:textId="77777777" w:rsidR="00CF5B48" w:rsidRPr="002F76E4" w:rsidRDefault="00CF5B48" w:rsidP="00CA5E8A"/>
    <w:p w14:paraId="4E0BCA49" w14:textId="77777777" w:rsidR="00CF5B48" w:rsidRPr="002F76E4" w:rsidRDefault="00CF5B48" w:rsidP="00CA5E8A"/>
    <w:p w14:paraId="355C393F" w14:textId="77777777" w:rsidR="00CF5B48" w:rsidRPr="002F76E4" w:rsidRDefault="00CF5B48" w:rsidP="00CA5E8A"/>
    <w:p w14:paraId="2E0D00DA" w14:textId="77777777" w:rsidR="00CF5B48" w:rsidRPr="002F76E4" w:rsidRDefault="00CF5B48" w:rsidP="00CA5E8A"/>
    <w:p w14:paraId="43E6724D" w14:textId="77777777" w:rsidR="00CF5B48" w:rsidRPr="002F76E4" w:rsidRDefault="00CF5B48" w:rsidP="00CA5E8A">
      <w:pPr>
        <w:rPr>
          <w:del w:id="884" w:author="Anasta" w:date="2014-05-28T13:30:00Z"/>
        </w:rPr>
      </w:pPr>
      <w:bookmarkStart w:id="885" w:name="_Toc389051953"/>
      <w:bookmarkStart w:id="886" w:name="_Toc389057672"/>
      <w:bookmarkStart w:id="887" w:name="_Toc389058376"/>
      <w:bookmarkEnd w:id="885"/>
      <w:bookmarkEnd w:id="886"/>
      <w:bookmarkEnd w:id="887"/>
    </w:p>
    <w:p w14:paraId="7ABBDC45" w14:textId="77777777" w:rsidR="00CF5B48" w:rsidRPr="002F76E4" w:rsidRDefault="00CF5B48" w:rsidP="00CA5E8A">
      <w:pPr>
        <w:rPr>
          <w:del w:id="888" w:author="Anasta" w:date="2014-05-28T13:30:00Z"/>
        </w:rPr>
      </w:pPr>
      <w:bookmarkStart w:id="889" w:name="_Toc389051954"/>
      <w:bookmarkStart w:id="890" w:name="_Toc389057673"/>
      <w:bookmarkStart w:id="891" w:name="_Toc389058377"/>
      <w:bookmarkEnd w:id="889"/>
      <w:bookmarkEnd w:id="890"/>
      <w:bookmarkEnd w:id="891"/>
    </w:p>
    <w:p w14:paraId="13FE3D47" w14:textId="77777777" w:rsidR="00A20FCE" w:rsidRPr="002F76E4" w:rsidRDefault="00A20FCE" w:rsidP="00A20FCE">
      <w:pPr>
        <w:pStyle w:val="Heading1"/>
      </w:pPr>
      <w:bookmarkStart w:id="892" w:name="_Toc388915915"/>
      <w:bookmarkStart w:id="893" w:name="_Toc389058378"/>
      <w:r w:rsidRPr="002F76E4">
        <w:t>APÊNDICE</w:t>
      </w:r>
      <w:bookmarkEnd w:id="892"/>
      <w:bookmarkEnd w:id="893"/>
    </w:p>
    <w:p w14:paraId="1B818A29" w14:textId="77777777" w:rsidR="00A20FCE" w:rsidRPr="002F76E4" w:rsidRDefault="00A20FCE" w:rsidP="00A20FCE">
      <w:pPr>
        <w:rPr>
          <w:del w:id="894" w:author="Anasta" w:date="2014-05-28T13:30:00Z"/>
        </w:rPr>
      </w:pPr>
      <w:bookmarkStart w:id="895" w:name="_Toc389051956"/>
      <w:bookmarkStart w:id="896" w:name="_Toc389057675"/>
      <w:bookmarkStart w:id="897" w:name="_Toc389058379"/>
      <w:bookmarkEnd w:id="895"/>
      <w:bookmarkEnd w:id="896"/>
      <w:bookmarkEnd w:id="897"/>
    </w:p>
    <w:p w14:paraId="539E17AB" w14:textId="77777777" w:rsidR="00A20FCE" w:rsidRPr="002F76E4" w:rsidRDefault="00017D84" w:rsidP="00A20FCE">
      <w:pPr>
        <w:pStyle w:val="Heading2"/>
      </w:pPr>
      <w:bookmarkStart w:id="898" w:name="_Toc388915916"/>
      <w:bookmarkStart w:id="899" w:name="_Toc389058380"/>
      <w:r w:rsidRPr="002F76E4">
        <w:lastRenderedPageBreak/>
        <w:t>DIAGRAMA DE TELAS</w:t>
      </w:r>
      <w:bookmarkEnd w:id="898"/>
      <w:bookmarkEnd w:id="899"/>
    </w:p>
    <w:p w14:paraId="72FECD9D" w14:textId="77777777" w:rsidR="00017D84" w:rsidRPr="002F76E4" w:rsidRDefault="00017D84" w:rsidP="00017D84">
      <w:pPr>
        <w:keepNext/>
        <w:rPr>
          <w:del w:id="900" w:author="Anasta" w:date="2014-05-28T13:30:00Z"/>
        </w:rPr>
      </w:pPr>
      <w:del w:id="901" w:author="Anasta" w:date="2014-05-28T13:30:00Z">
        <w:r w:rsidRPr="002F76E4">
          <w:rPr>
            <w:noProof/>
            <w:lang w:eastAsia="pt-BR"/>
          </w:rPr>
          <w:drawing>
            <wp:inline distT="0" distB="0" distL="0" distR="0" wp14:anchorId="02B0938E" wp14:editId="4B196369">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3422FFB7" w14:textId="77777777" w:rsidR="00017D84" w:rsidRPr="002F76E4" w:rsidRDefault="00017D84" w:rsidP="00017D84">
      <w:pPr>
        <w:keepNext/>
        <w:rPr>
          <w:ins w:id="902" w:author="Anasta" w:date="2014-05-28T13:30:00Z"/>
        </w:rPr>
      </w:pPr>
      <w:ins w:id="903" w:author="Anasta" w:date="2014-05-28T13:30:00Z">
        <w:r w:rsidRPr="002F76E4">
          <w:rPr>
            <w:noProof/>
            <w:lang w:eastAsia="pt-BR"/>
          </w:rPr>
          <w:drawing>
            <wp:inline distT="0" distB="0" distL="0" distR="0" wp14:anchorId="28078F29" wp14:editId="450BE479">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6">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3DB8D6BD" w14:textId="170D896D" w:rsidR="00017D84" w:rsidRPr="002F76E4" w:rsidRDefault="00017D84" w:rsidP="00017D84">
      <w:pPr>
        <w:pStyle w:val="Caption"/>
      </w:pPr>
      <w:bookmarkStart w:id="904" w:name="_Toc389058418"/>
      <w:r w:rsidRPr="002F76E4">
        <w:t xml:space="preserve">FIG. </w:t>
      </w:r>
      <w:r w:rsidR="00A45778">
        <w:fldChar w:fldCharType="begin"/>
      </w:r>
      <w:r w:rsidR="00A45778">
        <w:instrText xml:space="preserve"> STYLEREF 1 \s </w:instrText>
      </w:r>
      <w:r w:rsidR="00A45778">
        <w:fldChar w:fldCharType="separate"/>
      </w:r>
      <w:r w:rsidR="00AA470E">
        <w:rPr>
          <w:noProof/>
        </w:rPr>
        <w:t>7</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1</w:t>
      </w:r>
      <w:r w:rsidR="00A45778">
        <w:fldChar w:fldCharType="end"/>
      </w:r>
      <w:r w:rsidRPr="002F76E4">
        <w:t xml:space="preserve"> – DIAGRAMA DE NAVEGAÇÃO ENTRE TELAS</w:t>
      </w:r>
      <w:bookmarkEnd w:id="904"/>
    </w:p>
    <w:p w14:paraId="7712E088" w14:textId="77777777" w:rsidR="007E510D" w:rsidRPr="002F76E4" w:rsidRDefault="007E510D" w:rsidP="007E510D"/>
    <w:p w14:paraId="2A3CB360" w14:textId="77777777" w:rsidR="007E510D" w:rsidRPr="002F76E4" w:rsidRDefault="007E510D" w:rsidP="007E510D"/>
    <w:p w14:paraId="75BA27FD" w14:textId="77777777" w:rsidR="007E510D" w:rsidRPr="002F76E4" w:rsidRDefault="007E510D" w:rsidP="007E510D">
      <w:pPr>
        <w:rPr>
          <w:del w:id="905" w:author="Anasta" w:date="2014-05-28T13:30:00Z"/>
        </w:rPr>
      </w:pPr>
      <w:bookmarkStart w:id="906" w:name="_Toc389051958"/>
      <w:bookmarkStart w:id="907" w:name="_Ref382483496"/>
      <w:bookmarkStart w:id="908" w:name="_Toc389057677"/>
      <w:bookmarkStart w:id="909" w:name="_Toc389058381"/>
      <w:bookmarkEnd w:id="906"/>
      <w:bookmarkEnd w:id="908"/>
      <w:bookmarkEnd w:id="909"/>
    </w:p>
    <w:p w14:paraId="019D0502" w14:textId="77777777" w:rsidR="007E510D" w:rsidRPr="002F76E4" w:rsidRDefault="007E510D" w:rsidP="00017D84">
      <w:pPr>
        <w:rPr>
          <w:del w:id="910" w:author="Anasta" w:date="2014-05-28T13:30:00Z"/>
        </w:rPr>
      </w:pPr>
      <w:bookmarkStart w:id="911" w:name="_Toc389051959"/>
      <w:bookmarkStart w:id="912" w:name="_Toc389057678"/>
      <w:bookmarkStart w:id="913" w:name="_Toc389058382"/>
      <w:bookmarkEnd w:id="911"/>
      <w:bookmarkEnd w:id="912"/>
      <w:bookmarkEnd w:id="913"/>
    </w:p>
    <w:p w14:paraId="7FD5C702" w14:textId="77777777" w:rsidR="00E21DEA" w:rsidRPr="002F76E4" w:rsidRDefault="0093356C" w:rsidP="00E21DEA">
      <w:pPr>
        <w:pStyle w:val="Heading2"/>
      </w:pPr>
      <w:bookmarkStart w:id="914" w:name="_Toc388915917"/>
      <w:bookmarkStart w:id="915" w:name="_Toc389058383"/>
      <w:r w:rsidRPr="002F76E4">
        <w:lastRenderedPageBreak/>
        <w:t>DESCRIÇÃO DE CASOS DE USO</w:t>
      </w:r>
      <w:bookmarkEnd w:id="907"/>
      <w:bookmarkEnd w:id="914"/>
      <w:bookmarkEnd w:id="915"/>
    </w:p>
    <w:p w14:paraId="47409B27" w14:textId="77777777" w:rsidR="00A979DB" w:rsidRPr="002F76E4" w:rsidRDefault="00A979DB" w:rsidP="00A979DB">
      <w:pPr>
        <w:rPr>
          <w:del w:id="916" w:author="Anasta" w:date="2014-05-28T13:30:00Z"/>
        </w:rPr>
      </w:pPr>
      <w:bookmarkStart w:id="917" w:name="_Toc389051961"/>
      <w:bookmarkStart w:id="918" w:name="_Toc389057680"/>
      <w:bookmarkStart w:id="919" w:name="_Toc389058384"/>
      <w:bookmarkEnd w:id="917"/>
      <w:bookmarkEnd w:id="918"/>
      <w:bookmarkEnd w:id="919"/>
    </w:p>
    <w:p w14:paraId="148CFD1D" w14:textId="77777777" w:rsidR="002F76E4" w:rsidRDefault="002F76E4" w:rsidP="002F76E4">
      <w:pPr>
        <w:pStyle w:val="Heading3"/>
        <w:numPr>
          <w:ilvl w:val="2"/>
          <w:numId w:val="4"/>
        </w:numPr>
      </w:pPr>
      <w:bookmarkStart w:id="920" w:name="_Toc389058385"/>
      <w:r>
        <w:t>Inserir Item</w:t>
      </w:r>
      <w:bookmarkEnd w:id="920"/>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77777777" w:rsidR="002F76E4" w:rsidRDefault="002F76E4" w:rsidP="002F76E4">
      <w:r w:rsidRPr="00691BFD">
        <w:t xml:space="preserve">Precondição: Que alguma lista, com exceção da agenda, esteja sendo utilizada. </w:t>
      </w:r>
    </w:p>
    <w:p w14:paraId="1B711017" w14:textId="77777777" w:rsidR="002F76E4" w:rsidRDefault="002F76E4" w:rsidP="002F76E4">
      <w:r>
        <w:t>Fluxo Básico de Eventos:</w:t>
      </w:r>
    </w:p>
    <w:p w14:paraId="5B830E7B" w14:textId="77777777" w:rsidR="002F76E4" w:rsidRDefault="002F76E4" w:rsidP="002F76E4">
      <w:pPr>
        <w:pStyle w:val="ListParagraph"/>
        <w:numPr>
          <w:ilvl w:val="0"/>
          <w:numId w:val="25"/>
        </w:numPr>
      </w:pPr>
      <w:r>
        <w:t>Esse caso de uso começa quando o usuário opta por inserir um novo item na lista que está utilizando;</w:t>
      </w:r>
    </w:p>
    <w:p w14:paraId="4DCF7381" w14:textId="77777777" w:rsidR="002F76E4" w:rsidRDefault="002F76E4" w:rsidP="002F76E4">
      <w:pPr>
        <w:pStyle w:val="ListParagraph"/>
        <w:numPr>
          <w:ilvl w:val="0"/>
          <w:numId w:val="25"/>
        </w:numPr>
      </w:pPr>
      <w:r>
        <w:t>Um espaço é gerado na lista pelo sistema e o sistema solicita que o usuário insira as informações;</w:t>
      </w:r>
    </w:p>
    <w:p w14:paraId="2A8EE824" w14:textId="77777777" w:rsidR="002F76E4" w:rsidRDefault="002F76E4" w:rsidP="002F76E4">
      <w:pPr>
        <w:pStyle w:val="ListParagraph"/>
        <w:numPr>
          <w:ilvl w:val="0"/>
          <w:numId w:val="25"/>
        </w:numPr>
      </w:pPr>
      <w:r>
        <w:t>O usuário digita as informações no espaço gerado;</w:t>
      </w:r>
    </w:p>
    <w:p w14:paraId="476C8378" w14:textId="77777777" w:rsidR="002F76E4" w:rsidRDefault="002F76E4" w:rsidP="002F76E4">
      <w:pPr>
        <w:pStyle w:val="ListParagraph"/>
        <w:numPr>
          <w:ilvl w:val="0"/>
          <w:numId w:val="25"/>
        </w:numPr>
      </w:pPr>
      <w:r>
        <w:t>O sistema armazena as informações geradas e o caso de uso termina.</w:t>
      </w:r>
    </w:p>
    <w:p w14:paraId="28FC7CFE" w14:textId="77777777" w:rsidR="002F76E4" w:rsidRDefault="002F76E4" w:rsidP="002F76E4">
      <w:pPr>
        <w:pStyle w:val="Heading3"/>
        <w:numPr>
          <w:ilvl w:val="2"/>
          <w:numId w:val="4"/>
        </w:numPr>
      </w:pPr>
      <w:bookmarkStart w:id="921" w:name="_Toc389058386"/>
      <w:r>
        <w:t>Inserir Compromisso</w:t>
      </w:r>
      <w:bookmarkEnd w:id="921"/>
    </w:p>
    <w:p w14:paraId="7953F369" w14:textId="77777777" w:rsidR="002F76E4" w:rsidRPr="004D2DFB" w:rsidRDefault="002F76E4" w:rsidP="002F76E4"/>
    <w:p w14:paraId="24AE0CDD" w14:textId="77777777" w:rsidR="002F76E4" w:rsidRDefault="002F76E4" w:rsidP="002F76E4">
      <w:r w:rsidRPr="004D2DFB">
        <w:t>Precondição</w:t>
      </w:r>
      <w:r w:rsidRPr="00691BFD">
        <w:t xml:space="preserve">: </w:t>
      </w:r>
      <w:r>
        <w:t xml:space="preserve">O sistema deve possuir uma conta de usuário do </w:t>
      </w:r>
      <w:r w:rsidRPr="00F074BD">
        <w:rPr>
          <w:i/>
        </w:rPr>
        <w:t xml:space="preserve">Google </w:t>
      </w:r>
      <w:proofErr w:type="spellStart"/>
      <w:r w:rsidRPr="00F074BD">
        <w:rPr>
          <w:i/>
        </w:rPr>
        <w:t>Calendar</w:t>
      </w:r>
      <w:proofErr w:type="spellEnd"/>
      <w:r>
        <w:t xml:space="preserve"> cadastrada.</w:t>
      </w:r>
    </w:p>
    <w:p w14:paraId="44304EBB" w14:textId="77777777" w:rsidR="002F76E4" w:rsidRDefault="002F76E4" w:rsidP="002F76E4">
      <w:r>
        <w:t>Ator Principal: Usuário</w:t>
      </w:r>
    </w:p>
    <w:p w14:paraId="0C492A9D" w14:textId="77777777" w:rsidR="002F76E4" w:rsidRDefault="002F76E4" w:rsidP="002F76E4">
      <w:r>
        <w:t>Fluxo Básico de Eventos:</w:t>
      </w:r>
    </w:p>
    <w:p w14:paraId="6DF471DE" w14:textId="77777777" w:rsidR="002F76E4" w:rsidRDefault="002F76E4" w:rsidP="002F76E4">
      <w:pPr>
        <w:pStyle w:val="ListParagraph"/>
        <w:numPr>
          <w:ilvl w:val="0"/>
          <w:numId w:val="26"/>
        </w:numPr>
      </w:pPr>
      <w:r>
        <w:t>Esse caso de uso começa quando o usuário opta por inserir um novo compromisso;</w:t>
      </w:r>
    </w:p>
    <w:p w14:paraId="3C4E6699" w14:textId="3D710813" w:rsidR="00D155AB" w:rsidRDefault="00D155AB" w:rsidP="002F76E4">
      <w:pPr>
        <w:pStyle w:val="ListParagraph"/>
        <w:numPr>
          <w:ilvl w:val="0"/>
          <w:numId w:val="26"/>
        </w:numPr>
      </w:pPr>
      <w:r>
        <w:t>O sistema redireciona o usuário para o aplicativo de calendário, onde ele fará a criação do compromisso;</w:t>
      </w:r>
    </w:p>
    <w:p w14:paraId="55C151A0" w14:textId="6CBF5EE4" w:rsidR="002F76E4" w:rsidRDefault="002F76E4" w:rsidP="002F76E4">
      <w:pPr>
        <w:pStyle w:val="ListParagraph"/>
        <w:numPr>
          <w:ilvl w:val="0"/>
          <w:numId w:val="26"/>
        </w:numPr>
      </w:pPr>
      <w:r>
        <w:t>O usuário fornece informações como nome do compromisso, data de início e data de término</w:t>
      </w:r>
      <w:r w:rsidR="00D155AB">
        <w:t xml:space="preserve"> ao aplicativo de calendário</w:t>
      </w:r>
      <w:r>
        <w:t>;</w:t>
      </w:r>
    </w:p>
    <w:p w14:paraId="74654A41" w14:textId="72A5C88A" w:rsidR="002F76E4" w:rsidRDefault="002F76E4" w:rsidP="002F76E4">
      <w:pPr>
        <w:pStyle w:val="ListParagraph"/>
        <w:numPr>
          <w:ilvl w:val="0"/>
          <w:numId w:val="26"/>
        </w:numPr>
      </w:pPr>
      <w:r>
        <w:t>O sistema armazena as informações</w:t>
      </w:r>
      <w:r w:rsidR="00D155AB">
        <w:t xml:space="preserve"> recuperadas do aplicativo de calendário</w:t>
      </w:r>
      <w:r>
        <w:t>, confirmando visualmente a inserção do novo compromisso e o caso de uso termina.</w:t>
      </w:r>
    </w:p>
    <w:p w14:paraId="6CDE855D" w14:textId="77777777" w:rsidR="002F76E4" w:rsidRDefault="002F76E4" w:rsidP="002F76E4">
      <w:pPr>
        <w:ind w:firstLine="0"/>
      </w:pPr>
    </w:p>
    <w:p w14:paraId="38542C72" w14:textId="77777777" w:rsidR="002F76E4" w:rsidRDefault="002F76E4" w:rsidP="002F76E4">
      <w:pPr>
        <w:pStyle w:val="Heading3"/>
        <w:numPr>
          <w:ilvl w:val="2"/>
          <w:numId w:val="4"/>
        </w:numPr>
      </w:pPr>
      <w:bookmarkStart w:id="922" w:name="_Toc389058387"/>
      <w:r>
        <w:lastRenderedPageBreak/>
        <w:t xml:space="preserve">Cadastrar usuário do </w:t>
      </w:r>
      <w:r w:rsidRPr="0047129E">
        <w:rPr>
          <w:i/>
        </w:rPr>
        <w:t xml:space="preserve">Google </w:t>
      </w:r>
      <w:proofErr w:type="spellStart"/>
      <w:r w:rsidRPr="0047129E">
        <w:rPr>
          <w:i/>
        </w:rPr>
        <w:t>Calendar</w:t>
      </w:r>
      <w:bookmarkEnd w:id="922"/>
      <w:proofErr w:type="spellEnd"/>
    </w:p>
    <w:p w14:paraId="1039D72D" w14:textId="77777777" w:rsidR="002F76E4" w:rsidRDefault="002F76E4" w:rsidP="002F76E4"/>
    <w:p w14:paraId="160090F3" w14:textId="77777777" w:rsidR="002F76E4" w:rsidRPr="0047129E" w:rsidRDefault="002F76E4" w:rsidP="002F76E4">
      <w:pPr>
        <w:rPr>
          <w:i/>
        </w:rPr>
      </w:pPr>
      <w:r>
        <w:t xml:space="preserve">Precondição: O sistema não possui nenhuma informação de </w:t>
      </w:r>
      <w:proofErr w:type="spellStart"/>
      <w:r w:rsidRPr="0047129E">
        <w:rPr>
          <w:i/>
        </w:rPr>
        <w:t>login</w:t>
      </w:r>
      <w:proofErr w:type="spellEnd"/>
      <w:r>
        <w:t xml:space="preserve"> no </w:t>
      </w:r>
      <w:r w:rsidRPr="0047129E">
        <w:rPr>
          <w:i/>
        </w:rPr>
        <w:t xml:space="preserve">Google </w:t>
      </w:r>
      <w:proofErr w:type="spellStart"/>
      <w:r w:rsidRPr="0047129E">
        <w:rPr>
          <w:i/>
        </w:rPr>
        <w:t>Calendar</w:t>
      </w:r>
      <w:proofErr w:type="spellEnd"/>
    </w:p>
    <w:p w14:paraId="2EC56536" w14:textId="77777777" w:rsidR="002F76E4" w:rsidRDefault="002F76E4" w:rsidP="002F76E4">
      <w:r>
        <w:t xml:space="preserve">Ator principal: Usuário </w:t>
      </w:r>
    </w:p>
    <w:p w14:paraId="65C8A587" w14:textId="77777777" w:rsidR="002F76E4" w:rsidRPr="0047129E" w:rsidRDefault="002F76E4" w:rsidP="002F76E4">
      <w:pPr>
        <w:rPr>
          <w:i/>
        </w:rPr>
      </w:pPr>
      <w:r>
        <w:t xml:space="preserve">Ator Secundário: Sistema do </w:t>
      </w:r>
      <w:r w:rsidRPr="0047129E">
        <w:rPr>
          <w:i/>
        </w:rPr>
        <w:t xml:space="preserve">Google </w:t>
      </w:r>
      <w:proofErr w:type="spellStart"/>
      <w:r w:rsidRPr="0047129E">
        <w:rPr>
          <w:i/>
        </w:rPr>
        <w:t>Calendar</w:t>
      </w:r>
      <w:proofErr w:type="spellEnd"/>
    </w:p>
    <w:p w14:paraId="5D830EDF" w14:textId="77777777" w:rsidR="002F76E4" w:rsidRDefault="002F76E4" w:rsidP="002F76E4">
      <w:r>
        <w:t>Fluxo Básico de Eventos:</w:t>
      </w:r>
    </w:p>
    <w:p w14:paraId="07DE7142" w14:textId="77777777" w:rsidR="002F76E4" w:rsidRDefault="002F76E4" w:rsidP="002F76E4">
      <w:pPr>
        <w:pStyle w:val="ListParagraph"/>
        <w:numPr>
          <w:ilvl w:val="0"/>
          <w:numId w:val="27"/>
        </w:numPr>
      </w:pPr>
      <w:r>
        <w:t xml:space="preserve">Esse caso de uso começa quando o usuário opta por cadastrar suas informações de </w:t>
      </w:r>
      <w:proofErr w:type="spellStart"/>
      <w:r w:rsidRPr="000B1C41">
        <w:rPr>
          <w:i/>
        </w:rPr>
        <w:t>login</w:t>
      </w:r>
      <w:proofErr w:type="spellEnd"/>
      <w:r>
        <w:t xml:space="preserve"> do </w:t>
      </w:r>
      <w:r w:rsidRPr="0047129E">
        <w:rPr>
          <w:i/>
        </w:rPr>
        <w:t xml:space="preserve">Google </w:t>
      </w:r>
      <w:proofErr w:type="spellStart"/>
      <w:r w:rsidRPr="0047129E">
        <w:rPr>
          <w:i/>
        </w:rPr>
        <w:t>Calendar</w:t>
      </w:r>
      <w:proofErr w:type="spellEnd"/>
      <w:r>
        <w:t>;</w:t>
      </w:r>
    </w:p>
    <w:p w14:paraId="7BABA832" w14:textId="77777777" w:rsidR="002F76E4" w:rsidRDefault="002F76E4" w:rsidP="002F76E4">
      <w:pPr>
        <w:pStyle w:val="ListParagraph"/>
        <w:numPr>
          <w:ilvl w:val="0"/>
          <w:numId w:val="27"/>
        </w:numPr>
      </w:pPr>
      <w:r>
        <w:t xml:space="preserve">O sistema solicita o </w:t>
      </w:r>
      <w:proofErr w:type="spellStart"/>
      <w:r w:rsidRPr="000B1C41">
        <w:rPr>
          <w:i/>
        </w:rPr>
        <w:t>login</w:t>
      </w:r>
      <w:proofErr w:type="spellEnd"/>
      <w:r>
        <w:t xml:space="preserve"> e a senha;</w:t>
      </w:r>
    </w:p>
    <w:p w14:paraId="0360815A" w14:textId="77777777" w:rsidR="002F76E4" w:rsidRDefault="002F76E4" w:rsidP="002F76E4">
      <w:pPr>
        <w:pStyle w:val="ListParagraph"/>
        <w:numPr>
          <w:ilvl w:val="0"/>
          <w:numId w:val="27"/>
        </w:numPr>
      </w:pPr>
      <w:r>
        <w:t xml:space="preserve">O usuário preenche as informações de </w:t>
      </w:r>
      <w:proofErr w:type="spellStart"/>
      <w:r w:rsidRPr="000B1C41">
        <w:rPr>
          <w:i/>
        </w:rPr>
        <w:t>login</w:t>
      </w:r>
      <w:proofErr w:type="spellEnd"/>
      <w:r>
        <w:t xml:space="preserve"> e senha;</w:t>
      </w:r>
    </w:p>
    <w:p w14:paraId="284EFE7D" w14:textId="77777777" w:rsidR="002F76E4" w:rsidRDefault="002F76E4" w:rsidP="002F76E4">
      <w:pPr>
        <w:pStyle w:val="ListParagraph"/>
        <w:numPr>
          <w:ilvl w:val="0"/>
          <w:numId w:val="27"/>
        </w:numPr>
      </w:pPr>
      <w:r>
        <w:t xml:space="preserve">O sistema valida as informações de </w:t>
      </w:r>
      <w:proofErr w:type="spellStart"/>
      <w:r w:rsidRPr="000B1C41">
        <w:rPr>
          <w:i/>
        </w:rPr>
        <w:t>login</w:t>
      </w:r>
      <w:proofErr w:type="spellEnd"/>
      <w:r>
        <w:t xml:space="preserve"> no </w:t>
      </w:r>
      <w:r w:rsidRPr="0047129E">
        <w:rPr>
          <w:i/>
        </w:rPr>
        <w:t xml:space="preserve">Google </w:t>
      </w:r>
      <w:proofErr w:type="spellStart"/>
      <w:r w:rsidRPr="0047129E">
        <w:rPr>
          <w:i/>
        </w:rPr>
        <w:t>Calendar</w:t>
      </w:r>
      <w:proofErr w:type="spellEnd"/>
      <w:r>
        <w:rPr>
          <w:i/>
        </w:rPr>
        <w:t>;</w:t>
      </w:r>
    </w:p>
    <w:p w14:paraId="7985BC00" w14:textId="77777777" w:rsidR="002F76E4" w:rsidRDefault="002F76E4" w:rsidP="002F76E4">
      <w:pPr>
        <w:pStyle w:val="ListParagraph"/>
        <w:numPr>
          <w:ilvl w:val="0"/>
          <w:numId w:val="27"/>
        </w:numPr>
      </w:pPr>
      <w:proofErr w:type="gramStart"/>
      <w:r>
        <w:t xml:space="preserve">O </w:t>
      </w:r>
      <w:r w:rsidRPr="0047129E">
        <w:rPr>
          <w:i/>
        </w:rPr>
        <w:t xml:space="preserve">Google </w:t>
      </w:r>
      <w:proofErr w:type="spellStart"/>
      <w:r w:rsidRPr="0047129E">
        <w:rPr>
          <w:i/>
        </w:rPr>
        <w:t>Calendar</w:t>
      </w:r>
      <w:proofErr w:type="spellEnd"/>
      <w:r>
        <w:t xml:space="preserve"> valida de forma positiva</w:t>
      </w:r>
      <w:proofErr w:type="gramEnd"/>
      <w:r>
        <w:t>;</w:t>
      </w:r>
    </w:p>
    <w:p w14:paraId="1A8A4DDA" w14:textId="77777777" w:rsidR="002F76E4" w:rsidRDefault="002F76E4" w:rsidP="002F76E4">
      <w:pPr>
        <w:pStyle w:val="ListParagraph"/>
        <w:numPr>
          <w:ilvl w:val="0"/>
          <w:numId w:val="27"/>
        </w:numPr>
      </w:pPr>
      <w:r>
        <w:t xml:space="preserve">O sistema armazena as informações de </w:t>
      </w:r>
      <w:proofErr w:type="spellStart"/>
      <w:r w:rsidRPr="000B1C41">
        <w:rPr>
          <w:i/>
        </w:rPr>
        <w:t>login</w:t>
      </w:r>
      <w:proofErr w:type="spellEnd"/>
      <w:r>
        <w:t xml:space="preserve"> e o caso de uso termina.</w:t>
      </w:r>
    </w:p>
    <w:p w14:paraId="46D975CB" w14:textId="77777777" w:rsidR="002F76E4" w:rsidRDefault="002F76E4" w:rsidP="002F76E4">
      <w:r>
        <w:t>Fluxo Alternativo:</w:t>
      </w:r>
    </w:p>
    <w:p w14:paraId="1F88BF2B" w14:textId="77777777" w:rsidR="002F76E4" w:rsidRDefault="002F76E4" w:rsidP="002F76E4">
      <w:r>
        <w:t xml:space="preserve">(Falha de </w:t>
      </w:r>
      <w:proofErr w:type="spellStart"/>
      <w:r w:rsidRPr="0047129E">
        <w:rPr>
          <w:i/>
        </w:rPr>
        <w:t>Login</w:t>
      </w:r>
      <w:proofErr w:type="spellEnd"/>
      <w:r w:rsidRPr="0047129E">
        <w:rPr>
          <w:i/>
        </w:rPr>
        <w:t>)</w:t>
      </w:r>
    </w:p>
    <w:p w14:paraId="5C1AA6F7" w14:textId="77777777" w:rsidR="002F76E4" w:rsidRDefault="002F76E4" w:rsidP="002F76E4">
      <w:r>
        <w:t xml:space="preserve">1 – No passo </w:t>
      </w:r>
      <w:proofErr w:type="gramStart"/>
      <w:r>
        <w:t>5</w:t>
      </w:r>
      <w:proofErr w:type="gramEnd"/>
      <w:r>
        <w:t xml:space="preserve">, caso as informações de </w:t>
      </w:r>
      <w:proofErr w:type="spellStart"/>
      <w:r w:rsidRPr="0047129E">
        <w:rPr>
          <w:i/>
        </w:rPr>
        <w:t>Login</w:t>
      </w:r>
      <w:proofErr w:type="spellEnd"/>
      <w:r w:rsidRPr="0047129E">
        <w:rPr>
          <w:i/>
        </w:rPr>
        <w:t xml:space="preserve"> </w:t>
      </w:r>
      <w:r>
        <w:t>sejam inválidas, o sistema exibe mensagem de informações inválidas e retorna para o passo do fluxo básico de eventos.</w:t>
      </w:r>
    </w:p>
    <w:p w14:paraId="0584437A" w14:textId="77777777" w:rsidR="002F76E4" w:rsidRDefault="002F76E4" w:rsidP="002F76E4">
      <w:pPr>
        <w:rPr>
          <w:i/>
        </w:rPr>
      </w:pPr>
      <w:r>
        <w:t xml:space="preserve"> Pós-condição: (Sucesso) O sistema armazenou com sucesso as informações de </w:t>
      </w:r>
      <w:proofErr w:type="spellStart"/>
      <w:r w:rsidRPr="0047129E">
        <w:rPr>
          <w:i/>
        </w:rPr>
        <w:t>login</w:t>
      </w:r>
      <w:proofErr w:type="spellEnd"/>
      <w:r w:rsidRPr="0047129E">
        <w:rPr>
          <w:i/>
        </w:rPr>
        <w:t xml:space="preserve"> </w:t>
      </w:r>
      <w:r>
        <w:t xml:space="preserve">de usuário do </w:t>
      </w:r>
      <w:r w:rsidRPr="0047129E">
        <w:rPr>
          <w:i/>
        </w:rPr>
        <w:t xml:space="preserve">Google </w:t>
      </w:r>
      <w:proofErr w:type="spellStart"/>
      <w:r w:rsidRPr="0047129E">
        <w:rPr>
          <w:i/>
        </w:rPr>
        <w:t>Calen</w:t>
      </w:r>
      <w:r>
        <w:rPr>
          <w:i/>
        </w:rPr>
        <w:t>dar</w:t>
      </w:r>
      <w:proofErr w:type="spellEnd"/>
      <w:r>
        <w:rPr>
          <w:i/>
        </w:rPr>
        <w:t>.</w:t>
      </w:r>
    </w:p>
    <w:p w14:paraId="3E1D4875" w14:textId="77777777" w:rsidR="002F76E4" w:rsidRPr="00B75B71" w:rsidRDefault="002F76E4" w:rsidP="002F76E4">
      <w:pPr>
        <w:ind w:firstLine="0"/>
        <w:rPr>
          <w:i/>
        </w:rPr>
      </w:pPr>
    </w:p>
    <w:p w14:paraId="04717FA2" w14:textId="77777777" w:rsidR="002F76E4" w:rsidRPr="004D2DFB" w:rsidRDefault="002F76E4" w:rsidP="002F76E4">
      <w:pPr>
        <w:pStyle w:val="Heading3"/>
        <w:numPr>
          <w:ilvl w:val="2"/>
          <w:numId w:val="4"/>
        </w:numPr>
      </w:pPr>
      <w:bookmarkStart w:id="923" w:name="_Toc389058388"/>
      <w:r>
        <w:t>Alterar Marcação de Item</w:t>
      </w:r>
      <w:bookmarkEnd w:id="923"/>
    </w:p>
    <w:p w14:paraId="113A1623" w14:textId="77777777" w:rsidR="002F76E4" w:rsidRPr="004D2DFB" w:rsidRDefault="002F76E4" w:rsidP="002F76E4"/>
    <w:p w14:paraId="7C6FFD99" w14:textId="77777777" w:rsidR="002F76E4" w:rsidRPr="004D2DFB" w:rsidRDefault="002F76E4" w:rsidP="002F76E4">
      <w:r w:rsidRPr="004D2DFB">
        <w:t>Precondição: Nenhuma</w:t>
      </w:r>
    </w:p>
    <w:p w14:paraId="6F60E252" w14:textId="77777777" w:rsidR="002F76E4" w:rsidRPr="004D2DFB" w:rsidRDefault="002F76E4" w:rsidP="002F76E4">
      <w:r w:rsidRPr="004D2DFB">
        <w:t>Ator Principal: Usuário</w:t>
      </w:r>
    </w:p>
    <w:p w14:paraId="72D75AD9" w14:textId="77777777" w:rsidR="002F76E4" w:rsidRDefault="002F76E4" w:rsidP="002F76E4">
      <w:r w:rsidRPr="004D2DFB">
        <w:t>Fluxo Básico de Eventos:</w:t>
      </w:r>
    </w:p>
    <w:p w14:paraId="4AC528CC" w14:textId="77777777" w:rsidR="002F76E4" w:rsidRDefault="002F76E4" w:rsidP="002F76E4">
      <w:pPr>
        <w:pStyle w:val="ListParagraph"/>
        <w:numPr>
          <w:ilvl w:val="0"/>
          <w:numId w:val="29"/>
        </w:numPr>
      </w:pPr>
      <w:r>
        <w:t>Esse caso de uso começa quando o usuário opta por alterar a marcação de um item;</w:t>
      </w:r>
    </w:p>
    <w:p w14:paraId="08BAFE98" w14:textId="77777777" w:rsidR="002F76E4" w:rsidRDefault="002F76E4" w:rsidP="002F76E4">
      <w:pPr>
        <w:pStyle w:val="ListParagraph"/>
        <w:numPr>
          <w:ilvl w:val="0"/>
          <w:numId w:val="29"/>
        </w:numPr>
      </w:pPr>
      <w:r>
        <w:t xml:space="preserve">O sistema altera o </w:t>
      </w:r>
      <w:r w:rsidRPr="00776BCA">
        <w:rPr>
          <w:i/>
        </w:rPr>
        <w:t>status</w:t>
      </w:r>
      <w:r>
        <w:t xml:space="preserve"> do item marcado pelo usuário e o caso de uso termina.</w:t>
      </w:r>
    </w:p>
    <w:p w14:paraId="08C5B097" w14:textId="77777777" w:rsidR="002F76E4" w:rsidRDefault="002F76E4" w:rsidP="002F76E4">
      <w:pPr>
        <w:pStyle w:val="Heading3"/>
        <w:numPr>
          <w:ilvl w:val="2"/>
          <w:numId w:val="4"/>
        </w:numPr>
      </w:pPr>
      <w:bookmarkStart w:id="924" w:name="_Toc389058389"/>
      <w:r w:rsidRPr="004D2DFB">
        <w:lastRenderedPageBreak/>
        <w:t>Excluir</w:t>
      </w:r>
      <w:r>
        <w:t xml:space="preserve"> Item</w:t>
      </w:r>
      <w:bookmarkEnd w:id="924"/>
    </w:p>
    <w:p w14:paraId="23143A25" w14:textId="77777777" w:rsidR="002F76E4" w:rsidRDefault="002F76E4" w:rsidP="002F76E4"/>
    <w:p w14:paraId="5A075423" w14:textId="77777777" w:rsidR="002F76E4" w:rsidRDefault="002F76E4" w:rsidP="002F76E4">
      <w:r>
        <w:t xml:space="preserve">Precondição: O usuário deve estar usando uma lista ou ter aberto um </w:t>
      </w:r>
      <w:proofErr w:type="gramStart"/>
      <w:r>
        <w:t>menu</w:t>
      </w:r>
      <w:proofErr w:type="gramEnd"/>
      <w:r>
        <w:t xml:space="preserve"> de opções para o item</w:t>
      </w:r>
    </w:p>
    <w:p w14:paraId="6633B37B" w14:textId="77777777" w:rsidR="002F76E4" w:rsidRDefault="002F76E4" w:rsidP="002F76E4">
      <w:r>
        <w:t>Ator Principal: Usuário;</w:t>
      </w:r>
    </w:p>
    <w:p w14:paraId="68795DAF" w14:textId="77777777" w:rsidR="002F76E4" w:rsidRDefault="002F76E4" w:rsidP="002F76E4">
      <w:r>
        <w:t>Fluxo Básico de Eventos:</w:t>
      </w:r>
    </w:p>
    <w:p w14:paraId="130BE0E9" w14:textId="77777777" w:rsidR="002F76E4" w:rsidRDefault="002F76E4" w:rsidP="002F76E4">
      <w:pPr>
        <w:pStyle w:val="ListParagraph"/>
        <w:numPr>
          <w:ilvl w:val="0"/>
          <w:numId w:val="30"/>
        </w:numPr>
      </w:pPr>
      <w:r>
        <w:t xml:space="preserve">Esse caso de uso começa quando o usuário opta por </w:t>
      </w:r>
      <w:r w:rsidRPr="004D2DFB">
        <w:t>excluir</w:t>
      </w:r>
      <w:r>
        <w:t xml:space="preserve"> um item;</w:t>
      </w:r>
    </w:p>
    <w:p w14:paraId="49C0186B" w14:textId="77777777" w:rsidR="002F76E4" w:rsidRDefault="002F76E4" w:rsidP="002F76E4">
      <w:pPr>
        <w:pStyle w:val="ListParagraph"/>
        <w:numPr>
          <w:ilvl w:val="0"/>
          <w:numId w:val="30"/>
        </w:numPr>
      </w:pPr>
      <w:r>
        <w:t xml:space="preserve"> O sistema exclui o item selecionado e o caso de uso termina.</w:t>
      </w:r>
    </w:p>
    <w:p w14:paraId="6975AF8A" w14:textId="77777777" w:rsidR="002F76E4" w:rsidRDefault="002F76E4" w:rsidP="002F76E4">
      <w:pPr>
        <w:ind w:firstLine="0"/>
      </w:pPr>
    </w:p>
    <w:p w14:paraId="62DC25D6" w14:textId="77777777" w:rsidR="002F76E4" w:rsidRDefault="002F76E4" w:rsidP="002F76E4">
      <w:pPr>
        <w:pStyle w:val="Heading3"/>
        <w:numPr>
          <w:ilvl w:val="2"/>
          <w:numId w:val="4"/>
        </w:numPr>
      </w:pPr>
      <w:bookmarkStart w:id="925" w:name="_Toc389058390"/>
      <w:r>
        <w:t>Criar nova lista</w:t>
      </w:r>
      <w:bookmarkEnd w:id="925"/>
    </w:p>
    <w:p w14:paraId="32A46161" w14:textId="77777777" w:rsidR="002F76E4" w:rsidRDefault="002F76E4" w:rsidP="002F76E4"/>
    <w:p w14:paraId="67388986" w14:textId="77777777" w:rsidR="002F76E4" w:rsidRDefault="002F76E4" w:rsidP="002F76E4">
      <w:r>
        <w:t>Precondição: Nenhuma</w:t>
      </w:r>
    </w:p>
    <w:p w14:paraId="7F00B7DC" w14:textId="77777777" w:rsidR="002F76E4" w:rsidRDefault="002F76E4" w:rsidP="002F76E4">
      <w:r>
        <w:t>Ator Principal: Usuário</w:t>
      </w:r>
    </w:p>
    <w:p w14:paraId="599A7F7C" w14:textId="77777777" w:rsidR="002F76E4" w:rsidRDefault="002F76E4" w:rsidP="002F76E4">
      <w:r>
        <w:t>Fluxo Básico de Eventos:</w:t>
      </w:r>
    </w:p>
    <w:p w14:paraId="1719AEF6" w14:textId="77777777" w:rsidR="002F76E4" w:rsidRDefault="002F76E4" w:rsidP="002F76E4">
      <w:pPr>
        <w:pStyle w:val="ListParagraph"/>
        <w:numPr>
          <w:ilvl w:val="0"/>
          <w:numId w:val="31"/>
        </w:numPr>
      </w:pPr>
      <w:r>
        <w:t>Esse caso de uso começa quando o usuário opta por criar uma nova lista;</w:t>
      </w:r>
    </w:p>
    <w:p w14:paraId="4F59D0F5" w14:textId="77777777" w:rsidR="002F76E4" w:rsidRDefault="002F76E4" w:rsidP="002F76E4">
      <w:pPr>
        <w:pStyle w:val="ListParagraph"/>
        <w:numPr>
          <w:ilvl w:val="0"/>
          <w:numId w:val="31"/>
        </w:numPr>
      </w:pPr>
      <w:r>
        <w:t>O sistema solicita o nome da lista;</w:t>
      </w:r>
    </w:p>
    <w:p w14:paraId="43B22CAF" w14:textId="77777777" w:rsidR="002F76E4" w:rsidRDefault="002F76E4" w:rsidP="002F76E4">
      <w:pPr>
        <w:pStyle w:val="ListParagraph"/>
        <w:numPr>
          <w:ilvl w:val="0"/>
          <w:numId w:val="31"/>
        </w:numPr>
      </w:pPr>
      <w:r>
        <w:t>O usuário fornece o nome da lista que deseja e confirma;</w:t>
      </w:r>
    </w:p>
    <w:p w14:paraId="2568FBB6" w14:textId="77777777" w:rsidR="002F76E4" w:rsidRDefault="002F76E4" w:rsidP="002F76E4">
      <w:pPr>
        <w:pStyle w:val="ListParagraph"/>
        <w:numPr>
          <w:ilvl w:val="0"/>
          <w:numId w:val="31"/>
        </w:numPr>
      </w:pPr>
      <w:r>
        <w:t>O sistema exibe a nova lista e o caso de uso termina.</w:t>
      </w:r>
    </w:p>
    <w:p w14:paraId="478D2931" w14:textId="77777777" w:rsidR="002F76E4" w:rsidRDefault="002F76E4" w:rsidP="002F76E4">
      <w:pPr>
        <w:ind w:firstLine="0"/>
      </w:pPr>
    </w:p>
    <w:p w14:paraId="0D721FDC" w14:textId="77777777" w:rsidR="002F76E4" w:rsidRDefault="002F76E4" w:rsidP="002F76E4">
      <w:pPr>
        <w:pStyle w:val="Heading3"/>
        <w:numPr>
          <w:ilvl w:val="2"/>
          <w:numId w:val="4"/>
        </w:numPr>
      </w:pPr>
      <w:bookmarkStart w:id="926" w:name="_Toc389058391"/>
      <w:proofErr w:type="gramStart"/>
      <w:r>
        <w:t>Deletar</w:t>
      </w:r>
      <w:proofErr w:type="gramEnd"/>
      <w:r>
        <w:t xml:space="preserve"> lista</w:t>
      </w:r>
      <w:bookmarkEnd w:id="926"/>
    </w:p>
    <w:p w14:paraId="6E3CF357" w14:textId="77777777" w:rsidR="002F76E4" w:rsidRDefault="002F76E4" w:rsidP="002F76E4"/>
    <w:p w14:paraId="33504831" w14:textId="77777777" w:rsidR="002F76E4" w:rsidRDefault="002F76E4" w:rsidP="002F76E4">
      <w:r>
        <w:t>Precondição: Nenhuma</w:t>
      </w:r>
    </w:p>
    <w:p w14:paraId="29EE55BF" w14:textId="77777777" w:rsidR="002F76E4" w:rsidRDefault="002F76E4" w:rsidP="002F76E4">
      <w:r>
        <w:t>Ator Principal: Usuário</w:t>
      </w:r>
    </w:p>
    <w:p w14:paraId="375C40FA" w14:textId="77777777" w:rsidR="002F76E4" w:rsidRDefault="002F76E4" w:rsidP="002F76E4">
      <w:r>
        <w:t>Fluxo Básico de Eventos:</w:t>
      </w:r>
    </w:p>
    <w:p w14:paraId="69358053" w14:textId="77777777" w:rsidR="002F76E4" w:rsidRDefault="002F76E4" w:rsidP="002F76E4">
      <w:pPr>
        <w:pStyle w:val="ListParagraph"/>
        <w:numPr>
          <w:ilvl w:val="0"/>
          <w:numId w:val="32"/>
        </w:numPr>
      </w:pPr>
      <w:r>
        <w:t xml:space="preserve">Esse caso de uso começa quando o usuário opta por </w:t>
      </w:r>
      <w:proofErr w:type="gramStart"/>
      <w:r>
        <w:t>deletar</w:t>
      </w:r>
      <w:proofErr w:type="gramEnd"/>
      <w:r>
        <w:t xml:space="preserve"> lista;</w:t>
      </w:r>
    </w:p>
    <w:p w14:paraId="4488D142" w14:textId="77777777" w:rsidR="002F76E4" w:rsidRDefault="002F76E4" w:rsidP="002F76E4">
      <w:pPr>
        <w:pStyle w:val="ListParagraph"/>
        <w:numPr>
          <w:ilvl w:val="0"/>
          <w:numId w:val="32"/>
        </w:numPr>
      </w:pPr>
      <w:r>
        <w:t>O sistema solicita que a opção seja confirmada;</w:t>
      </w:r>
    </w:p>
    <w:p w14:paraId="4FD0BA66" w14:textId="77777777" w:rsidR="002F76E4" w:rsidRDefault="002F76E4" w:rsidP="002F76E4">
      <w:pPr>
        <w:pStyle w:val="ListParagraph"/>
        <w:numPr>
          <w:ilvl w:val="0"/>
          <w:numId w:val="32"/>
        </w:numPr>
      </w:pPr>
      <w:r>
        <w:t>O usuário confirma;</w:t>
      </w:r>
    </w:p>
    <w:p w14:paraId="158BCAB3" w14:textId="77777777" w:rsidR="002F76E4" w:rsidRDefault="002F76E4" w:rsidP="002F76E4">
      <w:pPr>
        <w:pStyle w:val="ListParagraph"/>
        <w:numPr>
          <w:ilvl w:val="0"/>
          <w:numId w:val="32"/>
        </w:numPr>
      </w:pPr>
      <w:r>
        <w:t xml:space="preserve">O sistema </w:t>
      </w:r>
      <w:proofErr w:type="gramStart"/>
      <w:r>
        <w:t>deleta</w:t>
      </w:r>
      <w:proofErr w:type="gramEnd"/>
      <w:r>
        <w:t xml:space="preserve"> a lista e o caso de uso termina.</w:t>
      </w:r>
    </w:p>
    <w:p w14:paraId="2EEC013B" w14:textId="77777777" w:rsidR="002F76E4" w:rsidRPr="00E24565" w:rsidRDefault="002F76E4" w:rsidP="002F76E4">
      <w:pPr>
        <w:ind w:firstLine="0"/>
      </w:pPr>
    </w:p>
    <w:p w14:paraId="2EF803DC" w14:textId="77777777" w:rsidR="002F76E4" w:rsidRDefault="002F76E4" w:rsidP="002F76E4">
      <w:pPr>
        <w:pStyle w:val="Heading3"/>
        <w:numPr>
          <w:ilvl w:val="2"/>
          <w:numId w:val="4"/>
        </w:numPr>
      </w:pPr>
      <w:bookmarkStart w:id="927" w:name="_Toc389058392"/>
      <w:r w:rsidRPr="00691BFD">
        <w:lastRenderedPageBreak/>
        <w:t>Abrir lista</w:t>
      </w:r>
      <w:bookmarkEnd w:id="927"/>
    </w:p>
    <w:p w14:paraId="7BB8D713" w14:textId="77777777" w:rsidR="002F76E4" w:rsidRDefault="002F76E4" w:rsidP="002F76E4"/>
    <w:p w14:paraId="7D1FF107" w14:textId="77777777" w:rsidR="002F76E4" w:rsidRDefault="002F76E4" w:rsidP="002F76E4">
      <w:r>
        <w:t xml:space="preserve">Precondição: O sistema se encontra exibindo o </w:t>
      </w:r>
      <w:proofErr w:type="gramStart"/>
      <w:r>
        <w:t>menu</w:t>
      </w:r>
      <w:proofErr w:type="gramEnd"/>
      <w:r>
        <w:t xml:space="preserve"> principal</w:t>
      </w:r>
    </w:p>
    <w:p w14:paraId="4D6EA6EF" w14:textId="77777777" w:rsidR="002F76E4" w:rsidRDefault="002F76E4" w:rsidP="002F76E4">
      <w:r>
        <w:t>Ator Principal: Usuário</w:t>
      </w:r>
    </w:p>
    <w:p w14:paraId="2906EF60" w14:textId="77777777" w:rsidR="002F76E4" w:rsidRDefault="002F76E4" w:rsidP="002F76E4">
      <w:r>
        <w:t>Fluxo Básico de Eventos:</w:t>
      </w:r>
    </w:p>
    <w:p w14:paraId="0A19F378" w14:textId="77777777" w:rsidR="002F76E4" w:rsidRDefault="002F76E4" w:rsidP="002F76E4"/>
    <w:p w14:paraId="209E01E9" w14:textId="77777777" w:rsidR="002F76E4" w:rsidRDefault="002F76E4" w:rsidP="002F76E4">
      <w:pPr>
        <w:pStyle w:val="ListParagraph"/>
        <w:numPr>
          <w:ilvl w:val="0"/>
          <w:numId w:val="33"/>
        </w:numPr>
      </w:pPr>
      <w:r>
        <w:t>Esse caso de uso começa quando o usuário opta por abrir lista;</w:t>
      </w:r>
    </w:p>
    <w:p w14:paraId="68BC0DC6" w14:textId="77777777" w:rsidR="002F76E4" w:rsidRDefault="002F76E4" w:rsidP="002F76E4">
      <w:pPr>
        <w:pStyle w:val="ListParagraph"/>
        <w:numPr>
          <w:ilvl w:val="0"/>
          <w:numId w:val="33"/>
        </w:numPr>
      </w:pPr>
      <w:r>
        <w:t>O sistema exibe a lista selecionada e o caso de uso termina.</w:t>
      </w:r>
    </w:p>
    <w:p w14:paraId="116965BC" w14:textId="77777777" w:rsidR="002F76E4" w:rsidRDefault="002F76E4" w:rsidP="002F76E4">
      <w:pPr>
        <w:ind w:firstLine="0"/>
      </w:pPr>
    </w:p>
    <w:p w14:paraId="137099FE" w14:textId="77777777" w:rsidR="003030DE" w:rsidRPr="002F76E4" w:rsidRDefault="003030DE">
      <w:pPr>
        <w:pStyle w:val="Heading2"/>
      </w:pPr>
      <w:bookmarkStart w:id="928" w:name="_Toc389058393"/>
      <w:r w:rsidRPr="002F76E4">
        <w:t>ESQUEMA DE BANCO DE DADOS</w:t>
      </w:r>
      <w:bookmarkEnd w:id="928"/>
    </w:p>
    <w:p w14:paraId="61D05DB1" w14:textId="77777777" w:rsidR="003030DE" w:rsidRPr="002F76E4" w:rsidRDefault="003030DE" w:rsidP="003030DE">
      <w:pPr>
        <w:keepNext/>
      </w:pPr>
      <w:r w:rsidRPr="002F76E4">
        <w:rPr>
          <w:noProof/>
          <w:lang w:eastAsia="pt-BR"/>
        </w:rPr>
        <w:drawing>
          <wp:inline distT="0" distB="0" distL="0" distR="0" wp14:anchorId="7448C1DB" wp14:editId="2641EED6">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51873" cy="2334216"/>
                    </a:xfrm>
                    <a:prstGeom prst="rect">
                      <a:avLst/>
                    </a:prstGeom>
                  </pic:spPr>
                </pic:pic>
              </a:graphicData>
            </a:graphic>
          </wp:inline>
        </w:drawing>
      </w:r>
    </w:p>
    <w:p w14:paraId="11A746E4" w14:textId="54EB3E34" w:rsidR="003030DE" w:rsidRDefault="003030DE" w:rsidP="003030DE">
      <w:pPr>
        <w:pStyle w:val="Caption"/>
      </w:pPr>
      <w:bookmarkStart w:id="929" w:name="_Toc389058419"/>
      <w:r w:rsidRPr="002F76E4">
        <w:t xml:space="preserve">FIG. </w:t>
      </w:r>
      <w:r w:rsidR="00A45778">
        <w:fldChar w:fldCharType="begin"/>
      </w:r>
      <w:r w:rsidR="00A45778">
        <w:instrText xml:space="preserve"> STYLEREF 1 \s </w:instrText>
      </w:r>
      <w:r w:rsidR="00A45778">
        <w:fldChar w:fldCharType="separate"/>
      </w:r>
      <w:r w:rsidR="00AA470E">
        <w:rPr>
          <w:noProof/>
        </w:rPr>
        <w:t>7</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2</w:t>
      </w:r>
      <w:r w:rsidR="00A45778">
        <w:fldChar w:fldCharType="end"/>
      </w:r>
      <w:r w:rsidRPr="002F76E4">
        <w:t xml:space="preserve"> – Esquema de banco de dados</w:t>
      </w:r>
      <w:bookmarkEnd w:id="929"/>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205797DC" w14:textId="2FF89322" w:rsidR="007E138D" w:rsidRDefault="0057525B">
      <w:pPr>
        <w:pStyle w:val="Heading2"/>
      </w:pPr>
      <w:bookmarkStart w:id="930" w:name="_Ref389057720"/>
      <w:bookmarkStart w:id="931" w:name="_Toc389058394"/>
      <w:r>
        <w:t>DIAGRAMA DE CLASSES</w:t>
      </w:r>
      <w:bookmarkEnd w:id="930"/>
      <w:bookmarkEnd w:id="931"/>
      <w:r>
        <w:t xml:space="preserve"> </w:t>
      </w:r>
    </w:p>
    <w:p w14:paraId="732BBD51" w14:textId="77777777" w:rsidR="002B5166" w:rsidRDefault="002B5166" w:rsidP="002B5166"/>
    <w:p w14:paraId="41217BAA" w14:textId="77777777" w:rsidR="002C77F2" w:rsidRDefault="002B5166" w:rsidP="002C77F2">
      <w:pPr>
        <w:keepNext/>
      </w:pPr>
      <w:r>
        <w:rPr>
          <w:noProof/>
          <w:lang w:eastAsia="pt-BR"/>
        </w:rPr>
        <w:drawing>
          <wp:inline distT="0" distB="0" distL="0" distR="0" wp14:anchorId="2D2F1670" wp14:editId="28BF6E77">
            <wp:extent cx="6166324" cy="4496937"/>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71508" cy="4500717"/>
                    </a:xfrm>
                    <a:prstGeom prst="rect">
                      <a:avLst/>
                    </a:prstGeom>
                  </pic:spPr>
                </pic:pic>
              </a:graphicData>
            </a:graphic>
          </wp:inline>
        </w:drawing>
      </w:r>
    </w:p>
    <w:p w14:paraId="700AC848" w14:textId="721C8440" w:rsidR="002B5166" w:rsidRDefault="002C77F2" w:rsidP="00A45778">
      <w:pPr>
        <w:pStyle w:val="Subtitle"/>
      </w:pPr>
      <w:bookmarkStart w:id="932" w:name="_Toc389058420"/>
      <w:r>
        <w:t xml:space="preserve">FIG. </w:t>
      </w:r>
      <w:r w:rsidR="00A45778">
        <w:fldChar w:fldCharType="begin"/>
      </w:r>
      <w:r w:rsidR="00A45778">
        <w:instrText xml:space="preserve"> STYLEREF 1 \s </w:instrText>
      </w:r>
      <w:r w:rsidR="00A45778">
        <w:fldChar w:fldCharType="separate"/>
      </w:r>
      <w:r w:rsidR="00AA470E">
        <w:rPr>
          <w:noProof/>
        </w:rPr>
        <w:t>7</w:t>
      </w:r>
      <w:r w:rsidR="00A45778">
        <w:fldChar w:fldCharType="end"/>
      </w:r>
      <w:proofErr w:type="gramStart"/>
      <w:r w:rsidR="00A45778">
        <w:t>.</w:t>
      </w:r>
      <w:proofErr w:type="gramEnd"/>
      <w:r w:rsidR="00A45778">
        <w:fldChar w:fldCharType="begin"/>
      </w:r>
      <w:r w:rsidR="00A45778">
        <w:instrText xml:space="preserve"> SEQ FIG. \* ARABIC \s 1 </w:instrText>
      </w:r>
      <w:r w:rsidR="00A45778">
        <w:fldChar w:fldCharType="separate"/>
      </w:r>
      <w:r w:rsidR="00AA470E">
        <w:rPr>
          <w:noProof/>
        </w:rPr>
        <w:t>3</w:t>
      </w:r>
      <w:r w:rsidR="00A45778">
        <w:fldChar w:fldCharType="end"/>
      </w:r>
      <w:r>
        <w:t xml:space="preserve"> - </w:t>
      </w:r>
      <w:r w:rsidR="00A45778">
        <w:t xml:space="preserve"> Diagrama de classes de projeto (simplificado)</w:t>
      </w:r>
      <w:bookmarkEnd w:id="932"/>
    </w:p>
    <w:p w14:paraId="5CC02FFF" w14:textId="77777777" w:rsidR="002C77F2" w:rsidRDefault="002C77F2" w:rsidP="002B5166"/>
    <w:p w14:paraId="723475CA" w14:textId="77777777" w:rsidR="00A45778" w:rsidRDefault="002C77F2" w:rsidP="00A45778">
      <w:pPr>
        <w:keepNext/>
      </w:pPr>
      <w:r>
        <w:rPr>
          <w:noProof/>
          <w:lang w:eastAsia="pt-BR"/>
        </w:rPr>
        <w:drawing>
          <wp:inline distT="0" distB="0" distL="0" distR="0" wp14:anchorId="03883730" wp14:editId="184A6BB3">
            <wp:extent cx="6294587" cy="502894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298696" cy="5032228"/>
                    </a:xfrm>
                    <a:prstGeom prst="rect">
                      <a:avLst/>
                    </a:prstGeom>
                  </pic:spPr>
                </pic:pic>
              </a:graphicData>
            </a:graphic>
          </wp:inline>
        </w:drawing>
      </w:r>
    </w:p>
    <w:p w14:paraId="53FE329C" w14:textId="6D139356" w:rsidR="002C77F2" w:rsidRPr="002B5166" w:rsidRDefault="00A45778" w:rsidP="00A45778">
      <w:pPr>
        <w:pStyle w:val="Subtitle"/>
      </w:pPr>
      <w:bookmarkStart w:id="933" w:name="_Toc389058421"/>
      <w:r>
        <w:t xml:space="preserve">FIG. </w:t>
      </w:r>
      <w:r>
        <w:fldChar w:fldCharType="begin"/>
      </w:r>
      <w:r>
        <w:instrText xml:space="preserve"> STYLEREF 1 \s </w:instrText>
      </w:r>
      <w:r>
        <w:fldChar w:fldCharType="separate"/>
      </w:r>
      <w:r w:rsidR="00AA470E">
        <w:rPr>
          <w:noProof/>
        </w:rPr>
        <w:t>7</w:t>
      </w:r>
      <w:r>
        <w:fldChar w:fldCharType="end"/>
      </w:r>
      <w:proofErr w:type="gramStart"/>
      <w:r>
        <w:t>.</w:t>
      </w:r>
      <w:proofErr w:type="gramEnd"/>
      <w:r>
        <w:fldChar w:fldCharType="begin"/>
      </w:r>
      <w:r>
        <w:instrText xml:space="preserve"> SEQ FIG. \* ARABIC \s 1 </w:instrText>
      </w:r>
      <w:r>
        <w:fldChar w:fldCharType="separate"/>
      </w:r>
      <w:r w:rsidR="00AA470E">
        <w:rPr>
          <w:noProof/>
        </w:rPr>
        <w:t>4</w:t>
      </w:r>
      <w:r>
        <w:fldChar w:fldCharType="end"/>
      </w:r>
      <w:r>
        <w:t xml:space="preserve"> – Diagrama de classes, com atributos e métodos, sem relacionamentos</w:t>
      </w:r>
      <w:bookmarkEnd w:id="933"/>
      <w:bookmarkEnd w:id="2"/>
    </w:p>
    <w:sectPr w:rsidR="002C77F2" w:rsidRPr="002B5166"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Anasta" w:date="2014-03-26T13:14:00Z" w:initials="A">
    <w:p w14:paraId="4A746062" w14:textId="77777777" w:rsidR="00AA470E" w:rsidRDefault="00AA470E">
      <w:pPr>
        <w:pStyle w:val="CommentText"/>
      </w:pPr>
      <w:r>
        <w:rPr>
          <w:rStyle w:val="CommentReference"/>
        </w:rPr>
        <w:annotationRef/>
      </w:r>
      <w:r>
        <w:t>Raquel disse: “Não achei no texto uma descrição das funcionalidades do aplicativo”</w:t>
      </w:r>
    </w:p>
  </w:comment>
  <w:comment w:id="75" w:author="Anasta" w:date="2014-03-21T15:38:00Z" w:initials="A">
    <w:p w14:paraId="6DA264DE" w14:textId="77777777" w:rsidR="00AA470E" w:rsidRDefault="00AA470E">
      <w:pPr>
        <w:pStyle w:val="CommentText"/>
      </w:pPr>
      <w:r>
        <w:rPr>
          <w:rStyle w:val="CommentReference"/>
        </w:rPr>
        <w:annotationRef/>
      </w:r>
      <w:r>
        <w:t>Precisa descrever melhor, conforme os paços de engenharia... Levantamento de requisitos, análise de requisitos, casos de uso, desenvolvimento, testes...</w:t>
      </w:r>
    </w:p>
  </w:comment>
  <w:comment w:id="170" w:author="Anasta" w:date="2014-05-23T12:12:00Z" w:initials="A">
    <w:p w14:paraId="0A048D9D" w14:textId="77777777" w:rsidR="00AA470E" w:rsidRDefault="00AA470E">
      <w:pPr>
        <w:pStyle w:val="CommentText"/>
      </w:pPr>
      <w:r>
        <w:rPr>
          <w:rStyle w:val="CommentReference"/>
        </w:rPr>
        <w:annotationRef/>
      </w:r>
      <w:r>
        <w:t>referencia</w:t>
      </w:r>
    </w:p>
  </w:comment>
  <w:comment w:id="200" w:author="Anasta" w:date="2014-03-20T16:00:00Z" w:initials="A">
    <w:p w14:paraId="6BB98857" w14:textId="77777777" w:rsidR="00AA470E" w:rsidRDefault="00AA470E" w:rsidP="009450A1">
      <w:pPr>
        <w:pStyle w:val="CommentText"/>
      </w:pPr>
      <w:r>
        <w:rPr>
          <w:rStyle w:val="CommentReference"/>
        </w:rPr>
        <w:annotationRef/>
      </w:r>
      <w:r>
        <w:t>Precisa estar legível na impressão!</w:t>
      </w:r>
    </w:p>
  </w:comment>
  <w:comment w:id="290" w:author="Anasta" w:date="2014-03-20T16:39:00Z" w:initials="A">
    <w:p w14:paraId="47B0564F" w14:textId="77777777" w:rsidR="00AA470E" w:rsidRDefault="00AA470E">
      <w:pPr>
        <w:pStyle w:val="CommentText"/>
      </w:pPr>
      <w:r>
        <w:rPr>
          <w:rStyle w:val="CommentReference"/>
        </w:rPr>
        <w:annotationRef/>
      </w:r>
      <w:r>
        <w:t>Acrescentar algum tópico sobre layouts.</w:t>
      </w:r>
    </w:p>
  </w:comment>
  <w:comment w:id="410" w:author="Anasta" w:date="2014-05-27T21:48:00Z" w:initials="A">
    <w:p w14:paraId="52EBF355" w14:textId="77777777" w:rsidR="00AA470E" w:rsidRDefault="00AA470E" w:rsidP="00CF1F85">
      <w:pPr>
        <w:pStyle w:val="CommentText"/>
      </w:pPr>
      <w:r>
        <w:rPr>
          <w:rStyle w:val="CommentReference"/>
        </w:rPr>
        <w:annotationRef/>
      </w:r>
      <w:r>
        <w:t>Precisa por entre aspas?</w:t>
      </w:r>
    </w:p>
  </w:comment>
  <w:comment w:id="737" w:author="Anasta" w:date="2014-05-23T18:38:00Z" w:initials="A">
    <w:p w14:paraId="40E2ED87" w14:textId="77777777" w:rsidR="00AA470E" w:rsidRDefault="00AA470E" w:rsidP="000F2AA0">
      <w:pPr>
        <w:pStyle w:val="CommentText"/>
      </w:pPr>
      <w:r>
        <w:rPr>
          <w:rStyle w:val="CommentReference"/>
        </w:rPr>
        <w:annotationRef/>
      </w:r>
      <w:r>
        <w:t>Vamos colocar em Inglês ou Português?</w:t>
      </w:r>
    </w:p>
  </w:comment>
  <w:comment w:id="780" w:author="Anasta" w:date="2014-05-26T23:48:00Z" w:initials="A">
    <w:p w14:paraId="5CBF323A" w14:textId="77777777" w:rsidR="00AA470E" w:rsidRDefault="00AA470E" w:rsidP="00D143AC">
      <w:pPr>
        <w:pStyle w:val="CommentText"/>
      </w:pPr>
      <w:r>
        <w:rPr>
          <w:rStyle w:val="CommentReference"/>
        </w:rPr>
        <w:annotationRef/>
      </w:r>
      <w:r>
        <w:t>Isso fica por aqui ou no subtópico de remanejar?</w:t>
      </w:r>
    </w:p>
  </w:comment>
  <w:comment w:id="811" w:author="Anasta" w:date="2014-05-23T23:41:00Z" w:initials="A">
    <w:p w14:paraId="2DF6C146" w14:textId="77777777" w:rsidR="00AA470E" w:rsidRDefault="00AA470E">
      <w:pPr>
        <w:pStyle w:val="CommentText"/>
      </w:pPr>
      <w:r>
        <w:rPr>
          <w:rStyle w:val="CommentReference"/>
        </w:rPr>
        <w:annotationRef/>
      </w:r>
      <w:r>
        <w:t>Termo adequado?</w:t>
      </w:r>
    </w:p>
  </w:comment>
  <w:comment w:id="882" w:author="Anasta" w:date="2014-03-25T22:49:00Z" w:initials="A">
    <w:p w14:paraId="2A51DCC7" w14:textId="77777777" w:rsidR="00AA470E" w:rsidRDefault="00AA470E" w:rsidP="00D36FE5">
      <w:pPr>
        <w:pStyle w:val="CommentText"/>
      </w:pPr>
      <w:r>
        <w:rPr>
          <w:rStyle w:val="CommentReference"/>
        </w:rPr>
        <w:annotationRef/>
      </w:r>
      <w:r>
        <w:t>Lembrando que a referência geral para Android é a Android’’’’’’’’’’’’ (depois ajeitar)</w:t>
      </w:r>
    </w:p>
  </w:comment>
  <w:comment w:id="883" w:author="Anasta" w:date="2014-03-20T17:34:00Z" w:initials="A">
    <w:p w14:paraId="218F7DC2" w14:textId="77777777" w:rsidR="00AA470E" w:rsidRDefault="00AA470E">
      <w:pPr>
        <w:pStyle w:val="CommentText"/>
      </w:pPr>
      <w:r>
        <w:rPr>
          <w:rStyle w:val="CommentReference"/>
        </w:rPr>
        <w:annotationRef/>
      </w:r>
      <w:r>
        <w:t>Em 2005, foi marcado com um circulo. Não o motivo.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746062" w15:done="0"/>
  <w15:commentEx w15:paraId="6DA264DE" w15:done="0"/>
  <w15:commentEx w15:paraId="0A048D9D" w15:done="0"/>
  <w15:commentEx w15:paraId="6BB98857" w15:done="0"/>
  <w15:commentEx w15:paraId="47B0564F" w15:done="0"/>
  <w15:commentEx w15:paraId="52EBF355" w15:done="0"/>
  <w15:commentEx w15:paraId="40E2ED87" w15:done="0"/>
  <w15:commentEx w15:paraId="5CBF323A" w15:done="0"/>
  <w15:commentEx w15:paraId="2DF6C146" w15:done="0"/>
  <w15:commentEx w15:paraId="6E616AFA" w15:done="0"/>
  <w15:commentEx w15:paraId="2A51DCC7" w15:done="0"/>
  <w15:commentEx w15:paraId="218F7D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52778C" w14:textId="77777777" w:rsidR="00AA470E" w:rsidRDefault="00AA470E" w:rsidP="00772634">
      <w:r>
        <w:separator/>
      </w:r>
    </w:p>
  </w:endnote>
  <w:endnote w:type="continuationSeparator" w:id="0">
    <w:p w14:paraId="5DFDE5B6" w14:textId="77777777" w:rsidR="00AA470E" w:rsidRDefault="00AA470E" w:rsidP="00772634">
      <w:r>
        <w:continuationSeparator/>
      </w:r>
    </w:p>
  </w:endnote>
  <w:endnote w:type="continuationNotice" w:id="1">
    <w:p w14:paraId="0AE4A959" w14:textId="77777777" w:rsidR="00AA470E" w:rsidRDefault="00AA470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8F5F37" w14:textId="77777777" w:rsidR="00AA470E" w:rsidRDefault="00AA47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AA470E" w:rsidRDefault="00AA470E"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306288">
      <w:rPr>
        <w:rStyle w:val="PageNumber"/>
        <w:noProof/>
      </w:rPr>
      <w:t>48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C215" w14:textId="77777777" w:rsidR="00AA470E" w:rsidRDefault="00AA470E" w:rsidP="00772634">
      <w:r>
        <w:separator/>
      </w:r>
    </w:p>
  </w:footnote>
  <w:footnote w:type="continuationSeparator" w:id="0">
    <w:p w14:paraId="5C01FD5A" w14:textId="77777777" w:rsidR="00AA470E" w:rsidRDefault="00AA470E" w:rsidP="00772634">
      <w:r>
        <w:continuationSeparator/>
      </w:r>
    </w:p>
  </w:footnote>
  <w:footnote w:type="continuationNotice" w:id="1">
    <w:p w14:paraId="544542A6" w14:textId="77777777" w:rsidR="00AA470E" w:rsidRDefault="00AA470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58166" w14:textId="77777777" w:rsidR="00AA470E" w:rsidRDefault="00AA47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6E5F"/>
    <w:rsid w:val="00106EB8"/>
    <w:rsid w:val="00110BE6"/>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66A9"/>
    <w:rsid w:val="00247113"/>
    <w:rsid w:val="00247659"/>
    <w:rsid w:val="00250917"/>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166"/>
    <w:rsid w:val="002B532D"/>
    <w:rsid w:val="002B73F2"/>
    <w:rsid w:val="002C0110"/>
    <w:rsid w:val="002C0BE1"/>
    <w:rsid w:val="002C159F"/>
    <w:rsid w:val="002C5460"/>
    <w:rsid w:val="002C6E32"/>
    <w:rsid w:val="002C77F2"/>
    <w:rsid w:val="002D1CE7"/>
    <w:rsid w:val="002D24CB"/>
    <w:rsid w:val="002D2738"/>
    <w:rsid w:val="002D2B14"/>
    <w:rsid w:val="002D2BAD"/>
    <w:rsid w:val="002E025B"/>
    <w:rsid w:val="002E32DB"/>
    <w:rsid w:val="002E4A7F"/>
    <w:rsid w:val="002E5236"/>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3142"/>
    <w:rsid w:val="00313A22"/>
    <w:rsid w:val="00315197"/>
    <w:rsid w:val="00315B17"/>
    <w:rsid w:val="00317CB2"/>
    <w:rsid w:val="00320E29"/>
    <w:rsid w:val="00320E4D"/>
    <w:rsid w:val="00324D0C"/>
    <w:rsid w:val="00327721"/>
    <w:rsid w:val="00327B74"/>
    <w:rsid w:val="0033029F"/>
    <w:rsid w:val="00332A3B"/>
    <w:rsid w:val="00332C7D"/>
    <w:rsid w:val="003332E8"/>
    <w:rsid w:val="0033339A"/>
    <w:rsid w:val="003363B7"/>
    <w:rsid w:val="00336621"/>
    <w:rsid w:val="0033738E"/>
    <w:rsid w:val="003406F9"/>
    <w:rsid w:val="00343410"/>
    <w:rsid w:val="00344633"/>
    <w:rsid w:val="00345D8C"/>
    <w:rsid w:val="003509BF"/>
    <w:rsid w:val="00350DF7"/>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0E5A"/>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1B9D"/>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7CA"/>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E26"/>
    <w:rsid w:val="005148A3"/>
    <w:rsid w:val="00515A15"/>
    <w:rsid w:val="005166C4"/>
    <w:rsid w:val="00516CEE"/>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B5264"/>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5D"/>
    <w:rsid w:val="00616F72"/>
    <w:rsid w:val="006214F0"/>
    <w:rsid w:val="0062203D"/>
    <w:rsid w:val="006246B1"/>
    <w:rsid w:val="00634977"/>
    <w:rsid w:val="00636529"/>
    <w:rsid w:val="006365B2"/>
    <w:rsid w:val="0063671F"/>
    <w:rsid w:val="00641C3A"/>
    <w:rsid w:val="00642C12"/>
    <w:rsid w:val="00644B03"/>
    <w:rsid w:val="006510C4"/>
    <w:rsid w:val="00653AE9"/>
    <w:rsid w:val="0065574E"/>
    <w:rsid w:val="00657FE4"/>
    <w:rsid w:val="00664A26"/>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79BE"/>
    <w:rsid w:val="007E138D"/>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12A"/>
    <w:rsid w:val="00837217"/>
    <w:rsid w:val="00837E41"/>
    <w:rsid w:val="008442FC"/>
    <w:rsid w:val="008451EE"/>
    <w:rsid w:val="00850ABD"/>
    <w:rsid w:val="00851F51"/>
    <w:rsid w:val="00852634"/>
    <w:rsid w:val="008539D2"/>
    <w:rsid w:val="008548EC"/>
    <w:rsid w:val="0085733C"/>
    <w:rsid w:val="00857D04"/>
    <w:rsid w:val="00857D75"/>
    <w:rsid w:val="00857F33"/>
    <w:rsid w:val="008604C9"/>
    <w:rsid w:val="00862C8F"/>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247D"/>
    <w:rsid w:val="008924DF"/>
    <w:rsid w:val="00892FA4"/>
    <w:rsid w:val="0089331F"/>
    <w:rsid w:val="008966D4"/>
    <w:rsid w:val="008967D3"/>
    <w:rsid w:val="008A0197"/>
    <w:rsid w:val="008A5918"/>
    <w:rsid w:val="008A7E49"/>
    <w:rsid w:val="008B0ADA"/>
    <w:rsid w:val="008B13AF"/>
    <w:rsid w:val="008B160E"/>
    <w:rsid w:val="008B36E1"/>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67AA"/>
    <w:rsid w:val="008E699C"/>
    <w:rsid w:val="008E69E5"/>
    <w:rsid w:val="008F0874"/>
    <w:rsid w:val="008F0BAA"/>
    <w:rsid w:val="008F13D9"/>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916"/>
    <w:rsid w:val="00965C3F"/>
    <w:rsid w:val="0096639C"/>
    <w:rsid w:val="0096765D"/>
    <w:rsid w:val="009700CF"/>
    <w:rsid w:val="00970632"/>
    <w:rsid w:val="00974A78"/>
    <w:rsid w:val="0097590B"/>
    <w:rsid w:val="00976051"/>
    <w:rsid w:val="00976942"/>
    <w:rsid w:val="00976FD0"/>
    <w:rsid w:val="009779E8"/>
    <w:rsid w:val="0098055F"/>
    <w:rsid w:val="0098506F"/>
    <w:rsid w:val="00985FA2"/>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91E79"/>
    <w:rsid w:val="00A938D7"/>
    <w:rsid w:val="00A979DB"/>
    <w:rsid w:val="00AA0888"/>
    <w:rsid w:val="00AA2035"/>
    <w:rsid w:val="00AA242F"/>
    <w:rsid w:val="00AA470E"/>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0DE7"/>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1D8"/>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AB"/>
    <w:rsid w:val="00D155D8"/>
    <w:rsid w:val="00D15DB9"/>
    <w:rsid w:val="00D164C3"/>
    <w:rsid w:val="00D1682F"/>
    <w:rsid w:val="00D17451"/>
    <w:rsid w:val="00D177E6"/>
    <w:rsid w:val="00D23463"/>
    <w:rsid w:val="00D23AAA"/>
    <w:rsid w:val="00D25DD3"/>
    <w:rsid w:val="00D27F94"/>
    <w:rsid w:val="00D3014F"/>
    <w:rsid w:val="00D30896"/>
    <w:rsid w:val="00D32CF2"/>
    <w:rsid w:val="00D32FF4"/>
    <w:rsid w:val="00D34B19"/>
    <w:rsid w:val="00D35D65"/>
    <w:rsid w:val="00D36FE5"/>
    <w:rsid w:val="00D3788E"/>
    <w:rsid w:val="00D40E12"/>
    <w:rsid w:val="00D52330"/>
    <w:rsid w:val="00D55ABD"/>
    <w:rsid w:val="00D568B1"/>
    <w:rsid w:val="00D57274"/>
    <w:rsid w:val="00D57903"/>
    <w:rsid w:val="00D61F5A"/>
    <w:rsid w:val="00D625EA"/>
    <w:rsid w:val="00D62AB5"/>
    <w:rsid w:val="00D6474F"/>
    <w:rsid w:val="00D6593A"/>
    <w:rsid w:val="00D66A2E"/>
    <w:rsid w:val="00D672EF"/>
    <w:rsid w:val="00D673B8"/>
    <w:rsid w:val="00D67625"/>
    <w:rsid w:val="00D67D6A"/>
    <w:rsid w:val="00D7291E"/>
    <w:rsid w:val="00D75FBE"/>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2C98"/>
    <w:rsid w:val="00EF6EF7"/>
    <w:rsid w:val="00F01242"/>
    <w:rsid w:val="00F01714"/>
    <w:rsid w:val="00F039FF"/>
    <w:rsid w:val="00F04992"/>
    <w:rsid w:val="00F0596B"/>
    <w:rsid w:val="00F05B9E"/>
    <w:rsid w:val="00F05BC7"/>
    <w:rsid w:val="00F07169"/>
    <w:rsid w:val="00F074BD"/>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56D9A"/>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17.png"/><Relationship Id="rId3" Type="http://schemas.openxmlformats.org/officeDocument/2006/relationships/numbering" Target="numbering.xml"/><Relationship Id="rId21" Type="http://schemas.microsoft.com/office/2007/relationships/hdphoto" Target="media/hdphoto2.wdp"/><Relationship Id="rId34" Type="http://schemas.microsoft.com/office/2007/relationships/hdphoto" Target="media/hdphoto8.wdp"/><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6.wdp"/><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microsoft.com/office/2007/relationships/hdphoto" Target="media/hdphoto7.wdp"/><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2.png"/><Relationship Id="rId23" Type="http://schemas.microsoft.com/office/2007/relationships/hdphoto" Target="media/hdphoto3.wdp"/><Relationship Id="rId28" Type="http://schemas.openxmlformats.org/officeDocument/2006/relationships/image" Target="media/image10.png"/><Relationship Id="rId36" Type="http://schemas.microsoft.com/office/2007/relationships/hdphoto" Target="media/hdphoto9.wdp"/><Relationship Id="rId49"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2.png"/><Relationship Id="rId52"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7.png"/><Relationship Id="rId27" Type="http://schemas.microsoft.com/office/2007/relationships/hdphoto" Target="media/hdphoto5.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9</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10</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5</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7</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8</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6</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F9E01A1A-A6A5-4513-AA7C-515CF422175E}">
  <ds:schemaRefs>
    <ds:schemaRef ds:uri="http://schemas.openxmlformats.org/officeDocument/2006/bibliography"/>
  </ds:schemaRefs>
</ds:datastoreItem>
</file>

<file path=customXml/itemProps2.xml><?xml version="1.0" encoding="utf-8"?>
<ds:datastoreItem xmlns:ds="http://schemas.openxmlformats.org/officeDocument/2006/customXml" ds:itemID="{FB51EAEF-00A3-49FC-AD3C-0600C756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6449</TotalTime>
  <Pages>50</Pages>
  <Words>8173</Words>
  <Characters>44139</Characters>
  <Application>Microsoft Office Word</Application>
  <DocSecurity>0</DocSecurity>
  <Lines>367</Lines>
  <Paragraphs>104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52208</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19</cp:revision>
  <cp:lastPrinted>2014-05-28T04:49:00Z</cp:lastPrinted>
  <dcterms:created xsi:type="dcterms:W3CDTF">2012-10-15T23:08:00Z</dcterms:created>
  <dcterms:modified xsi:type="dcterms:W3CDTF">2014-05-28T19:38:00Z</dcterms:modified>
</cp:coreProperties>
</file>