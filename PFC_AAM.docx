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headerReference w:type="default" r:id="rId10"/>
          <w:footerReference w:type="default" r:id="rId1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 xml:space="preserve">Orientador: Prof. Ricardo </w:t>
      </w:r>
      <w:proofErr w:type="spellStart"/>
      <w:r w:rsidRPr="002F76E4">
        <w:t>Choren</w:t>
      </w:r>
      <w:proofErr w:type="spellEnd"/>
      <w:r w:rsidRPr="002F76E4">
        <w:t xml:space="preserve"> </w:t>
      </w:r>
      <w:proofErr w:type="spellStart"/>
      <w:r w:rsidRPr="002F76E4">
        <w:t>Noya</w:t>
      </w:r>
      <w:proofErr w:type="spellEnd"/>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proofErr w:type="gramStart"/>
      <w:r w:rsidRPr="002F76E4">
        <w:lastRenderedPageBreak/>
        <w:t>c2014</w:t>
      </w:r>
      <w:proofErr w:type="gramEnd"/>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 xml:space="preserve">Praça General Tibúrcio, 80 – Praia </w:t>
      </w:r>
      <w:proofErr w:type="gramStart"/>
      <w:r w:rsidRPr="002F76E4">
        <w:t>Vermelha</w:t>
      </w:r>
      <w:proofErr w:type="gramEnd"/>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77777777" w:rsidR="00B30365" w:rsidRPr="002F76E4" w:rsidRDefault="00B30365" w:rsidP="00B30365">
      <w:pPr>
        <w:ind w:firstLine="426"/>
      </w:pPr>
      <w:r w:rsidRPr="002F76E4">
        <w:t xml:space="preserve">Os conceitos expressos neste trabalho são de responsabilidade do(s) </w:t>
      </w:r>
      <w:proofErr w:type="gramStart"/>
      <w:r w:rsidRPr="002F76E4">
        <w:t>autor(</w:t>
      </w:r>
      <w:proofErr w:type="gramEnd"/>
      <w:r w:rsidRPr="002F76E4">
        <w:t>es) e do(s) orientador(es).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 xml:space="preserve">##NÚMERO DE PÁGINAS## p.: </w:t>
      </w:r>
      <w:proofErr w:type="spellStart"/>
      <w:proofErr w:type="gramStart"/>
      <w:r w:rsidRPr="002F76E4">
        <w:t>il</w:t>
      </w:r>
      <w:proofErr w:type="spellEnd"/>
      <w:proofErr w:type="gramEnd"/>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77777777" w:rsidR="00716C06" w:rsidRPr="002F76E4" w:rsidRDefault="00716C06" w:rsidP="00716C06">
      <w:pPr>
        <w:ind w:firstLine="708"/>
      </w:pPr>
      <w:r w:rsidRPr="002F76E4">
        <w:t xml:space="preserve">Orientador: </w:t>
      </w:r>
      <w:proofErr w:type="spellStart"/>
      <w:r w:rsidR="00826BC4" w:rsidRPr="002F76E4">
        <w:t>Prof.Ricardo</w:t>
      </w:r>
      <w:proofErr w:type="spellEnd"/>
      <w:r w:rsidR="00826BC4" w:rsidRPr="002F76E4">
        <w:t xml:space="preserve"> </w:t>
      </w:r>
      <w:proofErr w:type="spellStart"/>
      <w:r w:rsidR="00826BC4" w:rsidRPr="002F76E4">
        <w:t>Choren</w:t>
      </w:r>
      <w:proofErr w:type="spellEnd"/>
      <w:r w:rsidR="00826BC4" w:rsidRPr="002F76E4">
        <w:t xml:space="preserve"> </w:t>
      </w:r>
      <w:proofErr w:type="spellStart"/>
      <w:r w:rsidR="00826BC4" w:rsidRPr="002F76E4">
        <w:t>Noya</w:t>
      </w:r>
      <w:proofErr w:type="spellEnd"/>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 xml:space="preserve">Ricardo </w:t>
      </w:r>
      <w:proofErr w:type="spellStart"/>
      <w:r w:rsidRPr="002F76E4">
        <w:t>Choren</w:t>
      </w:r>
      <w:proofErr w:type="spellEnd"/>
      <w:r w:rsidRPr="002F76E4">
        <w:t xml:space="preserve"> </w:t>
      </w:r>
      <w:proofErr w:type="spellStart"/>
      <w:r w:rsidRPr="002F76E4">
        <w:t>Noya</w:t>
      </w:r>
      <w:proofErr w:type="spellEnd"/>
      <w:r w:rsidRPr="002F76E4">
        <w:t xml:space="preserve">, D.C., do IME – </w:t>
      </w:r>
      <w:proofErr w:type="gramStart"/>
      <w:r w:rsidRPr="002F76E4">
        <w:t>Presidente</w:t>
      </w:r>
      <w:proofErr w:type="gramEnd"/>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w:t>
      </w:r>
      <w:proofErr w:type="spellStart"/>
      <w:proofErr w:type="gramStart"/>
      <w:r w:rsidRPr="002F76E4">
        <w:t>D.</w:t>
      </w:r>
      <w:proofErr w:type="gramEnd"/>
      <w:r w:rsidRPr="002F76E4">
        <w:t>Sc</w:t>
      </w:r>
      <w:proofErr w:type="spellEnd"/>
      <w:r w:rsidRPr="002F76E4">
        <w:t>.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proofErr w:type="gramStart"/>
      <w:r w:rsidRPr="002F76E4">
        <w:t>Prof.</w:t>
      </w:r>
      <w:proofErr w:type="gramEnd"/>
      <w:r w:rsidRPr="002F76E4">
        <w:t xml:space="preserve"> Raquel Coelho Gomes Pinto, </w:t>
      </w:r>
      <w:proofErr w:type="spellStart"/>
      <w:r w:rsidRPr="002F76E4">
        <w:t>D.Sc</w:t>
      </w:r>
      <w:proofErr w:type="spellEnd"/>
      <w:r w:rsidRPr="002F76E4">
        <w:t>.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358027B5" w14:textId="77777777" w:rsidR="00AA470E"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AA470E">
        <w:rPr>
          <w:noProof/>
        </w:rPr>
        <w:t>LISTA DE ILUSTRAÇÕES</w:t>
      </w:r>
      <w:r w:rsidR="00AA470E">
        <w:rPr>
          <w:noProof/>
        </w:rPr>
        <w:tab/>
      </w:r>
      <w:r w:rsidR="00AA470E">
        <w:rPr>
          <w:noProof/>
        </w:rPr>
        <w:fldChar w:fldCharType="begin"/>
      </w:r>
      <w:r w:rsidR="00AA470E">
        <w:rPr>
          <w:noProof/>
        </w:rPr>
        <w:instrText xml:space="preserve"> PAGEREF _Toc389058342 \h </w:instrText>
      </w:r>
      <w:r w:rsidR="00AA470E">
        <w:rPr>
          <w:noProof/>
        </w:rPr>
      </w:r>
      <w:r w:rsidR="00AA470E">
        <w:rPr>
          <w:noProof/>
        </w:rPr>
        <w:fldChar w:fldCharType="separate"/>
      </w:r>
      <w:r w:rsidR="00AA470E">
        <w:rPr>
          <w:noProof/>
        </w:rPr>
        <w:t>5</w:t>
      </w:r>
      <w:r w:rsidR="00AA470E">
        <w:rPr>
          <w:noProof/>
        </w:rPr>
        <w:fldChar w:fldCharType="end"/>
      </w:r>
    </w:p>
    <w:p w14:paraId="108010F7" w14:textId="77777777" w:rsidR="00AA470E" w:rsidRDefault="00AA470E">
      <w:pPr>
        <w:pStyle w:val="TOC1"/>
        <w:tabs>
          <w:tab w:val="right" w:leader="dot" w:pos="9060"/>
        </w:tabs>
        <w:rPr>
          <w:rFonts w:asciiTheme="minorHAnsi" w:eastAsiaTheme="minorEastAsia" w:hAnsiTheme="minorHAnsi" w:cstheme="minorBidi"/>
          <w:b w:val="0"/>
          <w:caps w:val="0"/>
          <w:noProof/>
          <w:kern w:val="0"/>
          <w:sz w:val="22"/>
          <w:lang w:eastAsia="pt-BR"/>
        </w:rPr>
      </w:pPr>
      <w:r w:rsidRPr="00AA470E">
        <w:rPr>
          <w:noProof/>
        </w:rPr>
        <w:t>LISTA DE SIGLAS</w:t>
      </w:r>
      <w:r>
        <w:rPr>
          <w:noProof/>
        </w:rPr>
        <w:tab/>
      </w:r>
      <w:r>
        <w:rPr>
          <w:noProof/>
        </w:rPr>
        <w:fldChar w:fldCharType="begin"/>
      </w:r>
      <w:r>
        <w:rPr>
          <w:noProof/>
        </w:rPr>
        <w:instrText xml:space="preserve"> PAGEREF _Toc389058343 \h </w:instrText>
      </w:r>
      <w:r>
        <w:rPr>
          <w:noProof/>
        </w:rPr>
      </w:r>
      <w:r>
        <w:rPr>
          <w:noProof/>
        </w:rPr>
        <w:fldChar w:fldCharType="separate"/>
      </w:r>
      <w:r>
        <w:rPr>
          <w:noProof/>
        </w:rPr>
        <w:t>7</w:t>
      </w:r>
      <w:r>
        <w:rPr>
          <w:noProof/>
        </w:rPr>
        <w:fldChar w:fldCharType="end"/>
      </w:r>
    </w:p>
    <w:p w14:paraId="1C178EC7"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_Toc389058344 \h </w:instrText>
      </w:r>
      <w:r>
        <w:rPr>
          <w:noProof/>
        </w:rPr>
      </w:r>
      <w:r>
        <w:rPr>
          <w:noProof/>
        </w:rPr>
        <w:fldChar w:fldCharType="separate"/>
      </w:r>
      <w:r>
        <w:rPr>
          <w:noProof/>
        </w:rPr>
        <w:t>10</w:t>
      </w:r>
      <w:r>
        <w:rPr>
          <w:noProof/>
        </w:rPr>
        <w:fldChar w:fldCharType="end"/>
      </w:r>
    </w:p>
    <w:p w14:paraId="4ECD20D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_Toc389058345 \h </w:instrText>
      </w:r>
      <w:r>
        <w:fldChar w:fldCharType="separate"/>
      </w:r>
      <w:r>
        <w:t>10</w:t>
      </w:r>
      <w:r>
        <w:fldChar w:fldCharType="end"/>
      </w:r>
    </w:p>
    <w:p w14:paraId="2E729D72"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_Toc389058346 \h </w:instrText>
      </w:r>
      <w:r>
        <w:fldChar w:fldCharType="separate"/>
      </w:r>
      <w:r>
        <w:t>11</w:t>
      </w:r>
      <w:r>
        <w:fldChar w:fldCharType="end"/>
      </w:r>
    </w:p>
    <w:p w14:paraId="7E0EEC1C"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_Toc389058348 \h </w:instrText>
      </w:r>
      <w:r>
        <w:fldChar w:fldCharType="separate"/>
      </w:r>
      <w:r>
        <w:t>11</w:t>
      </w:r>
      <w:r>
        <w:fldChar w:fldCharType="end"/>
      </w:r>
    </w:p>
    <w:p w14:paraId="1D84FC3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_Toc389058350 \h </w:instrText>
      </w:r>
      <w:r>
        <w:fldChar w:fldCharType="separate"/>
      </w:r>
      <w:r>
        <w:t>11</w:t>
      </w:r>
      <w:r>
        <w:fldChar w:fldCharType="end"/>
      </w:r>
    </w:p>
    <w:p w14:paraId="11CD72A0"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_Toc389058351 \h </w:instrText>
      </w:r>
      <w:r>
        <w:rPr>
          <w:noProof/>
        </w:rPr>
      </w:r>
      <w:r>
        <w:rPr>
          <w:noProof/>
        </w:rPr>
        <w:fldChar w:fldCharType="separate"/>
      </w:r>
      <w:r>
        <w:rPr>
          <w:noProof/>
        </w:rPr>
        <w:t>13</w:t>
      </w:r>
      <w:r>
        <w:rPr>
          <w:noProof/>
        </w:rPr>
        <w:fldChar w:fldCharType="end"/>
      </w:r>
    </w:p>
    <w:p w14:paraId="11B31C06"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_Toc389058353 \h </w:instrText>
      </w:r>
      <w:r>
        <w:fldChar w:fldCharType="separate"/>
      </w:r>
      <w:r>
        <w:t>13</w:t>
      </w:r>
      <w:r>
        <w:fldChar w:fldCharType="end"/>
      </w:r>
    </w:p>
    <w:p w14:paraId="1F46D8F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_Toc389058354 \h </w:instrText>
      </w:r>
      <w:r>
        <w:fldChar w:fldCharType="separate"/>
      </w:r>
      <w:r>
        <w:t>17</w:t>
      </w:r>
      <w:r>
        <w:fldChar w:fldCharType="end"/>
      </w:r>
    </w:p>
    <w:p w14:paraId="7BFF2E55"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_Toc389058355 \h </w:instrText>
      </w:r>
      <w:r>
        <w:rPr>
          <w:noProof/>
        </w:rPr>
      </w:r>
      <w:r>
        <w:rPr>
          <w:noProof/>
        </w:rPr>
        <w:fldChar w:fldCharType="separate"/>
      </w:r>
      <w:r>
        <w:rPr>
          <w:noProof/>
        </w:rPr>
        <w:t>18</w:t>
      </w:r>
      <w:r>
        <w:rPr>
          <w:noProof/>
        </w:rPr>
        <w:fldChar w:fldCharType="end"/>
      </w:r>
    </w:p>
    <w:p w14:paraId="07A17D93"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_Toc389058357 \h </w:instrText>
      </w:r>
      <w:r>
        <w:fldChar w:fldCharType="separate"/>
      </w:r>
      <w:r>
        <w:t>18</w:t>
      </w:r>
      <w:r>
        <w:fldChar w:fldCharType="end"/>
      </w:r>
    </w:p>
    <w:p w14:paraId="595B2C45"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_Toc389058358 \h </w:instrText>
      </w:r>
      <w:r>
        <w:fldChar w:fldCharType="separate"/>
      </w:r>
      <w:r>
        <w:t>19</w:t>
      </w:r>
      <w:r>
        <w:fldChar w:fldCharType="end"/>
      </w:r>
    </w:p>
    <w:p w14:paraId="19BE31EE"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_Toc389058359 \h </w:instrText>
      </w:r>
      <w:r>
        <w:fldChar w:fldCharType="separate"/>
      </w:r>
      <w:r>
        <w:t>23</w:t>
      </w:r>
      <w:r>
        <w:fldChar w:fldCharType="end"/>
      </w:r>
    </w:p>
    <w:p w14:paraId="308E294A"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_Toc389058361 \h </w:instrText>
      </w:r>
      <w:r>
        <w:fldChar w:fldCharType="separate"/>
      </w:r>
      <w:r>
        <w:t>27</w:t>
      </w:r>
      <w:r>
        <w:fldChar w:fldCharType="end"/>
      </w:r>
    </w:p>
    <w:p w14:paraId="58D2CDB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_Toc389058362 \h </w:instrText>
      </w:r>
      <w:r>
        <w:fldChar w:fldCharType="separate"/>
      </w:r>
      <w:r>
        <w:t>30</w:t>
      </w:r>
      <w:r>
        <w:fldChar w:fldCharType="end"/>
      </w:r>
    </w:p>
    <w:p w14:paraId="2A2A59B8"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r>
        <w:rPr>
          <w:noProof/>
        </w:rPr>
        <w:fldChar w:fldCharType="begin"/>
      </w:r>
      <w:r>
        <w:rPr>
          <w:noProof/>
        </w:rPr>
        <w:instrText xml:space="preserve"> PAGEREF _Toc389058368 \h </w:instrText>
      </w:r>
      <w:r>
        <w:rPr>
          <w:noProof/>
        </w:rPr>
      </w:r>
      <w:r>
        <w:rPr>
          <w:noProof/>
        </w:rPr>
        <w:fldChar w:fldCharType="separate"/>
      </w:r>
      <w:r>
        <w:rPr>
          <w:noProof/>
        </w:rPr>
        <w:t>32</w:t>
      </w:r>
      <w:r>
        <w:rPr>
          <w:noProof/>
        </w:rPr>
        <w:fldChar w:fldCharType="end"/>
      </w:r>
    </w:p>
    <w:p w14:paraId="35C0ADD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_Toc389058369 \h </w:instrText>
      </w:r>
      <w:r>
        <w:fldChar w:fldCharType="separate"/>
      </w:r>
      <w:r>
        <w:t>32</w:t>
      </w:r>
      <w:r>
        <w:fldChar w:fldCharType="end"/>
      </w:r>
    </w:p>
    <w:p w14:paraId="3BD96A85"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_Toc389058370 \h </w:instrText>
      </w:r>
      <w:r>
        <w:fldChar w:fldCharType="separate"/>
      </w:r>
      <w:r>
        <w:t>34</w:t>
      </w:r>
      <w:r>
        <w:fldChar w:fldCharType="end"/>
      </w:r>
    </w:p>
    <w:p w14:paraId="1ED83541"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_Toc389058371 \h </w:instrText>
      </w:r>
      <w:r>
        <w:fldChar w:fldCharType="separate"/>
      </w:r>
      <w:r>
        <w:t>36</w:t>
      </w:r>
      <w:r>
        <w:fldChar w:fldCharType="end"/>
      </w:r>
    </w:p>
    <w:p w14:paraId="677FB648"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_Toc389058372 \h </w:instrText>
      </w:r>
      <w:r>
        <w:fldChar w:fldCharType="separate"/>
      </w:r>
      <w:r>
        <w:t>36</w:t>
      </w:r>
      <w:r>
        <w:fldChar w:fldCharType="end"/>
      </w:r>
    </w:p>
    <w:p w14:paraId="2980E6C9"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_Toc389058373 \h </w:instrText>
      </w:r>
      <w:r>
        <w:fldChar w:fldCharType="separate"/>
      </w:r>
      <w:r>
        <w:t>37</w:t>
      </w:r>
      <w:r>
        <w:fldChar w:fldCharType="end"/>
      </w:r>
    </w:p>
    <w:p w14:paraId="512285CF"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_Toc389058374 \h </w:instrText>
      </w:r>
      <w:r>
        <w:rPr>
          <w:noProof/>
        </w:rPr>
      </w:r>
      <w:r>
        <w:rPr>
          <w:noProof/>
        </w:rPr>
        <w:fldChar w:fldCharType="separate"/>
      </w:r>
      <w:r>
        <w:rPr>
          <w:noProof/>
        </w:rPr>
        <w:t>39</w:t>
      </w:r>
      <w:r>
        <w:rPr>
          <w:noProof/>
        </w:rPr>
        <w:fldChar w:fldCharType="end"/>
      </w:r>
    </w:p>
    <w:p w14:paraId="34743968"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_Toc389058375 \h </w:instrText>
      </w:r>
      <w:r>
        <w:rPr>
          <w:noProof/>
        </w:rPr>
      </w:r>
      <w:r>
        <w:rPr>
          <w:noProof/>
        </w:rPr>
        <w:fldChar w:fldCharType="separate"/>
      </w:r>
      <w:r>
        <w:rPr>
          <w:noProof/>
        </w:rPr>
        <w:t>40</w:t>
      </w:r>
      <w:r>
        <w:rPr>
          <w:noProof/>
        </w:rPr>
        <w:fldChar w:fldCharType="end"/>
      </w:r>
    </w:p>
    <w:p w14:paraId="69CB1123"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_Toc389058378 \h </w:instrText>
      </w:r>
      <w:r>
        <w:rPr>
          <w:noProof/>
        </w:rPr>
      </w:r>
      <w:r>
        <w:rPr>
          <w:noProof/>
        </w:rPr>
        <w:fldChar w:fldCharType="separate"/>
      </w:r>
      <w:r>
        <w:rPr>
          <w:noProof/>
        </w:rPr>
        <w:t>42</w:t>
      </w:r>
      <w:r>
        <w:rPr>
          <w:noProof/>
        </w:rPr>
        <w:fldChar w:fldCharType="end"/>
      </w:r>
    </w:p>
    <w:p w14:paraId="2E5D5B0F"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_Toc389058380 \h </w:instrText>
      </w:r>
      <w:r>
        <w:fldChar w:fldCharType="separate"/>
      </w:r>
      <w:r>
        <w:t>42</w:t>
      </w:r>
      <w:r>
        <w:fldChar w:fldCharType="end"/>
      </w:r>
    </w:p>
    <w:p w14:paraId="4E7B252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_Toc389058383 \h </w:instrText>
      </w:r>
      <w:r>
        <w:fldChar w:fldCharType="separate"/>
      </w:r>
      <w:r>
        <w:t>43</w:t>
      </w:r>
      <w:r>
        <w:fldChar w:fldCharType="end"/>
      </w:r>
    </w:p>
    <w:p w14:paraId="654CB5FC"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_Toc389058385 \h </w:instrText>
      </w:r>
      <w:r>
        <w:fldChar w:fldCharType="separate"/>
      </w:r>
      <w:r>
        <w:t>43</w:t>
      </w:r>
      <w:r>
        <w:fldChar w:fldCharType="end"/>
      </w:r>
    </w:p>
    <w:p w14:paraId="4AEE7191"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_Toc389058386 \h </w:instrText>
      </w:r>
      <w:r>
        <w:fldChar w:fldCharType="separate"/>
      </w:r>
      <w:r>
        <w:t>43</w:t>
      </w:r>
      <w:r>
        <w:fldChar w:fldCharType="end"/>
      </w:r>
    </w:p>
    <w:p w14:paraId="3887AC88"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B83303">
        <w:t>Google Calendar</w:t>
      </w:r>
      <w:r>
        <w:tab/>
      </w:r>
      <w:r>
        <w:fldChar w:fldCharType="begin"/>
      </w:r>
      <w:r>
        <w:instrText xml:space="preserve"> PAGEREF _Toc389058387 \h </w:instrText>
      </w:r>
      <w:r>
        <w:fldChar w:fldCharType="separate"/>
      </w:r>
      <w:r>
        <w:t>43</w:t>
      </w:r>
      <w:r>
        <w:fldChar w:fldCharType="end"/>
      </w:r>
    </w:p>
    <w:p w14:paraId="47F2A39D"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_Toc389058388 \h </w:instrText>
      </w:r>
      <w:r>
        <w:fldChar w:fldCharType="separate"/>
      </w:r>
      <w:r>
        <w:t>44</w:t>
      </w:r>
      <w:r>
        <w:fldChar w:fldCharType="end"/>
      </w:r>
    </w:p>
    <w:p w14:paraId="427B9F71"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_Toc389058389 \h </w:instrText>
      </w:r>
      <w:r>
        <w:fldChar w:fldCharType="separate"/>
      </w:r>
      <w:r>
        <w:t>44</w:t>
      </w:r>
      <w:r>
        <w:fldChar w:fldCharType="end"/>
      </w:r>
    </w:p>
    <w:p w14:paraId="1BA090FD"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_Toc389058390 \h </w:instrText>
      </w:r>
      <w:r>
        <w:fldChar w:fldCharType="separate"/>
      </w:r>
      <w:r>
        <w:t>45</w:t>
      </w:r>
      <w:r>
        <w:fldChar w:fldCharType="end"/>
      </w:r>
    </w:p>
    <w:p w14:paraId="79E6F2B4"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_Toc389058391 \h </w:instrText>
      </w:r>
      <w:r>
        <w:fldChar w:fldCharType="separate"/>
      </w:r>
      <w:r>
        <w:t>45</w:t>
      </w:r>
      <w:r>
        <w:fldChar w:fldCharType="end"/>
      </w:r>
    </w:p>
    <w:p w14:paraId="2BF9D775"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_Toc389058392 \h </w:instrText>
      </w:r>
      <w:r>
        <w:fldChar w:fldCharType="separate"/>
      </w:r>
      <w:r>
        <w:t>45</w:t>
      </w:r>
      <w:r>
        <w:fldChar w:fldCharType="end"/>
      </w:r>
    </w:p>
    <w:p w14:paraId="2ACB64EB"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_Toc389058393 \h </w:instrText>
      </w:r>
      <w:r>
        <w:fldChar w:fldCharType="separate"/>
      </w:r>
      <w:r>
        <w:t>46</w:t>
      </w:r>
      <w:r>
        <w:fldChar w:fldCharType="end"/>
      </w:r>
    </w:p>
    <w:p w14:paraId="57EB54C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_Toc389058394 \h </w:instrText>
      </w:r>
      <w:r>
        <w:fldChar w:fldCharType="separate"/>
      </w:r>
      <w:r>
        <w:t>47</w:t>
      </w:r>
      <w:r>
        <w:fldChar w:fldCharType="end"/>
      </w:r>
    </w:p>
    <w:p w14:paraId="291A5142" w14:textId="77777777" w:rsidR="00692DC7" w:rsidRPr="002F76E4" w:rsidRDefault="0088363D" w:rsidP="00772634">
      <w:pPr>
        <w:pStyle w:val="TOC1"/>
        <w:sectPr w:rsidR="00692DC7" w:rsidRPr="002F76E4" w:rsidSect="00FA5DF1">
          <w:footerReference w:type="default" r:id="rId12"/>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58342"/>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6DD813D1" w14:textId="77777777" w:rsidR="00AA470E"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58395" w:history="1">
        <w:r w:rsidR="00AA470E" w:rsidRPr="00114367">
          <w:rPr>
            <w:rStyle w:val="Hyperlink"/>
            <w:noProof/>
          </w:rPr>
          <w:t>FIG. 2.1 - Diagrama do fluxo de trabalho do método GDT [1]</w:t>
        </w:r>
        <w:r w:rsidR="00AA470E">
          <w:rPr>
            <w:noProof/>
            <w:webHidden/>
          </w:rPr>
          <w:tab/>
        </w:r>
        <w:r w:rsidR="00AA470E">
          <w:rPr>
            <w:noProof/>
            <w:webHidden/>
          </w:rPr>
          <w:fldChar w:fldCharType="begin"/>
        </w:r>
        <w:r w:rsidR="00AA470E">
          <w:rPr>
            <w:noProof/>
            <w:webHidden/>
          </w:rPr>
          <w:instrText xml:space="preserve"> PAGEREF _Toc389058395 \h </w:instrText>
        </w:r>
        <w:r w:rsidR="00AA470E">
          <w:rPr>
            <w:noProof/>
            <w:webHidden/>
          </w:rPr>
        </w:r>
        <w:r w:rsidR="00AA470E">
          <w:rPr>
            <w:noProof/>
            <w:webHidden/>
          </w:rPr>
          <w:fldChar w:fldCharType="separate"/>
        </w:r>
        <w:r w:rsidR="00AA470E">
          <w:rPr>
            <w:noProof/>
            <w:webHidden/>
          </w:rPr>
          <w:t>13</w:t>
        </w:r>
        <w:r w:rsidR="00AA470E">
          <w:rPr>
            <w:noProof/>
            <w:webHidden/>
          </w:rPr>
          <w:fldChar w:fldCharType="end"/>
        </w:r>
      </w:hyperlink>
    </w:p>
    <w:p w14:paraId="157D1F9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6" w:history="1">
        <w:r w:rsidRPr="00114367">
          <w:rPr>
            <w:rStyle w:val="Hyperlink"/>
            <w:noProof/>
          </w:rPr>
          <w:t>FIG. 3.1 - Arquitetura do Android [2]</w:t>
        </w:r>
        <w:r>
          <w:rPr>
            <w:noProof/>
            <w:webHidden/>
          </w:rPr>
          <w:tab/>
        </w:r>
        <w:r>
          <w:rPr>
            <w:noProof/>
            <w:webHidden/>
          </w:rPr>
          <w:fldChar w:fldCharType="begin"/>
        </w:r>
        <w:r>
          <w:rPr>
            <w:noProof/>
            <w:webHidden/>
          </w:rPr>
          <w:instrText xml:space="preserve"> PAGEREF _Toc389058396 \h </w:instrText>
        </w:r>
        <w:r>
          <w:rPr>
            <w:noProof/>
            <w:webHidden/>
          </w:rPr>
        </w:r>
        <w:r>
          <w:rPr>
            <w:noProof/>
            <w:webHidden/>
          </w:rPr>
          <w:fldChar w:fldCharType="separate"/>
        </w:r>
        <w:r>
          <w:rPr>
            <w:noProof/>
            <w:webHidden/>
          </w:rPr>
          <w:t>18</w:t>
        </w:r>
        <w:r>
          <w:rPr>
            <w:noProof/>
            <w:webHidden/>
          </w:rPr>
          <w:fldChar w:fldCharType="end"/>
        </w:r>
      </w:hyperlink>
    </w:p>
    <w:p w14:paraId="7C3144E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7" w:history="1">
        <w:r w:rsidRPr="00114367">
          <w:rPr>
            <w:rStyle w:val="Hyperlink"/>
            <w:noProof/>
          </w:rPr>
          <w:t>FIG. 3.2 – Relacionamento entre as Views</w:t>
        </w:r>
        <w:r>
          <w:rPr>
            <w:noProof/>
            <w:webHidden/>
          </w:rPr>
          <w:tab/>
        </w:r>
        <w:r>
          <w:rPr>
            <w:noProof/>
            <w:webHidden/>
          </w:rPr>
          <w:fldChar w:fldCharType="begin"/>
        </w:r>
        <w:r>
          <w:rPr>
            <w:noProof/>
            <w:webHidden/>
          </w:rPr>
          <w:instrText xml:space="preserve"> PAGEREF _Toc389058397 \h </w:instrText>
        </w:r>
        <w:r>
          <w:rPr>
            <w:noProof/>
            <w:webHidden/>
          </w:rPr>
        </w:r>
        <w:r>
          <w:rPr>
            <w:noProof/>
            <w:webHidden/>
          </w:rPr>
          <w:fldChar w:fldCharType="separate"/>
        </w:r>
        <w:r>
          <w:rPr>
            <w:noProof/>
            <w:webHidden/>
          </w:rPr>
          <w:t>19</w:t>
        </w:r>
        <w:r>
          <w:rPr>
            <w:noProof/>
            <w:webHidden/>
          </w:rPr>
          <w:fldChar w:fldCharType="end"/>
        </w:r>
      </w:hyperlink>
    </w:p>
    <w:p w14:paraId="092D77D0"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8" w:history="1">
        <w:r w:rsidRPr="00114367">
          <w:rPr>
            <w:rStyle w:val="Hyperlink"/>
            <w:noProof/>
          </w:rPr>
          <w:t>FIG. 3.3 – Hierarquia de classes para ListView. [3]</w:t>
        </w:r>
        <w:r>
          <w:rPr>
            <w:noProof/>
            <w:webHidden/>
          </w:rPr>
          <w:tab/>
        </w:r>
        <w:r>
          <w:rPr>
            <w:noProof/>
            <w:webHidden/>
          </w:rPr>
          <w:fldChar w:fldCharType="begin"/>
        </w:r>
        <w:r>
          <w:rPr>
            <w:noProof/>
            <w:webHidden/>
          </w:rPr>
          <w:instrText xml:space="preserve"> PAGEREF _Toc389058398 \h </w:instrText>
        </w:r>
        <w:r>
          <w:rPr>
            <w:noProof/>
            <w:webHidden/>
          </w:rPr>
        </w:r>
        <w:r>
          <w:rPr>
            <w:noProof/>
            <w:webHidden/>
          </w:rPr>
          <w:fldChar w:fldCharType="separate"/>
        </w:r>
        <w:r>
          <w:rPr>
            <w:noProof/>
            <w:webHidden/>
          </w:rPr>
          <w:t>20</w:t>
        </w:r>
        <w:r>
          <w:rPr>
            <w:noProof/>
            <w:webHidden/>
          </w:rPr>
          <w:fldChar w:fldCharType="end"/>
        </w:r>
      </w:hyperlink>
    </w:p>
    <w:p w14:paraId="305A2009"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9" w:history="1">
        <w:r w:rsidRPr="00114367">
          <w:rPr>
            <w:rStyle w:val="Hyperlink"/>
            <w:noProof/>
          </w:rPr>
          <w:t>FIG. 3.4 – Assinatura do método getView [3]</w:t>
        </w:r>
        <w:r>
          <w:rPr>
            <w:noProof/>
            <w:webHidden/>
          </w:rPr>
          <w:tab/>
        </w:r>
        <w:r>
          <w:rPr>
            <w:noProof/>
            <w:webHidden/>
          </w:rPr>
          <w:fldChar w:fldCharType="begin"/>
        </w:r>
        <w:r>
          <w:rPr>
            <w:noProof/>
            <w:webHidden/>
          </w:rPr>
          <w:instrText xml:space="preserve"> PAGEREF _Toc389058399 \h </w:instrText>
        </w:r>
        <w:r>
          <w:rPr>
            <w:noProof/>
            <w:webHidden/>
          </w:rPr>
        </w:r>
        <w:r>
          <w:rPr>
            <w:noProof/>
            <w:webHidden/>
          </w:rPr>
          <w:fldChar w:fldCharType="separate"/>
        </w:r>
        <w:r>
          <w:rPr>
            <w:noProof/>
            <w:webHidden/>
          </w:rPr>
          <w:t>21</w:t>
        </w:r>
        <w:r>
          <w:rPr>
            <w:noProof/>
            <w:webHidden/>
          </w:rPr>
          <w:fldChar w:fldCharType="end"/>
        </w:r>
      </w:hyperlink>
    </w:p>
    <w:p w14:paraId="0C8BB8F6"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0" w:history="1">
        <w:r w:rsidRPr="00114367">
          <w:rPr>
            <w:rStyle w:val="Hyperlink"/>
            <w:noProof/>
          </w:rPr>
          <w:t>FIG. 3.5 – Hierarquia de classes do TextView [3].</w:t>
        </w:r>
        <w:r>
          <w:rPr>
            <w:noProof/>
            <w:webHidden/>
          </w:rPr>
          <w:tab/>
        </w:r>
        <w:r>
          <w:rPr>
            <w:noProof/>
            <w:webHidden/>
          </w:rPr>
          <w:fldChar w:fldCharType="begin"/>
        </w:r>
        <w:r>
          <w:rPr>
            <w:noProof/>
            <w:webHidden/>
          </w:rPr>
          <w:instrText xml:space="preserve"> PAGEREF _Toc389058400 \h </w:instrText>
        </w:r>
        <w:r>
          <w:rPr>
            <w:noProof/>
            <w:webHidden/>
          </w:rPr>
        </w:r>
        <w:r>
          <w:rPr>
            <w:noProof/>
            <w:webHidden/>
          </w:rPr>
          <w:fldChar w:fldCharType="separate"/>
        </w:r>
        <w:r>
          <w:rPr>
            <w:noProof/>
            <w:webHidden/>
          </w:rPr>
          <w:t>21</w:t>
        </w:r>
        <w:r>
          <w:rPr>
            <w:noProof/>
            <w:webHidden/>
          </w:rPr>
          <w:fldChar w:fldCharType="end"/>
        </w:r>
      </w:hyperlink>
    </w:p>
    <w:p w14:paraId="674377FA"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1" w:history="1">
        <w:r w:rsidRPr="00114367">
          <w:rPr>
            <w:rStyle w:val="Hyperlink"/>
            <w:noProof/>
          </w:rPr>
          <w:t>FIG. 3.6 – Hierarquia de classes do TextView [3].</w:t>
        </w:r>
        <w:r>
          <w:rPr>
            <w:noProof/>
            <w:webHidden/>
          </w:rPr>
          <w:tab/>
        </w:r>
        <w:r>
          <w:rPr>
            <w:noProof/>
            <w:webHidden/>
          </w:rPr>
          <w:fldChar w:fldCharType="begin"/>
        </w:r>
        <w:r>
          <w:rPr>
            <w:noProof/>
            <w:webHidden/>
          </w:rPr>
          <w:instrText xml:space="preserve"> PAGEREF _Toc389058401 \h </w:instrText>
        </w:r>
        <w:r>
          <w:rPr>
            <w:noProof/>
            <w:webHidden/>
          </w:rPr>
        </w:r>
        <w:r>
          <w:rPr>
            <w:noProof/>
            <w:webHidden/>
          </w:rPr>
          <w:fldChar w:fldCharType="separate"/>
        </w:r>
        <w:r>
          <w:rPr>
            <w:noProof/>
            <w:webHidden/>
          </w:rPr>
          <w:t>21</w:t>
        </w:r>
        <w:r>
          <w:rPr>
            <w:noProof/>
            <w:webHidden/>
          </w:rPr>
          <w:fldChar w:fldCharType="end"/>
        </w:r>
      </w:hyperlink>
    </w:p>
    <w:p w14:paraId="225E9E0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2" w:history="1">
        <w:r w:rsidRPr="00114367">
          <w:rPr>
            <w:rStyle w:val="Hyperlink"/>
            <w:noProof/>
          </w:rPr>
          <w:t xml:space="preserve">FIG. 3.7 – Hierarquia de classes do </w:t>
        </w:r>
        <w:r w:rsidRPr="00114367">
          <w:rPr>
            <w:rStyle w:val="Hyperlink"/>
            <w:i/>
            <w:noProof/>
          </w:rPr>
          <w:t>ContentProvider</w:t>
        </w:r>
        <w:r w:rsidRPr="00114367">
          <w:rPr>
            <w:rStyle w:val="Hyperlink"/>
            <w:noProof/>
          </w:rPr>
          <w:t xml:space="preserve"> [3]</w:t>
        </w:r>
        <w:r>
          <w:rPr>
            <w:noProof/>
            <w:webHidden/>
          </w:rPr>
          <w:tab/>
        </w:r>
        <w:r>
          <w:rPr>
            <w:noProof/>
            <w:webHidden/>
          </w:rPr>
          <w:fldChar w:fldCharType="begin"/>
        </w:r>
        <w:r>
          <w:rPr>
            <w:noProof/>
            <w:webHidden/>
          </w:rPr>
          <w:instrText xml:space="preserve"> PAGEREF _Toc389058402 \h </w:instrText>
        </w:r>
        <w:r>
          <w:rPr>
            <w:noProof/>
            <w:webHidden/>
          </w:rPr>
        </w:r>
        <w:r>
          <w:rPr>
            <w:noProof/>
            <w:webHidden/>
          </w:rPr>
          <w:fldChar w:fldCharType="separate"/>
        </w:r>
        <w:r>
          <w:rPr>
            <w:noProof/>
            <w:webHidden/>
          </w:rPr>
          <w:t>22</w:t>
        </w:r>
        <w:r>
          <w:rPr>
            <w:noProof/>
            <w:webHidden/>
          </w:rPr>
          <w:fldChar w:fldCharType="end"/>
        </w:r>
      </w:hyperlink>
    </w:p>
    <w:p w14:paraId="22E0E462"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3" w:history="1">
        <w:r w:rsidRPr="00114367">
          <w:rPr>
            <w:rStyle w:val="Hyperlink"/>
            <w:noProof/>
          </w:rPr>
          <w:t xml:space="preserve">FIG. 3.8 – Hierarquia de classes do </w:t>
        </w:r>
        <w:r w:rsidRPr="00114367">
          <w:rPr>
            <w:rStyle w:val="Hyperlink"/>
            <w:i/>
            <w:noProof/>
          </w:rPr>
          <w:t>Application</w:t>
        </w:r>
        <w:r>
          <w:rPr>
            <w:noProof/>
            <w:webHidden/>
          </w:rPr>
          <w:tab/>
        </w:r>
        <w:r>
          <w:rPr>
            <w:noProof/>
            <w:webHidden/>
          </w:rPr>
          <w:fldChar w:fldCharType="begin"/>
        </w:r>
        <w:r>
          <w:rPr>
            <w:noProof/>
            <w:webHidden/>
          </w:rPr>
          <w:instrText xml:space="preserve"> PAGEREF _Toc389058403 \h </w:instrText>
        </w:r>
        <w:r>
          <w:rPr>
            <w:noProof/>
            <w:webHidden/>
          </w:rPr>
        </w:r>
        <w:r>
          <w:rPr>
            <w:noProof/>
            <w:webHidden/>
          </w:rPr>
          <w:fldChar w:fldCharType="separate"/>
        </w:r>
        <w:r>
          <w:rPr>
            <w:noProof/>
            <w:webHidden/>
          </w:rPr>
          <w:t>23</w:t>
        </w:r>
        <w:r>
          <w:rPr>
            <w:noProof/>
            <w:webHidden/>
          </w:rPr>
          <w:fldChar w:fldCharType="end"/>
        </w:r>
      </w:hyperlink>
    </w:p>
    <w:p w14:paraId="28A650C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4" w:history="1">
        <w:r w:rsidRPr="00114367">
          <w:rPr>
            <w:rStyle w:val="Hyperlink"/>
            <w:noProof/>
          </w:rPr>
          <w:t xml:space="preserve">FIG. 3.9 – Hierarquia de classes do </w:t>
        </w:r>
        <w:r w:rsidRPr="00114367">
          <w:rPr>
            <w:rStyle w:val="Hyperlink"/>
            <w:i/>
            <w:noProof/>
          </w:rPr>
          <w:t>Context</w:t>
        </w:r>
        <w:r>
          <w:rPr>
            <w:noProof/>
            <w:webHidden/>
          </w:rPr>
          <w:tab/>
        </w:r>
        <w:r>
          <w:rPr>
            <w:noProof/>
            <w:webHidden/>
          </w:rPr>
          <w:fldChar w:fldCharType="begin"/>
        </w:r>
        <w:r>
          <w:rPr>
            <w:noProof/>
            <w:webHidden/>
          </w:rPr>
          <w:instrText xml:space="preserve"> PAGEREF _Toc389058404 \h </w:instrText>
        </w:r>
        <w:r>
          <w:rPr>
            <w:noProof/>
            <w:webHidden/>
          </w:rPr>
        </w:r>
        <w:r>
          <w:rPr>
            <w:noProof/>
            <w:webHidden/>
          </w:rPr>
          <w:fldChar w:fldCharType="separate"/>
        </w:r>
        <w:r>
          <w:rPr>
            <w:noProof/>
            <w:webHidden/>
          </w:rPr>
          <w:t>24</w:t>
        </w:r>
        <w:r>
          <w:rPr>
            <w:noProof/>
            <w:webHidden/>
          </w:rPr>
          <w:fldChar w:fldCharType="end"/>
        </w:r>
      </w:hyperlink>
    </w:p>
    <w:p w14:paraId="0F75BF9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5" w:history="1">
        <w:r w:rsidRPr="00114367">
          <w:rPr>
            <w:rStyle w:val="Hyperlink"/>
            <w:noProof/>
          </w:rPr>
          <w:t xml:space="preserve">FIG. 3.10 – Componentes para funcionamento do </w:t>
        </w:r>
        <w:r w:rsidRPr="00114367">
          <w:rPr>
            <w:rStyle w:val="Hyperlink"/>
            <w:i/>
            <w:noProof/>
          </w:rPr>
          <w:t xml:space="preserve">Android </w:t>
        </w:r>
        <w:r w:rsidRPr="00114367">
          <w:rPr>
            <w:rStyle w:val="Hyperlink"/>
            <w:noProof/>
          </w:rPr>
          <w:t>[6]</w:t>
        </w:r>
        <w:r>
          <w:rPr>
            <w:noProof/>
            <w:webHidden/>
          </w:rPr>
          <w:tab/>
        </w:r>
        <w:r>
          <w:rPr>
            <w:noProof/>
            <w:webHidden/>
          </w:rPr>
          <w:fldChar w:fldCharType="begin"/>
        </w:r>
        <w:r>
          <w:rPr>
            <w:noProof/>
            <w:webHidden/>
          </w:rPr>
          <w:instrText xml:space="preserve"> PAGEREF _Toc389058405 \h </w:instrText>
        </w:r>
        <w:r>
          <w:rPr>
            <w:noProof/>
            <w:webHidden/>
          </w:rPr>
        </w:r>
        <w:r>
          <w:rPr>
            <w:noProof/>
            <w:webHidden/>
          </w:rPr>
          <w:fldChar w:fldCharType="separate"/>
        </w:r>
        <w:r>
          <w:rPr>
            <w:noProof/>
            <w:webHidden/>
          </w:rPr>
          <w:t>25</w:t>
        </w:r>
        <w:r>
          <w:rPr>
            <w:noProof/>
            <w:webHidden/>
          </w:rPr>
          <w:fldChar w:fldCharType="end"/>
        </w:r>
      </w:hyperlink>
    </w:p>
    <w:p w14:paraId="33437013"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6" w:history="1">
        <w:r w:rsidRPr="00114367">
          <w:rPr>
            <w:rStyle w:val="Hyperlink"/>
            <w:noProof/>
          </w:rPr>
          <w:t xml:space="preserve">FIG. 3.11 – Hierarquia de classes do </w:t>
        </w:r>
        <w:r w:rsidRPr="00114367">
          <w:rPr>
            <w:rStyle w:val="Hyperlink"/>
            <w:i/>
            <w:noProof/>
          </w:rPr>
          <w:t>SQLiteDatabase</w:t>
        </w:r>
        <w:r>
          <w:rPr>
            <w:noProof/>
            <w:webHidden/>
          </w:rPr>
          <w:tab/>
        </w:r>
        <w:r>
          <w:rPr>
            <w:noProof/>
            <w:webHidden/>
          </w:rPr>
          <w:fldChar w:fldCharType="begin"/>
        </w:r>
        <w:r>
          <w:rPr>
            <w:noProof/>
            <w:webHidden/>
          </w:rPr>
          <w:instrText xml:space="preserve"> PAGEREF _Toc389058406 \h </w:instrText>
        </w:r>
        <w:r>
          <w:rPr>
            <w:noProof/>
            <w:webHidden/>
          </w:rPr>
        </w:r>
        <w:r>
          <w:rPr>
            <w:noProof/>
            <w:webHidden/>
          </w:rPr>
          <w:fldChar w:fldCharType="separate"/>
        </w:r>
        <w:r>
          <w:rPr>
            <w:noProof/>
            <w:webHidden/>
          </w:rPr>
          <w:t>27</w:t>
        </w:r>
        <w:r>
          <w:rPr>
            <w:noProof/>
            <w:webHidden/>
          </w:rPr>
          <w:fldChar w:fldCharType="end"/>
        </w:r>
      </w:hyperlink>
    </w:p>
    <w:p w14:paraId="3D2F648A"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7" w:history="1">
        <w:r w:rsidRPr="00114367">
          <w:rPr>
            <w:rStyle w:val="Hyperlink"/>
            <w:noProof/>
          </w:rPr>
          <w:t xml:space="preserve">FIG. 3.12 – Hierarquia de classes do </w:t>
        </w:r>
        <w:r w:rsidRPr="00114367">
          <w:rPr>
            <w:rStyle w:val="Hyperlink"/>
            <w:i/>
            <w:noProof/>
          </w:rPr>
          <w:t>SQLiteOpenHelper</w:t>
        </w:r>
        <w:r>
          <w:rPr>
            <w:noProof/>
            <w:webHidden/>
          </w:rPr>
          <w:tab/>
        </w:r>
        <w:r>
          <w:rPr>
            <w:noProof/>
            <w:webHidden/>
          </w:rPr>
          <w:fldChar w:fldCharType="begin"/>
        </w:r>
        <w:r>
          <w:rPr>
            <w:noProof/>
            <w:webHidden/>
          </w:rPr>
          <w:instrText xml:space="preserve"> PAGEREF _Toc389058407 \h </w:instrText>
        </w:r>
        <w:r>
          <w:rPr>
            <w:noProof/>
            <w:webHidden/>
          </w:rPr>
        </w:r>
        <w:r>
          <w:rPr>
            <w:noProof/>
            <w:webHidden/>
          </w:rPr>
          <w:fldChar w:fldCharType="separate"/>
        </w:r>
        <w:r>
          <w:rPr>
            <w:noProof/>
            <w:webHidden/>
          </w:rPr>
          <w:t>28</w:t>
        </w:r>
        <w:r>
          <w:rPr>
            <w:noProof/>
            <w:webHidden/>
          </w:rPr>
          <w:fldChar w:fldCharType="end"/>
        </w:r>
      </w:hyperlink>
    </w:p>
    <w:p w14:paraId="5E30E197"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8" w:history="1">
        <w:r w:rsidRPr="00114367">
          <w:rPr>
            <w:rStyle w:val="Hyperlink"/>
            <w:noProof/>
          </w:rPr>
          <w:t xml:space="preserve">FIG. 3.13 – Hierarquia de classes do </w:t>
        </w:r>
        <w:r w:rsidRPr="00114367">
          <w:rPr>
            <w:rStyle w:val="Hyperlink"/>
            <w:i/>
            <w:noProof/>
          </w:rPr>
          <w:t>SQLiteCursor</w:t>
        </w:r>
        <w:r>
          <w:rPr>
            <w:noProof/>
            <w:webHidden/>
          </w:rPr>
          <w:tab/>
        </w:r>
        <w:r>
          <w:rPr>
            <w:noProof/>
            <w:webHidden/>
          </w:rPr>
          <w:fldChar w:fldCharType="begin"/>
        </w:r>
        <w:r>
          <w:rPr>
            <w:noProof/>
            <w:webHidden/>
          </w:rPr>
          <w:instrText xml:space="preserve"> PAGEREF _Toc389058408 \h </w:instrText>
        </w:r>
        <w:r>
          <w:rPr>
            <w:noProof/>
            <w:webHidden/>
          </w:rPr>
        </w:r>
        <w:r>
          <w:rPr>
            <w:noProof/>
            <w:webHidden/>
          </w:rPr>
          <w:fldChar w:fldCharType="separate"/>
        </w:r>
        <w:r>
          <w:rPr>
            <w:noProof/>
            <w:webHidden/>
          </w:rPr>
          <w:t>28</w:t>
        </w:r>
        <w:r>
          <w:rPr>
            <w:noProof/>
            <w:webHidden/>
          </w:rPr>
          <w:fldChar w:fldCharType="end"/>
        </w:r>
      </w:hyperlink>
    </w:p>
    <w:p w14:paraId="144B476F"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9" w:history="1">
        <w:r w:rsidRPr="00114367">
          <w:rPr>
            <w:rStyle w:val="Hyperlink"/>
            <w:noProof/>
          </w:rPr>
          <w:t xml:space="preserve">FIG. 3.14 – </w:t>
        </w:r>
        <w:r w:rsidRPr="00114367">
          <w:rPr>
            <w:rStyle w:val="Hyperlink"/>
            <w:i/>
            <w:noProof/>
          </w:rPr>
          <w:t>Calendar Provider data model</w:t>
        </w:r>
        <w:r w:rsidRPr="00114367">
          <w:rPr>
            <w:rStyle w:val="Hyperlink"/>
            <w:noProof/>
          </w:rPr>
          <w:t xml:space="preserve"> [7].</w:t>
        </w:r>
        <w:r>
          <w:rPr>
            <w:noProof/>
            <w:webHidden/>
          </w:rPr>
          <w:tab/>
        </w:r>
        <w:r>
          <w:rPr>
            <w:noProof/>
            <w:webHidden/>
          </w:rPr>
          <w:fldChar w:fldCharType="begin"/>
        </w:r>
        <w:r>
          <w:rPr>
            <w:noProof/>
            <w:webHidden/>
          </w:rPr>
          <w:instrText xml:space="preserve"> PAGEREF _Toc389058409 \h </w:instrText>
        </w:r>
        <w:r>
          <w:rPr>
            <w:noProof/>
            <w:webHidden/>
          </w:rPr>
        </w:r>
        <w:r>
          <w:rPr>
            <w:noProof/>
            <w:webHidden/>
          </w:rPr>
          <w:fldChar w:fldCharType="separate"/>
        </w:r>
        <w:r>
          <w:rPr>
            <w:noProof/>
            <w:webHidden/>
          </w:rPr>
          <w:t>30</w:t>
        </w:r>
        <w:r>
          <w:rPr>
            <w:noProof/>
            <w:webHidden/>
          </w:rPr>
          <w:fldChar w:fldCharType="end"/>
        </w:r>
      </w:hyperlink>
    </w:p>
    <w:p w14:paraId="27001E2E"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0" w:history="1">
        <w:r w:rsidRPr="00114367">
          <w:rPr>
            <w:rStyle w:val="Hyperlink"/>
            <w:noProof/>
          </w:rPr>
          <w:t>FIG. 4.1 – Tela inicial</w:t>
        </w:r>
        <w:r>
          <w:rPr>
            <w:noProof/>
            <w:webHidden/>
          </w:rPr>
          <w:tab/>
        </w:r>
        <w:r>
          <w:rPr>
            <w:noProof/>
            <w:webHidden/>
          </w:rPr>
          <w:fldChar w:fldCharType="begin"/>
        </w:r>
        <w:r>
          <w:rPr>
            <w:noProof/>
            <w:webHidden/>
          </w:rPr>
          <w:instrText xml:space="preserve"> PAGEREF _Toc389058410 \h </w:instrText>
        </w:r>
        <w:r>
          <w:rPr>
            <w:noProof/>
            <w:webHidden/>
          </w:rPr>
        </w:r>
        <w:r>
          <w:rPr>
            <w:noProof/>
            <w:webHidden/>
          </w:rPr>
          <w:fldChar w:fldCharType="separate"/>
        </w:r>
        <w:r>
          <w:rPr>
            <w:noProof/>
            <w:webHidden/>
          </w:rPr>
          <w:t>32</w:t>
        </w:r>
        <w:r>
          <w:rPr>
            <w:noProof/>
            <w:webHidden/>
          </w:rPr>
          <w:fldChar w:fldCharType="end"/>
        </w:r>
      </w:hyperlink>
    </w:p>
    <w:p w14:paraId="4A928EAC"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1" w:history="1">
        <w:r w:rsidRPr="00114367">
          <w:rPr>
            <w:rStyle w:val="Hyperlink"/>
            <w:noProof/>
          </w:rPr>
          <w:t>FIG. 4.2 – Uma lista aberta</w:t>
        </w:r>
        <w:r>
          <w:rPr>
            <w:noProof/>
            <w:webHidden/>
          </w:rPr>
          <w:tab/>
        </w:r>
        <w:r>
          <w:rPr>
            <w:noProof/>
            <w:webHidden/>
          </w:rPr>
          <w:fldChar w:fldCharType="begin"/>
        </w:r>
        <w:r>
          <w:rPr>
            <w:noProof/>
            <w:webHidden/>
          </w:rPr>
          <w:instrText xml:space="preserve"> PAGEREF _Toc389058411 \h </w:instrText>
        </w:r>
        <w:r>
          <w:rPr>
            <w:noProof/>
            <w:webHidden/>
          </w:rPr>
        </w:r>
        <w:r>
          <w:rPr>
            <w:noProof/>
            <w:webHidden/>
          </w:rPr>
          <w:fldChar w:fldCharType="separate"/>
        </w:r>
        <w:r>
          <w:rPr>
            <w:noProof/>
            <w:webHidden/>
          </w:rPr>
          <w:t>32</w:t>
        </w:r>
        <w:r>
          <w:rPr>
            <w:noProof/>
            <w:webHidden/>
          </w:rPr>
          <w:fldChar w:fldCharType="end"/>
        </w:r>
      </w:hyperlink>
    </w:p>
    <w:p w14:paraId="73782CA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2" w:history="1">
        <w:r w:rsidRPr="00114367">
          <w:rPr>
            <w:rStyle w:val="Hyperlink"/>
            <w:noProof/>
          </w:rPr>
          <w:t>FIG. 4.3 – Outras Listas</w:t>
        </w:r>
        <w:r>
          <w:rPr>
            <w:noProof/>
            <w:webHidden/>
          </w:rPr>
          <w:tab/>
        </w:r>
        <w:r>
          <w:rPr>
            <w:noProof/>
            <w:webHidden/>
          </w:rPr>
          <w:fldChar w:fldCharType="begin"/>
        </w:r>
        <w:r>
          <w:rPr>
            <w:noProof/>
            <w:webHidden/>
          </w:rPr>
          <w:instrText xml:space="preserve"> PAGEREF _Toc389058412 \h </w:instrText>
        </w:r>
        <w:r>
          <w:rPr>
            <w:noProof/>
            <w:webHidden/>
          </w:rPr>
        </w:r>
        <w:r>
          <w:rPr>
            <w:noProof/>
            <w:webHidden/>
          </w:rPr>
          <w:fldChar w:fldCharType="separate"/>
        </w:r>
        <w:r>
          <w:rPr>
            <w:noProof/>
            <w:webHidden/>
          </w:rPr>
          <w:t>33</w:t>
        </w:r>
        <w:r>
          <w:rPr>
            <w:noProof/>
            <w:webHidden/>
          </w:rPr>
          <w:fldChar w:fldCharType="end"/>
        </w:r>
      </w:hyperlink>
    </w:p>
    <w:p w14:paraId="64561081"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3" w:history="1">
        <w:r w:rsidRPr="00114367">
          <w:rPr>
            <w:rStyle w:val="Hyperlink"/>
            <w:noProof/>
          </w:rPr>
          <w:t>FIG. 4.4 – Adicionando item</w:t>
        </w:r>
        <w:r>
          <w:rPr>
            <w:noProof/>
            <w:webHidden/>
          </w:rPr>
          <w:tab/>
        </w:r>
        <w:r>
          <w:rPr>
            <w:noProof/>
            <w:webHidden/>
          </w:rPr>
          <w:fldChar w:fldCharType="begin"/>
        </w:r>
        <w:r>
          <w:rPr>
            <w:noProof/>
            <w:webHidden/>
          </w:rPr>
          <w:instrText xml:space="preserve"> PAGEREF _Toc389058413 \h </w:instrText>
        </w:r>
        <w:r>
          <w:rPr>
            <w:noProof/>
            <w:webHidden/>
          </w:rPr>
        </w:r>
        <w:r>
          <w:rPr>
            <w:noProof/>
            <w:webHidden/>
          </w:rPr>
          <w:fldChar w:fldCharType="separate"/>
        </w:r>
        <w:r>
          <w:rPr>
            <w:noProof/>
            <w:webHidden/>
          </w:rPr>
          <w:t>34</w:t>
        </w:r>
        <w:r>
          <w:rPr>
            <w:noProof/>
            <w:webHidden/>
          </w:rPr>
          <w:fldChar w:fldCharType="end"/>
        </w:r>
      </w:hyperlink>
    </w:p>
    <w:p w14:paraId="54C41F3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4" w:history="1">
        <w:r w:rsidRPr="00114367">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_Toc389058414 \h </w:instrText>
        </w:r>
        <w:r>
          <w:rPr>
            <w:noProof/>
            <w:webHidden/>
          </w:rPr>
        </w:r>
        <w:r>
          <w:rPr>
            <w:noProof/>
            <w:webHidden/>
          </w:rPr>
          <w:fldChar w:fldCharType="separate"/>
        </w:r>
        <w:r>
          <w:rPr>
            <w:noProof/>
            <w:webHidden/>
          </w:rPr>
          <w:t>34</w:t>
        </w:r>
        <w:r>
          <w:rPr>
            <w:noProof/>
            <w:webHidden/>
          </w:rPr>
          <w:fldChar w:fldCharType="end"/>
        </w:r>
      </w:hyperlink>
    </w:p>
    <w:p w14:paraId="02EE98F0"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5" w:history="1">
        <w:r w:rsidRPr="00114367">
          <w:rPr>
            <w:rStyle w:val="Hyperlink"/>
            <w:noProof/>
          </w:rPr>
          <w:t>FIG. 4.6 – Menu de ferramentas para o item</w:t>
        </w:r>
        <w:r>
          <w:rPr>
            <w:noProof/>
            <w:webHidden/>
          </w:rPr>
          <w:tab/>
        </w:r>
        <w:r>
          <w:rPr>
            <w:noProof/>
            <w:webHidden/>
          </w:rPr>
          <w:fldChar w:fldCharType="begin"/>
        </w:r>
        <w:r>
          <w:rPr>
            <w:noProof/>
            <w:webHidden/>
          </w:rPr>
          <w:instrText xml:space="preserve"> PAGEREF _Toc389058415 \h </w:instrText>
        </w:r>
        <w:r>
          <w:rPr>
            <w:noProof/>
            <w:webHidden/>
          </w:rPr>
        </w:r>
        <w:r>
          <w:rPr>
            <w:noProof/>
            <w:webHidden/>
          </w:rPr>
          <w:fldChar w:fldCharType="separate"/>
        </w:r>
        <w:r>
          <w:rPr>
            <w:noProof/>
            <w:webHidden/>
          </w:rPr>
          <w:t>35</w:t>
        </w:r>
        <w:r>
          <w:rPr>
            <w:noProof/>
            <w:webHidden/>
          </w:rPr>
          <w:fldChar w:fldCharType="end"/>
        </w:r>
      </w:hyperlink>
    </w:p>
    <w:p w14:paraId="166DF0C1"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6" w:history="1">
        <w:r w:rsidRPr="00114367">
          <w:rPr>
            <w:rStyle w:val="Hyperlink"/>
            <w:noProof/>
          </w:rPr>
          <w:t>FIG. 4.7 – Remanejando um item</w:t>
        </w:r>
        <w:r>
          <w:rPr>
            <w:noProof/>
            <w:webHidden/>
          </w:rPr>
          <w:tab/>
        </w:r>
        <w:r>
          <w:rPr>
            <w:noProof/>
            <w:webHidden/>
          </w:rPr>
          <w:fldChar w:fldCharType="begin"/>
        </w:r>
        <w:r>
          <w:rPr>
            <w:noProof/>
            <w:webHidden/>
          </w:rPr>
          <w:instrText xml:space="preserve"> PAGEREF _Toc389058416 \h </w:instrText>
        </w:r>
        <w:r>
          <w:rPr>
            <w:noProof/>
            <w:webHidden/>
          </w:rPr>
        </w:r>
        <w:r>
          <w:rPr>
            <w:noProof/>
            <w:webHidden/>
          </w:rPr>
          <w:fldChar w:fldCharType="separate"/>
        </w:r>
        <w:r>
          <w:rPr>
            <w:noProof/>
            <w:webHidden/>
          </w:rPr>
          <w:t>36</w:t>
        </w:r>
        <w:r>
          <w:rPr>
            <w:noProof/>
            <w:webHidden/>
          </w:rPr>
          <w:fldChar w:fldCharType="end"/>
        </w:r>
      </w:hyperlink>
    </w:p>
    <w:p w14:paraId="12B9CD1F"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7" w:history="1">
        <w:r w:rsidRPr="00114367">
          <w:rPr>
            <w:rStyle w:val="Hyperlink"/>
            <w:noProof/>
          </w:rPr>
          <w:t>FIG. 4.8 – Compartilhar um item</w:t>
        </w:r>
        <w:r>
          <w:rPr>
            <w:noProof/>
            <w:webHidden/>
          </w:rPr>
          <w:tab/>
        </w:r>
        <w:r>
          <w:rPr>
            <w:noProof/>
            <w:webHidden/>
          </w:rPr>
          <w:fldChar w:fldCharType="begin"/>
        </w:r>
        <w:r>
          <w:rPr>
            <w:noProof/>
            <w:webHidden/>
          </w:rPr>
          <w:instrText xml:space="preserve"> PAGEREF _Toc389058417 \h </w:instrText>
        </w:r>
        <w:r>
          <w:rPr>
            <w:noProof/>
            <w:webHidden/>
          </w:rPr>
        </w:r>
        <w:r>
          <w:rPr>
            <w:noProof/>
            <w:webHidden/>
          </w:rPr>
          <w:fldChar w:fldCharType="separate"/>
        </w:r>
        <w:r>
          <w:rPr>
            <w:noProof/>
            <w:webHidden/>
          </w:rPr>
          <w:t>37</w:t>
        </w:r>
        <w:r>
          <w:rPr>
            <w:noProof/>
            <w:webHidden/>
          </w:rPr>
          <w:fldChar w:fldCharType="end"/>
        </w:r>
      </w:hyperlink>
    </w:p>
    <w:p w14:paraId="7CFEE0CB"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8" w:history="1">
        <w:r w:rsidRPr="00114367">
          <w:rPr>
            <w:rStyle w:val="Hyperlink"/>
            <w:noProof/>
          </w:rPr>
          <w:t>FIG. 7.1 – DIAGRAMA DE NAVEGAÇÃO ENTRE TELAS</w:t>
        </w:r>
        <w:r>
          <w:rPr>
            <w:noProof/>
            <w:webHidden/>
          </w:rPr>
          <w:tab/>
        </w:r>
        <w:r>
          <w:rPr>
            <w:noProof/>
            <w:webHidden/>
          </w:rPr>
          <w:fldChar w:fldCharType="begin"/>
        </w:r>
        <w:r>
          <w:rPr>
            <w:noProof/>
            <w:webHidden/>
          </w:rPr>
          <w:instrText xml:space="preserve"> PAGEREF _Toc389058418 \h </w:instrText>
        </w:r>
        <w:r>
          <w:rPr>
            <w:noProof/>
            <w:webHidden/>
          </w:rPr>
        </w:r>
        <w:r>
          <w:rPr>
            <w:noProof/>
            <w:webHidden/>
          </w:rPr>
          <w:fldChar w:fldCharType="separate"/>
        </w:r>
        <w:r>
          <w:rPr>
            <w:noProof/>
            <w:webHidden/>
          </w:rPr>
          <w:t>41</w:t>
        </w:r>
        <w:r>
          <w:rPr>
            <w:noProof/>
            <w:webHidden/>
          </w:rPr>
          <w:fldChar w:fldCharType="end"/>
        </w:r>
      </w:hyperlink>
    </w:p>
    <w:p w14:paraId="5902D756"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9" w:history="1">
        <w:r w:rsidRPr="00114367">
          <w:rPr>
            <w:rStyle w:val="Hyperlink"/>
            <w:noProof/>
          </w:rPr>
          <w:t>FIG. 7.2 – Esquema de banco de dados</w:t>
        </w:r>
        <w:r>
          <w:rPr>
            <w:noProof/>
            <w:webHidden/>
          </w:rPr>
          <w:tab/>
        </w:r>
        <w:r>
          <w:rPr>
            <w:noProof/>
            <w:webHidden/>
          </w:rPr>
          <w:fldChar w:fldCharType="begin"/>
        </w:r>
        <w:r>
          <w:rPr>
            <w:noProof/>
            <w:webHidden/>
          </w:rPr>
          <w:instrText xml:space="preserve"> PAGEREF _Toc389058419 \h </w:instrText>
        </w:r>
        <w:r>
          <w:rPr>
            <w:noProof/>
            <w:webHidden/>
          </w:rPr>
        </w:r>
        <w:r>
          <w:rPr>
            <w:noProof/>
            <w:webHidden/>
          </w:rPr>
          <w:fldChar w:fldCharType="separate"/>
        </w:r>
        <w:r>
          <w:rPr>
            <w:noProof/>
            <w:webHidden/>
          </w:rPr>
          <w:t>45</w:t>
        </w:r>
        <w:r>
          <w:rPr>
            <w:noProof/>
            <w:webHidden/>
          </w:rPr>
          <w:fldChar w:fldCharType="end"/>
        </w:r>
      </w:hyperlink>
    </w:p>
    <w:p w14:paraId="5D0BE75D"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20" w:history="1">
        <w:r w:rsidRPr="00114367">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_Toc389058420 \h </w:instrText>
        </w:r>
        <w:r>
          <w:rPr>
            <w:noProof/>
            <w:webHidden/>
          </w:rPr>
        </w:r>
        <w:r>
          <w:rPr>
            <w:noProof/>
            <w:webHidden/>
          </w:rPr>
          <w:fldChar w:fldCharType="separate"/>
        </w:r>
        <w:r>
          <w:rPr>
            <w:noProof/>
            <w:webHidden/>
          </w:rPr>
          <w:t>46</w:t>
        </w:r>
        <w:r>
          <w:rPr>
            <w:noProof/>
            <w:webHidden/>
          </w:rPr>
          <w:fldChar w:fldCharType="end"/>
        </w:r>
      </w:hyperlink>
    </w:p>
    <w:p w14:paraId="2CB7D4EB"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21" w:history="1">
        <w:r w:rsidRPr="00114367">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_Toc389058421 \h </w:instrText>
        </w:r>
        <w:r>
          <w:rPr>
            <w:noProof/>
            <w:webHidden/>
          </w:rPr>
        </w:r>
        <w:r>
          <w:rPr>
            <w:noProof/>
            <w:webHidden/>
          </w:rPr>
          <w:fldChar w:fldCharType="separate"/>
        </w:r>
        <w:r>
          <w:rPr>
            <w:noProof/>
            <w:webHidden/>
          </w:rPr>
          <w:t>47</w:t>
        </w:r>
        <w:r>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7" w:name="_Toc389058343"/>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77777777" w:rsidR="00417C70" w:rsidRPr="002F76E4" w:rsidRDefault="003D6BE7" w:rsidP="00772634">
      <w:commentRangeStart w:id="10"/>
      <w:r w:rsidRPr="002F76E4">
        <w:t>Este projeto tem por objetivo desenvolver, seguindo a metodologia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um aplicativo de organização pessoal para dispositivos móveis (</w:t>
      </w:r>
      <w:proofErr w:type="spellStart"/>
      <w:r w:rsidRPr="002F76E4">
        <w:t>Android</w:t>
      </w:r>
      <w:proofErr w:type="spellEnd"/>
      <w:r w:rsidRPr="002F76E4">
        <w:t>). Para is</w:t>
      </w:r>
      <w:r w:rsidR="00472003" w:rsidRPr="002F76E4">
        <w:t xml:space="preserve">so, será desenvolvida uma </w:t>
      </w:r>
      <w:proofErr w:type="spellStart"/>
      <w:r w:rsidR="00472003" w:rsidRPr="002F76E4">
        <w:rPr>
          <w:i/>
        </w:rPr>
        <w:t>check</w:t>
      </w:r>
      <w:r w:rsidRPr="002F76E4">
        <w:rPr>
          <w:i/>
        </w:rPr>
        <w:t>list</w:t>
      </w:r>
      <w:proofErr w:type="spellEnd"/>
      <w:r w:rsidRPr="002F76E4">
        <w:t xml:space="preserve"> própria e será utilizada a API do Google Agenda, como componentes principais do aplicativo. No final do projeto, uma integração entre os componentes será </w:t>
      </w:r>
      <w:proofErr w:type="gramStart"/>
      <w:r w:rsidRPr="002F76E4">
        <w:t>implementada.</w:t>
      </w:r>
      <w:commentRangeEnd w:id="10"/>
      <w:proofErr w:type="gramEnd"/>
      <w:r w:rsidR="005D304B" w:rsidRPr="002F76E4">
        <w:rPr>
          <w:rStyle w:val="CommentReference"/>
        </w:rPr>
        <w:commentReference w:id="10"/>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5171DAC7"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r w:rsidRPr="00C311D8">
        <w:rPr>
          <w:lang w:val="en-US"/>
        </w:rPr>
        <w:t xml:space="preserve">At the end of the project, </w:t>
      </w:r>
      <w:proofErr w:type="gramStart"/>
      <w:r w:rsidRPr="00C311D8">
        <w:rPr>
          <w:lang w:val="en-US"/>
        </w:rPr>
        <w:t>an integration</w:t>
      </w:r>
      <w:proofErr w:type="gramEnd"/>
      <w:r w:rsidRPr="00C311D8">
        <w:rPr>
          <w:lang w:val="en-US"/>
        </w:rPr>
        <w:t xml:space="preserve"> between the components will be implemented.</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1" w:name="_Toc389058344"/>
      <w:r w:rsidRPr="002F76E4">
        <w:lastRenderedPageBreak/>
        <w:t>INTRODUÇÃO</w:t>
      </w:r>
      <w:bookmarkEnd w:id="11"/>
    </w:p>
    <w:p w14:paraId="5CA82A09" w14:textId="77777777" w:rsidR="0056172C" w:rsidRPr="002F76E4" w:rsidRDefault="0056172C" w:rsidP="0056172C">
      <w:pPr>
        <w:pStyle w:val="NormalIP"/>
      </w:pPr>
      <w:r w:rsidRPr="002F76E4">
        <w:t xml:space="preserve">Nos últimos 10 anos, </w:t>
      </w:r>
      <w:del w:id="12" w:author="Anasta" w:date="2014-05-28T13:30:00Z">
        <w:r w:rsidR="00772634" w:rsidRPr="002F76E4">
          <w:delText>é</w:delText>
        </w:r>
      </w:del>
      <w:ins w:id="13" w:author="Anasta" w:date="2014-05-28T13:30:00Z">
        <w:r w:rsidRPr="002F76E4">
          <w:t>as pessoas são</w:t>
        </w:r>
      </w:ins>
      <w:r w:rsidRPr="002F76E4">
        <w:t xml:space="preserve"> cada vez mais </w:t>
      </w:r>
      <w:del w:id="14" w:author="Anasta" w:date="2014-05-28T13:30:00Z">
        <w:r w:rsidR="00772634" w:rsidRPr="002F76E4">
          <w:delText>requisitado das pessoas que elas sejam</w:delText>
        </w:r>
      </w:del>
      <w:ins w:id="15"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6" w:author="Anasta" w:date="2014-05-28T13:30:00Z">
        <w:r w:rsidR="00772634" w:rsidRPr="002F76E4">
          <w:delText>elas</w:delText>
        </w:r>
      </w:del>
      <w:ins w:id="17" w:author="Anasta" w:date="2014-05-28T13:30:00Z">
        <w:r w:rsidRPr="002F76E4">
          <w:t>eles</w:t>
        </w:r>
      </w:ins>
      <w:r w:rsidRPr="002F76E4">
        <w:t xml:space="preserve"> o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xml:space="preserve">). </w:t>
      </w:r>
    </w:p>
    <w:p w14:paraId="3A6193C1" w14:textId="77777777" w:rsidR="0056172C" w:rsidRPr="002F76E4" w:rsidRDefault="0056172C" w:rsidP="0056172C">
      <w:pPr>
        <w:pStyle w:val="NormalIP"/>
      </w:pPr>
      <w:r w:rsidRPr="002F76E4">
        <w:t xml:space="preserve">Apesar </w:t>
      </w:r>
      <w:del w:id="18" w:author="Anasta" w:date="2014-05-28T13:30:00Z">
        <w:r w:rsidR="00772634" w:rsidRPr="002F76E4">
          <w:delText>de escolher</w:delText>
        </w:r>
      </w:del>
      <w:ins w:id="19" w:author="Anasta" w:date="2014-05-28T13:30:00Z">
        <w:r w:rsidRPr="002F76E4">
          <w:t>da escolha por</w:t>
        </w:r>
      </w:ins>
      <w:r w:rsidRPr="002F76E4">
        <w:t xml:space="preserve"> um método de organização pessoal ser importante no processo de busca por aumento de produtividade e </w:t>
      </w:r>
      <w:del w:id="20" w:author="Anasta" w:date="2014-05-28T13:30:00Z">
        <w:r w:rsidR="009F7B2B" w:rsidRPr="002F76E4">
          <w:delText>de busca</w:delText>
        </w:r>
        <w:r w:rsidR="00772634" w:rsidRPr="002F76E4">
          <w:delText xml:space="preserve"> por </w:delText>
        </w:r>
      </w:del>
      <w:r w:rsidRPr="002F76E4">
        <w:t>diminuição de estresse</w:t>
      </w:r>
      <w:ins w:id="21" w:author="Anasta" w:date="2014-05-28T13:30:00Z">
        <w:r w:rsidRPr="002F76E4">
          <w:t>,</w:t>
        </w:r>
      </w:ins>
      <w:r w:rsidRPr="002F76E4">
        <w:t xml:space="preserve"> decorrente da própria tentativa de </w:t>
      </w:r>
      <w:del w:id="22" w:author="Anasta" w:date="2014-05-28T13:30:00Z">
        <w:r w:rsidR="009F7B2B" w:rsidRPr="002F76E4">
          <w:delText>aumentar</w:delText>
        </w:r>
      </w:del>
      <w:ins w:id="23" w:author="Anasta" w:date="2014-05-28T13:30:00Z">
        <w:r w:rsidRPr="002F76E4">
          <w:t>elevar</w:t>
        </w:r>
      </w:ins>
      <w:r w:rsidRPr="002F76E4">
        <w:t xml:space="preserve"> a eficiência nas tarefas do dia</w:t>
      </w:r>
      <w:del w:id="24" w:author="Anasta" w:date="2014-05-28T13:30:00Z">
        <w:r w:rsidR="009F7B2B" w:rsidRPr="002F76E4">
          <w:delText xml:space="preserve"> </w:delText>
        </w:r>
      </w:del>
      <w:ins w:id="25" w:author="Anasta" w:date="2014-05-28T13:30:00Z">
        <w:r w:rsidRPr="002F76E4">
          <w:t>-</w:t>
        </w:r>
      </w:ins>
      <w:r w:rsidRPr="002F76E4">
        <w:t>a</w:t>
      </w:r>
      <w:del w:id="26" w:author="Anasta" w:date="2014-05-28T13:30:00Z">
        <w:r w:rsidR="009F7B2B" w:rsidRPr="002F76E4">
          <w:delText xml:space="preserve"> </w:delText>
        </w:r>
      </w:del>
      <w:ins w:id="27" w:author="Anasta" w:date="2014-05-28T13:30:00Z">
        <w:r w:rsidRPr="002F76E4">
          <w:t>-</w:t>
        </w:r>
      </w:ins>
      <w:r w:rsidRPr="002F76E4">
        <w:t>dia, isso, infelizmente, não é o suficiente. Para</w:t>
      </w:r>
      <w:del w:id="28" w:author="Anasta" w:date="2014-05-28T13:30:00Z">
        <w:r w:rsidR="009F7B2B" w:rsidRPr="002F76E4">
          <w:delText>, de fato,</w:delText>
        </w:r>
      </w:del>
      <w:ins w:id="29" w:author="Anasta" w:date="2014-05-28T13:30:00Z">
        <w:r w:rsidRPr="002F76E4">
          <w:t xml:space="preserve"> realmente</w:t>
        </w:r>
      </w:ins>
      <w:r w:rsidRPr="002F76E4">
        <w:t xml:space="preserve"> se ganhar produtividade</w:t>
      </w:r>
      <w:del w:id="30" w:author="Anasta" w:date="2014-05-28T13:30:00Z">
        <w:r w:rsidR="009F7B2B" w:rsidRPr="002F76E4">
          <w:delText>,</w:delText>
        </w:r>
      </w:del>
      <w:r w:rsidRPr="002F76E4">
        <w:t xml:space="preserve"> é preciso </w:t>
      </w:r>
      <w:del w:id="31" w:author="Anasta" w:date="2014-05-28T13:30:00Z">
        <w:r w:rsidR="009F7B2B" w:rsidRPr="002F76E4">
          <w:delText>que se escolha</w:delText>
        </w:r>
      </w:del>
      <w:ins w:id="32"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3" w:author="Anasta" w:date="2014-05-28T13:30:00Z">
        <w:r w:rsidR="009F7B2B" w:rsidRPr="002F76E4">
          <w:delText>opção</w:delText>
        </w:r>
      </w:del>
      <w:ins w:id="34" w:author="Anasta" w:date="2014-05-28T13:30:00Z">
        <w:r w:rsidRPr="002F76E4">
          <w:t>alternativa</w:t>
        </w:r>
      </w:ins>
      <w:r w:rsidRPr="002F76E4">
        <w:t xml:space="preserve"> por </w:t>
      </w:r>
      <w:r w:rsidRPr="002F76E4">
        <w:rPr>
          <w:i/>
        </w:rPr>
        <w:t>smartphones</w:t>
      </w:r>
      <w:r w:rsidRPr="002F76E4">
        <w:t xml:space="preserve"> e computadores tem ganhado mais adeptos, </w:t>
      </w:r>
      <w:del w:id="35" w:author="Anasta" w:date="2014-05-28T13:30:00Z">
        <w:r w:rsidR="009F7B2B" w:rsidRPr="002F76E4">
          <w:delText>se comparado</w:delText>
        </w:r>
      </w:del>
      <w:ins w:id="36" w:author="Anasta" w:date="2014-05-28T13:30:00Z">
        <w:r w:rsidRPr="002F76E4">
          <w:t>quando comparada</w:t>
        </w:r>
      </w:ins>
      <w:r w:rsidRPr="002F76E4">
        <w:t xml:space="preserve"> com a opção por </w:t>
      </w:r>
      <w:del w:id="37" w:author="Anasta" w:date="2014-05-28T13:30:00Z">
        <w:r w:rsidR="009F7B2B" w:rsidRPr="002F76E4">
          <w:delText>tecnologias</w:delText>
        </w:r>
      </w:del>
      <w:ins w:id="38" w:author="Anasta" w:date="2014-05-28T13:30:00Z">
        <w:r w:rsidRPr="002F76E4">
          <w:t>metodologias</w:t>
        </w:r>
      </w:ins>
      <w:r w:rsidRPr="002F76E4">
        <w:t xml:space="preserve"> tradicionais como agenda, cadernos e pastas físicas. A causa mais óbvia para isso </w:t>
      </w:r>
      <w:del w:id="39" w:author="Anasta" w:date="2014-05-28T13:30:00Z">
        <w:r w:rsidR="009F7B2B" w:rsidRPr="002F76E4">
          <w:delText>seria</w:delText>
        </w:r>
      </w:del>
      <w:ins w:id="40" w:author="Anasta" w:date="2014-05-28T13:30:00Z">
        <w:r w:rsidRPr="002F76E4">
          <w:t>é</w:t>
        </w:r>
      </w:ins>
      <w:r w:rsidRPr="002F76E4">
        <w:t xml:space="preserve"> o fato de essa ferramenta ocupar menos espaço</w:t>
      </w:r>
      <w:del w:id="41" w:author="Anasta" w:date="2014-05-28T13:30:00Z">
        <w:r w:rsidR="009F7B2B" w:rsidRPr="002F76E4">
          <w:delText xml:space="preserve">. Além disso, permite que se realize </w:delText>
        </w:r>
        <w:r w:rsidR="009F7B2B" w:rsidRPr="002F76E4">
          <w:rPr>
            <w:i/>
          </w:rPr>
          <w:delText>backup</w:delText>
        </w:r>
      </w:del>
      <w:ins w:id="42" w:author="Anasta" w:date="2014-05-28T13:30:00Z">
        <w:r w:rsidRPr="002F76E4">
          <w:t>, além de permitir</w:t>
        </w:r>
      </w:ins>
      <w:r w:rsidRPr="002F76E4">
        <w:t xml:space="preserve"> facilmente </w:t>
      </w:r>
      <w:del w:id="43" w:author="Anasta" w:date="2014-05-28T13:30:00Z">
        <w:r w:rsidR="00163407" w:rsidRPr="002F76E4">
          <w:delText>na nuvem</w:delText>
        </w:r>
      </w:del>
      <w:ins w:id="44"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5" w:name="_Toc389058345"/>
      <w:r w:rsidRPr="002F76E4">
        <w:rPr>
          <w:rStyle w:val="Strong"/>
          <w:b/>
          <w:bCs/>
        </w:rPr>
        <w:t>MOTIVAÇÃO</w:t>
      </w:r>
      <w:bookmarkEnd w:id="45"/>
    </w:p>
    <w:p w14:paraId="3A325924" w14:textId="77777777" w:rsidR="0056172C" w:rsidRPr="002F76E4" w:rsidRDefault="0056172C" w:rsidP="0056172C">
      <w:pPr>
        <w:pStyle w:val="NormalIP"/>
      </w:pPr>
      <w:r w:rsidRPr="002F76E4">
        <w:t xml:space="preserve">Com a crescente popularidade da plataforma </w:t>
      </w:r>
      <w:proofErr w:type="spellStart"/>
      <w:r w:rsidRPr="002F76E4">
        <w:rPr>
          <w:i/>
          <w:rPrChange w:id="46" w:author="Anasta" w:date="2014-05-28T13:30:00Z">
            <w:rPr/>
          </w:rPrChange>
        </w:rPr>
        <w:t>Android</w:t>
      </w:r>
      <w:proofErr w:type="spellEnd"/>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7" w:author="Anasta" w:date="2014-05-28T13:30:00Z">
        <w:r w:rsidRPr="002F76E4">
          <w:delText>Um fator que motivou a</w:delText>
        </w:r>
      </w:del>
      <w:ins w:id="48" w:author="Anasta" w:date="2014-05-28T13:30:00Z">
        <w:r w:rsidR="0056172C" w:rsidRPr="002F76E4">
          <w:t>A</w:t>
        </w:r>
      </w:ins>
      <w:r w:rsidR="0056172C" w:rsidRPr="002F76E4">
        <w:t xml:space="preserve"> escolha por desenvolver o aplicativo para dispositivos móveis, </w:t>
      </w:r>
      <w:del w:id="49" w:author="Anasta" w:date="2014-05-28T13:30:00Z">
        <w:r w:rsidRPr="002F76E4">
          <w:delText>em detrimento do desenvolvimento</w:delText>
        </w:r>
      </w:del>
      <w:ins w:id="50" w:author="Anasta" w:date="2014-05-28T13:30:00Z">
        <w:r w:rsidR="0056172C" w:rsidRPr="002F76E4">
          <w:t>ao invés</w:t>
        </w:r>
      </w:ins>
      <w:r w:rsidR="0056172C" w:rsidRPr="002F76E4">
        <w:t xml:space="preserve"> de um serviço </w:t>
      </w:r>
      <w:r w:rsidR="0056172C" w:rsidRPr="002F76E4">
        <w:rPr>
          <w:i/>
          <w:rPrChange w:id="51" w:author="Anasta" w:date="2014-05-28T13:30:00Z">
            <w:rPr>
              <w:highlight w:val="yellow"/>
            </w:rPr>
          </w:rPrChange>
        </w:rPr>
        <w:t>web</w:t>
      </w:r>
      <w:r w:rsidR="0056172C" w:rsidRPr="002F76E4">
        <w:t xml:space="preserve">, </w:t>
      </w:r>
      <w:del w:id="52" w:author="Anasta" w:date="2014-05-28T13:30:00Z">
        <w:r w:rsidR="005A5054" w:rsidRPr="002F76E4">
          <w:delText xml:space="preserve">se </w:delText>
        </w:r>
      </w:del>
      <w:r w:rsidR="0056172C" w:rsidRPr="002F76E4">
        <w:t>deve</w:t>
      </w:r>
      <w:ins w:id="53" w:author="Anasta" w:date="2014-05-28T13:30:00Z">
        <w:r w:rsidR="0056172C" w:rsidRPr="002F76E4">
          <w:t>-se</w:t>
        </w:r>
      </w:ins>
      <w:r w:rsidR="0056172C" w:rsidRPr="002F76E4">
        <w:t xml:space="preserve"> ao</w:t>
      </w:r>
      <w:del w:id="54"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proofErr w:type="spellStart"/>
      <w:r w:rsidR="0056172C" w:rsidRPr="002F76E4">
        <w:rPr>
          <w:i/>
        </w:rPr>
        <w:t>tablet</w:t>
      </w:r>
      <w:proofErr w:type="spellEnd"/>
      <w:r w:rsidR="0056172C" w:rsidRPr="002F76E4">
        <w:rPr>
          <w:i/>
        </w:rPr>
        <w:t xml:space="preserve"> </w:t>
      </w:r>
      <w:del w:id="55" w:author="Anasta" w:date="2014-05-28T13:30:00Z">
        <w:r w:rsidR="005A5054" w:rsidRPr="002F76E4">
          <w:delText xml:space="preserve"> facilitar</w:delText>
        </w:r>
      </w:del>
      <w:ins w:id="56" w:author="Anasta" w:date="2014-05-28T13:30:00Z">
        <w:r w:rsidR="0056172C" w:rsidRPr="002F76E4">
          <w:rPr>
            <w:i/>
          </w:rPr>
          <w:t>e</w:t>
        </w:r>
      </w:ins>
      <w:r w:rsidR="0056172C" w:rsidRPr="002F76E4">
        <w:rPr>
          <w:i/>
          <w:rPrChange w:id="57" w:author="Anasta" w:date="2014-05-28T13:30:00Z">
            <w:rPr>
              <w:highlight w:val="yellow"/>
            </w:rPr>
          </w:rPrChange>
        </w:rPr>
        <w:t xml:space="preserve"> </w:t>
      </w:r>
      <w:r w:rsidR="0056172C" w:rsidRPr="002F76E4">
        <w:t xml:space="preserve">a </w:t>
      </w:r>
      <w:ins w:id="58"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9" w:author="Anasta" w:date="2014-05-28T13:30:00Z">
        <w:r w:rsidR="005A5054" w:rsidRPr="002F76E4">
          <w:delText>do usuário e ao fato de</w:delText>
        </w:r>
      </w:del>
      <w:ins w:id="60" w:author="Anasta" w:date="2014-05-28T13:30:00Z">
        <w:r w:rsidR="0056172C" w:rsidRPr="002F76E4">
          <w:t>que oferecem aos usuários, considerando-se ainda que</w:t>
        </w:r>
      </w:ins>
      <w:r w:rsidR="0056172C" w:rsidRPr="002F76E4">
        <w:t xml:space="preserve"> o aplicativo a ser desenvolvido </w:t>
      </w:r>
      <w:del w:id="61" w:author="Anasta" w:date="2014-05-28T13:30:00Z">
        <w:r w:rsidR="005A5054" w:rsidRPr="002F76E4">
          <w:delText xml:space="preserve">permitir </w:delText>
        </w:r>
      </w:del>
      <w:ins w:id="62"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3" w:author="Anasta" w:date="2014-05-28T13:30:00Z"/>
        </w:rPr>
      </w:pPr>
    </w:p>
    <w:p w14:paraId="5A313727" w14:textId="77777777" w:rsidR="00417C70" w:rsidRPr="002F76E4" w:rsidRDefault="00163407" w:rsidP="00772634">
      <w:pPr>
        <w:pStyle w:val="Heading2"/>
      </w:pPr>
      <w:bookmarkStart w:id="64" w:name="_Toc388915895"/>
      <w:bookmarkStart w:id="65" w:name="_Toc389058346"/>
      <w:r w:rsidRPr="002F76E4">
        <w:t>OBJETIVO</w:t>
      </w:r>
      <w:bookmarkEnd w:id="64"/>
      <w:bookmarkEnd w:id="65"/>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6" w:author="Anasta" w:date="2014-05-28T13:30:00Z">
        <w:r w:rsidR="00776FB4" w:rsidRPr="002F76E4">
          <w:delText xml:space="preserve"> ,</w:delText>
        </w:r>
      </w:del>
      <w:ins w:id="67" w:author="Anasta" w:date="2014-05-28T13:30:00Z">
        <w:r w:rsidR="00930C2B" w:rsidRPr="002F76E4">
          <w:t xml:space="preserve">, </w:t>
        </w:r>
      </w:ins>
      <w:r w:rsidR="00776FB4" w:rsidRPr="002F76E4">
        <w:t>baseado nos preceitos do GTD (</w:t>
      </w:r>
      <w:proofErr w:type="spellStart"/>
      <w:r w:rsidR="00776FB4" w:rsidRPr="002F76E4">
        <w:rPr>
          <w:i/>
        </w:rPr>
        <w:t>Getting</w:t>
      </w:r>
      <w:proofErr w:type="spellEnd"/>
      <w:r w:rsidR="00776FB4" w:rsidRPr="002F76E4">
        <w:rPr>
          <w:i/>
        </w:rPr>
        <w:t xml:space="preserve"> </w:t>
      </w:r>
      <w:proofErr w:type="spellStart"/>
      <w:r w:rsidR="00776FB4" w:rsidRPr="002F76E4">
        <w:rPr>
          <w:i/>
        </w:rPr>
        <w:t>Things</w:t>
      </w:r>
      <w:proofErr w:type="spellEnd"/>
      <w:r w:rsidR="00776FB4" w:rsidRPr="002F76E4">
        <w:rPr>
          <w:i/>
        </w:rPr>
        <w:t xml:space="preserve"> </w:t>
      </w:r>
      <w:proofErr w:type="spellStart"/>
      <w:r w:rsidR="00776FB4" w:rsidRPr="002F76E4">
        <w:rPr>
          <w:i/>
        </w:rPr>
        <w:t>Done</w:t>
      </w:r>
      <w:proofErr w:type="spellEnd"/>
      <w:r w:rsidR="00776FB4" w:rsidRPr="002F76E4">
        <w:t>),</w:t>
      </w:r>
      <w:r w:rsidRPr="002F76E4">
        <w:t xml:space="preserve"> para </w:t>
      </w:r>
      <w:r w:rsidRPr="002F76E4">
        <w:rPr>
          <w:i/>
        </w:rPr>
        <w:t>smartphone</w:t>
      </w:r>
      <w:r w:rsidR="00D17451" w:rsidRPr="002F76E4">
        <w:rPr>
          <w:i/>
        </w:rPr>
        <w:t xml:space="preserve">s </w:t>
      </w:r>
      <w:r w:rsidR="00D17451" w:rsidRPr="002F76E4">
        <w:t xml:space="preserve">que possuam </w:t>
      </w:r>
      <w:proofErr w:type="spellStart"/>
      <w:r w:rsidR="00D17451" w:rsidRPr="002F76E4">
        <w:t>Android</w:t>
      </w:r>
      <w:proofErr w:type="spellEnd"/>
      <w:r w:rsidR="00776FB4" w:rsidRPr="002F76E4">
        <w:t>.</w:t>
      </w:r>
    </w:p>
    <w:p w14:paraId="674C2E58" w14:textId="77777777" w:rsidR="00163407" w:rsidRPr="002F76E4" w:rsidRDefault="00163407" w:rsidP="00163407">
      <w:pPr>
        <w:rPr>
          <w:del w:id="68" w:author="Anasta" w:date="2014-05-28T13:30:00Z"/>
        </w:rPr>
      </w:pPr>
      <w:bookmarkStart w:id="69" w:name="_Toc389051924"/>
      <w:bookmarkStart w:id="70" w:name="_Toc389057643"/>
      <w:bookmarkStart w:id="71" w:name="_Toc389058347"/>
      <w:bookmarkEnd w:id="69"/>
      <w:bookmarkEnd w:id="70"/>
      <w:bookmarkEnd w:id="71"/>
    </w:p>
    <w:p w14:paraId="709AD1CA" w14:textId="77777777" w:rsidR="00417C70" w:rsidRPr="002F76E4" w:rsidRDefault="004532A4" w:rsidP="00772634">
      <w:pPr>
        <w:pStyle w:val="Heading2"/>
      </w:pPr>
      <w:bookmarkStart w:id="72" w:name="_Toc388915896"/>
      <w:bookmarkStart w:id="73" w:name="_Toc389058348"/>
      <w:commentRangeStart w:id="74"/>
      <w:r w:rsidRPr="002F76E4">
        <w:t>METODOLOGIA</w:t>
      </w:r>
      <w:commentRangeEnd w:id="74"/>
      <w:r w:rsidR="00837217" w:rsidRPr="002F76E4">
        <w:rPr>
          <w:rStyle w:val="CommentReference"/>
          <w:rFonts w:eastAsia="DejaVu Sans"/>
          <w:b w:val="0"/>
          <w:bCs w:val="0"/>
          <w:i w:val="0"/>
          <w:iCs w:val="0"/>
        </w:rPr>
        <w:commentReference w:id="74"/>
      </w:r>
      <w:bookmarkEnd w:id="72"/>
      <w:bookmarkEnd w:id="73"/>
    </w:p>
    <w:p w14:paraId="7E6F1AD4" w14:textId="77777777" w:rsidR="00053A78" w:rsidRPr="002F76E4" w:rsidRDefault="00930C2B" w:rsidP="002F76E4">
      <w:pPr>
        <w:pStyle w:val="NormalIP"/>
      </w:pPr>
      <w:r w:rsidRPr="002F76E4">
        <w:t xml:space="preserve">Para </w:t>
      </w:r>
      <w:del w:id="75" w:author="Anasta" w:date="2014-05-28T13:30:00Z">
        <w:r w:rsidR="00C11B5D" w:rsidRPr="002F76E4">
          <w:delText xml:space="preserve">alcançar o objetivo proposto, o </w:delText>
        </w:r>
      </w:del>
      <w:r w:rsidR="002F76E4" w:rsidRPr="002F76E4">
        <w:t>desenvolvimento</w:t>
      </w:r>
      <w:ins w:id="76" w:author="Anasta" w:date="2014-05-28T13:30:00Z">
        <w:r w:rsidR="00F320B1" w:rsidRPr="002F76E4">
          <w:t xml:space="preserve"> do </w:t>
        </w:r>
      </w:ins>
      <w:r w:rsidR="00F320B1" w:rsidRPr="002F76E4">
        <w:t>projeto</w:t>
      </w:r>
      <w:del w:id="77"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8" w:author="Anasta" w:date="2014-05-28T13:30:00Z">
        <w:r w:rsidRPr="002F76E4">
          <w:t xml:space="preserve">, </w:t>
        </w:r>
        <w:r w:rsidR="00F320B1" w:rsidRPr="002F76E4">
          <w:t>foram adotadas</w:t>
        </w:r>
        <w:r w:rsidRPr="002F76E4">
          <w:t>, de maneira interativa</w:t>
        </w:r>
      </w:ins>
      <w:r w:rsidRPr="002F76E4">
        <w:t>, as seguintes etapas:</w:t>
      </w:r>
    </w:p>
    <w:p w14:paraId="07653F50" w14:textId="77777777" w:rsidR="00F320B1" w:rsidRPr="002F76E4" w:rsidRDefault="003D63CF">
      <w:pPr>
        <w:pStyle w:val="NormalIP"/>
        <w:numPr>
          <w:ilvl w:val="0"/>
          <w:numId w:val="38"/>
        </w:numPr>
        <w:ind w:hanging="436"/>
        <w:pPrChange w:id="79" w:author="Anasta" w:date="2014-05-28T13:30:00Z">
          <w:pPr>
            <w:pStyle w:val="NormalIP"/>
            <w:numPr>
              <w:numId w:val="38"/>
            </w:numPr>
            <w:ind w:left="1145" w:hanging="360"/>
          </w:pPr>
        </w:pPrChange>
      </w:pPr>
      <w:r w:rsidRPr="002F76E4">
        <w:t>Estud</w:t>
      </w:r>
      <w:r w:rsidR="00134C9C" w:rsidRPr="002F76E4">
        <w:t>o do método de organização GTD</w:t>
      </w:r>
      <w:del w:id="80"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1"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2" w:author="Anasta" w:date="2014-05-28T13:30:00Z">
        <w:r w:rsidR="005F53C8" w:rsidRPr="002F76E4">
          <w:delText xml:space="preserve"> (os</w:delText>
        </w:r>
      </w:del>
      <w:ins w:id="83" w:author="Anasta" w:date="2014-05-28T13:30:00Z">
        <w:r w:rsidR="00930C2B" w:rsidRPr="002F76E4">
          <w:t>, cujos</w:t>
        </w:r>
      </w:ins>
      <w:r w:rsidR="00930C2B" w:rsidRPr="002F76E4">
        <w:t xml:space="preserve"> </w:t>
      </w:r>
      <w:r w:rsidR="005F53C8" w:rsidRPr="002F76E4">
        <w:t xml:space="preserve">detalhes </w:t>
      </w:r>
      <w:del w:id="84" w:author="Anasta" w:date="2014-05-28T13:30:00Z">
        <w:r w:rsidR="005F53C8" w:rsidRPr="002F76E4">
          <w:delText>podem ser obtidos</w:delText>
        </w:r>
      </w:del>
      <w:ins w:id="85" w:author="Anasta" w:date="2014-05-28T13:30:00Z">
        <w:r w:rsidR="00930C2B" w:rsidRPr="002F76E4">
          <w:t>estão descritos</w:t>
        </w:r>
      </w:ins>
      <w:r w:rsidR="005F53C8" w:rsidRPr="002F76E4">
        <w:t xml:space="preserve"> no capítulo </w:t>
      </w:r>
      <w:r w:rsidR="0088363D" w:rsidRPr="002F76E4">
        <w:fldChar w:fldCharType="begin"/>
      </w:r>
      <w:r w:rsidR="00DE6BFF" w:rsidRPr="002F76E4">
        <w:instrText xml:space="preserve"> REF _Ref382331752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del w:id="86"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7"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8" w:author="Anasta" w:date="2014-05-28T13:30:00Z">
        <w:r w:rsidR="00134C9C" w:rsidRPr="002F76E4">
          <w:delText>– na</w:delText>
        </w:r>
        <w:r w:rsidR="00B95108" w:rsidRPr="002F76E4">
          <w:delText xml:space="preserve"> qual se identificou</w:delText>
        </w:r>
      </w:del>
      <w:ins w:id="89"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0" w:author="Anasta" w:date="2014-05-28T13:30:00Z">
        <w:r w:rsidR="00C8130E" w:rsidRPr="002F76E4">
          <w:delText>.</w:delText>
        </w:r>
      </w:del>
      <w:ins w:id="91" w:author="Anasta" w:date="2014-05-28T13:30:00Z">
        <w:r w:rsidR="00F320B1" w:rsidRPr="002F76E4">
          <w:t>;</w:t>
        </w:r>
      </w:ins>
    </w:p>
    <w:p w14:paraId="523AA31F" w14:textId="77777777" w:rsidR="00C909EC" w:rsidRPr="002F76E4" w:rsidRDefault="00493CCB" w:rsidP="00C909EC">
      <w:pPr>
        <w:pStyle w:val="NormalIP"/>
        <w:numPr>
          <w:ilvl w:val="0"/>
          <w:numId w:val="38"/>
        </w:numPr>
      </w:pPr>
      <w:r w:rsidRPr="002F76E4">
        <w:t xml:space="preserve">Análise de </w:t>
      </w:r>
      <w:del w:id="92"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ins w:id="93" w:author="Anasta" w:date="2014-05-28T13:30:00Z">
        <w:r w:rsidRPr="002F76E4">
          <w:t>que</w:t>
        </w:r>
        <w:r w:rsidR="00FD50EE" w:rsidRPr="002F76E4">
          <w:t>sitos</w:t>
        </w:r>
        <w:r w:rsidR="00F320B1" w:rsidRPr="002F76E4">
          <w:t>, a</w:t>
        </w:r>
      </w:ins>
      <w:r w:rsidR="00F320B1" w:rsidRPr="002F76E4">
        <w:t xml:space="preserve"> qual</w:t>
      </w:r>
      <w:ins w:id="94" w:author="Anasta" w:date="2014-05-28T13:30:00Z">
        <w:r w:rsidR="00F320B1" w:rsidRPr="002F76E4">
          <w:t xml:space="preserve"> possibilitou definir</w:t>
        </w:r>
      </w:ins>
      <w:r w:rsidR="00513E26" w:rsidRPr="002F76E4">
        <w:t>, d</w:t>
      </w:r>
      <w:r w:rsidRPr="002F76E4">
        <w:t xml:space="preserve">entre todas </w:t>
      </w:r>
      <w:del w:id="95" w:author="Anasta" w:date="2014-05-28T13:30:00Z">
        <w:r w:rsidR="00D95996" w:rsidRPr="002F76E4">
          <w:delText>os requisitos</w:delText>
        </w:r>
      </w:del>
      <w:ins w:id="96" w:author="Anasta" w:date="2014-05-28T13:30:00Z">
        <w:r w:rsidRPr="002F76E4">
          <w:t>a</w:t>
        </w:r>
        <w:r w:rsidR="00D95996" w:rsidRPr="002F76E4">
          <w:t xml:space="preserve">s </w:t>
        </w:r>
        <w:r w:rsidRPr="002F76E4">
          <w:t>condições</w:t>
        </w:r>
      </w:ins>
      <w:r w:rsidR="00D95996" w:rsidRPr="002F76E4">
        <w:t xml:space="preserve"> funcionais e não funcionais </w:t>
      </w:r>
      <w:del w:id="97" w:author="Anasta" w:date="2014-05-28T13:30:00Z">
        <w:r w:rsidR="00FD50EE" w:rsidRPr="002F76E4">
          <w:delText>reque</w:delText>
        </w:r>
        <w:r w:rsidR="00D95996" w:rsidRPr="002F76E4">
          <w:delText>rido</w:delText>
        </w:r>
        <w:r w:rsidR="00FD50EE" w:rsidRPr="002F76E4">
          <w:delText>s</w:delText>
        </w:r>
      </w:del>
      <w:ins w:id="98"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99" w:author="Anasta" w:date="2014-05-28T13:30:00Z">
        <w:r w:rsidR="00C8130E" w:rsidRPr="002F76E4">
          <w:delText>definiu</w:delText>
        </w:r>
        <w:r w:rsidR="00FD50EE" w:rsidRPr="002F76E4">
          <w:delText>-se</w:delText>
        </w:r>
        <w:r w:rsidR="00D95996" w:rsidRPr="002F76E4">
          <w:delText xml:space="preserve"> aqueles</w:delText>
        </w:r>
      </w:del>
      <w:ins w:id="100"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1" w:author="Anasta" w:date="2014-05-28T13:30:00Z">
        <w:r w:rsidR="001B03C4" w:rsidRPr="002F76E4">
          <w:delText>incorporados</w:delText>
        </w:r>
      </w:del>
      <w:ins w:id="102"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3"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4" w:author="Anasta" w:date="2014-05-28T13:30:00Z">
        <w:r w:rsidR="00513E26" w:rsidRPr="002F76E4">
          <w:delText>poreriam</w:delText>
        </w:r>
        <w:r w:rsidR="00D95996" w:rsidRPr="002F76E4">
          <w:delText xml:space="preserve"> </w:delText>
        </w:r>
        <w:r w:rsidR="00513E26" w:rsidRPr="002F76E4">
          <w:delText>satisfazer</w:delText>
        </w:r>
      </w:del>
      <w:ins w:id="105"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6" w:author="Anasta" w:date="2014-05-28T13:30:00Z">
        <w:r w:rsidR="000A691A" w:rsidRPr="002F76E4">
          <w:delText>Alocou</w:delText>
        </w:r>
      </w:del>
      <w:ins w:id="107" w:author="Anasta" w:date="2014-05-28T13:30:00Z">
        <w:r w:rsidRPr="002F76E4">
          <w:t>Destinou</w:t>
        </w:r>
      </w:ins>
      <w:r w:rsidR="000A691A" w:rsidRPr="002F76E4">
        <w:t>-se</w:t>
      </w:r>
      <w:r w:rsidR="00230837" w:rsidRPr="002F76E4">
        <w:t xml:space="preserve">, assim, tempo para estudo dos elementos da plataforma </w:t>
      </w:r>
      <w:proofErr w:type="spellStart"/>
      <w:r w:rsidR="00230837" w:rsidRPr="002F76E4">
        <w:rPr>
          <w:i/>
          <w:rPrChange w:id="108" w:author="Anasta" w:date="2014-05-28T13:30:00Z">
            <w:rPr>
              <w:highlight w:val="red"/>
            </w:rPr>
          </w:rPrChange>
        </w:rPr>
        <w:t>Android</w:t>
      </w:r>
      <w:proofErr w:type="spellEnd"/>
      <w:del w:id="109"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0"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1" w:author="Anasta" w:date="2014-05-28T13:30:00Z">
        <w:r w:rsidRPr="002F76E4">
          <w:rPr>
            <w:i/>
          </w:rPr>
          <w:t>,</w:t>
        </w:r>
      </w:ins>
      <w:r w:rsidRPr="002F76E4">
        <w:rPr>
          <w:i/>
          <w:rPrChange w:id="112" w:author="Anasta" w:date="2014-05-28T13:30:00Z">
            <w:rPr>
              <w:highlight w:val="red"/>
            </w:rPr>
          </w:rPrChange>
        </w:rPr>
        <w:t xml:space="preserve"> </w:t>
      </w:r>
      <w:r w:rsidRPr="002F76E4">
        <w:t>para o projeto do sistema,</w:t>
      </w:r>
      <w:r w:rsidRPr="002F76E4">
        <w:rPr>
          <w:i/>
          <w:rPrChange w:id="113" w:author="Anasta" w:date="2014-05-28T13:30:00Z">
            <w:rPr>
              <w:highlight w:val="red"/>
            </w:rPr>
          </w:rPrChange>
        </w:rPr>
        <w:t xml:space="preserve"> </w:t>
      </w:r>
      <w:del w:id="114" w:author="Anasta" w:date="2014-05-28T13:30:00Z">
        <w:r w:rsidR="00B4503E" w:rsidRPr="002F76E4">
          <w:delText>para</w:delText>
        </w:r>
      </w:del>
      <w:ins w:id="115" w:author="Anasta" w:date="2014-05-28T13:30:00Z">
        <w:r w:rsidR="00380958" w:rsidRPr="002F76E4">
          <w:t>a</w:t>
        </w:r>
      </w:ins>
      <w:r w:rsidR="00380958" w:rsidRPr="002F76E4">
        <w:t xml:space="preserve"> </w:t>
      </w:r>
      <w:r w:rsidRPr="002F76E4">
        <w:t xml:space="preserve">codificação e </w:t>
      </w:r>
      <w:del w:id="116" w:author="Anasta" w:date="2014-05-28T13:30:00Z">
        <w:r w:rsidR="00B4503E" w:rsidRPr="002F76E4">
          <w:delText>para</w:delText>
        </w:r>
      </w:del>
      <w:ins w:id="117" w:author="Anasta" w:date="2014-05-28T13:30:00Z">
        <w:r w:rsidR="00380958" w:rsidRPr="002F76E4">
          <w:t>os</w:t>
        </w:r>
      </w:ins>
      <w:r w:rsidR="00380958" w:rsidRPr="002F76E4">
        <w:t xml:space="preserve"> </w:t>
      </w:r>
      <w:r w:rsidRPr="002F76E4">
        <w:t>testes</w:t>
      </w:r>
      <w:del w:id="118" w:author="Anasta" w:date="2014-05-28T13:30:00Z">
        <w:r w:rsidR="000A691A" w:rsidRPr="002F76E4">
          <w:delText xml:space="preserve"> </w:delText>
        </w:r>
        <w:r w:rsidR="00DA7B78" w:rsidRPr="002F76E4">
          <w:delText>.</w:delText>
        </w:r>
      </w:del>
      <w:ins w:id="119" w:author="Anasta" w:date="2014-05-28T13:30:00Z">
        <w:r w:rsidRPr="002F76E4">
          <w:t xml:space="preserve">, </w:t>
        </w:r>
        <w:r w:rsidR="00230837" w:rsidRPr="002F76E4">
          <w:t xml:space="preserve">que será </w:t>
        </w:r>
        <w:r w:rsidRPr="002F76E4">
          <w:t xml:space="preserve">apresentado </w:t>
        </w:r>
        <w:r w:rsidR="00230837" w:rsidRPr="002F76E4">
          <w:t>no</w:t>
        </w:r>
        <w:r w:rsidR="00DA7B78" w:rsidRPr="002F76E4">
          <w:t xml:space="preserve"> capítulo </w:t>
        </w:r>
        <w:r w:rsidR="0088363D" w:rsidRPr="002F76E4">
          <w:fldChar w:fldCharType="begin"/>
        </w:r>
        <w:r w:rsidR="00424581" w:rsidRPr="002F76E4">
          <w:instrText xml:space="preserve"> REF _Ref388912249 \w \h </w:instrText>
        </w:r>
      </w:ins>
      <w:r w:rsidR="002F76E4">
        <w:instrText xml:space="preserve"> \* MERGEFORMAT </w:instrText>
      </w:r>
      <w:ins w:id="120" w:author="Anasta" w:date="2014-05-28T13:30:00Z">
        <w:r w:rsidR="0088363D" w:rsidRPr="002F76E4">
          <w:fldChar w:fldCharType="separate"/>
        </w:r>
      </w:ins>
      <w:proofErr w:type="gramStart"/>
      <w:r w:rsidR="00AA470E">
        <w:t>0</w:t>
      </w:r>
      <w:proofErr w:type="gramEnd"/>
      <w:ins w:id="121" w:author="Anasta" w:date="2014-05-28T13:30:00Z">
        <w:r w:rsidR="0088363D" w:rsidRPr="002F76E4">
          <w:fldChar w:fldCharType="end"/>
        </w:r>
        <w:r w:rsidRPr="002F76E4">
          <w:t xml:space="preserve"> deste trabalho;</w:t>
        </w:r>
      </w:ins>
    </w:p>
    <w:p w14:paraId="2E90CBE8" w14:textId="77777777" w:rsidR="00C909EC" w:rsidRPr="002F76E4" w:rsidRDefault="00134C9C" w:rsidP="00C909EC">
      <w:pPr>
        <w:pStyle w:val="NormalIP"/>
        <w:numPr>
          <w:ilvl w:val="0"/>
          <w:numId w:val="38"/>
        </w:numPr>
      </w:pPr>
      <w:r w:rsidRPr="002F76E4">
        <w:t>Projeto do sistema</w:t>
      </w:r>
      <w:del w:id="122" w:author="Anasta" w:date="2014-05-28T13:30:00Z">
        <w:r w:rsidRPr="002F76E4">
          <w:delText xml:space="preserve"> – na</w:delText>
        </w:r>
        <w:r w:rsidR="003C7BC4" w:rsidRPr="002F76E4">
          <w:delText xml:space="preserve"> qual se definiu</w:delText>
        </w:r>
      </w:del>
      <w:ins w:id="123" w:author="Anasta" w:date="2014-05-28T13:30:00Z">
        <w:r w:rsidR="00727805" w:rsidRPr="002F76E4">
          <w:t>. Nesta etapa foram definidos</w:t>
        </w:r>
      </w:ins>
      <w:r w:rsidR="00727805" w:rsidRPr="002F76E4">
        <w:t xml:space="preserve"> </w:t>
      </w:r>
      <w:r w:rsidR="003C7BC4" w:rsidRPr="002F76E4">
        <w:t xml:space="preserve">os componentes e </w:t>
      </w:r>
      <w:ins w:id="124" w:author="Anasta" w:date="2014-05-28T13:30:00Z">
        <w:r w:rsidR="00727805" w:rsidRPr="002F76E4">
          <w:t xml:space="preserve">as </w:t>
        </w:r>
      </w:ins>
      <w:r w:rsidR="003C7BC4" w:rsidRPr="002F76E4">
        <w:t>bibliotecas necessárias para o funcionamento do sistema</w:t>
      </w:r>
      <w:del w:id="125" w:author="Anasta" w:date="2014-05-28T13:30:00Z">
        <w:r w:rsidR="0083173E" w:rsidRPr="002F76E4">
          <w:delText>.</w:delText>
        </w:r>
      </w:del>
      <w:ins w:id="126"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7"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8"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9" w:author="Anasta" w:date="2014-05-28T13:30:00Z">
        <w:r w:rsidR="00EA2848" w:rsidRPr="002F76E4">
          <w:t xml:space="preserve"> definidas</w:t>
        </w:r>
      </w:ins>
      <w:r w:rsidR="00EA2848" w:rsidRPr="002F76E4">
        <w:t xml:space="preserve"> na análise de </w:t>
      </w:r>
      <w:del w:id="130" w:author="Anasta" w:date="2014-05-28T13:30:00Z">
        <w:r w:rsidR="00FA6DC7" w:rsidRPr="002F76E4">
          <w:delText>requisitos.</w:delText>
        </w:r>
      </w:del>
      <w:ins w:id="131" w:author="Anasta" w:date="2014-05-28T13:30:00Z">
        <w:r w:rsidR="00EA2848" w:rsidRPr="002F76E4">
          <w:t>que</w:t>
        </w:r>
        <w:r w:rsidR="000642E6" w:rsidRPr="002F76E4">
          <w:t xml:space="preserve">sitos foram </w:t>
        </w:r>
        <w:proofErr w:type="gramStart"/>
        <w:r w:rsidR="000642E6" w:rsidRPr="002F76E4">
          <w:lastRenderedPageBreak/>
          <w:t>implementadas</w:t>
        </w:r>
        <w:proofErr w:type="gramEnd"/>
        <w:r w:rsidR="00EA2848" w:rsidRPr="002F76E4">
          <w:t>;</w:t>
        </w:r>
      </w:ins>
    </w:p>
    <w:p w14:paraId="75551778" w14:textId="77777777" w:rsidR="0083173E" w:rsidRPr="002F76E4" w:rsidRDefault="0083173E" w:rsidP="00C909EC">
      <w:pPr>
        <w:pStyle w:val="NormalIP"/>
        <w:numPr>
          <w:ilvl w:val="0"/>
          <w:numId w:val="38"/>
        </w:numPr>
      </w:pPr>
      <w:r w:rsidRPr="002F76E4">
        <w:t>Teste do sistema</w:t>
      </w:r>
      <w:del w:id="132" w:author="Anasta" w:date="2014-05-28T13:30:00Z">
        <w:r w:rsidR="009568A8" w:rsidRPr="002F76E4">
          <w:delText xml:space="preserve"> – na qual se realizou</w:delText>
        </w:r>
      </w:del>
      <w:ins w:id="133" w:author="Anasta" w:date="2014-05-28T13:30:00Z">
        <w:r w:rsidR="00A764AF" w:rsidRPr="002F76E4">
          <w:t xml:space="preserve">. Neste </w:t>
        </w:r>
      </w:ins>
      <w:r w:rsidR="002F76E4" w:rsidRPr="002F76E4">
        <w:t>estágio</w:t>
      </w:r>
      <w:ins w:id="134" w:author="Anasta" w:date="2014-05-28T13:30:00Z">
        <w:r w:rsidR="00A764AF" w:rsidRPr="002F76E4">
          <w:t xml:space="preserve"> foram efetuados</w:t>
        </w:r>
      </w:ins>
      <w:r w:rsidR="009568A8" w:rsidRPr="002F76E4">
        <w:t xml:space="preserve"> testes à medida que cada funcionalidade era </w:t>
      </w:r>
      <w:del w:id="135" w:author="Anasta" w:date="2014-05-28T13:30:00Z">
        <w:r w:rsidR="009568A8" w:rsidRPr="002F76E4">
          <w:delText>implementada. Testes foram realizados</w:delText>
        </w:r>
      </w:del>
      <w:ins w:id="136"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7" w:author="Anasta" w:date="2014-05-28T13:30:00Z"/>
        </w:rPr>
      </w:pPr>
      <w:bookmarkStart w:id="138" w:name="_Toc389051926"/>
      <w:bookmarkStart w:id="139" w:name="_Toc389057645"/>
      <w:bookmarkStart w:id="140" w:name="_Toc389058349"/>
      <w:bookmarkEnd w:id="138"/>
      <w:bookmarkEnd w:id="139"/>
      <w:bookmarkEnd w:id="140"/>
    </w:p>
    <w:p w14:paraId="26D24061" w14:textId="77777777" w:rsidR="00417C70" w:rsidRPr="002F76E4" w:rsidRDefault="004532A4" w:rsidP="00772634">
      <w:pPr>
        <w:pStyle w:val="Heading2"/>
      </w:pPr>
      <w:bookmarkStart w:id="141" w:name="_Toc389058350"/>
      <w:r w:rsidRPr="002F76E4">
        <w:t>ORGANIZAÇÃO DA MONOGRAFIA</w:t>
      </w:r>
      <w:bookmarkEnd w:id="141"/>
    </w:p>
    <w:p w14:paraId="6AFC90B8" w14:textId="77777777" w:rsidR="00780322" w:rsidRPr="002F76E4" w:rsidRDefault="00320E29" w:rsidP="00D1055D">
      <w:pPr>
        <w:pStyle w:val="NormalIP"/>
      </w:pPr>
      <w:del w:id="142" w:author="Anasta" w:date="2014-05-28T13:30:00Z">
        <w:r w:rsidRPr="002F76E4">
          <w:delText>Este</w:delText>
        </w:r>
      </w:del>
      <w:ins w:id="143" w:author="Anasta" w:date="2014-05-28T13:30:00Z">
        <w:r w:rsidR="00380958" w:rsidRPr="002F76E4">
          <w:t>O</w:t>
        </w:r>
      </w:ins>
      <w:r w:rsidR="00380958" w:rsidRPr="002F76E4">
        <w:t xml:space="preserve"> </w:t>
      </w:r>
      <w:r w:rsidRPr="002F76E4">
        <w:t xml:space="preserve">presente trabalho se encontra dividido em </w:t>
      </w:r>
      <w:proofErr w:type="gramStart"/>
      <w:r w:rsidR="00E136C4" w:rsidRPr="002F76E4">
        <w:t>3</w:t>
      </w:r>
      <w:proofErr w:type="gramEnd"/>
      <w:r w:rsidR="00E136C4" w:rsidRPr="002F76E4">
        <w:t xml:space="preserve"> capítulos</w:t>
      </w:r>
      <w:del w:id="144" w:author="Anasta" w:date="2014-05-28T13:30:00Z">
        <w:r w:rsidR="00780322" w:rsidRPr="002F76E4">
          <w:delText>:</w:delText>
        </w:r>
      </w:del>
      <w:ins w:id="145" w:author="Anasta" w:date="2014-05-28T13:30:00Z">
        <w:r w:rsidR="00380958" w:rsidRPr="002F76E4">
          <w:t>.</w:t>
        </w:r>
      </w:ins>
    </w:p>
    <w:p w14:paraId="7648C79F" w14:textId="77777777" w:rsidR="00780322" w:rsidRPr="002F76E4" w:rsidRDefault="00380958" w:rsidP="00D1055D">
      <w:pPr>
        <w:pStyle w:val="NormalIP"/>
      </w:pPr>
      <w:ins w:id="146" w:author="Anasta" w:date="2014-05-28T13:30:00Z">
        <w:r w:rsidRPr="002F76E4">
          <w:t xml:space="preserve">No </w:t>
        </w:r>
      </w:ins>
      <w:r w:rsidR="00F23DEB" w:rsidRPr="002F76E4">
        <w:t xml:space="preserve">Capitulo </w:t>
      </w:r>
      <w:r w:rsidR="0088363D" w:rsidRPr="002F76E4">
        <w:fldChar w:fldCharType="begin"/>
      </w:r>
      <w:r w:rsidR="00A60F13" w:rsidRPr="002F76E4">
        <w:instrText xml:space="preserve"> REF _Ref382331752 \r \h </w:instrText>
      </w:r>
      <w:r w:rsidR="00B87865" w:rsidRPr="002F76E4">
        <w:instrText xml:space="preserve"> \* MERGEFORMAT </w:instrText>
      </w:r>
      <w:r w:rsidR="0088363D" w:rsidRPr="002F76E4">
        <w:fldChar w:fldCharType="separate"/>
      </w:r>
      <w:proofErr w:type="gramStart"/>
      <w:r w:rsidR="00AA470E">
        <w:t>0</w:t>
      </w:r>
      <w:proofErr w:type="gramEnd"/>
      <w:r w:rsidR="0088363D" w:rsidRPr="002F76E4">
        <w:fldChar w:fldCharType="end"/>
      </w:r>
      <w:del w:id="147" w:author="Anasta" w:date="2014-05-28T13:30:00Z">
        <w:r w:rsidR="00780322" w:rsidRPr="002F76E4">
          <w:delText>: que fará</w:delText>
        </w:r>
      </w:del>
      <w:ins w:id="148"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49" w:author="Anasta" w:date="2014-05-28T13:30:00Z">
        <w:r w:rsidR="005E1B78" w:rsidRPr="002F76E4">
          <w:delText>desenvilvido</w:delText>
        </w:r>
        <w:r w:rsidR="00780322" w:rsidRPr="002F76E4">
          <w:delText>;</w:delText>
        </w:r>
      </w:del>
      <w:ins w:id="150" w:author="Anasta" w:date="2014-05-28T13:30:00Z">
        <w:r w:rsidRPr="002F76E4">
          <w:t>desenvo</w:t>
        </w:r>
        <w:r w:rsidR="005E1B78" w:rsidRPr="002F76E4">
          <w:t>lvido</w:t>
        </w:r>
        <w:r w:rsidRPr="002F76E4">
          <w:t>.</w:t>
        </w:r>
      </w:ins>
    </w:p>
    <w:p w14:paraId="611F0470" w14:textId="77777777" w:rsidR="00927218" w:rsidRPr="002F76E4" w:rsidRDefault="00380958" w:rsidP="00D1055D">
      <w:pPr>
        <w:pStyle w:val="NormalIP"/>
      </w:pPr>
      <w:ins w:id="151" w:author="Anasta" w:date="2014-05-28T13:30:00Z">
        <w:r w:rsidRPr="002F76E4">
          <w:t xml:space="preserve">O </w:t>
        </w:r>
      </w:ins>
      <w:r w:rsidR="00780322" w:rsidRPr="002F76E4">
        <w:t>Capít</w:t>
      </w:r>
      <w:r w:rsidR="00A60F13" w:rsidRPr="002F76E4">
        <w:t>ulo</w:t>
      </w:r>
      <w:r w:rsidR="00B60874" w:rsidRPr="002F76E4">
        <w:t xml:space="preserve"> </w:t>
      </w:r>
      <w:r w:rsidR="0088363D" w:rsidRPr="002F76E4">
        <w:fldChar w:fldCharType="begin"/>
      </w:r>
      <w:r w:rsidR="00B60874" w:rsidRPr="002F76E4">
        <w:instrText xml:space="preserve"> REF _Ref388912252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del w:id="152" w:author="Anasta" w:date="2014-05-28T13:30:00Z">
        <w:r w:rsidR="00780322" w:rsidRPr="002F76E4">
          <w:delText xml:space="preserve">: que fará uma descrição </w:delText>
        </w:r>
        <w:r w:rsidR="00C0381F" w:rsidRPr="002F76E4">
          <w:delText>dos</w:delText>
        </w:r>
      </w:del>
      <w:ins w:id="153"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7777777" w:rsidR="00927218" w:rsidRPr="002F76E4" w:rsidRDefault="00380958" w:rsidP="00380958">
      <w:pPr>
        <w:pStyle w:val="NormalIP"/>
        <w:rPr>
          <w:ins w:id="154" w:author="Anasta" w:date="2014-05-28T13:30:00Z"/>
        </w:rPr>
      </w:pPr>
      <w:ins w:id="155" w:author="Anasta" w:date="2014-05-28T13:30:00Z">
        <w:r w:rsidRPr="002F76E4">
          <w:t xml:space="preserve">O </w:t>
        </w:r>
      </w:ins>
      <w:r w:rsidR="00A60F13" w:rsidRPr="002F76E4">
        <w:t>Capítulo</w:t>
      </w:r>
      <w:r w:rsidR="00B60874" w:rsidRPr="002F76E4">
        <w:t xml:space="preserve"> </w:t>
      </w:r>
      <w:del w:id="156"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7"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ins w:id="158" w:author="Anasta" w:date="2014-05-28T13:30:00Z">
        <w:r w:rsidR="0088363D" w:rsidRPr="002F76E4">
          <w:fldChar w:fldCharType="begin"/>
        </w:r>
        <w:r w:rsidR="00B60874" w:rsidRPr="002F76E4">
          <w:instrText xml:space="preserve"> REF _Ref388912264 \w \h </w:instrText>
        </w:r>
        <w:r w:rsidRPr="002F76E4">
          <w:instrText xml:space="preserve"> \* MERGEFORMAT </w:instrText>
        </w:r>
      </w:ins>
      <w:ins w:id="159" w:author="Anasta" w:date="2014-05-28T13:30:00Z">
        <w:r w:rsidR="0088363D" w:rsidRPr="002F76E4">
          <w:fldChar w:fldCharType="separate"/>
        </w:r>
      </w:ins>
      <w:proofErr w:type="gramStart"/>
      <w:r w:rsidR="00AA470E">
        <w:t>0</w:t>
      </w:r>
      <w:proofErr w:type="gramEnd"/>
      <w:ins w:id="160" w:author="Anasta" w:date="2014-05-28T13:30:00Z">
        <w:r w:rsidR="0088363D" w:rsidRPr="002F76E4">
          <w:fldChar w:fldCharType="end"/>
        </w:r>
      </w:ins>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sectPr w:rsidR="00380958" w:rsidRPr="002F76E4" w:rsidSect="001B25FB">
          <w:pgSz w:w="11906" w:h="16838"/>
          <w:pgMar w:top="1417" w:right="1418" w:bottom="1701" w:left="1418" w:header="720" w:footer="720" w:gutter="0"/>
          <w:cols w:space="720"/>
          <w:docGrid w:linePitch="360"/>
        </w:sectPr>
        <w:pPrChange w:id="161" w:author="Anasta" w:date="2014-05-28T13:30:00Z">
          <w:pPr>
            <w:pStyle w:val="NormalIP"/>
            <w:jc w:val="left"/>
          </w:pPr>
        </w:pPrChange>
      </w:pPr>
    </w:p>
    <w:p w14:paraId="6E6FEE26" w14:textId="57101DE4" w:rsidR="007E138D" w:rsidRDefault="007E138D">
      <w:pPr>
        <w:widowControl/>
        <w:suppressAutoHyphens w:val="0"/>
        <w:spacing w:line="240" w:lineRule="auto"/>
        <w:ind w:firstLine="0"/>
        <w:jc w:val="left"/>
        <w:rPr>
          <w:rFonts w:eastAsiaTheme="majorEastAsia"/>
          <w:b/>
          <w:bCs/>
          <w:sz w:val="32"/>
          <w:szCs w:val="32"/>
        </w:rPr>
      </w:pPr>
      <w:bookmarkStart w:id="162" w:name="_Ref382331752"/>
    </w:p>
    <w:p w14:paraId="044E508A" w14:textId="0E69084B" w:rsidR="00FD79B2" w:rsidRPr="002F76E4" w:rsidRDefault="0098055F" w:rsidP="00F23DEB">
      <w:pPr>
        <w:pStyle w:val="Heading1"/>
      </w:pPr>
      <w:bookmarkStart w:id="163" w:name="_Toc389058351"/>
      <w:r w:rsidRPr="002F76E4">
        <w:t>GTD</w:t>
      </w:r>
      <w:bookmarkEnd w:id="162"/>
      <w:bookmarkEnd w:id="163"/>
    </w:p>
    <w:p w14:paraId="4B7476EE" w14:textId="77777777" w:rsidR="00DF4888" w:rsidRPr="002F76E4" w:rsidRDefault="00DF4888" w:rsidP="00DF4888">
      <w:pPr>
        <w:rPr>
          <w:del w:id="164" w:author="Anasta" w:date="2014-05-28T13:30:00Z"/>
        </w:rPr>
      </w:pPr>
      <w:bookmarkStart w:id="165" w:name="_Toc389051929"/>
      <w:bookmarkStart w:id="166" w:name="_Toc389057648"/>
      <w:bookmarkStart w:id="167" w:name="_Toc389058352"/>
      <w:bookmarkEnd w:id="165"/>
      <w:bookmarkEnd w:id="166"/>
      <w:bookmarkEnd w:id="167"/>
    </w:p>
    <w:p w14:paraId="4E0361A8" w14:textId="77777777" w:rsidR="00DF4888" w:rsidRPr="002F76E4" w:rsidRDefault="00EF2C98" w:rsidP="00DF4888">
      <w:pPr>
        <w:pStyle w:val="Heading2"/>
      </w:pPr>
      <w:bookmarkStart w:id="168" w:name="_Toc389058353"/>
      <w:r w:rsidRPr="002F76E4">
        <w:t>DESCRIÇÃO</w:t>
      </w:r>
      <w:r w:rsidR="002F76E4" w:rsidRPr="002F76E4">
        <w:t xml:space="preserve"> DO MÉTODO</w:t>
      </w:r>
      <w:bookmarkEnd w:id="168"/>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proofErr w:type="spellStart"/>
      <w:r w:rsidR="002F76E4">
        <w:rPr>
          <w:i/>
        </w:rPr>
        <w:t>Getting</w:t>
      </w:r>
      <w:proofErr w:type="spellEnd"/>
      <w:r w:rsidR="002F76E4">
        <w:rPr>
          <w:i/>
        </w:rPr>
        <w:t xml:space="preserve"> </w:t>
      </w:r>
      <w:proofErr w:type="spellStart"/>
      <w:r w:rsidR="002F76E4">
        <w:rPr>
          <w:i/>
        </w:rPr>
        <w:t>Things</w:t>
      </w:r>
      <w:proofErr w:type="spellEnd"/>
      <w:r w:rsidR="002F76E4">
        <w:rPr>
          <w:i/>
        </w:rPr>
        <w:t xml:space="preserve"> </w:t>
      </w:r>
      <w:proofErr w:type="spellStart"/>
      <w:r w:rsidR="002F76E4">
        <w:rPr>
          <w:i/>
        </w:rPr>
        <w:t>Done</w:t>
      </w:r>
      <w:proofErr w:type="spellEnd"/>
      <w:r w:rsidRPr="002F76E4">
        <w:t xml:space="preserve">) é </w:t>
      </w:r>
      <w:commentRangeStart w:id="169"/>
      <w:r w:rsidRPr="002F76E4">
        <w:t xml:space="preserve">um </w:t>
      </w:r>
      <w:commentRangeEnd w:id="169"/>
      <w:r w:rsidR="006F64DD" w:rsidRPr="002F76E4">
        <w:rPr>
          <w:rStyle w:val="CommentReference"/>
        </w:rPr>
        <w:commentReference w:id="169"/>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AA470E">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0" w:author="Anasta" w:date="2014-05-28T13:30:00Z">
        <w:r w:rsidR="0089247D" w:rsidRPr="002F76E4">
          <w:delText>algum</w:delText>
        </w:r>
      </w:del>
      <w:ins w:id="171" w:author="Anasta" w:date="2014-05-28T13:30:00Z">
        <w:r w:rsidR="0089247D" w:rsidRPr="002F76E4">
          <w:t>algum</w:t>
        </w:r>
        <w:r w:rsidR="0088515F" w:rsidRPr="002F76E4">
          <w:t>a</w:t>
        </w:r>
      </w:ins>
      <w:r w:rsidR="0089247D" w:rsidRPr="002F76E4">
        <w:t xml:space="preserve"> </w:t>
      </w:r>
      <w:r w:rsidR="00A50A25" w:rsidRPr="002F76E4">
        <w:t>preocupação em</w:t>
      </w:r>
      <w:del w:id="172"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3" w:author="Anasta" w:date="2014-05-28T13:30:00Z">
        <w:r w:rsidR="0010569E" w:rsidRPr="002F76E4">
          <w:delText>podem</w:delText>
        </w:r>
      </w:del>
      <w:ins w:id="174" w:author="Anasta" w:date="2014-05-28T13:30:00Z">
        <w:r w:rsidRPr="002F76E4">
          <w:t>pode</w:t>
        </w:r>
      </w:ins>
      <w:r w:rsidRPr="002F76E4">
        <w:t xml:space="preserve"> ser </w:t>
      </w:r>
      <w:del w:id="175" w:author="Anasta" w:date="2014-05-28T13:30:00Z">
        <w:r w:rsidR="00226295" w:rsidRPr="002F76E4">
          <w:delText>registradas</w:delText>
        </w:r>
      </w:del>
      <w:ins w:id="176" w:author="Anasta" w:date="2014-05-28T13:30:00Z">
        <w:r w:rsidRPr="002F76E4">
          <w:t>registrada</w:t>
        </w:r>
      </w:ins>
      <w:r w:rsidRPr="002F76E4">
        <w:t xml:space="preserve"> por meio da escrita </w:t>
      </w:r>
      <w:del w:id="177" w:author="Anasta" w:date="2014-05-28T13:30:00Z">
        <w:r w:rsidR="00226295" w:rsidRPr="002F76E4">
          <w:delText>em meios</w:delText>
        </w:r>
      </w:del>
      <w:ins w:id="178" w:author="Anasta" w:date="2014-05-28T13:30:00Z">
        <w:r w:rsidRPr="002F76E4">
          <w:t>através</w:t>
        </w:r>
      </w:ins>
      <w:r w:rsidRPr="002F76E4">
        <w:t xml:space="preserve"> de anotação </w:t>
      </w:r>
      <w:del w:id="179" w:author="Anasta" w:date="2014-05-28T13:30:00Z">
        <w:r w:rsidR="00226295" w:rsidRPr="002F76E4">
          <w:delText>físico</w:delText>
        </w:r>
      </w:del>
      <w:ins w:id="180" w:author="Anasta" w:date="2014-05-28T13:30:00Z">
        <w:r w:rsidRPr="002F76E4">
          <w:t>física</w:t>
        </w:r>
      </w:ins>
      <w:r w:rsidRPr="002F76E4">
        <w:t xml:space="preserve"> ou digital. </w:t>
      </w:r>
      <w:del w:id="181" w:author="Anasta" w:date="2014-05-28T13:30:00Z">
        <w:r w:rsidR="00226295" w:rsidRPr="002F76E4">
          <w:delText>Conse</w:delText>
        </w:r>
        <w:r w:rsidR="00B517A6" w:rsidRPr="002F76E4">
          <w:delText>qïentemente</w:delText>
        </w:r>
      </w:del>
      <w:ins w:id="182" w:author="Anasta" w:date="2014-05-28T13:30:00Z">
        <w:r w:rsidRPr="002F76E4">
          <w:t>Consequentemente</w:t>
        </w:r>
      </w:ins>
      <w:r w:rsidRPr="002F76E4">
        <w:t xml:space="preserve">, com exceção de “projetos”, “referência” e “lixo”, que requerem meios mais robustos de armazenamento, os demais grupos contextuais são </w:t>
      </w:r>
      <w:del w:id="183" w:author="Anasta" w:date="2014-05-28T13:30:00Z">
        <w:r w:rsidR="00CD52B0" w:rsidRPr="002F76E4">
          <w:delText>melhor</w:delText>
        </w:r>
      </w:del>
      <w:ins w:id="184"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5" w:author="Anasta" w:date="2014-05-28T13:30:00Z">
        <w:r w:rsidRPr="002F76E4">
          <w:t xml:space="preserve">que </w:t>
        </w:r>
      </w:ins>
      <w:r w:rsidRPr="002F76E4">
        <w:t xml:space="preserve">pode requerer ações do indivíduo ou armazenamento para </w:t>
      </w:r>
      <w:del w:id="186" w:author="Anasta" w:date="2014-05-28T13:30:00Z">
        <w:r w:rsidR="009011E5" w:rsidRPr="002F76E4">
          <w:delText>uso</w:delText>
        </w:r>
        <w:r w:rsidR="00042541" w:rsidRPr="002F76E4">
          <w:delText xml:space="preserve"> futuro</w:delText>
        </w:r>
      </w:del>
      <w:ins w:id="187" w:author="Anasta" w:date="2014-05-28T13:30:00Z">
        <w:r w:rsidRPr="002F76E4">
          <w:t>um</w:t>
        </w:r>
      </w:ins>
      <w:r w:rsidRPr="002F76E4">
        <w:t xml:space="preserve"> potencial </w:t>
      </w:r>
      <w:ins w:id="188" w:author="Anasta" w:date="2014-05-28T13:30:00Z">
        <w:r w:rsidRPr="002F76E4">
          <w:t xml:space="preserve">uso futuro, </w:t>
        </w:r>
      </w:ins>
      <w:r w:rsidRPr="002F76E4">
        <w:t xml:space="preserve">em projetos </w:t>
      </w:r>
      <w:ins w:id="189" w:author="Anasta" w:date="2014-05-28T13:30:00Z">
        <w:r w:rsidRPr="002F76E4">
          <w:t xml:space="preserve">que possam estar </w:t>
        </w:r>
      </w:ins>
      <w:r w:rsidRPr="002F76E4">
        <w:t xml:space="preserve">em </w:t>
      </w:r>
      <w:del w:id="190" w:author="Anasta" w:date="2014-05-28T13:30:00Z">
        <w:r w:rsidR="009011E5" w:rsidRPr="002F76E4">
          <w:delText>adamento</w:delText>
        </w:r>
      </w:del>
      <w:ins w:id="191" w:author="Anasta" w:date="2014-05-28T13:30:00Z">
        <w:r w:rsidRPr="002F76E4">
          <w:t>andamento</w:t>
        </w:r>
      </w:ins>
      <w:r w:rsidRPr="002F76E4">
        <w:t>. Após um item ser devidamente administrado</w:t>
      </w:r>
      <w:del w:id="192" w:author="Anasta" w:date="2014-05-28T13:30:00Z">
        <w:r w:rsidR="000326B7" w:rsidRPr="002F76E4">
          <w:delText>,</w:delText>
        </w:r>
      </w:del>
      <w:r w:rsidRPr="002F76E4">
        <w:t xml:space="preserve"> é recomendado marcá-lo como processado para que visualmente seja fácil distinguir </w:t>
      </w:r>
      <w:del w:id="193" w:author="Anasta" w:date="2014-05-28T13:30:00Z">
        <w:r w:rsidR="003C32A7" w:rsidRPr="002F76E4">
          <w:delText xml:space="preserve">os itens que foram administrados </w:delText>
        </w:r>
      </w:del>
      <w:r w:rsidRPr="002F76E4">
        <w:t>daqueles que ainda não</w:t>
      </w:r>
      <w:ins w:id="194"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5" w:author="Anasta" w:date="2014-05-28T13:30:00Z">
        <w:r w:rsidR="00C24E15" w:rsidRPr="002F76E4">
          <w:delText>pelos</w:delText>
        </w:r>
      </w:del>
      <w:ins w:id="196"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AA470E" w:rsidRPr="002F76E4">
        <w:t xml:space="preserve">FIG. </w:t>
      </w:r>
      <w:r w:rsidR="00AA470E">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7"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8"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199"/>
      </w:r>
    </w:p>
    <w:p w14:paraId="4D0CCC78" w14:textId="26403F48" w:rsidR="0098055F" w:rsidRPr="002F76E4" w:rsidRDefault="0048227A" w:rsidP="005E716E">
      <w:pPr>
        <w:pStyle w:val="Caption"/>
      </w:pPr>
      <w:bookmarkStart w:id="200" w:name="_Ref382437403"/>
      <w:bookmarkStart w:id="201" w:name="_Toc389058395"/>
      <w:r w:rsidRPr="002F76E4">
        <w:t>FIG.</w:t>
      </w:r>
      <w:r w:rsidR="002B413B" w:rsidRPr="002F76E4">
        <w:t xml:space="preserve"> </w:t>
      </w:r>
      <w:r w:rsidR="00A45778">
        <w:fldChar w:fldCharType="begin"/>
      </w:r>
      <w:r w:rsidR="00A45778">
        <w:instrText xml:space="preserve"> STYLEREF 1 \s </w:instrText>
      </w:r>
      <w:r w:rsidR="00A45778">
        <w:fldChar w:fldCharType="separate"/>
      </w:r>
      <w:r w:rsidR="00AA470E">
        <w:rPr>
          <w:noProof/>
        </w:rPr>
        <w:t>2</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200"/>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AA470E">
            <w:rPr>
              <w:noProof/>
            </w:rPr>
            <w:t>[1]</w:t>
          </w:r>
          <w:r w:rsidR="0088363D" w:rsidRPr="002F76E4">
            <w:fldChar w:fldCharType="end"/>
          </w:r>
        </w:sdtContent>
      </w:sdt>
      <w:bookmarkEnd w:id="201"/>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2"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3"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4"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AA470E">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5" w:author="Anasta" w:date="2014-05-28T13:30:00Z">
        <w:r w:rsidR="00DC4BCF" w:rsidRPr="002F76E4">
          <w:delText>Entrada</w:delText>
        </w:r>
      </w:del>
      <w:ins w:id="206"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07" w:author="Anasta" w:date="2014-05-28T13:30:00Z">
        <w:r w:rsidR="00DC4BCF" w:rsidRPr="002F76E4">
          <w:delText>;</w:delText>
        </w:r>
      </w:del>
      <w:ins w:id="208"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09" w:author="Anasta" w:date="2014-05-28T13:30:00Z">
        <w:r w:rsidR="002D2738" w:rsidRPr="002F76E4">
          <w:delText>a ações</w:delText>
        </w:r>
      </w:del>
      <w:ins w:id="210"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1"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77777777" w:rsidR="00540014" w:rsidRPr="002F76E4" w:rsidRDefault="00540014" w:rsidP="00540014">
      <w:r w:rsidRPr="002F76E4">
        <w:t xml:space="preserve">Esse contexto contém informações acerca de ações que foram delegadas a outras pessoas, </w:t>
      </w:r>
      <w:del w:id="212" w:author="Anasta" w:date="2014-05-28T13:30:00Z">
        <w:r w:rsidR="00C6212F" w:rsidRPr="002F76E4">
          <w:delText>e que seria</w:delText>
        </w:r>
      </w:del>
      <w:ins w:id="213" w:author="Anasta" w:date="2014-05-28T13:30:00Z">
        <w:r w:rsidRPr="002F76E4">
          <w:t>sendo</w:t>
        </w:r>
      </w:ins>
      <w:r w:rsidRPr="002F76E4">
        <w:t xml:space="preserve"> importante manter um registro delas para </w:t>
      </w:r>
      <w:proofErr w:type="spellStart"/>
      <w:r w:rsidRPr="002F76E4">
        <w:t>acomapanhamento</w:t>
      </w:r>
      <w:proofErr w:type="spellEnd"/>
      <w:r w:rsidRPr="002F76E4">
        <w:t xml:space="preserve"> do andamento. </w:t>
      </w:r>
    </w:p>
    <w:p w14:paraId="454F6E66" w14:textId="77777777" w:rsidR="00A5041A" w:rsidRPr="002F76E4" w:rsidRDefault="00A5041A" w:rsidP="00540014">
      <w:pPr>
        <w:rPr>
          <w:ins w:id="214"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5" w:author="Anasta" w:date="2014-05-28T13:30:00Z">
        <w:r w:rsidR="000C0C73" w:rsidRPr="002F76E4">
          <w:delText>referem</w:delText>
        </w:r>
      </w:del>
      <w:ins w:id="216"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17" w:author="Anasta" w:date="2014-05-28T13:30:00Z">
        <w:r w:rsidR="00917079" w:rsidRPr="002F76E4">
          <w:delText>,</w:delText>
        </w:r>
      </w:del>
      <w:ins w:id="218"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19" w:author="Anasta" w:date="2014-05-28T13:30:00Z">
        <w:r w:rsidR="007D1F4F" w:rsidRPr="002F76E4">
          <w:delText>;</w:delText>
        </w:r>
      </w:del>
      <w:ins w:id="220" w:author="Anasta" w:date="2014-05-28T13:30:00Z">
        <w:r w:rsidRPr="002F76E4">
          <w:t>,</w:t>
        </w:r>
      </w:ins>
      <w:r w:rsidRPr="002F76E4">
        <w:t xml:space="preserve"> seja porque o indivíduo </w:t>
      </w:r>
      <w:del w:id="221"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77777777" w:rsidR="00540014" w:rsidRPr="002F76E4" w:rsidRDefault="00540014" w:rsidP="00540014">
      <w:r w:rsidRPr="002F76E4">
        <w:t xml:space="preserve">Por exemplo, se o indivíduo </w:t>
      </w:r>
      <w:del w:id="222" w:author="Anasta" w:date="2014-05-28T13:30:00Z">
        <w:r w:rsidR="004C5FED" w:rsidRPr="002F76E4">
          <w:delText>decide</w:delText>
        </w:r>
      </w:del>
      <w:ins w:id="223" w:author="Anasta" w:date="2014-05-28T13:30:00Z">
        <w:r w:rsidRPr="002F76E4">
          <w:t>resolve</w:t>
        </w:r>
      </w:ins>
      <w:r w:rsidRPr="002F76E4">
        <w:t xml:space="preserve"> fazer uma viagem que só terá tempo de fazê-la nos próximos </w:t>
      </w:r>
      <w:proofErr w:type="gramStart"/>
      <w:r w:rsidRPr="002F76E4">
        <w:t>2</w:t>
      </w:r>
      <w:proofErr w:type="gramEnd"/>
      <w:r w:rsidRPr="002F76E4">
        <w:t xml:space="preserve"> meses</w:t>
      </w:r>
      <w:del w:id="224" w:author="Anasta" w:date="2014-05-28T13:30:00Z">
        <w:r w:rsidR="00EB24F8" w:rsidRPr="002F76E4">
          <w:delText>. Ele</w:delText>
        </w:r>
      </w:del>
      <w:ins w:id="225" w:author="Anasta" w:date="2014-05-28T13:30:00Z">
        <w:r w:rsidRPr="002F76E4">
          <w:t>, ele</w:t>
        </w:r>
      </w:ins>
      <w:r w:rsidRPr="002F76E4">
        <w:t xml:space="preserve"> poderá </w:t>
      </w:r>
      <w:del w:id="226" w:author="Anasta" w:date="2014-05-28T13:30:00Z">
        <w:r w:rsidR="003B7EAF" w:rsidRPr="002F76E4">
          <w:delText xml:space="preserve">adicionar um </w:delText>
        </w:r>
        <w:r w:rsidR="00EC7541" w:rsidRPr="002F76E4">
          <w:delText>item</w:delText>
        </w:r>
      </w:del>
      <w:ins w:id="227" w:author="Anasta" w:date="2014-05-28T13:30:00Z">
        <w:r w:rsidRPr="002F76E4">
          <w:t>adicioná-la</w:t>
        </w:r>
      </w:ins>
      <w:r w:rsidRPr="002F76E4">
        <w:t xml:space="preserve"> na lista “Algum dia</w:t>
      </w:r>
      <w:del w:id="228" w:author="Anasta" w:date="2014-05-28T13:30:00Z">
        <w:r w:rsidR="003B7EAF" w:rsidRPr="002F76E4">
          <w:delText>/talvez</w:delText>
        </w:r>
      </w:del>
      <w:ins w:id="229" w:author="Anasta" w:date="2014-05-28T13:30:00Z">
        <w:r w:rsidRPr="002F76E4">
          <w:t xml:space="preserve"> / Talvez</w:t>
        </w:r>
      </w:ins>
      <w:r w:rsidRPr="002F76E4">
        <w:t xml:space="preserve">” para </w:t>
      </w:r>
      <w:del w:id="230" w:author="Anasta" w:date="2014-05-28T13:30:00Z">
        <w:r w:rsidR="003B7EAF" w:rsidRPr="002F76E4">
          <w:delText>que ele</w:delText>
        </w:r>
      </w:del>
      <w:r w:rsidRPr="002F76E4">
        <w:t xml:space="preserve">se </w:t>
      </w:r>
      <w:del w:id="231" w:author="Anasta" w:date="2014-05-28T13:30:00Z">
        <w:r w:rsidR="003B7EAF" w:rsidRPr="002F76E4">
          <w:delText>lembre,</w:delText>
        </w:r>
      </w:del>
      <w:ins w:id="232" w:author="Anasta" w:date="2014-05-28T13:30:00Z">
        <w:r w:rsidRPr="002F76E4">
          <w:t>lembrar dela</w:t>
        </w:r>
      </w:ins>
      <w:r w:rsidRPr="002F76E4">
        <w:t xml:space="preserve"> durante suas </w:t>
      </w:r>
      <w:del w:id="233" w:author="Anasta" w:date="2014-05-28T13:30:00Z">
        <w:r w:rsidR="003B7EAF" w:rsidRPr="002F76E4">
          <w:delText>revisoões</w:delText>
        </w:r>
      </w:del>
      <w:ins w:id="234" w:author="Anasta" w:date="2014-05-28T13:30:00Z">
        <w:r w:rsidRPr="002F76E4">
          <w:t>revisões</w:t>
        </w:r>
      </w:ins>
      <w:r w:rsidRPr="002F76E4">
        <w:t xml:space="preserve"> semanais</w:t>
      </w:r>
      <w:del w:id="235" w:author="Anasta" w:date="2014-05-28T13:30:00Z">
        <w:r w:rsidR="003B7EAF" w:rsidRPr="002F76E4">
          <w:delText>, de que ele pretendia fazer uma viagem</w:delText>
        </w:r>
        <w:r w:rsidR="00A73B65" w:rsidRPr="002F76E4">
          <w:delText xml:space="preserve"> .</w:delText>
        </w:r>
      </w:del>
      <w:ins w:id="236" w:author="Anasta" w:date="2014-05-28T13:30:00Z">
        <w:r w:rsidRPr="002F76E4">
          <w:t>.</w:t>
        </w:r>
      </w:ins>
      <w:r w:rsidRPr="002F76E4">
        <w:t xml:space="preserve"> Dessa forma, ele lembrará periodicamente </w:t>
      </w:r>
      <w:del w:id="237" w:author="Anasta" w:date="2014-05-28T13:30:00Z">
        <w:r w:rsidR="00A73B65" w:rsidRPr="002F76E4">
          <w:delText xml:space="preserve">desse evento </w:delText>
        </w:r>
      </w:del>
      <w:ins w:id="238" w:author="Anasta" w:date="2014-05-28T13:30:00Z">
        <w:r w:rsidRPr="002F76E4">
          <w:t>dessa pretensão</w:t>
        </w:r>
      </w:ins>
      <w:r w:rsidRPr="002F76E4">
        <w:t xml:space="preserve"> e poderá </w:t>
      </w:r>
      <w:del w:id="239" w:author="Anasta" w:date="2014-05-28T13:30:00Z">
        <w:r w:rsidR="00A73B65" w:rsidRPr="002F76E4">
          <w:delText xml:space="preserve">tomar decisões </w:delText>
        </w:r>
      </w:del>
      <w:ins w:id="240"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1" w:author="Anasta" w:date="2014-05-28T13:30:00Z">
        <w:r w:rsidRPr="002F76E4">
          <w:delText>Um</w:delText>
        </w:r>
      </w:del>
      <w:ins w:id="242" w:author="Anasta" w:date="2014-05-28T13:30:00Z">
        <w:r w:rsidR="00540014" w:rsidRPr="002F76E4">
          <w:t>Esse</w:t>
        </w:r>
      </w:ins>
      <w:r w:rsidR="00540014" w:rsidRPr="002F76E4">
        <w:t xml:space="preserve"> contexto </w:t>
      </w:r>
      <w:del w:id="243" w:author="Anasta" w:date="2014-05-28T13:30:00Z">
        <w:r w:rsidRPr="002F76E4">
          <w:delText xml:space="preserve">relacionado </w:delText>
        </w:r>
        <w:r w:rsidR="00EC166D" w:rsidRPr="002F76E4">
          <w:delText>a</w:delText>
        </w:r>
      </w:del>
      <w:ins w:id="244" w:author="Anasta" w:date="2014-05-28T13:30:00Z">
        <w:r w:rsidR="00540014" w:rsidRPr="002F76E4">
          <w:t>tem por finalidade registrar e relacionar as</w:t>
        </w:r>
      </w:ins>
      <w:r w:rsidR="00540014" w:rsidRPr="002F76E4">
        <w:t xml:space="preserve"> preocupações do indivíduo que requerem </w:t>
      </w:r>
      <w:del w:id="245" w:author="Anasta" w:date="2014-05-28T13:30:00Z">
        <w:r w:rsidR="00EC166D" w:rsidRPr="002F76E4">
          <w:delText>mais</w:delText>
        </w:r>
      </w:del>
      <w:ins w:id="246" w:author="Anasta" w:date="2014-05-28T13:30:00Z">
        <w:r w:rsidR="00540014" w:rsidRPr="002F76E4">
          <w:t>um maior</w:t>
        </w:r>
      </w:ins>
      <w:r w:rsidR="00540014" w:rsidRPr="002F76E4">
        <w:t xml:space="preserve"> tempo para serem analisadas para que se possa tomar </w:t>
      </w:r>
      <w:del w:id="247" w:author="Anasta" w:date="2014-05-28T13:30:00Z">
        <w:r w:rsidR="00EC166D" w:rsidRPr="002F76E4">
          <w:delText>a ação correta</w:delText>
        </w:r>
      </w:del>
      <w:ins w:id="248"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49" w:author="Anasta" w:date="2014-05-28T13:30:00Z">
          <w:pPr>
            <w:pStyle w:val="NormalIP"/>
          </w:pPr>
        </w:pPrChange>
      </w:pPr>
    </w:p>
    <w:p w14:paraId="49116435" w14:textId="7FE6E20D" w:rsidR="00540014" w:rsidRPr="002F76E4" w:rsidRDefault="00380E5A" w:rsidP="00380E5A">
      <w:pPr>
        <w:pStyle w:val="SubTitulozinho"/>
        <w:rPr>
          <w:ins w:id="250"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1" w:author="Anasta" w:date="2014-05-28T13:30:00Z">
        <w:r w:rsidR="00F273EF" w:rsidRPr="002F76E4">
          <w:delText xml:space="preserve">porque ela achou que precisaria </w:delText>
        </w:r>
        <w:r w:rsidR="00C40BDA" w:rsidRPr="002F76E4">
          <w:delText>utilizá-la</w:delText>
        </w:r>
      </w:del>
      <w:ins w:id="252" w:author="Anasta" w:date="2014-05-28T13:30:00Z">
        <w:r w:rsidRPr="002F76E4">
          <w:t>com a intenção de</w:t>
        </w:r>
      </w:ins>
      <w:r w:rsidRPr="002F76E4">
        <w:t xml:space="preserve"> um dia</w:t>
      </w:r>
      <w:ins w:id="253"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4" w:author="Anasta" w:date="2014-05-28T13:30:00Z"/>
        </w:rPr>
      </w:pPr>
    </w:p>
    <w:p w14:paraId="2B23F9CE" w14:textId="77777777" w:rsidR="007F0149" w:rsidRPr="002F76E4" w:rsidRDefault="007F0149" w:rsidP="007F0149">
      <w:pPr>
        <w:pStyle w:val="NormalIP"/>
      </w:pPr>
      <w:r w:rsidRPr="002F76E4">
        <w:t xml:space="preserve">Segundo </w:t>
      </w:r>
      <w:ins w:id="255" w:author="Anasta" w:date="2014-05-28T13:30:00Z">
        <w:r w:rsidRPr="002F76E4">
          <w:t xml:space="preserve">o </w:t>
        </w:r>
      </w:ins>
      <w:r w:rsidRPr="002F76E4">
        <w:t xml:space="preserve">GTD, projeto corresponde a uma ação de múltiplos passos. </w:t>
      </w:r>
      <w:del w:id="256" w:author="Anasta" w:date="2014-05-28T13:30:00Z">
        <w:r w:rsidR="00516CEE" w:rsidRPr="002F76E4">
          <w:delText>Simples ações</w:delText>
        </w:r>
      </w:del>
      <w:ins w:id="257" w:author="Anasta" w:date="2014-05-28T13:30:00Z">
        <w:r w:rsidRPr="002F76E4">
          <w:t>Uma simples ação</w:t>
        </w:r>
      </w:ins>
      <w:r w:rsidRPr="002F76E4">
        <w:t xml:space="preserve"> do dia</w:t>
      </w:r>
      <w:del w:id="258" w:author="Anasta" w:date="2014-05-28T13:30:00Z">
        <w:r w:rsidR="00516CEE" w:rsidRPr="002F76E4">
          <w:delText xml:space="preserve"> </w:delText>
        </w:r>
      </w:del>
      <w:ins w:id="259" w:author="Anasta" w:date="2014-05-28T13:30:00Z">
        <w:r w:rsidRPr="002F76E4">
          <w:t>-</w:t>
        </w:r>
      </w:ins>
      <w:r w:rsidRPr="002F76E4">
        <w:t>a</w:t>
      </w:r>
      <w:del w:id="260" w:author="Anasta" w:date="2014-05-28T13:30:00Z">
        <w:r w:rsidR="00516CEE" w:rsidRPr="002F76E4">
          <w:delText xml:space="preserve"> </w:delText>
        </w:r>
      </w:del>
      <w:ins w:id="261" w:author="Anasta" w:date="2014-05-28T13:30:00Z">
        <w:r w:rsidRPr="002F76E4">
          <w:t>-</w:t>
        </w:r>
      </w:ins>
      <w:r w:rsidRPr="002F76E4">
        <w:t>dia</w:t>
      </w:r>
      <w:ins w:id="262" w:author="Anasta" w:date="2014-05-28T13:30:00Z">
        <w:r w:rsidRPr="002F76E4">
          <w:t>,</w:t>
        </w:r>
      </w:ins>
      <w:r w:rsidRPr="002F76E4">
        <w:t xml:space="preserve"> como planejar uma festa, </w:t>
      </w:r>
      <w:del w:id="263" w:author="Anasta" w:date="2014-05-28T13:30:00Z">
        <w:r w:rsidR="00516CEE" w:rsidRPr="002F76E4">
          <w:lastRenderedPageBreak/>
          <w:delText>corresponderia</w:delText>
        </w:r>
      </w:del>
      <w:ins w:id="264" w:author="Anasta" w:date="2014-05-28T13:30:00Z">
        <w:r w:rsidRPr="002F76E4">
          <w:t>corresponde</w:t>
        </w:r>
      </w:ins>
      <w:r w:rsidRPr="002F76E4">
        <w:t xml:space="preserve"> a um projeto.</w:t>
      </w:r>
    </w:p>
    <w:p w14:paraId="1E331C38" w14:textId="77777777" w:rsidR="007F0149" w:rsidRPr="002F76E4" w:rsidRDefault="007F0149" w:rsidP="007F0149">
      <w:pPr>
        <w:pStyle w:val="NormalIP"/>
      </w:pPr>
      <w:r w:rsidRPr="002F76E4">
        <w:t xml:space="preserve">O GTD recomenda que o indivíduo tenha </w:t>
      </w:r>
      <w:del w:id="265" w:author="Anasta" w:date="2014-05-28T13:30:00Z">
        <w:r w:rsidR="00D83D9B" w:rsidRPr="002F76E4">
          <w:delText>representado</w:delText>
        </w:r>
      </w:del>
      <w:proofErr w:type="gramStart"/>
      <w:ins w:id="266" w:author="Anasta" w:date="2014-05-28T13:30:00Z">
        <w:r w:rsidRPr="002F76E4">
          <w:t>representados</w:t>
        </w:r>
      </w:ins>
      <w:proofErr w:type="gramEnd"/>
      <w:r w:rsidRPr="002F76E4">
        <w:t xml:space="preserve">, físico ou digitalmente, todos os seus projetos ativos, de forma que cada </w:t>
      </w:r>
      <w:del w:id="267" w:author="Anasta" w:date="2014-05-28T13:30:00Z">
        <w:r w:rsidR="00BB5F10" w:rsidRPr="002F76E4">
          <w:delText xml:space="preserve">ação do indivíduo </w:delText>
        </w:r>
      </w:del>
      <w:ins w:id="268" w:author="Anasta" w:date="2014-05-28T13:30:00Z">
        <w:r w:rsidRPr="002F76E4">
          <w:t xml:space="preserve">uma das suas ações </w:t>
        </w:r>
      </w:ins>
      <w:r w:rsidRPr="002F76E4">
        <w:t xml:space="preserve">possa estar </w:t>
      </w:r>
      <w:del w:id="269" w:author="Anasta" w:date="2014-05-28T13:30:00Z">
        <w:r w:rsidR="00BB5F10" w:rsidRPr="002F76E4">
          <w:delText>associado</w:delText>
        </w:r>
      </w:del>
      <w:ins w:id="270"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1" w:name="_Ref382331762"/>
      <w:bookmarkStart w:id="272" w:name="_Toc389058354"/>
      <w:r w:rsidRPr="002F76E4">
        <w:t>USO DO GTD NA APLICAÇÃO</w:t>
      </w:r>
      <w:bookmarkEnd w:id="272"/>
    </w:p>
    <w:p w14:paraId="53A7E720" w14:textId="77777777" w:rsidR="003A5FC4" w:rsidRPr="002F76E4" w:rsidRDefault="00875308" w:rsidP="00203239">
      <w:r w:rsidRPr="002F76E4">
        <w:t>O aplicativo deste projeto, para atender os preceitos do GTD</w:t>
      </w:r>
      <w:r w:rsidR="003A5FC4" w:rsidRPr="002F76E4">
        <w:t xml:space="preserve"> </w:t>
      </w:r>
      <w:proofErr w:type="gramStart"/>
      <w:r w:rsidR="003A5FC4" w:rsidRPr="002F76E4">
        <w:t>implementar</w:t>
      </w:r>
      <w:r w:rsidRPr="002F76E4">
        <w:t>á</w:t>
      </w:r>
      <w:proofErr w:type="gramEnd"/>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proofErr w:type="gramStart"/>
      <w:r w:rsidR="000721CB" w:rsidRPr="002F76E4">
        <w:t>a</w:t>
      </w:r>
      <w:proofErr w:type="gramEnd"/>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AA470E" w:rsidRPr="002F76E4">
        <w:t xml:space="preserve">FIG. </w:t>
      </w:r>
      <w:r w:rsidR="00AA470E">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3"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4" w:author="Anasta" w:date="2014-05-28T13:30:00Z">
            <w:rPr>
              <w:highlight w:val="red"/>
            </w:rPr>
          </w:rPrChange>
        </w:rPr>
        <w:t xml:space="preserve">Google </w:t>
      </w:r>
      <w:proofErr w:type="spellStart"/>
      <w:r w:rsidR="00743CB5" w:rsidRPr="002F76E4">
        <w:rPr>
          <w:i/>
          <w:rPrChange w:id="275" w:author="Anasta" w:date="2014-05-28T13:30:00Z">
            <w:rPr>
              <w:highlight w:val="red"/>
            </w:rPr>
          </w:rPrChange>
        </w:rPr>
        <w:t>Calendar</w:t>
      </w:r>
      <w:proofErr w:type="spellEnd"/>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proofErr w:type="spellStart"/>
      <w:r w:rsidRPr="002F76E4">
        <w:rPr>
          <w:i/>
        </w:rPr>
        <w:t>checklists</w:t>
      </w:r>
      <w:proofErr w:type="spellEnd"/>
      <w:r w:rsidRPr="002F76E4">
        <w:t xml:space="preserve"> fixas do GTD e como elas serão abordadas durante o decorrer do projeto.</w:t>
      </w:r>
    </w:p>
    <w:p w14:paraId="6C2EC6C5" w14:textId="77777777"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6" w:author="Anasta" w:date="2014-05-28T13:30:00Z">
        <w:r w:rsidR="0038672B" w:rsidRPr="002F76E4">
          <w:delText>apêncide</w:delText>
        </w:r>
      </w:del>
      <w:ins w:id="277"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AA470E">
        <w:t>1.1</w:t>
      </w:r>
      <w:r w:rsidR="0088363D" w:rsidRPr="002F76E4">
        <w:fldChar w:fldCharType="end"/>
      </w:r>
      <w:del w:id="278" w:author="Anasta" w:date="2014-05-28T13:30:00Z">
        <w:r w:rsidR="0094465D" w:rsidRPr="002F76E4">
          <w:delText xml:space="preserve"> .</w:delText>
        </w:r>
        <w:r w:rsidR="00553196" w:rsidRPr="002F76E4">
          <w:delText xml:space="preserve"> O resultado, bem como a sua descrição,</w:delText>
        </w:r>
      </w:del>
      <w:ins w:id="279" w:author="Anasta" w:date="2014-05-28T13:30:00Z">
        <w:r w:rsidR="0094465D" w:rsidRPr="002F76E4">
          <w:t>.</w:t>
        </w:r>
        <w:r w:rsidR="00553196" w:rsidRPr="002F76E4">
          <w:t xml:space="preserve"> O</w:t>
        </w:r>
        <w:r w:rsidR="00D25DD3" w:rsidRPr="002F76E4">
          <w:t>s</w:t>
        </w:r>
        <w:r w:rsidR="00553196" w:rsidRPr="002F76E4">
          <w:t xml:space="preserve"> resultado</w:t>
        </w:r>
        <w:r w:rsidR="00D25DD3" w:rsidRPr="002F76E4">
          <w:t>s e as respectivas descrições</w:t>
        </w:r>
      </w:ins>
      <w:r w:rsidR="00553196" w:rsidRPr="002F76E4">
        <w:t xml:space="preserve"> são </w:t>
      </w:r>
      <w:r w:rsidR="00D25DD3" w:rsidRPr="002F76E4">
        <w:t>detalhados no capí</w:t>
      </w:r>
      <w:r w:rsidR="00553196" w:rsidRPr="002F76E4">
        <w:t>tulo</w:t>
      </w:r>
      <w:r w:rsidR="00B60874" w:rsidRPr="002F76E4">
        <w:t xml:space="preserve"> </w:t>
      </w:r>
      <w:r w:rsidR="0088363D" w:rsidRPr="002F76E4">
        <w:fldChar w:fldCharType="begin"/>
      </w:r>
      <w:r w:rsidR="00B60874" w:rsidRPr="002F76E4">
        <w:instrText xml:space="preserve"> REF _Ref388912296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r w:rsidR="00553196" w:rsidRPr="002F76E4">
        <w:t>.</w:t>
      </w:r>
    </w:p>
    <w:p w14:paraId="598C6AA0" w14:textId="77777777" w:rsidR="005A1995" w:rsidRPr="002F76E4" w:rsidRDefault="005A1995" w:rsidP="00203239">
      <w:pPr>
        <w:rPr>
          <w:del w:id="280"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1" w:name="_Ref388912252"/>
      <w:r>
        <w:lastRenderedPageBreak/>
        <w:br w:type="page"/>
      </w:r>
    </w:p>
    <w:p w14:paraId="02034CC3" w14:textId="1236BDC9" w:rsidR="00EF2C98" w:rsidRPr="002F76E4" w:rsidRDefault="00553196" w:rsidP="00EF2C98">
      <w:pPr>
        <w:pStyle w:val="Heading1"/>
      </w:pPr>
      <w:bookmarkStart w:id="282" w:name="_Toc389058355"/>
      <w:r w:rsidRPr="002F76E4">
        <w:t>COMPONENTES UTILIZADOS</w:t>
      </w:r>
      <w:bookmarkEnd w:id="281"/>
      <w:bookmarkEnd w:id="282"/>
    </w:p>
    <w:p w14:paraId="53A4979A" w14:textId="77777777" w:rsidR="001E17E7" w:rsidRPr="002F76E4" w:rsidRDefault="001E17E7" w:rsidP="001E17E7">
      <w:pPr>
        <w:rPr>
          <w:del w:id="283" w:author="Anasta" w:date="2014-05-28T13:30:00Z"/>
        </w:rPr>
      </w:pPr>
      <w:bookmarkStart w:id="284" w:name="_Toc389051933"/>
      <w:bookmarkStart w:id="285" w:name="_Toc389057652"/>
      <w:bookmarkStart w:id="286" w:name="_Toc389058356"/>
      <w:bookmarkEnd w:id="284"/>
      <w:bookmarkEnd w:id="285"/>
      <w:bookmarkEnd w:id="286"/>
    </w:p>
    <w:p w14:paraId="6C58C2B7" w14:textId="77777777" w:rsidR="00186523" w:rsidRPr="002F76E4" w:rsidRDefault="0098055F" w:rsidP="00BD3177">
      <w:pPr>
        <w:pStyle w:val="Heading2"/>
        <w:rPr>
          <w:ins w:id="287" w:author="Anasta" w:date="2014-05-28T13:30:00Z"/>
        </w:rPr>
      </w:pPr>
      <w:bookmarkStart w:id="288" w:name="_Toc389058357"/>
      <w:commentRangeStart w:id="289"/>
      <w:r w:rsidRPr="002F76E4">
        <w:t>ANDROID</w:t>
      </w:r>
      <w:bookmarkEnd w:id="271"/>
      <w:commentRangeEnd w:id="289"/>
      <w:r w:rsidR="00700386" w:rsidRPr="002F76E4">
        <w:rPr>
          <w:rStyle w:val="CommentReference"/>
          <w:rFonts w:eastAsia="DejaVu Sans"/>
          <w:b w:val="0"/>
          <w:bCs w:val="0"/>
        </w:rPr>
        <w:commentReference w:id="289"/>
      </w:r>
      <w:bookmarkEnd w:id="288"/>
      <w:r w:rsidR="00EF2C98" w:rsidRPr="002F76E4">
        <w:t xml:space="preserve"> </w:t>
      </w:r>
    </w:p>
    <w:p w14:paraId="2432DA2C" w14:textId="77777777" w:rsidR="009F43E1" w:rsidRPr="002F76E4" w:rsidRDefault="009F43E1">
      <w:pPr>
        <w:pStyle w:val="Subtitle"/>
        <w:jc w:val="left"/>
        <w:rPr>
          <w:rPrChange w:id="290" w:author="Anasta" w:date="2014-05-28T13:30:00Z">
            <w:rPr>
              <w:highlight w:val="yellow"/>
            </w:rPr>
          </w:rPrChange>
        </w:rPr>
        <w:pPrChange w:id="291" w:author="Anasta" w:date="2014-05-28T13:30:00Z">
          <w:pPr>
            <w:pStyle w:val="Heading2"/>
          </w:pPr>
        </w:pPrChange>
      </w:pPr>
    </w:p>
    <w:p w14:paraId="4DE88ED8" w14:textId="77777777" w:rsidR="009F43E1" w:rsidRDefault="009F43E1" w:rsidP="00313A22">
      <w:pPr>
        <w:pStyle w:val="SubTtulo"/>
        <w:pPrChange w:id="292" w:author="Anasta" w:date="2014-05-28T13:30:00Z">
          <w:pPr>
            <w:pStyle w:val="Subtitle"/>
          </w:pPr>
        </w:pPrChange>
      </w:pPr>
      <w:r w:rsidRPr="00313A22">
        <w:rPr>
          <w:rPrChange w:id="293" w:author="Anasta" w:date="2014-05-28T13:30:00Z">
            <w:rPr/>
          </w:rPrChange>
        </w:rPr>
        <w:t>DESCRIÇÃO</w:t>
      </w:r>
    </w:p>
    <w:p w14:paraId="0B8D4888" w14:textId="77777777" w:rsidR="007D5257" w:rsidRPr="00313A22" w:rsidRDefault="007D5257" w:rsidP="007D5257">
      <w:pPr>
        <w:pStyle w:val="SubTtulo"/>
        <w:rPr>
          <w:rPrChange w:id="294" w:author="Anasta" w:date="2014-05-28T13:30:00Z">
            <w:rPr/>
          </w:rPrChange>
        </w:rPr>
      </w:pPr>
    </w:p>
    <w:p w14:paraId="6DBCCB88" w14:textId="2EE6301E" w:rsidR="009F43E1" w:rsidRPr="002F76E4" w:rsidRDefault="009F43E1" w:rsidP="009F43E1">
      <w:proofErr w:type="spellStart"/>
      <w:r w:rsidRPr="002F76E4">
        <w:rPr>
          <w:i/>
          <w:rPrChange w:id="295" w:author="Anasta" w:date="2014-05-28T13:30:00Z">
            <w:rPr/>
          </w:rPrChange>
        </w:rPr>
        <w:t>Android</w:t>
      </w:r>
      <w:proofErr w:type="spellEnd"/>
      <w:r w:rsidRPr="002F76E4">
        <w:t xml:space="preserve"> é uma pilha de </w:t>
      </w:r>
      <w:r w:rsidR="00401B9D" w:rsidRPr="002F76E4">
        <w:rPr>
          <w:i/>
        </w:rPr>
        <w:t>softwares</w:t>
      </w:r>
      <w:r w:rsidRPr="002F76E4">
        <w:t xml:space="preserve"> para dispositivos móveis que inclui um sistema operacional, </w:t>
      </w:r>
      <w:r w:rsidRPr="002F76E4">
        <w:rPr>
          <w:i/>
          <w:rPrChange w:id="296" w:author="Anasta" w:date="2014-05-28T13:30:00Z">
            <w:rPr/>
          </w:rPrChange>
        </w:rPr>
        <w:t>middleware</w:t>
      </w:r>
      <w:r w:rsidRPr="002F76E4">
        <w:t xml:space="preserve"> e aplicações chave.</w:t>
      </w:r>
    </w:p>
    <w:p w14:paraId="7ED92327" w14:textId="77777777" w:rsidR="009F43E1" w:rsidRPr="002F76E4" w:rsidRDefault="009F43E1" w:rsidP="009F43E1">
      <w:r w:rsidRPr="002F76E4">
        <w:t xml:space="preserve">Seu sistema operacional é baseado no </w:t>
      </w:r>
      <w:proofErr w:type="spellStart"/>
      <w:r w:rsidRPr="002F76E4">
        <w:t>kernel</w:t>
      </w:r>
      <w:proofErr w:type="spellEnd"/>
      <w:r w:rsidRPr="002F76E4">
        <w:t xml:space="preserve"> do Linux 2.6.</w:t>
      </w:r>
    </w:p>
    <w:p w14:paraId="6B268E05" w14:textId="77777777" w:rsidR="009F43E1" w:rsidRPr="002F76E4" w:rsidRDefault="009F43E1" w:rsidP="009F43E1">
      <w:r w:rsidRPr="002F76E4">
        <w:t xml:space="preserve">O </w:t>
      </w:r>
      <w:proofErr w:type="spellStart"/>
      <w:r w:rsidRPr="002F76E4">
        <w:rPr>
          <w:i/>
          <w:rPrChange w:id="297" w:author="Anasta" w:date="2014-05-28T13:30:00Z">
            <w:rPr/>
          </w:rPrChange>
        </w:rPr>
        <w:t>Android</w:t>
      </w:r>
      <w:proofErr w:type="spellEnd"/>
      <w:r w:rsidRPr="002F76E4">
        <w:rPr>
          <w:i/>
          <w:rPrChange w:id="298" w:author="Anasta" w:date="2014-05-28T13:30:00Z">
            <w:rPr/>
          </w:rPrChange>
        </w:rPr>
        <w:t xml:space="preserve"> </w:t>
      </w:r>
      <w:r w:rsidRPr="002F76E4">
        <w:t xml:space="preserve">SDK fornece as ferramentas e </w:t>
      </w:r>
      <w:proofErr w:type="spellStart"/>
      <w:r w:rsidRPr="002F76E4">
        <w:t>APIs</w:t>
      </w:r>
      <w:proofErr w:type="spellEnd"/>
      <w:r w:rsidRPr="002F76E4">
        <w:t xml:space="preserve"> necessárias para começar a desenvolver aplicações na plataforma </w:t>
      </w:r>
      <w:proofErr w:type="spellStart"/>
      <w:r w:rsidRPr="002F76E4">
        <w:rPr>
          <w:i/>
          <w:rPrChange w:id="299" w:author="Anasta" w:date="2014-05-28T13:30:00Z">
            <w:rPr/>
          </w:rPrChange>
        </w:rPr>
        <w:t>Android</w:t>
      </w:r>
      <w:proofErr w:type="spellEnd"/>
      <w:r w:rsidRPr="002F76E4">
        <w:rPr>
          <w:i/>
          <w:rPrChange w:id="300" w:author="Anasta" w:date="2014-05-28T13:30:00Z">
            <w:rPr/>
          </w:rPrChange>
        </w:rPr>
        <w:t xml:space="preserve"> </w:t>
      </w:r>
      <w:r w:rsidRPr="002F76E4">
        <w:t>usando a linguagem de programação Java.</w:t>
      </w:r>
    </w:p>
    <w:p w14:paraId="41234396" w14:textId="77777777" w:rsidR="009F43E1" w:rsidRPr="002F76E4" w:rsidRDefault="009F43E1" w:rsidP="009F43E1">
      <w:r w:rsidRPr="002F76E4">
        <w:t xml:space="preserve">A arquitetura do </w:t>
      </w:r>
      <w:proofErr w:type="spellStart"/>
      <w:r w:rsidRPr="002F76E4">
        <w:rPr>
          <w:i/>
          <w:rPrChange w:id="301" w:author="Anasta" w:date="2014-05-28T13:30:00Z">
            <w:rPr/>
          </w:rPrChange>
        </w:rPr>
        <w:t>Android</w:t>
      </w:r>
      <w:proofErr w:type="spellEnd"/>
      <w:r w:rsidRPr="002F76E4">
        <w:t xml:space="preserve"> pode ser subdividia em </w:t>
      </w:r>
      <w:del w:id="302" w:author="Anasta" w:date="2014-05-28T13:30:00Z">
        <w:r w:rsidR="006246B1" w:rsidRPr="002F76E4">
          <w:delText>5</w:delText>
        </w:r>
      </w:del>
      <w:ins w:id="303"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AA470E" w:rsidRPr="002F76E4">
        <w:t xml:space="preserve">FIG. </w:t>
      </w:r>
      <w:r w:rsidR="00AA470E">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4"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proofErr w:type="spellStart"/>
      <w:r w:rsidRPr="002F76E4">
        <w:rPr>
          <w:i/>
          <w:rPrChange w:id="305" w:author="Anasta" w:date="2014-05-28T13:30:00Z">
            <w:rPr/>
          </w:rPrChange>
        </w:rPr>
        <w:t>Activity</w:t>
      </w:r>
      <w:proofErr w:type="spellEnd"/>
      <w:r w:rsidRPr="002F76E4">
        <w:rPr>
          <w:i/>
          <w:rPrChange w:id="306" w:author="Anasta" w:date="2014-05-28T13:30:00Z">
            <w:rPr/>
          </w:rPrChange>
        </w:rPr>
        <w:t xml:space="preserve"> Manager, </w:t>
      </w:r>
      <w:proofErr w:type="spellStart"/>
      <w:r w:rsidRPr="002F76E4">
        <w:rPr>
          <w:i/>
          <w:rPrChange w:id="307" w:author="Anasta" w:date="2014-05-28T13:30:00Z">
            <w:rPr/>
          </w:rPrChange>
        </w:rPr>
        <w:t>Content</w:t>
      </w:r>
      <w:proofErr w:type="spellEnd"/>
      <w:r w:rsidRPr="002F76E4">
        <w:rPr>
          <w:i/>
          <w:rPrChange w:id="308" w:author="Anasta" w:date="2014-05-28T13:30:00Z">
            <w:rPr/>
          </w:rPrChange>
        </w:rPr>
        <w:t xml:space="preserve"> </w:t>
      </w:r>
      <w:proofErr w:type="spellStart"/>
      <w:r w:rsidRPr="002F76E4">
        <w:rPr>
          <w:i/>
          <w:rPrChange w:id="309" w:author="Anasta" w:date="2014-05-28T13:30:00Z">
            <w:rPr/>
          </w:rPrChange>
        </w:rPr>
        <w:t>Provider</w:t>
      </w:r>
      <w:proofErr w:type="spellEnd"/>
      <w:r w:rsidRPr="002F76E4">
        <w:rPr>
          <w:i/>
          <w:rPrChange w:id="310" w:author="Anasta" w:date="2014-05-28T13:30:00Z">
            <w:rPr/>
          </w:rPrChange>
        </w:rPr>
        <w:t xml:space="preserve">, </w:t>
      </w:r>
      <w:proofErr w:type="spellStart"/>
      <w:r w:rsidRPr="002F76E4">
        <w:rPr>
          <w:i/>
          <w:rPrChange w:id="311" w:author="Anasta" w:date="2014-05-28T13:30:00Z">
            <w:rPr/>
          </w:rPrChange>
        </w:rPr>
        <w:t>Telephony</w:t>
      </w:r>
      <w:proofErr w:type="spellEnd"/>
      <w:r w:rsidRPr="002F76E4">
        <w:rPr>
          <w:i/>
          <w:rPrChange w:id="312" w:author="Anasta" w:date="2014-05-28T13:30:00Z">
            <w:rPr/>
          </w:rPrChange>
        </w:rPr>
        <w:t xml:space="preserve"> Manager, </w:t>
      </w:r>
      <w:proofErr w:type="spellStart"/>
      <w:r w:rsidRPr="002F76E4">
        <w:rPr>
          <w:i/>
          <w:rPrChange w:id="313" w:author="Anasta" w:date="2014-05-28T13:30:00Z">
            <w:rPr/>
          </w:rPrChange>
        </w:rPr>
        <w:t>Location</w:t>
      </w:r>
      <w:proofErr w:type="spellEnd"/>
      <w:r w:rsidRPr="002F76E4">
        <w:rPr>
          <w:i/>
          <w:rPrChange w:id="314" w:author="Anasta" w:date="2014-05-28T13:30:00Z">
            <w:rPr/>
          </w:rPrChange>
        </w:rPr>
        <w:t xml:space="preserve"> Manager, </w:t>
      </w:r>
      <w:proofErr w:type="spellStart"/>
      <w:r w:rsidRPr="002F76E4">
        <w:rPr>
          <w:i/>
          <w:rPrChange w:id="315" w:author="Anasta" w:date="2014-05-28T13:30:00Z">
            <w:rPr/>
          </w:rPrChange>
        </w:rPr>
        <w:t>Resource</w:t>
      </w:r>
      <w:proofErr w:type="spellEnd"/>
      <w:r w:rsidRPr="002F76E4">
        <w:rPr>
          <w:i/>
          <w:rPrChange w:id="316" w:author="Anasta" w:date="2014-05-28T13:30:00Z">
            <w:rPr/>
          </w:rPrChange>
        </w:rPr>
        <w:t xml:space="preserv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w:t>
      </w:r>
      <w:proofErr w:type="spellStart"/>
      <w:r w:rsidRPr="002F76E4">
        <w:t>c++</w:t>
      </w:r>
      <w:proofErr w:type="spellEnd"/>
      <w:r w:rsidRPr="002F76E4">
        <w:t xml:space="preserve">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proofErr w:type="spellStart"/>
      <w:r w:rsidRPr="002F76E4">
        <w:rPr>
          <w:i/>
          <w:rPrChange w:id="317" w:author="Anasta" w:date="2014-05-28T13:30:00Z">
            <w:rPr/>
          </w:rPrChange>
        </w:rPr>
        <w:t>Android</w:t>
      </w:r>
      <w:proofErr w:type="spellEnd"/>
      <w:r w:rsidRPr="002F76E4">
        <w:rPr>
          <w:i/>
          <w:rPrChange w:id="318" w:author="Anasta" w:date="2014-05-28T13:30:00Z">
            <w:rPr/>
          </w:rPrChange>
        </w:rPr>
        <w:t xml:space="preserve"> </w:t>
      </w:r>
      <w:proofErr w:type="spellStart"/>
      <w:r w:rsidRPr="002F76E4">
        <w:rPr>
          <w:i/>
          <w:rPrChange w:id="319" w:author="Anasta" w:date="2014-05-28T13:30:00Z">
            <w:rPr/>
          </w:rPrChange>
        </w:rPr>
        <w:t>Runtime</w:t>
      </w:r>
      <w:proofErr w:type="spellEnd"/>
      <w:r w:rsidRPr="002F76E4">
        <w:t xml:space="preserve">: Camada composta pela máquina virtual </w:t>
      </w:r>
      <w:proofErr w:type="spellStart"/>
      <w:r w:rsidRPr="002F76E4">
        <w:rPr>
          <w:i/>
          <w:rPrChange w:id="320" w:author="Anasta" w:date="2014-05-28T13:30:00Z">
            <w:rPr/>
          </w:rPrChange>
        </w:rPr>
        <w:t>Dalvik</w:t>
      </w:r>
      <w:proofErr w:type="spellEnd"/>
      <w:r w:rsidRPr="002F76E4">
        <w:t xml:space="preserve"> – um tipo de máquina virtual Java desenvolvido e </w:t>
      </w:r>
      <w:proofErr w:type="gramStart"/>
      <w:r w:rsidRPr="002F76E4">
        <w:t>otimizado</w:t>
      </w:r>
      <w:proofErr w:type="gramEnd"/>
      <w:r w:rsidRPr="002F76E4">
        <w:t xml:space="preserve"> para </w:t>
      </w:r>
      <w:proofErr w:type="spellStart"/>
      <w:r w:rsidRPr="002F76E4">
        <w:rPr>
          <w:i/>
          <w:rPrChange w:id="321" w:author="Anasta" w:date="2014-05-28T13:30:00Z">
            <w:rPr/>
          </w:rPrChange>
        </w:rPr>
        <w:t>Android</w:t>
      </w:r>
      <w:proofErr w:type="spellEnd"/>
      <w:r w:rsidRPr="002F76E4">
        <w:rPr>
          <w:i/>
          <w:rPrChange w:id="322" w:author="Anasta" w:date="2014-05-28T13:30:00Z">
            <w:rPr/>
          </w:rPrChange>
        </w:rPr>
        <w:t xml:space="preserve"> –</w:t>
      </w:r>
      <w:r w:rsidRPr="002F76E4">
        <w:t xml:space="preserve"> e pelas </w:t>
      </w:r>
      <w:r w:rsidR="005240A1">
        <w:rPr>
          <w:i/>
        </w:rPr>
        <w:t>bibliotecas principais do Java</w:t>
      </w:r>
      <w:r w:rsidRPr="002F76E4">
        <w:t xml:space="preserve">. Assim, a máquina virtual </w:t>
      </w:r>
      <w:proofErr w:type="spellStart"/>
      <w:r w:rsidRPr="002F76E4">
        <w:rPr>
          <w:i/>
          <w:rPrChange w:id="323" w:author="Anasta" w:date="2014-05-28T13:30:00Z">
            <w:rPr/>
          </w:rPrChange>
        </w:rPr>
        <w:t>Dalvik</w:t>
      </w:r>
      <w:proofErr w:type="spellEnd"/>
      <w:r w:rsidRPr="002F76E4">
        <w:rPr>
          <w:i/>
          <w:rPrChange w:id="324" w:author="Anasta" w:date="2014-05-28T13:30:00Z">
            <w:rPr/>
          </w:rPrChange>
        </w:rPr>
        <w:t xml:space="preserve"> </w:t>
      </w:r>
      <w:r w:rsidRPr="002F76E4">
        <w:t xml:space="preserve">pode utilizar recursos como gerenciamento de memória e de </w:t>
      </w:r>
      <w:proofErr w:type="spellStart"/>
      <w:r w:rsidRPr="002F76E4">
        <w:t>multi-</w:t>
      </w:r>
      <w:r w:rsidRPr="002F76E4">
        <w:rPr>
          <w:i/>
        </w:rPr>
        <w:t>threading</w:t>
      </w:r>
      <w:proofErr w:type="spellEnd"/>
      <w:r w:rsidRPr="002F76E4">
        <w:t xml:space="preserve">, intrínseco à linguagem Java, bem como permite que cada aplicação funcionando tenha seu próprio processo, com sua própria instância da </w:t>
      </w:r>
      <w:proofErr w:type="spellStart"/>
      <w:r w:rsidRPr="002F76E4">
        <w:rPr>
          <w:i/>
          <w:rPrChange w:id="325" w:author="Anasta" w:date="2014-05-28T13:30:00Z">
            <w:rPr/>
          </w:rPrChange>
        </w:rPr>
        <w:t>Dalvik</w:t>
      </w:r>
      <w:proofErr w:type="spellEnd"/>
      <w:r w:rsidRPr="002F76E4">
        <w:rPr>
          <w:i/>
          <w:rPrChange w:id="326" w:author="Anasta" w:date="2014-05-28T13:30:00Z">
            <w:rPr/>
          </w:rPrChange>
        </w:rPr>
        <w:t xml:space="preserve"> </w:t>
      </w:r>
      <w:r w:rsidRPr="002F76E4">
        <w:rPr>
          <w:i/>
        </w:rPr>
        <w:t>VM</w:t>
      </w:r>
      <w:r w:rsidRPr="002F76E4">
        <w:t>.</w:t>
      </w:r>
    </w:p>
    <w:p w14:paraId="50B89C3B" w14:textId="77777777" w:rsidR="009F43E1" w:rsidRPr="002F76E4" w:rsidRDefault="009F43E1" w:rsidP="009F43E1">
      <w:pPr>
        <w:pStyle w:val="ListParagraph"/>
        <w:numPr>
          <w:ilvl w:val="0"/>
          <w:numId w:val="22"/>
        </w:numPr>
      </w:pPr>
      <w:proofErr w:type="spellStart"/>
      <w:r w:rsidRPr="002F76E4">
        <w:rPr>
          <w:i/>
        </w:rPr>
        <w:lastRenderedPageBreak/>
        <w:t>Kernel</w:t>
      </w:r>
      <w:proofErr w:type="spellEnd"/>
      <w:r w:rsidRPr="002F76E4">
        <w:t xml:space="preserve"> do </w:t>
      </w:r>
      <w:r w:rsidRPr="002F76E4">
        <w:rPr>
          <w:i/>
          <w:rPrChange w:id="327"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28" w:author="Anasta" w:date="2014-05-28T13:30:00Z"/>
        </w:rPr>
      </w:pPr>
      <w:del w:id="329"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30" w:author="Anasta" w:date="2014-05-28T13:30:00Z"/>
        </w:rPr>
      </w:pPr>
    </w:p>
    <w:p w14:paraId="1080A7B0" w14:textId="77777777" w:rsidR="009F43E1" w:rsidRPr="002F76E4" w:rsidRDefault="009F43E1" w:rsidP="006246B1">
      <w:pPr>
        <w:keepNext/>
        <w:rPr>
          <w:ins w:id="331" w:author="Anasta" w:date="2014-05-28T13:30:00Z"/>
        </w:rPr>
      </w:pPr>
      <w:ins w:id="332" w:author="Anasta" w:date="2014-05-28T13:30:00Z">
        <w:r w:rsidRPr="002F76E4">
          <w:rPr>
            <w:i/>
            <w:noProof/>
            <w:lang w:eastAsia="pt-BR"/>
            <w:rPrChange w:id="333"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08FA995" w:rsidR="006246B1" w:rsidRPr="002F76E4" w:rsidRDefault="006246B1" w:rsidP="006246B1">
      <w:pPr>
        <w:pStyle w:val="Caption"/>
      </w:pPr>
      <w:bookmarkStart w:id="334" w:name="_Ref382329619"/>
      <w:bookmarkStart w:id="335" w:name="_Toc389058396"/>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334"/>
      <w:r w:rsidRPr="002F76E4">
        <w:t xml:space="preserve"> - Arquitetura do </w:t>
      </w:r>
      <w:proofErr w:type="spellStart"/>
      <w:r w:rsidRPr="002F76E4">
        <w:t>Android</w:t>
      </w:r>
      <w:proofErr w:type="spellEnd"/>
      <w:r w:rsidRPr="002F76E4">
        <w:t xml:space="preserve">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AA470E">
            <w:rPr>
              <w:noProof/>
            </w:rPr>
            <w:t>[2]</w:t>
          </w:r>
          <w:r w:rsidR="0088363D" w:rsidRPr="002F76E4">
            <w:fldChar w:fldCharType="end"/>
          </w:r>
        </w:sdtContent>
      </w:sdt>
      <w:bookmarkEnd w:id="335"/>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w:t>
      </w:r>
      <w:proofErr w:type="spellStart"/>
      <w:r w:rsidR="00B40C91" w:rsidRPr="002F76E4">
        <w:t>Android</w:t>
      </w:r>
      <w:proofErr w:type="spellEnd"/>
      <w:r w:rsidR="00B40C91" w:rsidRPr="002F76E4">
        <w:t xml:space="preserve">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36" w:name="_Toc389058358"/>
      <w:r w:rsidRPr="002F76E4">
        <w:t>CAMADA DE APRESENTAÇÃO</w:t>
      </w:r>
      <w:bookmarkEnd w:id="336"/>
    </w:p>
    <w:p w14:paraId="00A23E19" w14:textId="77777777" w:rsidR="00313A22" w:rsidRPr="00313A22" w:rsidRDefault="00313A22" w:rsidP="00313A22"/>
    <w:p w14:paraId="4965544E" w14:textId="536F4309" w:rsidR="003F3363" w:rsidRPr="002F76E4" w:rsidRDefault="00616F5D" w:rsidP="00313A22">
      <w:pPr>
        <w:pStyle w:val="SubTitulozinho"/>
        <w:rPr>
          <w:rPrChange w:id="337" w:author="Anasta" w:date="2014-05-28T13:30:00Z">
            <w:rPr/>
          </w:rPrChange>
        </w:rPr>
      </w:pPr>
      <w:proofErr w:type="spellStart"/>
      <w:r>
        <w:t>View</w:t>
      </w:r>
      <w:proofErr w:type="spellEnd"/>
      <w:r>
        <w:t xml:space="preserve"> </w:t>
      </w:r>
      <w:r w:rsidR="003F3363" w:rsidRPr="002F76E4">
        <w:rPr>
          <w:rPrChange w:id="338"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proofErr w:type="spellStart"/>
      <w:r w:rsidRPr="002F76E4">
        <w:rPr>
          <w:i/>
          <w:rPrChange w:id="339" w:author="Anasta" w:date="2014-05-28T13:30:00Z">
            <w:rPr/>
          </w:rPrChange>
        </w:rPr>
        <w:t>View</w:t>
      </w:r>
      <w:proofErr w:type="spellEnd"/>
      <w:r w:rsidRPr="002F76E4">
        <w:t xml:space="preserve">, </w:t>
      </w:r>
      <w:del w:id="340" w:author="Anasta" w:date="2014-05-28T13:30:00Z">
        <w:r w:rsidR="008A7E49" w:rsidRPr="002F76E4">
          <w:delText>representa</w:delText>
        </w:r>
      </w:del>
      <w:ins w:id="341" w:author="Anasta" w:date="2014-05-28T13:30:00Z">
        <w:r w:rsidRPr="002F76E4">
          <w:t>simula</w:t>
        </w:r>
      </w:ins>
      <w:r w:rsidRPr="002F76E4">
        <w:t xml:space="preserve"> o bloco básico para construir os componentes de interface de usuário. A classe </w:t>
      </w:r>
      <w:proofErr w:type="spellStart"/>
      <w:r w:rsidRPr="002F76E4">
        <w:rPr>
          <w:i/>
          <w:rPrChange w:id="342" w:author="Anasta" w:date="2014-05-28T13:30:00Z">
            <w:rPr/>
          </w:rPrChange>
        </w:rPr>
        <w:t>View</w:t>
      </w:r>
      <w:proofErr w:type="spellEnd"/>
      <w:r w:rsidRPr="002F76E4">
        <w:t xml:space="preserve"> é a base para os </w:t>
      </w:r>
      <w:proofErr w:type="spellStart"/>
      <w:r w:rsidRPr="002F76E4">
        <w:rPr>
          <w:i/>
        </w:rPr>
        <w:t>Widgets</w:t>
      </w:r>
      <w:proofErr w:type="spellEnd"/>
      <w:r w:rsidRPr="002F76E4">
        <w:t xml:space="preserve">, utilizados para a criação de componentes de interface do usuário </w:t>
      </w:r>
      <w:proofErr w:type="gramStart"/>
      <w:r w:rsidRPr="002F76E4">
        <w:t>interativos</w:t>
      </w:r>
      <w:r w:rsidR="00243911" w:rsidRPr="002F76E4">
        <w:t>.</w:t>
      </w:r>
      <w:proofErr w:type="gramEnd"/>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p>
    <w:p w14:paraId="22E348F5" w14:textId="77777777" w:rsidR="00CF1F85" w:rsidRPr="002F76E4" w:rsidRDefault="00CF1F85" w:rsidP="00CF1F85">
      <w:r w:rsidRPr="002F76E4">
        <w:t xml:space="preserve">Todos os objetos da classe </w:t>
      </w:r>
      <w:proofErr w:type="spellStart"/>
      <w:r w:rsidRPr="002F76E4">
        <w:rPr>
          <w:i/>
          <w:rPrChange w:id="343" w:author="Anasta" w:date="2014-05-28T13:30:00Z">
            <w:rPr/>
          </w:rPrChange>
        </w:rPr>
        <w:t>View</w:t>
      </w:r>
      <w:proofErr w:type="spellEnd"/>
      <w:r w:rsidRPr="002F76E4">
        <w:t xml:space="preserve"> seguem o padrão WYSIWYG</w:t>
      </w:r>
      <w:del w:id="344" w:author="Anasta" w:date="2014-05-28T13:30:00Z">
        <w:r w:rsidR="009C22DF" w:rsidRPr="002F76E4">
          <w:delText>,</w:delText>
        </w:r>
      </w:del>
      <w:r w:rsidRPr="002F76E4">
        <w:t xml:space="preserve"> e se estruturam em árvores. Uma </w:t>
      </w:r>
      <w:proofErr w:type="spellStart"/>
      <w:proofErr w:type="gramStart"/>
      <w:r w:rsidRPr="002F76E4">
        <w:rPr>
          <w:i/>
          <w:rPrChange w:id="345" w:author="Anasta" w:date="2014-05-28T13:30:00Z">
            <w:rPr/>
          </w:rPrChange>
        </w:rPr>
        <w:t>GroupView</w:t>
      </w:r>
      <w:proofErr w:type="spellEnd"/>
      <w:proofErr w:type="gramEnd"/>
      <w:del w:id="346" w:author="Anasta" w:date="2014-05-28T13:30:00Z">
        <w:r w:rsidR="009C22DF" w:rsidRPr="002F76E4">
          <w:delText>,</w:delText>
        </w:r>
      </w:del>
      <w:r w:rsidRPr="002F76E4">
        <w:t xml:space="preserve"> correspondente aos nós dessa árvore</w:t>
      </w:r>
      <w:del w:id="347" w:author="Anasta" w:date="2014-05-28T13:30:00Z">
        <w:r w:rsidR="009C22DF" w:rsidRPr="002F76E4">
          <w:delText>,</w:delText>
        </w:r>
      </w:del>
      <w:ins w:id="348"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proofErr w:type="spellStart"/>
      <w:r w:rsidRPr="002F76E4">
        <w:rPr>
          <w:i/>
          <w:rPrChange w:id="349" w:author="Anasta" w:date="2014-05-28T13:30:00Z">
            <w:rPr/>
          </w:rPrChange>
        </w:rPr>
        <w:t>Views</w:t>
      </w:r>
      <w:proofErr w:type="spellEnd"/>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AA470E" w:rsidRPr="002F76E4">
        <w:t xml:space="preserve">FIG. </w:t>
      </w:r>
      <w:r w:rsidR="00AA470E">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6">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67AD8A69" w:rsidR="00DD63DE" w:rsidRPr="002F76E4" w:rsidRDefault="00DD63DE" w:rsidP="00DD63DE">
      <w:pPr>
        <w:pStyle w:val="Caption"/>
      </w:pPr>
      <w:bookmarkStart w:id="350" w:name="_Ref383551853"/>
      <w:bookmarkStart w:id="351" w:name="_Toc383100143"/>
      <w:bookmarkStart w:id="352" w:name="_Ref383551847"/>
      <w:bookmarkStart w:id="353" w:name="_Toc389058397"/>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bookmarkEnd w:id="350"/>
      <w:r w:rsidRPr="002F76E4">
        <w:t xml:space="preserve"> – Relacionamento entre as </w:t>
      </w:r>
      <w:proofErr w:type="spellStart"/>
      <w:r w:rsidRPr="002F76E4">
        <w:t>Views</w:t>
      </w:r>
      <w:bookmarkEnd w:id="351"/>
      <w:bookmarkEnd w:id="352"/>
      <w:bookmarkEnd w:id="353"/>
      <w:proofErr w:type="spellEnd"/>
    </w:p>
    <w:p w14:paraId="6CE3F229" w14:textId="77777777" w:rsidR="00DD63DE" w:rsidRPr="002F76E4" w:rsidRDefault="00DD63DE" w:rsidP="003F3363"/>
    <w:p w14:paraId="7FCDF82A" w14:textId="77777777" w:rsidR="00CF1F85" w:rsidRPr="002F76E4" w:rsidRDefault="00CF1F85" w:rsidP="00CF1F85">
      <w:r w:rsidRPr="002F76E4">
        <w:t xml:space="preserve">As </w:t>
      </w:r>
      <w:proofErr w:type="spellStart"/>
      <w:r w:rsidRPr="002F76E4">
        <w:rPr>
          <w:i/>
          <w:rPrChange w:id="354" w:author="Anasta" w:date="2014-05-28T13:30:00Z">
            <w:rPr/>
          </w:rPrChange>
        </w:rPr>
        <w:t>Views</w:t>
      </w:r>
      <w:proofErr w:type="spellEnd"/>
      <w:r w:rsidRPr="002F76E4">
        <w:t xml:space="preserve"> e suas estruturas podem ser declaradas tanto por meio de arquivo XML (normalmente localizadas no arquivo de nome “</w:t>
      </w:r>
      <w:proofErr w:type="gramStart"/>
      <w:r w:rsidRPr="002F76E4">
        <w:rPr>
          <w:i/>
          <w:rPrChange w:id="355" w:author="Anasta" w:date="2014-05-28T13:30:00Z">
            <w:rPr/>
          </w:rPrChange>
        </w:rPr>
        <w:t>layout.</w:t>
      </w:r>
      <w:proofErr w:type="gramEnd"/>
      <w:r w:rsidRPr="002F76E4">
        <w:rPr>
          <w:i/>
          <w:rPrChange w:id="356" w:author="Anasta" w:date="2014-05-28T13:30:00Z">
            <w:rPr/>
          </w:rPrChange>
        </w:rPr>
        <w:t>xml</w:t>
      </w:r>
      <w:r w:rsidR="002F76E4" w:rsidRPr="002F76E4">
        <w:t>”</w:t>
      </w:r>
      <w:r w:rsidRPr="002F76E4">
        <w:t xml:space="preserve">) quanto por meio de código. Uma vez </w:t>
      </w:r>
      <w:del w:id="357" w:author="Anasta" w:date="2014-05-28T13:30:00Z">
        <w:r w:rsidR="008248BB" w:rsidRPr="002F76E4">
          <w:delText>configuarada</w:delText>
        </w:r>
      </w:del>
      <w:ins w:id="358" w:author="Anasta" w:date="2014-05-28T13:30:00Z">
        <w:r w:rsidRPr="002F76E4">
          <w:t>configurada</w:t>
        </w:r>
      </w:ins>
      <w:r w:rsidRPr="002F76E4">
        <w:t xml:space="preserve"> a estrutura de </w:t>
      </w:r>
      <w:proofErr w:type="spellStart"/>
      <w:r w:rsidRPr="002F76E4">
        <w:rPr>
          <w:i/>
          <w:rPrChange w:id="359" w:author="Anasta" w:date="2014-05-28T13:30:00Z">
            <w:rPr/>
          </w:rPrChange>
        </w:rPr>
        <w:t>Views</w:t>
      </w:r>
      <w:proofErr w:type="spellEnd"/>
      <w:r w:rsidRPr="002F76E4">
        <w:t xml:space="preserve"> da aplicação, algumas operações são comumente feitas nas </w:t>
      </w:r>
      <w:proofErr w:type="spellStart"/>
      <w:r w:rsidRPr="002F76E4">
        <w:rPr>
          <w:i/>
          <w:rPrChange w:id="360" w:author="Anasta" w:date="2014-05-28T13:30:00Z">
            <w:rPr/>
          </w:rPrChange>
        </w:rPr>
        <w:t>Views</w:t>
      </w:r>
      <w:proofErr w:type="spellEnd"/>
      <w:r w:rsidRPr="002F76E4">
        <w:t>, como:</w:t>
      </w:r>
    </w:p>
    <w:p w14:paraId="1BB66B68" w14:textId="77777777" w:rsidR="00CF1F85" w:rsidRPr="002F76E4" w:rsidRDefault="00CF1F85" w:rsidP="00CF1F85">
      <w:pPr>
        <w:pStyle w:val="ListParagraph"/>
      </w:pPr>
      <w:r w:rsidRPr="002F76E4">
        <w:t xml:space="preserve">Configurar propriedades: </w:t>
      </w:r>
      <w:del w:id="361" w:author="Anasta" w:date="2014-05-28T13:30:00Z">
        <w:r w:rsidR="00E62677" w:rsidRPr="002F76E4">
          <w:delText>Estabelece</w:delText>
        </w:r>
      </w:del>
      <w:ins w:id="362" w:author="Anasta" w:date="2014-05-28T13:30:00Z">
        <w:r w:rsidRPr="002F76E4">
          <w:t>estabelece</w:t>
        </w:r>
      </w:ins>
      <w:r w:rsidRPr="002F76E4">
        <w:t xml:space="preserve"> configurações </w:t>
      </w:r>
      <w:del w:id="363" w:author="Anasta" w:date="2014-05-28T13:30:00Z">
        <w:r w:rsidR="00E62677" w:rsidRPr="002F76E4">
          <w:delText>especefícas</w:delText>
        </w:r>
      </w:del>
      <w:ins w:id="364" w:author="Anasta" w:date="2014-05-28T13:30:00Z">
        <w:r w:rsidRPr="002F76E4">
          <w:t>específicas</w:t>
        </w:r>
      </w:ins>
      <w:r w:rsidRPr="002F76E4">
        <w:t xml:space="preserve"> de algumas </w:t>
      </w:r>
      <w:proofErr w:type="spellStart"/>
      <w:r w:rsidRPr="002F76E4">
        <w:rPr>
          <w:i/>
          <w:rPrChange w:id="365" w:author="Anasta" w:date="2014-05-28T13:30:00Z">
            <w:rPr/>
          </w:rPrChange>
        </w:rPr>
        <w:t>Views</w:t>
      </w:r>
      <w:proofErr w:type="spellEnd"/>
      <w:r w:rsidRPr="002F76E4">
        <w:t xml:space="preserve">. Para uma </w:t>
      </w:r>
      <w:proofErr w:type="spellStart"/>
      <w:proofErr w:type="gramStart"/>
      <w:r w:rsidRPr="002F76E4">
        <w:rPr>
          <w:i/>
          <w:rPrChange w:id="366" w:author="Anasta" w:date="2014-05-28T13:30:00Z">
            <w:rPr/>
          </w:rPrChange>
        </w:rPr>
        <w:t>TextView</w:t>
      </w:r>
      <w:proofErr w:type="spellEnd"/>
      <w:proofErr w:type="gramEnd"/>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67" w:author="Anasta" w:date="2014-05-28T13:30:00Z">
        <w:r w:rsidR="006E0EE2" w:rsidRPr="002F76E4">
          <w:delText>Uma</w:delText>
        </w:r>
      </w:del>
      <w:ins w:id="368" w:author="Anasta" w:date="2014-05-28T13:30:00Z">
        <w:r w:rsidRPr="002F76E4">
          <w:t>uma</w:t>
        </w:r>
      </w:ins>
      <w:r w:rsidRPr="002F76E4">
        <w:t xml:space="preserve"> </w:t>
      </w:r>
      <w:proofErr w:type="spellStart"/>
      <w:r w:rsidRPr="002F76E4">
        <w:rPr>
          <w:i/>
          <w:rPrChange w:id="369" w:author="Anasta" w:date="2014-05-28T13:30:00Z">
            <w:rPr/>
          </w:rPrChange>
        </w:rPr>
        <w:t>View</w:t>
      </w:r>
      <w:proofErr w:type="spellEnd"/>
      <w:r w:rsidRPr="002F76E4">
        <w:rPr>
          <w:i/>
          <w:rPrChange w:id="370" w:author="Anasta" w:date="2014-05-28T13:30:00Z">
            <w:rPr/>
          </w:rPrChange>
        </w:rPr>
        <w:t>,</w:t>
      </w:r>
      <w:r w:rsidRPr="002F76E4">
        <w:t xml:space="preserve"> por meio da chamada da função “</w:t>
      </w:r>
      <w:proofErr w:type="spellStart"/>
      <w:proofErr w:type="gramStart"/>
      <w:r w:rsidRPr="002F76E4">
        <w:rPr>
          <w:i/>
          <w:rPrChange w:id="371" w:author="Anasta" w:date="2014-05-28T13:30:00Z">
            <w:rPr/>
          </w:rPrChange>
        </w:rPr>
        <w:t>requestFocus</w:t>
      </w:r>
      <w:proofErr w:type="spellEnd"/>
      <w:proofErr w:type="gramEnd"/>
      <w:del w:id="372" w:author="Anasta" w:date="2014-05-28T13:30:00Z">
        <w:r w:rsidR="006F0983" w:rsidRPr="002F76E4">
          <w:delText>()“</w:delText>
        </w:r>
        <w:r w:rsidR="006E0EE2" w:rsidRPr="002F76E4">
          <w:delText>,</w:delText>
        </w:r>
      </w:del>
      <w:ins w:id="373"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proofErr w:type="spellStart"/>
      <w:r w:rsidRPr="002F76E4">
        <w:rPr>
          <w:i/>
        </w:rPr>
        <w:t>listeners</w:t>
      </w:r>
      <w:proofErr w:type="spellEnd"/>
      <w:r w:rsidRPr="002F76E4">
        <w:t xml:space="preserve">: </w:t>
      </w:r>
      <w:del w:id="374" w:author="Anasta" w:date="2014-05-28T13:30:00Z">
        <w:r w:rsidR="00141B8F" w:rsidRPr="002F76E4">
          <w:delText xml:space="preserve"> </w:delText>
        </w:r>
        <w:r w:rsidR="00DB7166" w:rsidRPr="002F76E4">
          <w:delText>C</w:delText>
        </w:r>
        <w:r w:rsidR="006724AF" w:rsidRPr="002F76E4">
          <w:delText>ada</w:delText>
        </w:r>
      </w:del>
      <w:ins w:id="375" w:author="Anasta" w:date="2014-05-28T13:30:00Z">
        <w:r w:rsidRPr="002F76E4">
          <w:t>cada</w:t>
        </w:r>
      </w:ins>
      <w:r w:rsidRPr="002F76E4">
        <w:t xml:space="preserve"> </w:t>
      </w:r>
      <w:proofErr w:type="spellStart"/>
      <w:r w:rsidRPr="002F76E4">
        <w:rPr>
          <w:i/>
          <w:rPrChange w:id="376" w:author="Anasta" w:date="2014-05-28T13:30:00Z">
            <w:rPr/>
          </w:rPrChange>
        </w:rPr>
        <w:t>View</w:t>
      </w:r>
      <w:proofErr w:type="spellEnd"/>
      <w:r w:rsidRPr="002F76E4">
        <w:t xml:space="preserve"> pode ser configurada para responder </w:t>
      </w:r>
      <w:del w:id="377" w:author="Anasta" w:date="2014-05-28T13:30:00Z">
        <w:r w:rsidR="006724AF" w:rsidRPr="002F76E4">
          <w:delText>aeventos</w:delText>
        </w:r>
      </w:del>
      <w:ins w:id="378"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79" w:author="Anasta" w:date="2014-05-28T13:30:00Z">
        <w:r w:rsidR="00B931DD" w:rsidRPr="002F76E4">
          <w:delText xml:space="preserve"> Cada</w:delText>
        </w:r>
      </w:del>
      <w:ins w:id="380" w:author="Anasta" w:date="2014-05-28T13:30:00Z">
        <w:r w:rsidRPr="002F76E4">
          <w:rPr>
            <w:i/>
          </w:rPr>
          <w:t>c</w:t>
        </w:r>
        <w:r w:rsidRPr="002F76E4">
          <w:t>ada</w:t>
        </w:r>
      </w:ins>
      <w:r w:rsidRPr="002F76E4">
        <w:t xml:space="preserve"> </w:t>
      </w:r>
      <w:proofErr w:type="spellStart"/>
      <w:r w:rsidRPr="002F76E4">
        <w:rPr>
          <w:i/>
          <w:rPrChange w:id="381" w:author="Anasta" w:date="2014-05-28T13:30:00Z">
            <w:rPr/>
          </w:rPrChange>
        </w:rPr>
        <w:t>View</w:t>
      </w:r>
      <w:proofErr w:type="spellEnd"/>
      <w:r w:rsidRPr="002F76E4">
        <w:t xml:space="preserve"> pode estar visível ou não, conforme necessidade da aplicação cliente, por meio da chamada do método “</w:t>
      </w:r>
      <w:proofErr w:type="spellStart"/>
      <w:proofErr w:type="gramStart"/>
      <w:r w:rsidRPr="002F76E4">
        <w:t>setVisibility</w:t>
      </w:r>
      <w:proofErr w:type="spellEnd"/>
      <w:proofErr w:type="gramEnd"/>
      <w:r w:rsidRPr="002F76E4">
        <w:t>(</w:t>
      </w:r>
      <w:proofErr w:type="spellStart"/>
      <w:r w:rsidRPr="002F76E4">
        <w:t>int</w:t>
      </w:r>
      <w:proofErr w:type="spellEnd"/>
      <w:r w:rsidRPr="002F76E4">
        <w: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proofErr w:type="spellStart"/>
      <w:proofErr w:type="gramStart"/>
      <w:r w:rsidRPr="002F76E4">
        <w:rPr>
          <w:rPrChange w:id="382" w:author="Anasta" w:date="2014-05-28T13:30:00Z">
            <w:rPr>
              <w:highlight w:val="magenta"/>
            </w:rPr>
          </w:rPrChange>
        </w:rPr>
        <w:t>ListView</w:t>
      </w:r>
      <w:proofErr w:type="spellEnd"/>
      <w:proofErr w:type="gramEnd"/>
    </w:p>
    <w:p w14:paraId="6B34E752" w14:textId="77777777" w:rsidR="00313A22" w:rsidRPr="00313A22" w:rsidRDefault="00313A22" w:rsidP="00313A22">
      <w:pPr>
        <w:pStyle w:val="SubTitulozinho"/>
        <w:rPr>
          <w:i w:val="0"/>
          <w:rPrChange w:id="383"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proofErr w:type="spellStart"/>
      <w:proofErr w:type="gramStart"/>
      <w:r w:rsidRPr="002F76E4">
        <w:rPr>
          <w:i/>
          <w:rPrChange w:id="384" w:author="Anasta" w:date="2014-05-28T13:30:00Z">
            <w:rPr/>
          </w:rPrChange>
        </w:rPr>
        <w:t>GroupView</w:t>
      </w:r>
      <w:proofErr w:type="spellEnd"/>
      <w:proofErr w:type="gramEnd"/>
      <w:r w:rsidRPr="002F76E4">
        <w:t xml:space="preserve"> responsável </w:t>
      </w:r>
      <w:ins w:id="385" w:author="Anasta" w:date="2014-05-28T13:30:00Z">
        <w:r w:rsidRPr="002F76E4">
          <w:t xml:space="preserve">por </w:t>
        </w:r>
      </w:ins>
      <w:r w:rsidRPr="002F76E4">
        <w:t xml:space="preserve">exibir uma lista que desliza verticalmente. Os itens que constituirão a lista podem ser inseridos dinamicamente por meio de objeto da classe </w:t>
      </w:r>
      <w:proofErr w:type="spellStart"/>
      <w:r w:rsidRPr="002F76E4">
        <w:rPr>
          <w:i/>
          <w:rPrChange w:id="386" w:author="Anasta" w:date="2014-05-28T13:30:00Z">
            <w:rPr/>
          </w:rPrChange>
        </w:rPr>
        <w:t>Adapter</w:t>
      </w:r>
      <w:proofErr w:type="spellEnd"/>
      <w:r w:rsidRPr="002F76E4">
        <w:t>. Esse objeto</w:t>
      </w:r>
      <w:del w:id="387" w:author="Anasta" w:date="2014-05-28T13:30:00Z">
        <w:r w:rsidR="005A2156" w:rsidRPr="002F76E4">
          <w:delText>,</w:delText>
        </w:r>
      </w:del>
      <w:r w:rsidRPr="002F76E4">
        <w:t xml:space="preserve"> é responsável por adaptar uma </w:t>
      </w:r>
      <w:r w:rsidRPr="002F76E4">
        <w:lastRenderedPageBreak/>
        <w:t xml:space="preserve">determinada estrutura de dados, como um </w:t>
      </w:r>
      <w:proofErr w:type="spellStart"/>
      <w:r w:rsidRPr="002F76E4">
        <w:rPr>
          <w:i/>
        </w:rPr>
        <w:t>array</w:t>
      </w:r>
      <w:proofErr w:type="spellEnd"/>
      <w:r w:rsidRPr="002F76E4">
        <w:t xml:space="preserve"> ou uma </w:t>
      </w:r>
      <w:r w:rsidRPr="002F76E4">
        <w:rPr>
          <w:i/>
        </w:rPr>
        <w:t>query</w:t>
      </w:r>
      <w:r w:rsidRPr="002F76E4">
        <w:t xml:space="preserve"> de banco de dados, de forma a associar cada elemento dela a uma </w:t>
      </w:r>
      <w:proofErr w:type="spellStart"/>
      <w:r w:rsidRPr="002F76E4">
        <w:rPr>
          <w:i/>
          <w:rPrChange w:id="388" w:author="Anasta" w:date="2014-05-28T13:30:00Z">
            <w:rPr/>
          </w:rPrChange>
        </w:rPr>
        <w:t>View</w:t>
      </w:r>
      <w:proofErr w:type="spellEnd"/>
      <w:r w:rsidRPr="002F76E4">
        <w:rPr>
          <w:i/>
          <w:rPrChange w:id="389" w:author="Anasta" w:date="2014-05-28T13:30:00Z">
            <w:rPr/>
          </w:rPrChange>
        </w:rPr>
        <w:t xml:space="preserve"> </w:t>
      </w:r>
      <w:r w:rsidRPr="002F76E4">
        <w:t xml:space="preserve">que constituirá a lista. As </w:t>
      </w:r>
      <w:del w:id="390" w:author="Anasta" w:date="2014-05-28T13:30:00Z">
        <w:r w:rsidR="001B71F3" w:rsidRPr="002F76E4">
          <w:delText>sublcasses</w:delText>
        </w:r>
      </w:del>
      <w:ins w:id="391" w:author="Anasta" w:date="2014-05-28T13:30:00Z">
        <w:r w:rsidRPr="002F76E4">
          <w:t>subclasses</w:t>
        </w:r>
      </w:ins>
      <w:r w:rsidRPr="002F76E4">
        <w:t xml:space="preserve"> de </w:t>
      </w:r>
      <w:proofErr w:type="spellStart"/>
      <w:r w:rsidRPr="002F76E4">
        <w:rPr>
          <w:i/>
          <w:rPrChange w:id="392" w:author="Anasta" w:date="2014-05-28T13:30:00Z">
            <w:rPr/>
          </w:rPrChange>
        </w:rPr>
        <w:t>Adapter</w:t>
      </w:r>
      <w:proofErr w:type="spellEnd"/>
      <w:r w:rsidRPr="002F76E4">
        <w:t xml:space="preserve"> mais utilizadas são </w:t>
      </w:r>
      <w:proofErr w:type="spellStart"/>
      <w:proofErr w:type="gramStart"/>
      <w:r w:rsidRPr="002F76E4">
        <w:rPr>
          <w:i/>
          <w:rPrChange w:id="393" w:author="Anasta" w:date="2014-05-28T13:30:00Z">
            <w:rPr/>
          </w:rPrChange>
        </w:rPr>
        <w:t>ArrayAdapter</w:t>
      </w:r>
      <w:proofErr w:type="spellEnd"/>
      <w:proofErr w:type="gramEnd"/>
      <w:r w:rsidRPr="002F76E4">
        <w:rPr>
          <w:i/>
          <w:rPrChange w:id="394" w:author="Anasta" w:date="2014-05-28T13:30:00Z">
            <w:rPr/>
          </w:rPrChange>
        </w:rPr>
        <w:t xml:space="preserve"> </w:t>
      </w:r>
      <w:r w:rsidRPr="002F76E4">
        <w:t xml:space="preserve">(quando os dados são provenientes de um </w:t>
      </w:r>
      <w:proofErr w:type="spellStart"/>
      <w:r w:rsidRPr="002F76E4">
        <w:rPr>
          <w:i/>
        </w:rPr>
        <w:t>array</w:t>
      </w:r>
      <w:proofErr w:type="spellEnd"/>
      <w:r w:rsidRPr="002F76E4">
        <w:t xml:space="preserve">) e </w:t>
      </w:r>
      <w:proofErr w:type="spellStart"/>
      <w:r w:rsidRPr="002F76E4">
        <w:rPr>
          <w:i/>
          <w:rPrChange w:id="395" w:author="Anasta" w:date="2014-05-28T13:30:00Z">
            <w:rPr/>
          </w:rPrChange>
        </w:rPr>
        <w:t>CursorAdapter</w:t>
      </w:r>
      <w:proofErr w:type="spellEnd"/>
      <w:r w:rsidRPr="002F76E4">
        <w:t xml:space="preserve"> (quando os dados </w:t>
      </w:r>
      <w:del w:id="396" w:author="Anasta" w:date="2014-05-28T13:30:00Z">
        <w:r w:rsidR="0088427A" w:rsidRPr="002F76E4">
          <w:delText>provenientes</w:delText>
        </w:r>
      </w:del>
      <w:ins w:id="397"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98" w:author="Anasta" w:date="2014-05-28T13:30:00Z">
        <w:r w:rsidR="00D57903" w:rsidRPr="002F76E4">
          <w:delText>a</w:delText>
        </w:r>
      </w:del>
      <w:ins w:id="399"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7">
                      <a:extLst>
                        <a:ext uri="{BEBA8EAE-BF5A-486C-A8C5-ECC9F3942E4B}">
                          <a14:imgProps xmlns:a14="http://schemas.microsoft.com/office/drawing/2010/main">
                            <a14:imgLayer r:embed="rId18">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1C20B7D9" w:rsidR="001A39D3" w:rsidRPr="002F76E4" w:rsidRDefault="001A39D3" w:rsidP="001A39D3">
      <w:pPr>
        <w:pStyle w:val="Caption"/>
      </w:pPr>
      <w:bookmarkStart w:id="400" w:name="_Toc389058398"/>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r w:rsidRPr="002F76E4">
        <w:t xml:space="preserve"> – Hierarquia de classes para </w:t>
      </w:r>
      <w:proofErr w:type="spellStart"/>
      <w:r w:rsidRPr="002F76E4">
        <w:t>ListView</w:t>
      </w:r>
      <w:proofErr w:type="spellEnd"/>
      <w:r w:rsidRPr="002F76E4">
        <w:t>.</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00"/>
    </w:p>
    <w:p w14:paraId="360EC6F7" w14:textId="77777777" w:rsidR="001A39D3" w:rsidRPr="002F76E4" w:rsidRDefault="001A39D3" w:rsidP="003F3363"/>
    <w:p w14:paraId="6FF3CDAA" w14:textId="77777777" w:rsidR="001A39D3" w:rsidRPr="002F76E4" w:rsidRDefault="001A39D3" w:rsidP="003F3363">
      <w:pPr>
        <w:rPr>
          <w:del w:id="401" w:author="Anasta" w:date="2014-05-28T13:30:00Z"/>
        </w:rPr>
      </w:pPr>
    </w:p>
    <w:p w14:paraId="7725EE16" w14:textId="77777777" w:rsidR="00CF1F85" w:rsidRPr="002F76E4" w:rsidRDefault="00CF1F85" w:rsidP="00313A22">
      <w:pPr>
        <w:pStyle w:val="SubTitulozinho"/>
        <w:rPr>
          <w:rPrChange w:id="402" w:author="Anasta" w:date="2014-05-28T13:30:00Z">
            <w:rPr/>
          </w:rPrChange>
        </w:rPr>
      </w:pPr>
      <w:proofErr w:type="spellStart"/>
      <w:proofErr w:type="gramStart"/>
      <w:r w:rsidRPr="002F76E4">
        <w:rPr>
          <w:rPrChange w:id="403" w:author="Anasta" w:date="2014-05-28T13:30:00Z">
            <w:rPr/>
          </w:rPrChange>
        </w:rPr>
        <w:t>ArrayAdatpter</w:t>
      </w:r>
      <w:proofErr w:type="spellEnd"/>
      <w:proofErr w:type="gramEnd"/>
    </w:p>
    <w:p w14:paraId="052BC199" w14:textId="77777777" w:rsidR="00CF1F85" w:rsidRPr="002F76E4" w:rsidRDefault="00CF1F85" w:rsidP="00CF1F85"/>
    <w:p w14:paraId="7AAECAF1" w14:textId="48D3AA4C" w:rsidR="00CF1F85" w:rsidRPr="002F76E4" w:rsidRDefault="00CF1F85" w:rsidP="004F67CA">
      <w:r w:rsidRPr="002F76E4">
        <w:t xml:space="preserve">O </w:t>
      </w:r>
      <w:proofErr w:type="spellStart"/>
      <w:proofErr w:type="gramStart"/>
      <w:r w:rsidRPr="002F76E4">
        <w:rPr>
          <w:i/>
          <w:rPrChange w:id="404" w:author="Anasta" w:date="2014-05-28T13:30:00Z">
            <w:rPr/>
          </w:rPrChange>
        </w:rPr>
        <w:t>ArrayAdapter</w:t>
      </w:r>
      <w:proofErr w:type="spellEnd"/>
      <w:proofErr w:type="gramEnd"/>
      <w:r w:rsidRPr="002F76E4">
        <w:t xml:space="preserve">, por padrão, espera que a </w:t>
      </w:r>
      <w:proofErr w:type="spellStart"/>
      <w:r w:rsidRPr="002F76E4">
        <w:rPr>
          <w:i/>
          <w:rPrChange w:id="405" w:author="Anasta" w:date="2014-05-28T13:30:00Z">
            <w:rPr/>
          </w:rPrChange>
        </w:rPr>
        <w:t>ListView</w:t>
      </w:r>
      <w:proofErr w:type="spellEnd"/>
      <w:r w:rsidRPr="002F76E4">
        <w:rPr>
          <w:i/>
          <w:rPrChange w:id="406" w:author="Anasta" w:date="2014-05-28T13:30:00Z">
            <w:rPr/>
          </w:rPrChange>
        </w:rPr>
        <w:t xml:space="preserve"> </w:t>
      </w:r>
      <w:r w:rsidRPr="002F76E4">
        <w:t xml:space="preserve">seja constituída de </w:t>
      </w:r>
      <w:proofErr w:type="spellStart"/>
      <w:r w:rsidRPr="002F76E4">
        <w:rPr>
          <w:i/>
          <w:rPrChange w:id="407" w:author="Anasta" w:date="2014-05-28T13:30:00Z">
            <w:rPr/>
          </w:rPrChange>
        </w:rPr>
        <w:t>Views</w:t>
      </w:r>
      <w:proofErr w:type="spellEnd"/>
      <w:r w:rsidRPr="002F76E4">
        <w:t xml:space="preserve"> do tipo </w:t>
      </w:r>
      <w:proofErr w:type="spellStart"/>
      <w:r w:rsidRPr="002F76E4">
        <w:rPr>
          <w:i/>
          <w:rPrChange w:id="408" w:author="Anasta" w:date="2014-05-28T13:30:00Z">
            <w:rPr/>
          </w:rPrChange>
        </w:rPr>
        <w:t>TextView</w:t>
      </w:r>
      <w:proofErr w:type="spellEnd"/>
      <w:r w:rsidRPr="002F76E4">
        <w:t>, de forma que ela irá utilizar o método “</w:t>
      </w:r>
      <w:commentRangeStart w:id="409"/>
      <w:proofErr w:type="spellStart"/>
      <w:r w:rsidRPr="002F76E4">
        <w:rPr>
          <w:i/>
          <w:rPrChange w:id="410" w:author="Anasta" w:date="2014-05-28T13:30:00Z">
            <w:rPr/>
          </w:rPrChange>
        </w:rPr>
        <w:t>toString</w:t>
      </w:r>
      <w:commentRangeEnd w:id="409"/>
      <w:proofErr w:type="spellEnd"/>
      <w:r w:rsidRPr="002F76E4">
        <w:rPr>
          <w:rStyle w:val="CommentReference"/>
          <w:i/>
          <w:rPrChange w:id="411" w:author="Anasta" w:date="2014-05-28T13:30:00Z">
            <w:rPr>
              <w:rStyle w:val="CommentReference"/>
            </w:rPr>
          </w:rPrChange>
        </w:rPr>
        <w:commentReference w:id="409"/>
      </w:r>
      <w:r w:rsidRPr="002F76E4">
        <w:rPr>
          <w:i/>
          <w:rPrChange w:id="412" w:author="Anasta" w:date="2014-05-28T13:30:00Z">
            <w:rPr/>
          </w:rPrChange>
        </w:rPr>
        <w:t>()”</w:t>
      </w:r>
      <w:r w:rsidRPr="002F76E4">
        <w:t xml:space="preserve"> para converter cada elemento do </w:t>
      </w:r>
      <w:proofErr w:type="spellStart"/>
      <w:r w:rsidRPr="002F76E4">
        <w:rPr>
          <w:i/>
          <w:rPrChange w:id="413" w:author="Anasta" w:date="2014-05-28T13:30:00Z">
            <w:rPr/>
          </w:rPrChange>
        </w:rPr>
        <w:t>Array</w:t>
      </w:r>
      <w:proofErr w:type="spellEnd"/>
      <w:r w:rsidRPr="002F76E4">
        <w:t xml:space="preserve"> em texto. </w:t>
      </w:r>
      <w:r w:rsidR="004F67CA">
        <w:t xml:space="preserve">Utilizando o padrão de projeto </w:t>
      </w:r>
      <w:proofErr w:type="spellStart"/>
      <w:r w:rsidR="004F67CA">
        <w:rPr>
          <w:i/>
        </w:rPr>
        <w:t>adapter</w:t>
      </w:r>
      <w:proofErr w:type="spellEnd"/>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AA470E">
            <w:rPr>
              <w:noProof/>
            </w:rPr>
            <w:t>[4]</w:t>
          </w:r>
          <w:r w:rsidR="004F67CA">
            <w:fldChar w:fldCharType="end"/>
          </w:r>
        </w:sdtContent>
      </w:sdt>
      <w:r w:rsidR="004F67CA">
        <w:t xml:space="preserve">, essa classe permite usar uma interface para comunicação do aplicativo com o </w:t>
      </w:r>
      <w:proofErr w:type="spellStart"/>
      <w:r w:rsidR="004F67CA">
        <w:t>Android</w:t>
      </w:r>
      <w:proofErr w:type="spellEnd"/>
      <w:r w:rsidR="004F67CA">
        <w:t xml:space="preserve"> para exibição de itens em uma lista.</w:t>
      </w:r>
    </w:p>
    <w:p w14:paraId="1EAC80E1" w14:textId="3FD25876" w:rsidR="00CF1F85" w:rsidRPr="002F76E4" w:rsidRDefault="004F67CA" w:rsidP="00CF1F85">
      <w:r>
        <w:t>P</w:t>
      </w:r>
      <w:r w:rsidR="00CF1F85" w:rsidRPr="002F76E4">
        <w:t xml:space="preserve">ara elaborar </w:t>
      </w:r>
      <w:proofErr w:type="spellStart"/>
      <w:proofErr w:type="gramStart"/>
      <w:r w:rsidR="00CF1F85" w:rsidRPr="002F76E4">
        <w:rPr>
          <w:i/>
          <w:rPrChange w:id="414" w:author="Anasta" w:date="2014-05-28T13:30:00Z">
            <w:rPr/>
          </w:rPrChange>
        </w:rPr>
        <w:t>ListViews</w:t>
      </w:r>
      <w:proofErr w:type="spellEnd"/>
      <w:proofErr w:type="gramEnd"/>
      <w:r w:rsidR="00CF1F85" w:rsidRPr="002F76E4">
        <w:t xml:space="preserve"> mais </w:t>
      </w:r>
      <w:del w:id="415" w:author="Anasta" w:date="2014-05-28T13:30:00Z">
        <w:r w:rsidR="00007BA5" w:rsidRPr="002F76E4">
          <w:delText>complexos</w:delText>
        </w:r>
      </w:del>
      <w:ins w:id="416" w:author="Anasta" w:date="2014-05-28T13:30:00Z">
        <w:r w:rsidR="00CF1F85" w:rsidRPr="002F76E4">
          <w:t>complexas</w:t>
        </w:r>
      </w:ins>
      <w:r w:rsidR="00CF1F85" w:rsidRPr="002F76E4">
        <w:t>, que possam conter outros elementos</w:t>
      </w:r>
      <w:ins w:id="417" w:author="Anasta" w:date="2014-05-28T13:30:00Z">
        <w:r w:rsidR="00CF1F85" w:rsidRPr="002F76E4">
          <w:t>,</w:t>
        </w:r>
      </w:ins>
      <w:r w:rsidR="00CF1F85" w:rsidRPr="002F76E4">
        <w:t xml:space="preserve"> além de </w:t>
      </w:r>
      <w:proofErr w:type="spellStart"/>
      <w:r w:rsidR="00CF1F85" w:rsidRPr="002F76E4">
        <w:rPr>
          <w:i/>
          <w:rPrChange w:id="418" w:author="Anasta" w:date="2014-05-28T13:30:00Z">
            <w:rPr/>
          </w:rPrChange>
        </w:rPr>
        <w:t>TextView</w:t>
      </w:r>
      <w:proofErr w:type="spellEnd"/>
      <w:r w:rsidR="00CF1F85" w:rsidRPr="002F76E4">
        <w:rPr>
          <w:i/>
          <w:rPrChange w:id="419" w:author="Anasta" w:date="2014-05-28T13:30:00Z">
            <w:rPr/>
          </w:rPrChange>
        </w:rPr>
        <w:t>,</w:t>
      </w:r>
      <w:r w:rsidR="00CF1F85" w:rsidRPr="002F76E4">
        <w:t xml:space="preserve"> é possível sobrescrever o método “</w:t>
      </w:r>
      <w:proofErr w:type="spellStart"/>
      <w:r w:rsidR="00CF1F85" w:rsidRPr="002F76E4">
        <w:rPr>
          <w:i/>
          <w:rPrChange w:id="420" w:author="Anasta" w:date="2014-05-28T13:30:00Z">
            <w:rPr/>
          </w:rPrChange>
        </w:rPr>
        <w:t>getView</w:t>
      </w:r>
      <w:proofErr w:type="spellEnd"/>
      <w:ins w:id="421" w:author="Anasta" w:date="2014-05-28T13:30:00Z">
        <w:r w:rsidR="00CF1F85" w:rsidRPr="002F76E4">
          <w:rPr>
            <w:i/>
          </w:rPr>
          <w:t xml:space="preserve"> </w:t>
        </w:r>
      </w:ins>
      <w:r w:rsidR="00CF1F85" w:rsidRPr="002F76E4">
        <w:rPr>
          <w:i/>
          <w:rPrChange w:id="422" w:author="Anasta" w:date="2014-05-28T13:30:00Z">
            <w:rPr/>
          </w:rPrChange>
        </w:rPr>
        <w:t>(</w:t>
      </w:r>
      <w:proofErr w:type="spellStart"/>
      <w:r w:rsidR="00CF1F85" w:rsidRPr="002F76E4">
        <w:rPr>
          <w:i/>
          <w:rPrChange w:id="423" w:author="Anasta" w:date="2014-05-28T13:30:00Z">
            <w:rPr/>
          </w:rPrChange>
        </w:rPr>
        <w:t>int</w:t>
      </w:r>
      <w:proofErr w:type="spellEnd"/>
      <w:r w:rsidR="00CF1F85" w:rsidRPr="002F76E4">
        <w:t xml:space="preserve">, </w:t>
      </w:r>
      <w:proofErr w:type="spellStart"/>
      <w:r w:rsidR="00CF1F85" w:rsidRPr="002F76E4">
        <w:rPr>
          <w:i/>
          <w:rPrChange w:id="424" w:author="Anasta" w:date="2014-05-28T13:30:00Z">
            <w:rPr/>
          </w:rPrChange>
        </w:rPr>
        <w:t>View</w:t>
      </w:r>
      <w:proofErr w:type="spellEnd"/>
      <w:r w:rsidR="00CF1F85" w:rsidRPr="002F76E4">
        <w:t xml:space="preserve">, </w:t>
      </w:r>
      <w:proofErr w:type="spellStart"/>
      <w:r w:rsidR="00CF1F85" w:rsidRPr="002F76E4">
        <w:rPr>
          <w:i/>
          <w:rPrChange w:id="425" w:author="Anasta" w:date="2014-05-28T13:30:00Z">
            <w:rPr/>
          </w:rPrChange>
        </w:rPr>
        <w:t>ViewGroup</w:t>
      </w:r>
      <w:proofErr w:type="spellEnd"/>
      <w:r w:rsidR="00CF1F85" w:rsidRPr="002F76E4">
        <w:t xml:space="preserve">)” da classe </w:t>
      </w:r>
      <w:proofErr w:type="spellStart"/>
      <w:r w:rsidR="00CF1F85" w:rsidRPr="002F76E4">
        <w:rPr>
          <w:i/>
          <w:rPrChange w:id="426" w:author="Anasta" w:date="2014-05-28T13:30:00Z">
            <w:rPr/>
          </w:rPrChange>
        </w:rPr>
        <w:t>ArrayAdapter</w:t>
      </w:r>
      <w:proofErr w:type="spellEnd"/>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AA470E" w:rsidRPr="002F76E4">
        <w:t xml:space="preserve">FIG. </w:t>
      </w:r>
      <w:r w:rsidR="00AA470E">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proofErr w:type="spellStart"/>
      <w:r w:rsidRPr="002F76E4">
        <w:rPr>
          <w:i/>
          <w:rPrChange w:id="427" w:author="Anasta" w:date="2014-05-28T13:30:00Z">
            <w:rPr/>
          </w:rPrChange>
        </w:rPr>
        <w:t>Array</w:t>
      </w:r>
      <w:proofErr w:type="spellEnd"/>
      <w:r w:rsidRPr="002F76E4">
        <w:t xml:space="preserve"> pelo qual o </w:t>
      </w:r>
      <w:proofErr w:type="spellStart"/>
      <w:proofErr w:type="gramStart"/>
      <w:r w:rsidRPr="002F76E4">
        <w:rPr>
          <w:i/>
          <w:rPrChange w:id="428" w:author="Anasta" w:date="2014-05-28T13:30:00Z">
            <w:rPr/>
          </w:rPrChange>
        </w:rPr>
        <w:t>ArrayAdapter</w:t>
      </w:r>
      <w:proofErr w:type="spellEnd"/>
      <w:proofErr w:type="gramEnd"/>
      <w:r w:rsidRPr="002F76E4">
        <w:t xml:space="preserve"> é responsável, é possível instanciar outras </w:t>
      </w:r>
      <w:proofErr w:type="spellStart"/>
      <w:r w:rsidRPr="002F76E4">
        <w:rPr>
          <w:i/>
          <w:rPrChange w:id="429" w:author="Anasta" w:date="2014-05-28T13:30:00Z">
            <w:rPr/>
          </w:rPrChange>
        </w:rPr>
        <w:t>Views</w:t>
      </w:r>
      <w:proofErr w:type="spellEnd"/>
      <w:r w:rsidRPr="002F76E4">
        <w:t xml:space="preserve">, como </w:t>
      </w:r>
      <w:proofErr w:type="spellStart"/>
      <w:r w:rsidRPr="002F76E4">
        <w:rPr>
          <w:i/>
          <w:rPrChange w:id="430" w:author="Anasta" w:date="2014-05-28T13:30:00Z">
            <w:rPr/>
          </w:rPrChange>
        </w:rPr>
        <w:t>CheckBox</w:t>
      </w:r>
      <w:proofErr w:type="spellEnd"/>
      <w:r w:rsidRPr="002F76E4">
        <w:t xml:space="preserve"> e </w:t>
      </w:r>
      <w:proofErr w:type="spellStart"/>
      <w:r w:rsidRPr="002F76E4">
        <w:rPr>
          <w:i/>
          <w:rPrChange w:id="431" w:author="Anasta" w:date="2014-05-28T13:30:00Z">
            <w:rPr/>
          </w:rPrChange>
        </w:rPr>
        <w:t>Images</w:t>
      </w:r>
      <w:proofErr w:type="spellEnd"/>
      <w:r w:rsidRPr="002F76E4">
        <w:t xml:space="preserve">. Essas </w:t>
      </w:r>
      <w:proofErr w:type="spellStart"/>
      <w:r w:rsidRPr="002F76E4">
        <w:rPr>
          <w:i/>
          <w:rPrChange w:id="432" w:author="Anasta" w:date="2014-05-28T13:30:00Z">
            <w:rPr/>
          </w:rPrChange>
        </w:rPr>
        <w:t>Views</w:t>
      </w:r>
      <w:proofErr w:type="spellEnd"/>
      <w:r w:rsidRPr="002F76E4">
        <w:t xml:space="preserve"> são instanciadas através do uso dos objetos </w:t>
      </w:r>
      <w:proofErr w:type="spellStart"/>
      <w:proofErr w:type="gramStart"/>
      <w:r w:rsidRPr="002F76E4">
        <w:rPr>
          <w:i/>
        </w:rPr>
        <w:t>convertView</w:t>
      </w:r>
      <w:proofErr w:type="spellEnd"/>
      <w:proofErr w:type="gramEnd"/>
      <w:r w:rsidRPr="002F76E4">
        <w:rPr>
          <w:i/>
        </w:rPr>
        <w:t xml:space="preserve"> e </w:t>
      </w:r>
      <w:proofErr w:type="spellStart"/>
      <w:r w:rsidRPr="002F76E4">
        <w:rPr>
          <w:i/>
        </w:rPr>
        <w:t>parent</w:t>
      </w:r>
      <w:proofErr w:type="spellEnd"/>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33" w:author="Anasta" w:date="2014-05-28T13:30:00Z"/>
        </w:rPr>
      </w:pPr>
    </w:p>
    <w:p w14:paraId="6D348134" w14:textId="77777777" w:rsidR="00F830F8" w:rsidRPr="002F76E4" w:rsidRDefault="00F830F8" w:rsidP="00F830F8">
      <w:pPr>
        <w:keepNext/>
      </w:pPr>
      <w:r w:rsidRPr="002F76E4">
        <w:rPr>
          <w:noProof/>
          <w:lang w:eastAsia="pt-BR"/>
        </w:rPr>
        <w:lastRenderedPageBreak/>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7BF0EC65" w:rsidR="00F830F8" w:rsidRPr="002F76E4" w:rsidRDefault="00F830F8" w:rsidP="00F830F8">
      <w:pPr>
        <w:pStyle w:val="Caption"/>
      </w:pPr>
      <w:bookmarkStart w:id="434" w:name="_Ref383597967"/>
      <w:bookmarkStart w:id="435" w:name="_Toc389058399"/>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4</w:t>
      </w:r>
      <w:r w:rsidR="00A45778">
        <w:fldChar w:fldCharType="end"/>
      </w:r>
      <w:bookmarkEnd w:id="434"/>
      <w:r w:rsidRPr="002F76E4">
        <w:t xml:space="preserve"> – Assinatura do método </w:t>
      </w:r>
      <w:proofErr w:type="spellStart"/>
      <w:r w:rsidRPr="002F76E4">
        <w:t>getView</w:t>
      </w:r>
      <w:proofErr w:type="spellEnd"/>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35"/>
    </w:p>
    <w:p w14:paraId="44C11A4C" w14:textId="77777777" w:rsidR="000F3632" w:rsidRPr="002F76E4" w:rsidRDefault="000F3632" w:rsidP="000F3632">
      <w:pPr>
        <w:keepNext/>
      </w:pPr>
    </w:p>
    <w:p w14:paraId="3F1AB944" w14:textId="1BEA42A2" w:rsidR="00E7739D" w:rsidRPr="002F76E4" w:rsidRDefault="00E7739D" w:rsidP="00313A22">
      <w:pPr>
        <w:pStyle w:val="SubTitulozinho"/>
        <w:rPr>
          <w:rPrChange w:id="436" w:author="Anasta" w:date="2014-05-28T13:30:00Z">
            <w:rPr/>
          </w:rPrChange>
        </w:rPr>
      </w:pPr>
      <w:proofErr w:type="spellStart"/>
      <w:proofErr w:type="gramStart"/>
      <w:r w:rsidRPr="002F76E4">
        <w:rPr>
          <w:rPrChange w:id="437" w:author="Anasta" w:date="2014-05-28T13:30:00Z">
            <w:rPr/>
          </w:rPrChange>
        </w:rPr>
        <w:t>TextView</w:t>
      </w:r>
      <w:proofErr w:type="spellEnd"/>
      <w:proofErr w:type="gramEnd"/>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38" w:author="Anasta" w:date="2014-05-28T13:30:00Z"/>
        </w:rPr>
      </w:pPr>
      <w:del w:id="439" w:author="Anasta" w:date="2014-05-28T13:30:00Z">
        <w:r w:rsidRPr="002F76E4">
          <w:rPr>
            <w:b/>
            <w:noProof/>
            <w:lang w:eastAsia="pt-BR"/>
            <w:rPrChange w:id="440"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41" w:author="Anasta" w:date="2014-05-28T13:30:00Z"/>
        </w:rPr>
      </w:pPr>
      <w:ins w:id="442" w:author="Anasta" w:date="2014-05-28T13:30:00Z">
        <w:r w:rsidRPr="002F76E4">
          <w:rPr>
            <w:b/>
            <w:noProof/>
            <w:lang w:eastAsia="pt-BR"/>
            <w:rPrChange w:id="443"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C956A3E" w:rsidR="00273215" w:rsidRPr="002F76E4" w:rsidRDefault="003406F9" w:rsidP="003406F9">
      <w:pPr>
        <w:pStyle w:val="Caption"/>
      </w:pPr>
      <w:bookmarkStart w:id="444" w:name="_Toc389058400"/>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5</w:t>
      </w:r>
      <w:r w:rsidR="00A45778">
        <w:fldChar w:fldCharType="end"/>
      </w:r>
      <w:r w:rsidRPr="002F76E4">
        <w:t xml:space="preserve"> – Hierarquia de classes do </w:t>
      </w:r>
      <w:proofErr w:type="spellStart"/>
      <w:r w:rsidRPr="002F76E4">
        <w:t>TextView</w:t>
      </w:r>
      <w:proofErr w:type="spellEnd"/>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r w:rsidR="00114063" w:rsidRPr="002F76E4">
        <w:t>.</w:t>
      </w:r>
      <w:bookmarkEnd w:id="444"/>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proofErr w:type="spellStart"/>
      <w:r w:rsidRPr="002F76E4">
        <w:rPr>
          <w:i/>
          <w:rPrChange w:id="445" w:author="Anasta" w:date="2014-05-28T13:30:00Z">
            <w:rPr/>
          </w:rPrChange>
        </w:rPr>
        <w:t>View</w:t>
      </w:r>
      <w:proofErr w:type="spellEnd"/>
      <w:r w:rsidRPr="002F76E4">
        <w:t xml:space="preserve"> responsável por exibir e, quando necessário, editar texto.</w:t>
      </w:r>
    </w:p>
    <w:p w14:paraId="50CA8BC4" w14:textId="77777777" w:rsidR="00CF1F85" w:rsidRPr="002F76E4" w:rsidRDefault="00CF1F85" w:rsidP="00CF1F85">
      <w:r w:rsidRPr="002F76E4">
        <w:t>Para</w:t>
      </w:r>
      <w:del w:id="446" w:author="Anasta" w:date="2014-05-28T13:30:00Z">
        <w:r w:rsidR="005F5981" w:rsidRPr="002F76E4">
          <w:delText xml:space="preserve"> o</w:delText>
        </w:r>
      </w:del>
      <w:r w:rsidRPr="002F76E4">
        <w:t xml:space="preserve"> configurar o texto de uma </w:t>
      </w:r>
      <w:proofErr w:type="spellStart"/>
      <w:proofErr w:type="gramStart"/>
      <w:r w:rsidRPr="002F76E4">
        <w:rPr>
          <w:i/>
          <w:rPrChange w:id="447" w:author="Anasta" w:date="2014-05-28T13:30:00Z">
            <w:rPr/>
          </w:rPrChange>
        </w:rPr>
        <w:t>TextView</w:t>
      </w:r>
      <w:proofErr w:type="spellEnd"/>
      <w:proofErr w:type="gramEnd"/>
      <w:r w:rsidRPr="002F76E4">
        <w:rPr>
          <w:i/>
          <w:rPrChange w:id="448" w:author="Anasta" w:date="2014-05-28T13:30:00Z">
            <w:rPr/>
          </w:rPrChange>
        </w:rPr>
        <w:t>,</w:t>
      </w:r>
      <w:r w:rsidRPr="002F76E4">
        <w:t xml:space="preserve"> usa-se o método “</w:t>
      </w:r>
      <w:proofErr w:type="spellStart"/>
      <w:r w:rsidRPr="002F76E4">
        <w:rPr>
          <w:i/>
          <w:rPrChange w:id="449" w:author="Anasta" w:date="2014-05-28T13:30:00Z">
            <w:rPr/>
          </w:rPrChange>
        </w:rPr>
        <w:t>setText</w:t>
      </w:r>
      <w:proofErr w:type="spellEnd"/>
      <w:r w:rsidRPr="002F76E4">
        <w:rPr>
          <w:i/>
          <w:rPrChange w:id="450" w:author="Anasta" w:date="2014-05-28T13:30:00Z">
            <w:rPr/>
          </w:rPrChange>
        </w:rPr>
        <w:t>(</w:t>
      </w:r>
      <w:proofErr w:type="spellStart"/>
      <w:r w:rsidRPr="002F76E4">
        <w:rPr>
          <w:i/>
          <w:rPrChange w:id="451" w:author="Anasta" w:date="2014-05-28T13:30:00Z">
            <w:rPr/>
          </w:rPrChange>
        </w:rPr>
        <w:t>String</w:t>
      </w:r>
      <w:proofErr w:type="spellEnd"/>
      <w:r w:rsidRPr="002F76E4">
        <w:rPr>
          <w:i/>
          <w:rPrChange w:id="452" w:author="Anasta" w:date="2014-05-28T13:30:00Z">
            <w:rPr/>
          </w:rPrChange>
        </w:rPr>
        <w:t>)”</w:t>
      </w:r>
      <w:r w:rsidRPr="002F76E4">
        <w:t xml:space="preserve">. É possível também configurar sua aparência por arquivo XML ou por meio de código, utilizando-se </w:t>
      </w:r>
      <w:del w:id="453" w:author="Anasta" w:date="2014-05-28T13:30:00Z">
        <w:r w:rsidR="000D242F" w:rsidRPr="002F76E4">
          <w:delText xml:space="preserve"> </w:delText>
        </w:r>
      </w:del>
      <w:r w:rsidRPr="002F76E4">
        <w:t>métodos como “</w:t>
      </w:r>
      <w:proofErr w:type="spellStart"/>
      <w:proofErr w:type="gramStart"/>
      <w:r w:rsidRPr="002F76E4">
        <w:rPr>
          <w:i/>
          <w:rPrChange w:id="454" w:author="Anasta" w:date="2014-05-28T13:30:00Z">
            <w:rPr/>
          </w:rPrChange>
        </w:rPr>
        <w:t>setTextAppearance</w:t>
      </w:r>
      <w:proofErr w:type="spellEnd"/>
      <w:proofErr w:type="gramEnd"/>
      <w:r w:rsidRPr="002F76E4">
        <w:rPr>
          <w:i/>
          <w:rPrChange w:id="455" w:author="Anasta" w:date="2014-05-28T13:30:00Z">
            <w:rPr/>
          </w:rPrChange>
        </w:rPr>
        <w:t>(</w:t>
      </w:r>
      <w:proofErr w:type="spellStart"/>
      <w:r w:rsidRPr="002F76E4">
        <w:rPr>
          <w:i/>
          <w:rPrChange w:id="456" w:author="Anasta" w:date="2014-05-28T13:30:00Z">
            <w:rPr/>
          </w:rPrChange>
        </w:rPr>
        <w:t>Context</w:t>
      </w:r>
      <w:proofErr w:type="spellEnd"/>
      <w:r w:rsidRPr="002F76E4">
        <w:rPr>
          <w:i/>
          <w:rPrChange w:id="457" w:author="Anasta" w:date="2014-05-28T13:30:00Z">
            <w:rPr/>
          </w:rPrChange>
        </w:rPr>
        <w:t xml:space="preserve"> </w:t>
      </w:r>
      <w:proofErr w:type="spellStart"/>
      <w:r w:rsidRPr="002F76E4">
        <w:rPr>
          <w:i/>
          <w:rPrChange w:id="458" w:author="Anasta" w:date="2014-05-28T13:30:00Z">
            <w:rPr/>
          </w:rPrChange>
        </w:rPr>
        <w:t>context</w:t>
      </w:r>
      <w:proofErr w:type="spellEnd"/>
      <w:r w:rsidRPr="002F76E4">
        <w:rPr>
          <w:i/>
          <w:rPrChange w:id="459" w:author="Anasta" w:date="2014-05-28T13:30:00Z">
            <w:rPr/>
          </w:rPrChange>
        </w:rPr>
        <w:t xml:space="preserve">, </w:t>
      </w:r>
      <w:proofErr w:type="spellStart"/>
      <w:r w:rsidRPr="002F76E4">
        <w:rPr>
          <w:i/>
          <w:rPrChange w:id="460" w:author="Anasta" w:date="2014-05-28T13:30:00Z">
            <w:rPr/>
          </w:rPrChange>
        </w:rPr>
        <w:t>int</w:t>
      </w:r>
      <w:proofErr w:type="spellEnd"/>
      <w:r w:rsidRPr="002F76E4">
        <w:rPr>
          <w:i/>
          <w:rPrChange w:id="461" w:author="Anasta" w:date="2014-05-28T13:30:00Z">
            <w:rPr/>
          </w:rPrChange>
        </w:rPr>
        <w:t xml:space="preserve"> </w:t>
      </w:r>
      <w:proofErr w:type="spellStart"/>
      <w:r w:rsidRPr="002F76E4">
        <w:rPr>
          <w:i/>
          <w:rPrChange w:id="462" w:author="Anasta" w:date="2014-05-28T13:30:00Z">
            <w:rPr/>
          </w:rPrChange>
        </w:rPr>
        <w:t>resid</w:t>
      </w:r>
      <w:proofErr w:type="spellEnd"/>
      <w:r w:rsidRPr="002F76E4">
        <w:rPr>
          <w:i/>
          <w:rPrChange w:id="463" w:author="Anasta" w:date="2014-05-28T13:30:00Z">
            <w:rPr/>
          </w:rPrChange>
        </w:rPr>
        <w:t>)”</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Change w:id="464" w:author="Anasta" w:date="2014-05-28T13:30:00Z">
            <w:rPr>
              <w:lang w:val="en-US"/>
            </w:rPr>
          </w:rPrChange>
        </w:rPr>
      </w:pPr>
      <w:proofErr w:type="spellStart"/>
      <w:proofErr w:type="gramStart"/>
      <w:r w:rsidRPr="00313A22">
        <w:rPr>
          <w:rPrChange w:id="465" w:author="Anasta" w:date="2014-05-28T13:30:00Z">
            <w:rPr>
              <w:lang w:val="en-US"/>
            </w:rPr>
          </w:rPrChange>
        </w:rPr>
        <w:t>CheckBox</w:t>
      </w:r>
      <w:proofErr w:type="spellEnd"/>
      <w:proofErr w:type="gramEnd"/>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5AE0EAAC" w:rsidR="00EC5E7B" w:rsidRPr="002F76E4" w:rsidRDefault="00EC5E7B" w:rsidP="006D1896">
      <w:pPr>
        <w:pStyle w:val="Caption"/>
      </w:pPr>
      <w:bookmarkStart w:id="466" w:name="_Toc389058401"/>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6</w:t>
      </w:r>
      <w:r w:rsidR="00A45778">
        <w:fldChar w:fldCharType="end"/>
      </w:r>
      <w:r w:rsidRPr="002F76E4">
        <w:t xml:space="preserve"> – Hierarquia de classes do </w:t>
      </w:r>
      <w:proofErr w:type="spellStart"/>
      <w:r w:rsidRPr="002F76E4">
        <w:t>TextView</w:t>
      </w:r>
      <w:proofErr w:type="spellEnd"/>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r w:rsidRPr="002F76E4">
        <w:t>.</w:t>
      </w:r>
      <w:bookmarkEnd w:id="466"/>
    </w:p>
    <w:p w14:paraId="6AB5A82A" w14:textId="77777777" w:rsidR="000C2D7E" w:rsidRPr="002F76E4" w:rsidRDefault="000C2D7E" w:rsidP="000C2D7E"/>
    <w:p w14:paraId="560137F6" w14:textId="77777777" w:rsidR="00850ABD" w:rsidRPr="002F76E4" w:rsidRDefault="00CF1F85" w:rsidP="002F4C06">
      <w:pPr>
        <w:rPr>
          <w:b/>
          <w:rPrChange w:id="467" w:author="Anasta" w:date="2014-05-28T13:30:00Z">
            <w:rPr/>
          </w:rPrChange>
        </w:rPr>
      </w:pPr>
      <w:r w:rsidRPr="002F76E4">
        <w:t xml:space="preserve">Esta classe é </w:t>
      </w:r>
      <w:del w:id="468" w:author="Anasta" w:date="2014-05-28T13:30:00Z">
        <w:r w:rsidR="006D1896" w:rsidRPr="002F76E4">
          <w:delText xml:space="preserve">a </w:delText>
        </w:r>
      </w:del>
      <w:r w:rsidRPr="002F76E4">
        <w:t xml:space="preserve">uma </w:t>
      </w:r>
      <w:proofErr w:type="spellStart"/>
      <w:r w:rsidRPr="002F76E4">
        <w:rPr>
          <w:i/>
          <w:rPrChange w:id="469" w:author="Anasta" w:date="2014-05-28T13:30:00Z">
            <w:rPr/>
          </w:rPrChange>
        </w:rPr>
        <w:t>View</w:t>
      </w:r>
      <w:proofErr w:type="spellEnd"/>
      <w:r w:rsidRPr="002F76E4">
        <w:t xml:space="preserve"> correspondente a um botão de dois estados (</w:t>
      </w:r>
      <w:proofErr w:type="spellStart"/>
      <w:r w:rsidRPr="002F76E4">
        <w:rPr>
          <w:i/>
        </w:rPr>
        <w:t>checked</w:t>
      </w:r>
      <w:proofErr w:type="spellEnd"/>
      <w:r w:rsidRPr="002F76E4">
        <w:t xml:space="preserve"> e </w:t>
      </w:r>
      <w:proofErr w:type="spellStart"/>
      <w:r w:rsidRPr="002F76E4">
        <w:rPr>
          <w:i/>
        </w:rPr>
        <w:t>unchecked</w:t>
      </w:r>
      <w:proofErr w:type="spellEnd"/>
      <w:del w:id="470" w:author="Anasta" w:date="2014-05-28T13:30:00Z">
        <w:r w:rsidR="006D1896" w:rsidRPr="002F76E4">
          <w:delText>)</w:delText>
        </w:r>
        <w:r w:rsidR="00A6494F" w:rsidRPr="002F76E4">
          <w:rPr>
            <w:i/>
          </w:rPr>
          <w:delText>,</w:delText>
        </w:r>
      </w:del>
      <w:ins w:id="471" w:author="Anasta" w:date="2014-05-28T13:30:00Z">
        <w:r w:rsidRPr="002F76E4">
          <w:t>)</w:t>
        </w:r>
        <w:r w:rsidRPr="002F76E4">
          <w:rPr>
            <w:i/>
          </w:rPr>
          <w:t>.</w:t>
        </w:r>
      </w:ins>
      <w:r w:rsidRPr="002F76E4">
        <w:rPr>
          <w:i/>
        </w:rPr>
        <w:t xml:space="preserve"> </w:t>
      </w:r>
      <w:r w:rsidRPr="002F76E4">
        <w:t>Os métodos mais utilizados são o “</w:t>
      </w:r>
      <w:proofErr w:type="spellStart"/>
      <w:proofErr w:type="gramStart"/>
      <w:r w:rsidRPr="002F76E4">
        <w:rPr>
          <w:i/>
          <w:rPrChange w:id="472" w:author="Anasta" w:date="2014-05-28T13:30:00Z">
            <w:rPr/>
          </w:rPrChange>
        </w:rPr>
        <w:t>isChecked</w:t>
      </w:r>
      <w:proofErr w:type="spellEnd"/>
      <w:proofErr w:type="gramEnd"/>
      <w:r w:rsidRPr="002F76E4">
        <w:rPr>
          <w:i/>
          <w:rPrChange w:id="473" w:author="Anasta" w:date="2014-05-28T13:30:00Z">
            <w:rPr/>
          </w:rPrChange>
        </w:rPr>
        <w:t>()”</w:t>
      </w:r>
      <w:r w:rsidRPr="002F76E4">
        <w:t xml:space="preserve"> que retorna valor booleano informando se o </w:t>
      </w:r>
      <w:proofErr w:type="spellStart"/>
      <w:r w:rsidRPr="002F76E4">
        <w:rPr>
          <w:i/>
          <w:rPrChange w:id="474" w:author="Anasta" w:date="2014-05-28T13:30:00Z">
            <w:rPr/>
          </w:rPrChange>
        </w:rPr>
        <w:t>CheckBox</w:t>
      </w:r>
      <w:proofErr w:type="spellEnd"/>
      <w:r w:rsidRPr="002F76E4">
        <w:t xml:space="preserve"> está no estado </w:t>
      </w:r>
      <w:proofErr w:type="spellStart"/>
      <w:r w:rsidRPr="002F76E4">
        <w:rPr>
          <w:i/>
        </w:rPr>
        <w:t>checked</w:t>
      </w:r>
      <w:proofErr w:type="spellEnd"/>
      <w:r w:rsidRPr="002F76E4">
        <w:rPr>
          <w:i/>
        </w:rPr>
        <w:t xml:space="preserve"> </w:t>
      </w:r>
      <w:r w:rsidRPr="002F76E4">
        <w:t xml:space="preserve">(retornando </w:t>
      </w:r>
      <w:proofErr w:type="spellStart"/>
      <w:r w:rsidRPr="002F76E4">
        <w:rPr>
          <w:i/>
        </w:rPr>
        <w:t>true</w:t>
      </w:r>
      <w:proofErr w:type="spellEnd"/>
      <w:r w:rsidRPr="002F76E4">
        <w:t xml:space="preserve">) ou </w:t>
      </w:r>
      <w:proofErr w:type="spellStart"/>
      <w:r w:rsidRPr="002F76E4">
        <w:rPr>
          <w:i/>
        </w:rPr>
        <w:t>unchecked</w:t>
      </w:r>
      <w:proofErr w:type="spellEnd"/>
      <w:r w:rsidRPr="002F76E4">
        <w:rPr>
          <w:i/>
        </w:rPr>
        <w:t xml:space="preserve">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75"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proofErr w:type="spellStart"/>
      <w:r w:rsidRPr="002F76E4">
        <w:rPr>
          <w:i/>
        </w:rPr>
        <w:t>Views</w:t>
      </w:r>
      <w:proofErr w:type="spellEnd"/>
      <w:r w:rsidRPr="002F76E4">
        <w:t xml:space="preserve"> - </w:t>
      </w:r>
      <w:proofErr w:type="spellStart"/>
      <w:proofErr w:type="gramStart"/>
      <w:r w:rsidRPr="002F76E4">
        <w:rPr>
          <w:i/>
          <w:rPrChange w:id="476" w:author="Anasta" w:date="2014-05-28T13:30:00Z">
            <w:rPr/>
          </w:rPrChange>
        </w:rPr>
        <w:t>ListView</w:t>
      </w:r>
      <w:proofErr w:type="spellEnd"/>
      <w:proofErr w:type="gramEnd"/>
      <w:r w:rsidRPr="002F76E4">
        <w:rPr>
          <w:i/>
          <w:rPrChange w:id="477" w:author="Anasta" w:date="2014-05-28T13:30:00Z">
            <w:rPr/>
          </w:rPrChange>
        </w:rPr>
        <w:t xml:space="preserve">, </w:t>
      </w:r>
      <w:proofErr w:type="spellStart"/>
      <w:r w:rsidRPr="002F76E4">
        <w:rPr>
          <w:i/>
          <w:rPrChange w:id="478" w:author="Anasta" w:date="2014-05-28T13:30:00Z">
            <w:rPr/>
          </w:rPrChange>
        </w:rPr>
        <w:t>TextView</w:t>
      </w:r>
      <w:proofErr w:type="spellEnd"/>
      <w:r w:rsidRPr="002F76E4">
        <w:t xml:space="preserve"> e </w:t>
      </w:r>
      <w:proofErr w:type="spellStart"/>
      <w:r w:rsidRPr="002F76E4">
        <w:rPr>
          <w:i/>
          <w:rPrChange w:id="479" w:author="Anasta" w:date="2014-05-28T13:30:00Z">
            <w:rPr/>
          </w:rPrChange>
        </w:rPr>
        <w:t>CheckBox</w:t>
      </w:r>
      <w:proofErr w:type="spellEnd"/>
      <w:r w:rsidRPr="002F76E4">
        <w:t xml:space="preserve"> - para compor a interface gráfica equivalente a lista de tarefas com itens. Os itens recuperados da camada de dados referentes a uma lista serão armazenados em um </w:t>
      </w:r>
      <w:proofErr w:type="spellStart"/>
      <w:r w:rsidRPr="002F76E4">
        <w:rPr>
          <w:i/>
        </w:rPr>
        <w:t>arraylist</w:t>
      </w:r>
      <w:proofErr w:type="spellEnd"/>
      <w:r w:rsidRPr="002F76E4">
        <w:t xml:space="preserve">. Uma instância de </w:t>
      </w:r>
      <w:proofErr w:type="spellStart"/>
      <w:proofErr w:type="gramStart"/>
      <w:r w:rsidRPr="002F76E4">
        <w:rPr>
          <w:i/>
          <w:rPrChange w:id="480" w:author="Anasta" w:date="2014-05-28T13:30:00Z">
            <w:rPr/>
          </w:rPrChange>
        </w:rPr>
        <w:t>ArrayAdapter</w:t>
      </w:r>
      <w:proofErr w:type="spellEnd"/>
      <w:proofErr w:type="gramEnd"/>
      <w:r w:rsidRPr="002F76E4">
        <w:t xml:space="preserve"> utilizará o </w:t>
      </w:r>
      <w:proofErr w:type="spellStart"/>
      <w:r w:rsidRPr="002F76E4">
        <w:rPr>
          <w:i/>
        </w:rPr>
        <w:t>arraylist</w:t>
      </w:r>
      <w:proofErr w:type="spellEnd"/>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proofErr w:type="spellStart"/>
      <w:proofErr w:type="gramStart"/>
      <w:r w:rsidRPr="002F76E4">
        <w:rPr>
          <w:i/>
          <w:rPrChange w:id="481" w:author="Anasta" w:date="2014-05-28T13:30:00Z">
            <w:rPr/>
          </w:rPrChange>
        </w:rPr>
        <w:t>ListView</w:t>
      </w:r>
      <w:proofErr w:type="spellEnd"/>
      <w:proofErr w:type="gramEnd"/>
      <w:r w:rsidRPr="002F76E4">
        <w:t xml:space="preserve"> de forma a gerar uma interface personalizada de lista, conhecida como </w:t>
      </w:r>
      <w:proofErr w:type="spellStart"/>
      <w:r w:rsidRPr="002F76E4">
        <w:rPr>
          <w:i/>
        </w:rPr>
        <w:t>Swipelistview</w:t>
      </w:r>
      <w:proofErr w:type="spellEnd"/>
      <w:sdt>
        <w:sdtPr>
          <w:rPr>
            <w:i/>
          </w:rPr>
          <w:id w:val="1125576867"/>
          <w:citation/>
        </w:sdtPr>
        <w:sdtContent>
          <w:r w:rsidR="003570CB" w:rsidRPr="002F76E4">
            <w:rPr>
              <w:rPrChange w:id="482" w:author="Anasta" w:date="2014-05-28T13:30:00Z">
                <w:rPr>
                  <w:i/>
                </w:rPr>
              </w:rPrChange>
            </w:rPr>
            <w:fldChar w:fldCharType="begin"/>
          </w:r>
          <w:r w:rsidR="003570CB" w:rsidRPr="002F76E4">
            <w:instrText xml:space="preserve"> CITATION Aha14 \l 1046 </w:instrText>
          </w:r>
          <w:r w:rsidR="003570CB" w:rsidRPr="002F76E4">
            <w:rPr>
              <w:rPrChange w:id="483" w:author="Anasta" w:date="2014-05-28T13:30:00Z">
                <w:rPr>
                  <w:i/>
                </w:rPr>
              </w:rPrChange>
            </w:rPr>
            <w:fldChar w:fldCharType="separate"/>
          </w:r>
          <w:r w:rsidR="00AA470E">
            <w:rPr>
              <w:noProof/>
            </w:rPr>
            <w:t xml:space="preserve"> [5]</w:t>
          </w:r>
          <w:r w:rsidR="003570CB" w:rsidRPr="002F76E4">
            <w:rPr>
              <w:rPrChange w:id="484" w:author="Anasta" w:date="2014-05-28T13:30:00Z">
                <w:rPr>
                  <w:i/>
                </w:rPr>
              </w:rPrChange>
            </w:rPr>
            <w:fldChar w:fldCharType="end"/>
          </w:r>
        </w:sdtContent>
      </w:sdt>
      <w:r w:rsidRPr="002F76E4">
        <w:t xml:space="preserve">. Ela utiliza o padrão de ferramentas </w:t>
      </w:r>
      <w:del w:id="485" w:author="Anasta" w:date="2014-05-28T13:30:00Z">
        <w:r w:rsidR="00DC697F" w:rsidRPr="002F76E4">
          <w:delText>contextuais</w:delText>
        </w:r>
      </w:del>
      <w:ins w:id="486"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AA470E">
            <w:rPr>
              <w:noProof/>
            </w:rPr>
            <w:t>[6]</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proofErr w:type="spellStart"/>
      <w:proofErr w:type="gramStart"/>
      <w:r w:rsidRPr="002F76E4">
        <w:rPr>
          <w:i/>
          <w:rPrChange w:id="487" w:author="Anasta" w:date="2014-05-28T13:30:00Z">
            <w:rPr/>
          </w:rPrChange>
        </w:rPr>
        <w:t>ListView</w:t>
      </w:r>
      <w:proofErr w:type="spellEnd"/>
      <w:proofErr w:type="gramEnd"/>
      <w:r w:rsidRPr="002F76E4">
        <w:rPr>
          <w:i/>
          <w:rPrChange w:id="488" w:author="Anasta" w:date="2014-05-28T13:30:00Z">
            <w:rPr/>
          </w:rPrChange>
        </w:rPr>
        <w:t>.</w:t>
      </w:r>
    </w:p>
    <w:p w14:paraId="042461D6" w14:textId="24595184" w:rsidR="000C2D7E" w:rsidRPr="002F76E4" w:rsidRDefault="00F6318B" w:rsidP="00350DF7">
      <w:pPr>
        <w:rPr>
          <w:del w:id="489" w:author="Anasta" w:date="2014-05-28T13:30:00Z"/>
          <w:b/>
        </w:rPr>
      </w:pPr>
      <w:r w:rsidRPr="002F76E4">
        <w:t xml:space="preserve">A aparência e uso final das listas e outros artefatos visuais será </w:t>
      </w:r>
      <w:proofErr w:type="gramStart"/>
      <w:r w:rsidRPr="002F76E4">
        <w:t>melhor</w:t>
      </w:r>
      <w:proofErr w:type="gramEnd"/>
      <w:r w:rsidRPr="002F76E4">
        <w:t xml:space="preserve">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AA470E">
        <w:t>4</w:t>
      </w:r>
      <w:r w:rsidR="00350DF7">
        <w:fldChar w:fldCharType="end"/>
      </w:r>
      <w:del w:id="490"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91"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92"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93" w:name="_Toc389058359"/>
      <w:r w:rsidRPr="002F76E4">
        <w:t>CAMADA DE NEGÓCIOS</w:t>
      </w:r>
      <w:bookmarkEnd w:id="493"/>
    </w:p>
    <w:p w14:paraId="74E70953" w14:textId="77777777" w:rsidR="00A21147" w:rsidRPr="00A21147" w:rsidRDefault="00A21147" w:rsidP="00A21147"/>
    <w:p w14:paraId="44659F52" w14:textId="77777777" w:rsidR="0033029F" w:rsidRPr="002F76E4" w:rsidRDefault="0033029F" w:rsidP="00A21147">
      <w:pPr>
        <w:pStyle w:val="SubTitulozinho"/>
        <w:rPr>
          <w:rPrChange w:id="494" w:author="Anasta" w:date="2014-05-28T13:30:00Z">
            <w:rPr/>
          </w:rPrChange>
        </w:rPr>
      </w:pPr>
      <w:proofErr w:type="spellStart"/>
      <w:r w:rsidRPr="002F76E4">
        <w:rPr>
          <w:rPrChange w:id="495" w:author="Anasta" w:date="2014-05-28T13:30:00Z">
            <w:rPr/>
          </w:rPrChange>
        </w:rPr>
        <w:t>Content</w:t>
      </w:r>
      <w:proofErr w:type="spellEnd"/>
      <w:r w:rsidRPr="002F76E4">
        <w:rPr>
          <w:rPrChange w:id="496" w:author="Anasta" w:date="2014-05-28T13:30:00Z">
            <w:rPr/>
          </w:rPrChange>
        </w:rPr>
        <w:t xml:space="preserve"> </w:t>
      </w:r>
      <w:proofErr w:type="spellStart"/>
      <w:r w:rsidRPr="002F76E4">
        <w:rPr>
          <w:rPrChange w:id="497" w:author="Anasta" w:date="2014-05-28T13:30:00Z">
            <w:rPr/>
          </w:rPrChange>
        </w:rPr>
        <w:t>Provider</w:t>
      </w:r>
      <w:proofErr w:type="spellEnd"/>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739704DC" w:rsidR="00D1682F" w:rsidRPr="002F76E4" w:rsidRDefault="003D26D2" w:rsidP="00857D75">
      <w:pPr>
        <w:pStyle w:val="Caption"/>
      </w:pPr>
      <w:bookmarkStart w:id="498" w:name="_Toc389058402"/>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7</w:t>
      </w:r>
      <w:r w:rsidR="00A45778">
        <w:fldChar w:fldCharType="end"/>
      </w:r>
      <w:r w:rsidR="00857D75" w:rsidRPr="002F76E4">
        <w:t xml:space="preserve"> – Hierarquia de classes do </w:t>
      </w:r>
      <w:proofErr w:type="spellStart"/>
      <w:r w:rsidR="00857D75" w:rsidRPr="002F76E4">
        <w:rPr>
          <w:i/>
          <w:rPrChange w:id="499" w:author="Anasta" w:date="2014-05-28T13:30:00Z">
            <w:rPr/>
          </w:rPrChange>
        </w:rPr>
        <w:t>ContentProvider</w:t>
      </w:r>
      <w:proofErr w:type="spellEnd"/>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98"/>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proofErr w:type="spellStart"/>
      <w:r w:rsidRPr="002F76E4">
        <w:rPr>
          <w:i/>
        </w:rPr>
        <w:t>Content</w:t>
      </w:r>
      <w:proofErr w:type="spellEnd"/>
      <w:r w:rsidRPr="002F76E4">
        <w:rPr>
          <w:i/>
        </w:rPr>
        <w:t xml:space="preserve"> </w:t>
      </w:r>
      <w:proofErr w:type="spellStart"/>
      <w:r w:rsidRPr="002F76E4">
        <w:rPr>
          <w:i/>
        </w:rPr>
        <w:t>Provider</w:t>
      </w:r>
      <w:r w:rsidRPr="002F76E4">
        <w:t>s</w:t>
      </w:r>
      <w:proofErr w:type="spellEnd"/>
      <w:r w:rsidRPr="002F76E4">
        <w:t xml:space="preserve"> são parte da arquitetura de um sistema </w:t>
      </w:r>
      <w:proofErr w:type="spellStart"/>
      <w:r w:rsidRPr="002F76E4">
        <w:rPr>
          <w:i/>
          <w:rPrChange w:id="500" w:author="Anasta" w:date="2014-05-28T13:30:00Z">
            <w:rPr/>
          </w:rPrChange>
        </w:rPr>
        <w:t>Android</w:t>
      </w:r>
      <w:proofErr w:type="spellEnd"/>
      <w:r w:rsidRPr="002F76E4">
        <w:t xml:space="preserve"> e são responsáveis por prover às aplicações </w:t>
      </w:r>
      <w:ins w:id="501"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502" w:author="Anasta" w:date="2014-05-28T13:30:00Z">
        <w:r w:rsidRPr="002F76E4">
          <w:t>,</w:t>
        </w:r>
      </w:ins>
      <w:r w:rsidRPr="002F76E4">
        <w:t xml:space="preserve"> as aplicações conseguem facilmente</w:t>
      </w:r>
      <w:del w:id="503" w:author="Anasta" w:date="2014-05-28T13:30:00Z">
        <w:r w:rsidR="00FA5D38" w:rsidRPr="002F76E4">
          <w:delText>,</w:delText>
        </w:r>
      </w:del>
      <w:r w:rsidRPr="002F76E4">
        <w:t xml:space="preserve"> acessar os dados de um contato</w:t>
      </w:r>
      <w:del w:id="504"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proofErr w:type="spellStart"/>
      <w:r w:rsidRPr="002F76E4">
        <w:rPr>
          <w:i/>
        </w:rPr>
        <w:t>content</w:t>
      </w:r>
      <w:proofErr w:type="spellEnd"/>
      <w:r w:rsidRPr="002F76E4">
        <w:t xml:space="preserve"> </w:t>
      </w:r>
      <w:proofErr w:type="spellStart"/>
      <w:r w:rsidRPr="002F76E4">
        <w:rPr>
          <w:i/>
        </w:rPr>
        <w:t>provider</w:t>
      </w:r>
      <w:proofErr w:type="spellEnd"/>
      <w:r w:rsidRPr="002F76E4">
        <w:t xml:space="preserve">, a aplicação cliente deve utilizar um objeto </w:t>
      </w:r>
      <w:proofErr w:type="spellStart"/>
      <w:r w:rsidRPr="002F76E4">
        <w:rPr>
          <w:i/>
        </w:rPr>
        <w:t>Content</w:t>
      </w:r>
      <w:proofErr w:type="spellEnd"/>
      <w:r w:rsidRPr="002F76E4">
        <w:rPr>
          <w:i/>
        </w:rPr>
        <w:t xml:space="preserve"> Resolver</w:t>
      </w:r>
      <w:r w:rsidRPr="002F76E4">
        <w:t xml:space="preserve"> juntamente com o objeto </w:t>
      </w:r>
      <w:proofErr w:type="spellStart"/>
      <w:r w:rsidRPr="002F76E4">
        <w:rPr>
          <w:i/>
        </w:rPr>
        <w:t>Context</w:t>
      </w:r>
      <w:proofErr w:type="spellEnd"/>
      <w:r w:rsidRPr="002F76E4">
        <w:t xml:space="preserve"> para se comunicar com o </w:t>
      </w:r>
      <w:proofErr w:type="spellStart"/>
      <w:r w:rsidRPr="002F76E4">
        <w:rPr>
          <w:i/>
        </w:rPr>
        <w:t>provider</w:t>
      </w:r>
      <w:proofErr w:type="spellEnd"/>
      <w:r w:rsidRPr="002F76E4">
        <w:rPr>
          <w:i/>
        </w:rPr>
        <w:t xml:space="preserve">. </w:t>
      </w:r>
      <w:r w:rsidRPr="002F76E4">
        <w:t>O objeto do tipo</w:t>
      </w:r>
      <w:r w:rsidRPr="002F76E4">
        <w:rPr>
          <w:i/>
        </w:rPr>
        <w:t xml:space="preserve"> </w:t>
      </w:r>
      <w:proofErr w:type="spellStart"/>
      <w:proofErr w:type="gramStart"/>
      <w:r w:rsidRPr="002F76E4">
        <w:rPr>
          <w:i/>
        </w:rPr>
        <w:t>ContentResolver</w:t>
      </w:r>
      <w:proofErr w:type="spellEnd"/>
      <w:proofErr w:type="gramEnd"/>
      <w:r w:rsidRPr="002F76E4">
        <w:rPr>
          <w:i/>
        </w:rPr>
        <w:t xml:space="preserve"> </w:t>
      </w:r>
      <w:r w:rsidRPr="002F76E4">
        <w:t>se comunicará com a instância que implementa</w:t>
      </w:r>
      <w:r w:rsidR="005240A1">
        <w:t xml:space="preserve"> </w:t>
      </w:r>
      <w:proofErr w:type="spellStart"/>
      <w:r w:rsidRPr="002F76E4">
        <w:rPr>
          <w:i/>
        </w:rPr>
        <w:t>ContentProvider</w:t>
      </w:r>
      <w:proofErr w:type="spellEnd"/>
      <w:r w:rsidRPr="002F76E4">
        <w:rPr>
          <w:i/>
        </w:rPr>
        <w:t>.</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proofErr w:type="spellStart"/>
      <w:r w:rsidRPr="002F76E4">
        <w:t>Application</w:t>
      </w:r>
      <w:proofErr w:type="spellEnd"/>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16D9598A" w:rsidR="00E05502" w:rsidRPr="002F76E4" w:rsidRDefault="00E05502" w:rsidP="00E05502">
      <w:pPr>
        <w:pStyle w:val="Caption"/>
        <w:rPr>
          <w:i/>
          <w:rPrChange w:id="505" w:author="Anasta" w:date="2014-05-28T13:30:00Z">
            <w:rPr/>
          </w:rPrChange>
        </w:rPr>
      </w:pPr>
      <w:bookmarkStart w:id="506" w:name="_Toc389058403"/>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8</w:t>
      </w:r>
      <w:r w:rsidR="00A45778">
        <w:fldChar w:fldCharType="end"/>
      </w:r>
      <w:r w:rsidRPr="002F76E4">
        <w:t xml:space="preserve"> – Hierarquia de classes do </w:t>
      </w:r>
      <w:proofErr w:type="spellStart"/>
      <w:r w:rsidRPr="002F76E4">
        <w:rPr>
          <w:i/>
          <w:rPrChange w:id="507" w:author="Anasta" w:date="2014-05-28T13:30:00Z">
            <w:rPr/>
          </w:rPrChange>
        </w:rPr>
        <w:t>Application</w:t>
      </w:r>
      <w:bookmarkEnd w:id="506"/>
      <w:proofErr w:type="spellEnd"/>
    </w:p>
    <w:p w14:paraId="7D3AB79A" w14:textId="77777777" w:rsidR="00E05502" w:rsidRPr="002F76E4" w:rsidRDefault="00E05502" w:rsidP="00E05502"/>
    <w:p w14:paraId="50A27B5E" w14:textId="77777777" w:rsidR="00E05502" w:rsidRPr="005240A1" w:rsidRDefault="00E05502" w:rsidP="00E05502">
      <w:r w:rsidRPr="005240A1">
        <w:t xml:space="preserve">A classe </w:t>
      </w:r>
      <w:proofErr w:type="spellStart"/>
      <w:r w:rsidRPr="005240A1">
        <w:rPr>
          <w:i/>
          <w:rPrChange w:id="508" w:author="Anasta" w:date="2014-05-28T13:30:00Z">
            <w:rPr/>
          </w:rPrChange>
        </w:rPr>
        <w:t>Application</w:t>
      </w:r>
      <w:proofErr w:type="spellEnd"/>
      <w:r w:rsidRPr="005240A1">
        <w:t xml:space="preserve"> </w:t>
      </w:r>
      <w:r w:rsidR="005240A1">
        <w:t>existe</w:t>
      </w:r>
      <w:ins w:id="509"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 xml:space="preserve">Quando se decide por </w:t>
      </w:r>
      <w:proofErr w:type="gramStart"/>
      <w:r w:rsidRPr="002F76E4">
        <w:t>implementar</w:t>
      </w:r>
      <w:proofErr w:type="gramEnd"/>
      <w:r w:rsidRPr="002F76E4">
        <w:t xml:space="preserve"> a classe</w:t>
      </w:r>
      <w:del w:id="510" w:author="Anasta" w:date="2014-05-28T13:30:00Z">
        <w:r w:rsidRPr="002F76E4">
          <w:delText>,</w:delText>
        </w:r>
      </w:del>
      <w:r w:rsidRPr="002F76E4">
        <w:t xml:space="preserve"> é preciso declarar o nome da classe </w:t>
      </w:r>
      <w:del w:id="511" w:author="Anasta" w:date="2014-05-28T13:30:00Z">
        <w:r w:rsidRPr="002F76E4">
          <w:delText>extendida</w:delText>
        </w:r>
      </w:del>
      <w:ins w:id="512" w:author="Anasta" w:date="2014-05-28T13:30:00Z">
        <w:r w:rsidR="00FD7629" w:rsidRPr="002F76E4">
          <w:t>entendida</w:t>
        </w:r>
      </w:ins>
      <w:r w:rsidRPr="002F76E4">
        <w:t xml:space="preserve"> no elemento XML &lt;</w:t>
      </w:r>
      <w:proofErr w:type="spellStart"/>
      <w:r w:rsidRPr="002F76E4">
        <w:t>application</w:t>
      </w:r>
      <w:proofErr w:type="spellEnd"/>
      <w:r w:rsidRPr="002F76E4">
        <w:t xml:space="preserve">&gt; de </w:t>
      </w:r>
      <w:r w:rsidRPr="002F76E4">
        <w:rPr>
          <w:i/>
          <w:rPrChange w:id="513" w:author="Anasta" w:date="2014-05-28T13:30:00Z">
            <w:rPr/>
          </w:rPrChange>
        </w:rPr>
        <w:t>AndroidManifest.xml.</w:t>
      </w:r>
      <w:r w:rsidRPr="002F76E4">
        <w:t xml:space="preserve"> Dessa forma, uma instância dessa classe será criada pelo </w:t>
      </w:r>
      <w:proofErr w:type="spellStart"/>
      <w:r w:rsidRPr="002F76E4">
        <w:rPr>
          <w:i/>
          <w:rPrChange w:id="514" w:author="Anasta" w:date="2014-05-28T13:30:00Z">
            <w:rPr/>
          </w:rPrChange>
        </w:rPr>
        <w:t>Android</w:t>
      </w:r>
      <w:proofErr w:type="spellEnd"/>
      <w:r w:rsidRPr="002F76E4">
        <w:t xml:space="preserve"> ao se iniciar o processo da aplicação. Para isso, a instância de </w:t>
      </w:r>
      <w:proofErr w:type="spellStart"/>
      <w:r w:rsidRPr="002F76E4">
        <w:rPr>
          <w:i/>
          <w:rPrChange w:id="515" w:author="Anasta" w:date="2014-05-28T13:30:00Z">
            <w:rPr/>
          </w:rPrChange>
        </w:rPr>
        <w:t>Application</w:t>
      </w:r>
      <w:proofErr w:type="spellEnd"/>
      <w:r w:rsidRPr="002F76E4">
        <w:t xml:space="preserve"> pode ser recuperada por meio da chamada da função </w:t>
      </w:r>
      <w:proofErr w:type="spellStart"/>
      <w:proofErr w:type="gramStart"/>
      <w:r w:rsidRPr="002F76E4">
        <w:rPr>
          <w:i/>
          <w:rPrChange w:id="516" w:author="Anasta" w:date="2014-05-28T13:30:00Z">
            <w:rPr/>
          </w:rPrChange>
        </w:rPr>
        <w:t>Context.</w:t>
      </w:r>
      <w:proofErr w:type="gramEnd"/>
      <w:r w:rsidRPr="002F76E4">
        <w:rPr>
          <w:i/>
          <w:rPrChange w:id="517" w:author="Anasta" w:date="2014-05-28T13:30:00Z">
            <w:rPr/>
          </w:rPrChange>
        </w:rPr>
        <w:t>getApplicationContext</w:t>
      </w:r>
      <w:proofErr w:type="spellEnd"/>
      <w:r w:rsidRPr="002F76E4">
        <w:rPr>
          <w:i/>
          <w:rPrChange w:id="518" w:author="Anasta" w:date="2014-05-28T13:30:00Z">
            <w:rPr/>
          </w:rPrChange>
        </w:rPr>
        <w: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rPr>
          <w:rPrChange w:id="519" w:author="Anasta" w:date="2014-05-28T13:30:00Z">
            <w:rPr/>
          </w:rPrChange>
        </w:rPr>
      </w:pPr>
      <w:proofErr w:type="spellStart"/>
      <w:r w:rsidRPr="002F76E4">
        <w:rPr>
          <w:rPrChange w:id="520" w:author="Anasta" w:date="2014-05-28T13:30:00Z">
            <w:rPr/>
          </w:rPrChange>
        </w:rPr>
        <w:t>Context</w:t>
      </w:r>
      <w:proofErr w:type="spellEnd"/>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6C033A8E" w:rsidR="00E05502" w:rsidRPr="002F76E4" w:rsidRDefault="00E05502" w:rsidP="00E05502">
      <w:pPr>
        <w:pStyle w:val="Caption"/>
        <w:rPr>
          <w:i/>
          <w:rPrChange w:id="521" w:author="Anasta" w:date="2014-05-28T13:30:00Z">
            <w:rPr/>
          </w:rPrChange>
        </w:rPr>
      </w:pPr>
      <w:bookmarkStart w:id="522" w:name="_Toc389058404"/>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9</w:t>
      </w:r>
      <w:r w:rsidR="00A45778">
        <w:fldChar w:fldCharType="end"/>
      </w:r>
      <w:r w:rsidRPr="002F76E4">
        <w:t xml:space="preserve"> – Hierarquia de classes do </w:t>
      </w:r>
      <w:proofErr w:type="spellStart"/>
      <w:r w:rsidRPr="002F76E4">
        <w:rPr>
          <w:i/>
          <w:rPrChange w:id="523" w:author="Anasta" w:date="2014-05-28T13:30:00Z">
            <w:rPr/>
          </w:rPrChange>
        </w:rPr>
        <w:t>Context</w:t>
      </w:r>
      <w:bookmarkEnd w:id="522"/>
      <w:proofErr w:type="spellEnd"/>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 xml:space="preserve">O contexto é uma classe abstrata que serve de interface de acesso a informações globais, bem como a recursos e classes, pertencentes à aplicação. Parte da </w:t>
      </w:r>
      <w:proofErr w:type="gramStart"/>
      <w:r w:rsidRPr="002F76E4">
        <w:t>implementação</w:t>
      </w:r>
      <w:proofErr w:type="gramEnd"/>
      <w:r w:rsidRPr="002F76E4">
        <w:t xml:space="preserve"> é feita pelo </w:t>
      </w:r>
      <w:proofErr w:type="spellStart"/>
      <w:r w:rsidRPr="002F76E4">
        <w:t>Android</w:t>
      </w:r>
      <w:proofErr w:type="spellEnd"/>
      <w:r w:rsidRPr="002F76E4">
        <w:t>.</w:t>
      </w:r>
    </w:p>
    <w:p w14:paraId="17BDD66F" w14:textId="77777777" w:rsidR="00E05502" w:rsidRPr="002F76E4" w:rsidRDefault="00E05502" w:rsidP="00E05502"/>
    <w:p w14:paraId="68D82016" w14:textId="77777777" w:rsidR="00E05502" w:rsidRPr="002F76E4" w:rsidRDefault="00E05502" w:rsidP="00E05502">
      <w:pPr>
        <w:rPr>
          <w:del w:id="524" w:author="Anasta" w:date="2014-05-28T13:30:00Z"/>
        </w:rPr>
      </w:pPr>
    </w:p>
    <w:p w14:paraId="4653DBEF" w14:textId="77777777" w:rsidR="00E05502" w:rsidRPr="002F76E4" w:rsidRDefault="00E05502" w:rsidP="00E05502">
      <w:pPr>
        <w:rPr>
          <w:ins w:id="525" w:author="Anasta" w:date="2014-05-28T13:30:00Z"/>
        </w:rPr>
      </w:pPr>
      <w:r w:rsidRPr="002F76E4">
        <w:t>Dentro do</w:t>
      </w:r>
      <w:r w:rsidR="00FD7629" w:rsidRPr="002F76E4">
        <w:t xml:space="preserve"> projeto da IDE, foram </w:t>
      </w:r>
      <w:del w:id="526" w:author="Anasta" w:date="2014-05-28T13:30:00Z">
        <w:r w:rsidRPr="002F76E4">
          <w:delText>utilizadas as</w:delText>
        </w:r>
      </w:del>
      <w:ins w:id="527"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rPr>
          <w:rPrChange w:id="528" w:author="Anasta" w:date="2014-05-28T13:30:00Z">
            <w:rPr/>
          </w:rPrChange>
        </w:rPr>
      </w:pPr>
      <w:r w:rsidRPr="002F76E4">
        <w:rPr>
          <w:rPrChange w:id="529" w:author="Anasta" w:date="2014-05-28T13:30:00Z">
            <w:rPr/>
          </w:rPrChange>
        </w:rPr>
        <w:t>/</w:t>
      </w:r>
      <w:proofErr w:type="gramStart"/>
      <w:r w:rsidRPr="002F76E4">
        <w:rPr>
          <w:rPrChange w:id="530" w:author="Anasta" w:date="2014-05-28T13:30:00Z">
            <w:rPr/>
          </w:rPrChange>
        </w:rPr>
        <w:t>AndroidManifest</w:t>
      </w:r>
      <w:proofErr w:type="gramEnd"/>
      <w:r w:rsidRPr="002F76E4">
        <w:rPr>
          <w:rPrChange w:id="531" w:author="Anasta" w:date="2014-05-28T13:30:00Z">
            <w:rPr/>
          </w:rPrChange>
        </w:rPr>
        <w: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proofErr w:type="spellStart"/>
      <w:r w:rsidRPr="002F76E4">
        <w:rPr>
          <w:i/>
          <w:rPrChange w:id="532" w:author="Anasta" w:date="2014-05-28T13:30:00Z">
            <w:rPr/>
          </w:rPrChange>
        </w:rPr>
        <w:t>Android</w:t>
      </w:r>
      <w:proofErr w:type="spellEnd"/>
      <w:r w:rsidRPr="002F76E4">
        <w:rPr>
          <w:i/>
          <w:rPrChange w:id="533" w:author="Anasta" w:date="2014-05-28T13:30:00Z">
            <w:rPr/>
          </w:rPrChange>
        </w:rPr>
        <w:t xml:space="preserve">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AA470E" w:rsidRPr="002F76E4">
        <w:t xml:space="preserve">FIG. </w:t>
      </w:r>
      <w:r w:rsidR="00AA470E">
        <w:rPr>
          <w:noProof/>
        </w:rPr>
        <w:t>3.10</w:t>
      </w:r>
      <w:r w:rsidR="0088363D" w:rsidRPr="002F76E4">
        <w:fldChar w:fldCharType="end"/>
      </w:r>
      <w:r w:rsidRPr="002F76E4">
        <w:t xml:space="preserve">, mostra como o arquivo </w:t>
      </w:r>
      <w:proofErr w:type="gramStart"/>
      <w:r w:rsidRPr="002F76E4">
        <w:rPr>
          <w:i/>
          <w:rPrChange w:id="534" w:author="Anasta" w:date="2014-05-28T13:30:00Z">
            <w:rPr/>
          </w:rPrChange>
        </w:rPr>
        <w:t>AndroidManifest</w:t>
      </w:r>
      <w:proofErr w:type="gramEnd"/>
      <w:r w:rsidRPr="002F76E4">
        <w:rPr>
          <w:i/>
          <w:rPrChange w:id="535" w:author="Anasta" w:date="2014-05-28T13:30:00Z">
            <w:rPr/>
          </w:rPrChange>
        </w:rPr>
        <w:t>.xml</w:t>
      </w:r>
      <w:r w:rsidRPr="002F76E4">
        <w:t xml:space="preserve"> colabora com os demais componentes do </w:t>
      </w:r>
      <w:proofErr w:type="spellStart"/>
      <w:r w:rsidRPr="002F76E4">
        <w:rPr>
          <w:i/>
          <w:rPrChange w:id="536" w:author="Anasta" w:date="2014-05-28T13:30:00Z">
            <w:rPr/>
          </w:rPrChange>
        </w:rPr>
        <w:t>Android</w:t>
      </w:r>
      <w:proofErr w:type="spellEnd"/>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55BD03A8" w:rsidR="00E05502" w:rsidRPr="002F76E4" w:rsidRDefault="00E05502" w:rsidP="00E05502">
      <w:pPr>
        <w:pStyle w:val="Caption"/>
      </w:pPr>
      <w:bookmarkStart w:id="537" w:name="_Ref382344490"/>
      <w:bookmarkStart w:id="538" w:name="_Toc383100139"/>
      <w:bookmarkStart w:id="539" w:name="_Toc389058405"/>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10</w:t>
      </w:r>
      <w:r w:rsidR="00A45778">
        <w:fldChar w:fldCharType="end"/>
      </w:r>
      <w:bookmarkEnd w:id="537"/>
      <w:r w:rsidRPr="002F76E4">
        <w:t xml:space="preserve"> – Componentes para funcionamento do </w:t>
      </w:r>
      <w:proofErr w:type="spellStart"/>
      <w:r w:rsidRPr="002F76E4">
        <w:rPr>
          <w:i/>
          <w:rPrChange w:id="540" w:author="Anasta" w:date="2014-05-28T13:30:00Z">
            <w:rPr/>
          </w:rPrChange>
        </w:rPr>
        <w:t>Android</w:t>
      </w:r>
      <w:proofErr w:type="spellEnd"/>
      <w:r w:rsidRPr="002F76E4">
        <w:rPr>
          <w:i/>
          <w:rPrChange w:id="541" w:author="Anasta" w:date="2014-05-28T13:30:00Z">
            <w:rPr/>
          </w:rPrChange>
        </w:rPr>
        <w:t xml:space="preserve">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AA470E">
            <w:rPr>
              <w:noProof/>
            </w:rPr>
            <w:t>[7]</w:t>
          </w:r>
          <w:r w:rsidR="0088363D" w:rsidRPr="002F76E4">
            <w:fldChar w:fldCharType="end"/>
          </w:r>
        </w:sdtContent>
      </w:sdt>
      <w:bookmarkEnd w:id="538"/>
      <w:bookmarkEnd w:id="539"/>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542" w:author="Anasta" w:date="2014-05-28T13:30:00Z">
            <w:rPr/>
          </w:rPrChange>
        </w:rPr>
        <w:t>ADT-</w:t>
      </w:r>
      <w:proofErr w:type="spellStart"/>
      <w:r w:rsidRPr="002F76E4">
        <w:rPr>
          <w:i/>
          <w:rPrChange w:id="543" w:author="Anasta" w:date="2014-05-28T13:30:00Z">
            <w:rPr/>
          </w:rPrChange>
        </w:rPr>
        <w:t>Bundle</w:t>
      </w:r>
      <w:proofErr w:type="spellEnd"/>
      <w:r w:rsidRPr="002F76E4">
        <w:t xml:space="preserve">, alguns elementos XML do </w:t>
      </w:r>
      <w:proofErr w:type="gramStart"/>
      <w:r w:rsidRPr="002F76E4">
        <w:rPr>
          <w:i/>
        </w:rPr>
        <w:t>AndroidManifest</w:t>
      </w:r>
      <w:proofErr w:type="gramEnd"/>
      <w:r w:rsidRPr="002F76E4">
        <w:rPr>
          <w:i/>
        </w:rPr>
        <w:t xml:space="preserve">.xml </w:t>
      </w:r>
      <w:r w:rsidRPr="002F76E4">
        <w:t xml:space="preserve">são previamente configurados. Os elementos e atributos XML que mais tiveram seus valores </w:t>
      </w:r>
      <w:proofErr w:type="spellStart"/>
      <w:r w:rsidRPr="002F76E4">
        <w:t>setados</w:t>
      </w:r>
      <w:proofErr w:type="spellEnd"/>
      <w:r w:rsidRPr="002F76E4">
        <w:t xml:space="preserve"> manualmente </w:t>
      </w:r>
      <w:r w:rsidRPr="002F76E4">
        <w:lastRenderedPageBreak/>
        <w:t>neste trabalho foram:</w:t>
      </w:r>
    </w:p>
    <w:p w14:paraId="60834EA0" w14:textId="77777777" w:rsidR="00E05502" w:rsidRPr="002F76E4" w:rsidRDefault="00E05502" w:rsidP="00E05502">
      <w:r w:rsidRPr="002F76E4">
        <w:rPr>
          <w:b/>
          <w:i/>
          <w:rPrChange w:id="544" w:author="Anasta" w:date="2014-05-28T13:30:00Z">
            <w:rPr/>
          </w:rPrChange>
        </w:rPr>
        <w:t>&lt;</w:t>
      </w:r>
      <w:proofErr w:type="spellStart"/>
      <w:r w:rsidRPr="002F76E4">
        <w:rPr>
          <w:b/>
          <w:i/>
          <w:rPrChange w:id="545" w:author="Anasta" w:date="2014-05-28T13:30:00Z">
            <w:rPr/>
          </w:rPrChange>
        </w:rPr>
        <w:t>activity</w:t>
      </w:r>
      <w:proofErr w:type="spellEnd"/>
      <w:r w:rsidRPr="002F76E4">
        <w:rPr>
          <w:b/>
          <w:i/>
          <w:rPrChange w:id="546" w:author="Anasta" w:date="2014-05-28T13:30:00Z">
            <w:rPr/>
          </w:rPrChange>
        </w:rPr>
        <w:t>&gt;</w:t>
      </w:r>
      <w:r w:rsidRPr="002F76E4">
        <w:t xml:space="preserve"> - utilizada para declarar uma </w:t>
      </w:r>
      <w:proofErr w:type="spellStart"/>
      <w:r w:rsidRPr="002F76E4">
        <w:rPr>
          <w:i/>
        </w:rPr>
        <w:t>activity</w:t>
      </w:r>
      <w:proofErr w:type="spellEnd"/>
      <w:r w:rsidRPr="002F76E4">
        <w:t xml:space="preserve"> que será utilizada na aplicação, bem como suas co</w:t>
      </w:r>
      <w:r w:rsidR="00570B33" w:rsidRPr="002F76E4">
        <w:t>nfigurações. Declara-se também</w:t>
      </w:r>
      <w:del w:id="547" w:author="Anasta" w:date="2014-05-28T13:30:00Z">
        <w:r w:rsidRPr="002F76E4">
          <w:delText xml:space="preserve"> </w:delText>
        </w:r>
      </w:del>
      <w:r w:rsidR="00570B33" w:rsidRPr="002F76E4">
        <w:t xml:space="preserve"> </w:t>
      </w:r>
      <w:r w:rsidRPr="002F76E4">
        <w:t xml:space="preserve">os recursos e permissões do </w:t>
      </w:r>
      <w:proofErr w:type="spellStart"/>
      <w:r w:rsidRPr="002F76E4">
        <w:t>Android</w:t>
      </w:r>
      <w:proofErr w:type="spellEnd"/>
      <w:r w:rsidRPr="002F76E4">
        <w:t xml:space="preserve"> necessários para o funcionamento do aplicativo.</w:t>
      </w:r>
    </w:p>
    <w:p w14:paraId="286C4670" w14:textId="77777777" w:rsidR="00E05502" w:rsidRPr="002F76E4" w:rsidRDefault="00E05502" w:rsidP="00E05502">
      <w:proofErr w:type="spellStart"/>
      <w:proofErr w:type="gramStart"/>
      <w:r w:rsidRPr="002F76E4">
        <w:rPr>
          <w:b/>
          <w:i/>
          <w:rPrChange w:id="548" w:author="Anasta" w:date="2014-05-28T13:30:00Z">
            <w:rPr/>
          </w:rPrChange>
        </w:rPr>
        <w:t>android</w:t>
      </w:r>
      <w:proofErr w:type="gramEnd"/>
      <w:r w:rsidRPr="002F76E4">
        <w:rPr>
          <w:b/>
          <w:i/>
          <w:rPrChange w:id="549" w:author="Anasta" w:date="2014-05-28T13:30:00Z">
            <w:rPr/>
          </w:rPrChange>
        </w:rPr>
        <w:t>:parentActivityName</w:t>
      </w:r>
      <w:proofErr w:type="spellEnd"/>
      <w:r w:rsidRPr="002F76E4">
        <w:t xml:space="preserve"> – </w:t>
      </w:r>
      <w:r w:rsidRPr="002F76E4">
        <w:rPr>
          <w:i/>
          <w:rPrChange w:id="550" w:author="Anasta" w:date="2014-05-28T13:30:00Z">
            <w:rPr/>
          </w:rPrChange>
        </w:rPr>
        <w:t>atributo</w:t>
      </w:r>
      <w:r w:rsidRPr="002F76E4">
        <w:t xml:space="preserve"> do elemento </w:t>
      </w:r>
      <w:r w:rsidRPr="002F76E4">
        <w:rPr>
          <w:i/>
          <w:rPrChange w:id="551" w:author="Anasta" w:date="2014-05-28T13:30:00Z">
            <w:rPr/>
          </w:rPrChange>
        </w:rPr>
        <w:t>&lt;</w:t>
      </w:r>
      <w:proofErr w:type="spellStart"/>
      <w:r w:rsidRPr="002F76E4">
        <w:rPr>
          <w:i/>
          <w:rPrChange w:id="552" w:author="Anasta" w:date="2014-05-28T13:30:00Z">
            <w:rPr/>
          </w:rPrChange>
        </w:rPr>
        <w:t>activity</w:t>
      </w:r>
      <w:proofErr w:type="spellEnd"/>
      <w:r w:rsidRPr="002F76E4">
        <w:rPr>
          <w:i/>
          <w:rPrChange w:id="553" w:author="Anasta" w:date="2014-05-28T13:30:00Z">
            <w:rPr/>
          </w:rPrChange>
        </w:rPr>
        <w:t>&gt;</w:t>
      </w:r>
      <w:r w:rsidRPr="002F76E4">
        <w:t xml:space="preserve"> que serve para citar o nome da </w:t>
      </w:r>
      <w:proofErr w:type="spellStart"/>
      <w:r w:rsidRPr="002F76E4">
        <w:rPr>
          <w:i/>
        </w:rPr>
        <w:t>activity</w:t>
      </w:r>
      <w:proofErr w:type="spellEnd"/>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proofErr w:type="spellStart"/>
      <w:r w:rsidR="00315197">
        <w:t>resources</w:t>
      </w:r>
      <w:proofErr w:type="spellEnd"/>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proofErr w:type="spellStart"/>
      <w:r w:rsidRPr="002F76E4">
        <w:rPr>
          <w:i/>
          <w:rPrChange w:id="554" w:author="Anasta" w:date="2014-05-28T13:30:00Z">
            <w:rPr>
              <w:highlight w:val="red"/>
            </w:rPr>
          </w:rPrChange>
        </w:rPr>
        <w:t>Android</w:t>
      </w:r>
      <w:proofErr w:type="spellEnd"/>
      <w:customXmlInsRangeStart w:id="555" w:author="Anasta" w:date="2014-05-28T13:30:00Z"/>
      <w:sdt>
        <w:sdtPr>
          <w:rPr>
            <w:i/>
          </w:rPr>
          <w:id w:val="1239128418"/>
          <w:citation/>
        </w:sdtPr>
        <w:sdtContent>
          <w:customXmlInsRangeEnd w:id="555"/>
          <w:ins w:id="556"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AA470E">
            <w:rPr>
              <w:i/>
              <w:noProof/>
            </w:rPr>
            <w:t xml:space="preserve"> </w:t>
          </w:r>
          <w:r w:rsidR="00AA470E">
            <w:rPr>
              <w:noProof/>
            </w:rPr>
            <w:t>[3]</w:t>
          </w:r>
          <w:ins w:id="557" w:author="Anasta" w:date="2014-05-28T13:30:00Z">
            <w:r w:rsidR="003570CB" w:rsidRPr="002F76E4">
              <w:rPr>
                <w:i/>
              </w:rPr>
              <w:fldChar w:fldCharType="end"/>
            </w:r>
          </w:ins>
          <w:customXmlInsRangeStart w:id="558" w:author="Anasta" w:date="2014-05-28T13:30:00Z"/>
        </w:sdtContent>
      </w:sdt>
      <w:customXmlInsRangeEnd w:id="558"/>
      <w:r w:rsidRPr="002F76E4">
        <w:t xml:space="preserve">, qualquer recurso da aplicação deve ser </w:t>
      </w:r>
      <w:proofErr w:type="spellStart"/>
      <w:r w:rsidRPr="002F76E4">
        <w:t>externalizado</w:t>
      </w:r>
      <w:proofErr w:type="spellEnd"/>
      <w:r w:rsidRPr="002F76E4">
        <w:t xml:space="preserve"> em arquivos específicos de nomes convenc</w:t>
      </w:r>
      <w:r w:rsidR="0028295B" w:rsidRPr="002F76E4">
        <w:t>ionados. Por meio dessa prática</w:t>
      </w:r>
      <w:del w:id="559"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560" w:author="Anasta" w:date="2014-05-28T13:30:00Z">
        <w:r w:rsidRPr="002F76E4">
          <w:delText>prícipais</w:delText>
        </w:r>
      </w:del>
      <w:ins w:id="561"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/res/</w:t>
      </w:r>
      <w:proofErr w:type="spellStart"/>
      <w:r w:rsidRPr="002F76E4">
        <w:rPr>
          <w:b/>
        </w:rPr>
        <w:t>values</w:t>
      </w:r>
      <w:proofErr w:type="spellEnd"/>
      <w:r w:rsidRPr="002F76E4">
        <w:rPr>
          <w:b/>
        </w:rPr>
        <w:t xml:space="preserve"> </w:t>
      </w:r>
      <w:r w:rsidR="00366D5E" w:rsidRPr="002F76E4">
        <w:t xml:space="preserve">– </w:t>
      </w:r>
      <w:del w:id="562" w:author="Anasta" w:date="2014-05-28T13:30:00Z">
        <w:r w:rsidRPr="002F76E4">
          <w:delText>Pasta</w:delText>
        </w:r>
      </w:del>
      <w:ins w:id="563" w:author="Anasta" w:date="2014-05-28T13:30:00Z">
        <w:r w:rsidR="00366D5E" w:rsidRPr="002F76E4">
          <w:t>p</w:t>
        </w:r>
        <w:r w:rsidRPr="002F76E4">
          <w:t>asta</w:t>
        </w:r>
      </w:ins>
      <w:r w:rsidRPr="002F76E4">
        <w:t xml:space="preserve"> que contém arquivos XML relacionados a valores simples como </w:t>
      </w:r>
      <w:proofErr w:type="spellStart"/>
      <w:r w:rsidRPr="002F76E4">
        <w:rPr>
          <w:i/>
        </w:rPr>
        <w:t>strings</w:t>
      </w:r>
      <w:proofErr w:type="spellEnd"/>
      <w:r w:rsidR="00366D5E" w:rsidRPr="002F76E4">
        <w:t>, inteiros, e cores</w:t>
      </w:r>
      <w:del w:id="564" w:author="Anasta" w:date="2014-05-28T13:30:00Z">
        <w:r w:rsidRPr="002F76E4">
          <w:delText xml:space="preserve">, </w:delText>
        </w:r>
      </w:del>
      <w:ins w:id="565"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proofErr w:type="gramStart"/>
      <w:r w:rsidR="00366D5E" w:rsidRPr="002F76E4">
        <w:rPr>
          <w:b/>
          <w:i/>
          <w:rPrChange w:id="566" w:author="Anasta" w:date="2014-05-28T13:30:00Z">
            <w:rPr/>
          </w:rPrChange>
        </w:rPr>
        <w:t>colors</w:t>
      </w:r>
      <w:proofErr w:type="gramEnd"/>
      <w:r w:rsidR="00366D5E" w:rsidRPr="002F76E4">
        <w:rPr>
          <w:b/>
          <w:i/>
          <w:rPrChange w:id="567" w:author="Anasta" w:date="2014-05-28T13:30:00Z">
            <w:rPr/>
          </w:rPrChange>
        </w:rPr>
        <w:t>.xml</w:t>
      </w:r>
      <w:r w:rsidR="00366D5E" w:rsidRPr="002F76E4">
        <w:t xml:space="preserve"> – </w:t>
      </w:r>
      <w:del w:id="568" w:author="Anasta" w:date="2014-05-28T13:30:00Z">
        <w:r w:rsidRPr="002F76E4">
          <w:delText>Utlilizado</w:delText>
        </w:r>
      </w:del>
      <w:ins w:id="569"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proofErr w:type="gramStart"/>
      <w:r w:rsidRPr="002F76E4">
        <w:rPr>
          <w:b/>
          <w:i/>
          <w:rPrChange w:id="570" w:author="Anasta" w:date="2014-05-28T13:30:00Z">
            <w:rPr/>
          </w:rPrChange>
        </w:rPr>
        <w:t>dimension</w:t>
      </w:r>
      <w:proofErr w:type="gramEnd"/>
      <w:r w:rsidRPr="002F76E4">
        <w:rPr>
          <w:b/>
          <w:i/>
          <w:rPrChange w:id="571" w:author="Anasta" w:date="2014-05-28T13:30:00Z">
            <w:rPr/>
          </w:rPrChange>
        </w:rPr>
        <w:t>.xml</w:t>
      </w:r>
      <w:r w:rsidRPr="002F76E4">
        <w:t xml:space="preserve"> – </w:t>
      </w:r>
      <w:del w:id="572" w:author="Anasta" w:date="2014-05-28T13:30:00Z">
        <w:r w:rsidR="00E05502" w:rsidRPr="002F76E4">
          <w:delText>Utilizado</w:delText>
        </w:r>
      </w:del>
      <w:ins w:id="573"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proofErr w:type="gramStart"/>
      <w:r w:rsidRPr="002F76E4">
        <w:rPr>
          <w:b/>
          <w:i/>
          <w:rPrChange w:id="574" w:author="Anasta" w:date="2014-05-28T13:30:00Z">
            <w:rPr/>
          </w:rPrChange>
        </w:rPr>
        <w:t>string</w:t>
      </w:r>
      <w:proofErr w:type="gramEnd"/>
      <w:r w:rsidRPr="002F76E4">
        <w:rPr>
          <w:b/>
          <w:i/>
          <w:rPrChange w:id="575" w:author="Anasta" w:date="2014-05-28T13:30:00Z">
            <w:rPr/>
          </w:rPrChange>
        </w:rPr>
        <w:t>.xml</w:t>
      </w:r>
      <w:r w:rsidRPr="002F76E4">
        <w:t xml:space="preserve"> – </w:t>
      </w:r>
      <w:del w:id="576" w:author="Anasta" w:date="2014-05-28T13:30:00Z">
        <w:r w:rsidRPr="002F76E4">
          <w:delText>Utilizado</w:delText>
        </w:r>
      </w:del>
      <w:ins w:id="577" w:author="Anasta" w:date="2014-05-28T13:30:00Z">
        <w:r w:rsidR="00366D5E" w:rsidRPr="002F76E4">
          <w:t>u</w:t>
        </w:r>
        <w:r w:rsidRPr="002F76E4">
          <w:t>tilizado</w:t>
        </w:r>
      </w:ins>
      <w:r w:rsidRPr="002F76E4">
        <w:t xml:space="preserve"> para armazenar </w:t>
      </w:r>
      <w:proofErr w:type="spellStart"/>
      <w:r w:rsidRPr="002F76E4">
        <w:rPr>
          <w:i/>
          <w:rPrChange w:id="578" w:author="Anasta" w:date="2014-05-28T13:30:00Z">
            <w:rPr/>
          </w:rPrChange>
        </w:rPr>
        <w:t>strings</w:t>
      </w:r>
      <w:proofErr w:type="spellEnd"/>
      <w:r w:rsidRPr="002F76E4">
        <w:t xml:space="preserve"> que serão comumente utilizadas pelo usuário.</w:t>
      </w:r>
    </w:p>
    <w:p w14:paraId="01878687" w14:textId="77777777" w:rsidR="00E05502" w:rsidRPr="002F76E4" w:rsidRDefault="00E05502" w:rsidP="00E05502">
      <w:pPr>
        <w:ind w:firstLine="709"/>
      </w:pPr>
      <w:proofErr w:type="gramStart"/>
      <w:r w:rsidRPr="002F76E4">
        <w:rPr>
          <w:b/>
          <w:i/>
          <w:rPrChange w:id="579" w:author="Anasta" w:date="2014-05-28T13:30:00Z">
            <w:rPr/>
          </w:rPrChange>
        </w:rPr>
        <w:t>style</w:t>
      </w:r>
      <w:proofErr w:type="gramEnd"/>
      <w:r w:rsidRPr="002F76E4">
        <w:rPr>
          <w:b/>
          <w:i/>
          <w:rPrChange w:id="580" w:author="Anasta" w:date="2014-05-28T13:30:00Z">
            <w:rPr/>
          </w:rPrChange>
        </w:rPr>
        <w:t>.xml</w:t>
      </w:r>
      <w:r w:rsidR="00366D5E" w:rsidRPr="002F76E4">
        <w:t xml:space="preserve"> – </w:t>
      </w:r>
      <w:del w:id="581" w:author="Anasta" w:date="2014-05-28T13:30:00Z">
        <w:r w:rsidRPr="002F76E4">
          <w:delText>Utilizado</w:delText>
        </w:r>
      </w:del>
      <w:ins w:id="582"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/res/layout</w:t>
      </w:r>
      <w:proofErr w:type="gramStart"/>
      <w:r w:rsidRPr="002F76E4">
        <w:rPr>
          <w:b/>
        </w:rPr>
        <w:t xml:space="preserve"> </w:t>
      </w:r>
      <w:r w:rsidR="00366D5E" w:rsidRPr="002F76E4">
        <w:t xml:space="preserve"> </w:t>
      </w:r>
      <w:proofErr w:type="gramEnd"/>
      <w:r w:rsidR="00366D5E" w:rsidRPr="002F76E4">
        <w:t xml:space="preserve">- </w:t>
      </w:r>
      <w:del w:id="583" w:author="Anasta" w:date="2014-05-28T13:30:00Z">
        <w:r w:rsidRPr="002F76E4">
          <w:delText>Contém</w:delText>
        </w:r>
      </w:del>
      <w:ins w:id="584"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85" w:author="Anasta" w:date="2014-05-28T13:30:00Z">
        <w:r w:rsidRPr="002F76E4">
          <w:delText>,</w:delText>
        </w:r>
      </w:del>
      <w:r w:rsidRPr="002F76E4">
        <w:t xml:space="preserve"> </w:t>
      </w:r>
      <w:r w:rsidR="009210C3" w:rsidRPr="002F76E4">
        <w:t xml:space="preserve">o usuário irá transitar entre várias telas, tais como a de </w:t>
      </w:r>
      <w:proofErr w:type="gramStart"/>
      <w:r w:rsidR="009210C3" w:rsidRPr="002F76E4">
        <w:t>menu</w:t>
      </w:r>
      <w:proofErr w:type="gramEnd"/>
      <w:r w:rsidR="009210C3" w:rsidRPr="002F76E4">
        <w:t xml:space="preserve"> principal, a da lista aberta</w:t>
      </w:r>
      <w:r w:rsidR="000231FA" w:rsidRPr="002F76E4">
        <w:t xml:space="preserve"> pelo usuário, dentre outras. O uso de hierarquias ente </w:t>
      </w:r>
      <w:r w:rsidR="009210C3" w:rsidRPr="002F76E4">
        <w:t xml:space="preserve">elas, no </w:t>
      </w:r>
      <w:proofErr w:type="spellStart"/>
      <w:r w:rsidR="009210C3" w:rsidRPr="002F76E4">
        <w:rPr>
          <w:i/>
          <w:rPrChange w:id="586" w:author="Anasta" w:date="2014-05-28T13:30:00Z">
            <w:rPr/>
          </w:rPrChange>
        </w:rPr>
        <w:t>Android</w:t>
      </w:r>
      <w:proofErr w:type="spellEnd"/>
      <w:r w:rsidR="009210C3" w:rsidRPr="002F76E4">
        <w:t>, facilita</w:t>
      </w:r>
      <w:r w:rsidR="00A668A4" w:rsidRPr="002F76E4">
        <w:t xml:space="preserve"> a navegabilidade para o usuário</w:t>
      </w:r>
      <w:r w:rsidR="00A53251" w:rsidRPr="002F76E4">
        <w:t xml:space="preserve">, por meio dos </w:t>
      </w:r>
      <w:del w:id="587" w:author="Anasta" w:date="2014-05-28T13:30:00Z">
        <w:r w:rsidR="00A53251" w:rsidRPr="002F76E4">
          <w:delText>butões</w:delText>
        </w:r>
      </w:del>
      <w:ins w:id="588" w:author="Anasta" w:date="2014-05-28T13:30:00Z">
        <w:r w:rsidR="002B429B" w:rsidRPr="002F76E4">
          <w:t>botões</w:t>
        </w:r>
      </w:ins>
      <w:r w:rsidR="00A53251" w:rsidRPr="002F76E4">
        <w:t xml:space="preserve"> </w:t>
      </w:r>
      <w:proofErr w:type="spellStart"/>
      <w:r w:rsidR="00A53251" w:rsidRPr="002F76E4">
        <w:rPr>
          <w:i/>
        </w:rPr>
        <w:t>up</w:t>
      </w:r>
      <w:proofErr w:type="spellEnd"/>
      <w:r w:rsidR="00A53251" w:rsidRPr="002F76E4">
        <w:t xml:space="preserve"> e </w:t>
      </w:r>
      <w:proofErr w:type="spellStart"/>
      <w:r w:rsidR="00A53251" w:rsidRPr="002F76E4">
        <w:rPr>
          <w:i/>
        </w:rPr>
        <w:t>back</w:t>
      </w:r>
      <w:proofErr w:type="spellEnd"/>
      <w:r w:rsidR="00A668A4" w:rsidRPr="002F76E4">
        <w:t>.</w:t>
      </w:r>
      <w:r w:rsidR="00870F1E" w:rsidRPr="002F76E4">
        <w:t xml:space="preserve"> A fim de prover isso</w:t>
      </w:r>
      <w:del w:id="589" w:author="Anasta" w:date="2014-05-28T13:30:00Z">
        <w:r w:rsidR="00C97C61" w:rsidRPr="002F76E4">
          <w:delText>,</w:delText>
        </w:r>
      </w:del>
      <w:r w:rsidR="00C97C61" w:rsidRPr="002F76E4">
        <w:t xml:space="preserve"> utilizou-se, no arquivo </w:t>
      </w:r>
      <w:r w:rsidR="00C97C61" w:rsidRPr="002F76E4">
        <w:rPr>
          <w:i/>
          <w:rPrChange w:id="590" w:author="Anasta" w:date="2014-05-28T13:30:00Z">
            <w:rPr/>
          </w:rPrChange>
        </w:rPr>
        <w:t>“</w:t>
      </w:r>
      <w:proofErr w:type="gramStart"/>
      <w:r w:rsidR="00C97C61" w:rsidRPr="002F76E4">
        <w:rPr>
          <w:i/>
          <w:rPrChange w:id="591" w:author="Anasta" w:date="2014-05-28T13:30:00Z">
            <w:rPr/>
          </w:rPrChange>
        </w:rPr>
        <w:t>AndroidManifest</w:t>
      </w:r>
      <w:proofErr w:type="gramEnd"/>
      <w:r w:rsidR="00C97C61" w:rsidRPr="002F76E4">
        <w:rPr>
          <w:i/>
          <w:rPrChange w:id="592" w:author="Anasta" w:date="2014-05-28T13:30:00Z">
            <w:rPr/>
          </w:rPrChange>
        </w:rPr>
        <w:t>.xml“,</w:t>
      </w:r>
      <w:r w:rsidR="00C97C61" w:rsidRPr="002F76E4">
        <w:t xml:space="preserve"> dentro de alguns elementos </w:t>
      </w:r>
      <w:r w:rsidR="00C97C61" w:rsidRPr="002F76E4">
        <w:rPr>
          <w:i/>
          <w:rPrChange w:id="593" w:author="Anasta" w:date="2014-05-28T13:30:00Z">
            <w:rPr/>
          </w:rPrChange>
        </w:rPr>
        <w:t>&lt;</w:t>
      </w:r>
      <w:proofErr w:type="spellStart"/>
      <w:r w:rsidR="00C97C61" w:rsidRPr="002F76E4">
        <w:rPr>
          <w:i/>
          <w:rPrChange w:id="594" w:author="Anasta" w:date="2014-05-28T13:30:00Z">
            <w:rPr/>
          </w:rPrChange>
        </w:rPr>
        <w:t>activity</w:t>
      </w:r>
      <w:proofErr w:type="spellEnd"/>
      <w:r w:rsidR="00C97C61" w:rsidRPr="002F76E4">
        <w:rPr>
          <w:i/>
          <w:rPrChange w:id="595" w:author="Anasta" w:date="2014-05-28T13:30:00Z">
            <w:rPr/>
          </w:rPrChange>
        </w:rPr>
        <w:t>&gt;,</w:t>
      </w:r>
      <w:r w:rsidR="00C97C61" w:rsidRPr="002F76E4">
        <w:t xml:space="preserve"> o atributo </w:t>
      </w:r>
      <w:r w:rsidR="00C97C61" w:rsidRPr="002F76E4">
        <w:rPr>
          <w:i/>
          <w:rPrChange w:id="596" w:author="Anasta" w:date="2014-05-28T13:30:00Z">
            <w:rPr/>
          </w:rPrChange>
        </w:rPr>
        <w:t>“</w:t>
      </w:r>
      <w:proofErr w:type="spellStart"/>
      <w:r w:rsidR="00C97C61" w:rsidRPr="002F76E4">
        <w:rPr>
          <w:i/>
          <w:rPrChange w:id="597" w:author="Anasta" w:date="2014-05-28T13:30:00Z">
            <w:rPr/>
          </w:rPrChange>
        </w:rPr>
        <w:t>android:parentActivityName</w:t>
      </w:r>
      <w:proofErr w:type="spellEnd"/>
      <w:r w:rsidR="00C97C61" w:rsidRPr="002F76E4">
        <w:rPr>
          <w:i/>
          <w:rPrChange w:id="598" w:author="Anasta" w:date="2014-05-28T13:30:00Z">
            <w:rPr/>
          </w:rPrChange>
        </w:rPr>
        <w:t>”</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proofErr w:type="spellStart"/>
      <w:r w:rsidR="00C97C61" w:rsidRPr="002F76E4">
        <w:rPr>
          <w:i/>
        </w:rPr>
        <w:t>acitivity</w:t>
      </w:r>
      <w:proofErr w:type="spellEnd"/>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lastRenderedPageBreak/>
        <w:t>Uma</w:t>
      </w:r>
      <w:r w:rsidR="00B70076" w:rsidRPr="002F76E4">
        <w:t xml:space="preserve"> instância</w:t>
      </w:r>
      <w:r w:rsidR="00C67651" w:rsidRPr="002F76E4">
        <w:t xml:space="preserve"> da</w:t>
      </w:r>
      <w:r w:rsidR="00B70076" w:rsidRPr="002F76E4">
        <w:t xml:space="preserve"> subclasse </w:t>
      </w:r>
      <w:r w:rsidRPr="002F76E4">
        <w:t xml:space="preserve">da classe </w:t>
      </w:r>
      <w:proofErr w:type="spellStart"/>
      <w:r w:rsidRPr="002F76E4">
        <w:rPr>
          <w:i/>
        </w:rPr>
        <w:t>Application</w:t>
      </w:r>
      <w:proofErr w:type="spellEnd"/>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proofErr w:type="spellStart"/>
      <w:r w:rsidR="00B00FD0" w:rsidRPr="002F76E4">
        <w:rPr>
          <w:i/>
        </w:rPr>
        <w:t>Activity</w:t>
      </w:r>
      <w:proofErr w:type="spellEnd"/>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proofErr w:type="spellStart"/>
      <w:r w:rsidR="006D791C" w:rsidRPr="002F76E4">
        <w:rPr>
          <w:i/>
        </w:rPr>
        <w:t>Context</w:t>
      </w:r>
      <w:proofErr w:type="spellEnd"/>
      <w:r w:rsidR="006D791C" w:rsidRPr="002F76E4">
        <w:rPr>
          <w:i/>
        </w:rPr>
        <w: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99" w:author="Anasta" w:date="2014-05-28T13:30:00Z"/>
        </w:rPr>
      </w:pPr>
      <w:bookmarkStart w:id="600" w:name="_Toc389051937"/>
      <w:bookmarkStart w:id="601" w:name="_Toc389057656"/>
      <w:bookmarkStart w:id="602" w:name="_Toc389058360"/>
      <w:bookmarkEnd w:id="600"/>
      <w:bookmarkEnd w:id="601"/>
      <w:bookmarkEnd w:id="602"/>
    </w:p>
    <w:p w14:paraId="2C74B63F" w14:textId="77777777" w:rsidR="00E05502" w:rsidRPr="002F76E4" w:rsidRDefault="00E05502" w:rsidP="00E05502">
      <w:pPr>
        <w:pStyle w:val="Heading3"/>
      </w:pPr>
      <w:bookmarkStart w:id="603" w:name="_Toc389058361"/>
      <w:r w:rsidRPr="002F76E4">
        <w:t>CAMADA DE DADOS</w:t>
      </w:r>
      <w:bookmarkEnd w:id="603"/>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proofErr w:type="spellStart"/>
      <w:r w:rsidR="000C2D7E" w:rsidRPr="002F76E4">
        <w:rPr>
          <w:i/>
          <w:rPrChange w:id="604" w:author="Anasta" w:date="2014-05-28T13:30:00Z">
            <w:rPr/>
          </w:rPrChange>
        </w:rPr>
        <w:t>Android</w:t>
      </w:r>
      <w:proofErr w:type="spellEnd"/>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605" w:author="Anasta" w:date="2014-05-28T13:30:00Z"/>
        </w:rPr>
      </w:pPr>
    </w:p>
    <w:p w14:paraId="697CA08F" w14:textId="77777777" w:rsidR="00A5041A" w:rsidRPr="002F76E4" w:rsidRDefault="00A5041A" w:rsidP="003F3363">
      <w:pPr>
        <w:rPr>
          <w:ins w:id="606" w:author="Anasta" w:date="2014-05-28T13:30:00Z"/>
        </w:rPr>
      </w:pPr>
    </w:p>
    <w:p w14:paraId="6D28786B" w14:textId="77777777" w:rsidR="00474C85" w:rsidRPr="002F76E4" w:rsidRDefault="00474C85" w:rsidP="00315197">
      <w:pPr>
        <w:pStyle w:val="SubTitulozinho"/>
        <w:rPr>
          <w:rPrChange w:id="607" w:author="Anasta" w:date="2014-05-28T13:30:00Z">
            <w:rPr/>
          </w:rPrChange>
        </w:rPr>
      </w:pPr>
      <w:proofErr w:type="spellStart"/>
      <w:proofErr w:type="gramStart"/>
      <w:r w:rsidRPr="002F76E4">
        <w:rPr>
          <w:rPrChange w:id="608" w:author="Anasta" w:date="2014-05-28T13:30:00Z">
            <w:rPr/>
          </w:rPrChange>
        </w:rPr>
        <w:t>SQLite</w:t>
      </w:r>
      <w:proofErr w:type="spellEnd"/>
      <w:proofErr w:type="gramEnd"/>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proofErr w:type="spellStart"/>
      <w:r w:rsidRPr="002F76E4">
        <w:rPr>
          <w:i/>
          <w:rPrChange w:id="609" w:author="Anasta" w:date="2014-05-28T13:30:00Z">
            <w:rPr/>
          </w:rPrChange>
        </w:rPr>
        <w:t>Android</w:t>
      </w:r>
      <w:proofErr w:type="spellEnd"/>
      <w:del w:id="610" w:author="Anasta" w:date="2014-05-28T13:30:00Z">
        <w:r w:rsidRPr="002F76E4">
          <w:delText>,</w:delText>
        </w:r>
      </w:del>
      <w:r w:rsidRPr="002F76E4">
        <w:t xml:space="preserve"> é possível utilizar o pacote </w:t>
      </w:r>
      <w:r w:rsidRPr="002F76E4">
        <w:rPr>
          <w:i/>
          <w:rPrChange w:id="611" w:author="Anasta" w:date="2014-05-28T13:30:00Z">
            <w:rPr/>
          </w:rPrChange>
        </w:rPr>
        <w:t>“</w:t>
      </w:r>
      <w:proofErr w:type="spellStart"/>
      <w:proofErr w:type="gramStart"/>
      <w:r w:rsidRPr="002F76E4">
        <w:rPr>
          <w:i/>
          <w:rPrChange w:id="612" w:author="Anasta" w:date="2014-05-28T13:30:00Z">
            <w:rPr/>
          </w:rPrChange>
        </w:rPr>
        <w:t>android.</w:t>
      </w:r>
      <w:proofErr w:type="gramEnd"/>
      <w:r w:rsidRPr="002F76E4">
        <w:rPr>
          <w:i/>
          <w:rPrChange w:id="613" w:author="Anasta" w:date="2014-05-28T13:30:00Z">
            <w:rPr/>
          </w:rPrChange>
        </w:rPr>
        <w:t>database.sqlite</w:t>
      </w:r>
      <w:proofErr w:type="spellEnd"/>
      <w:r w:rsidRPr="002F76E4">
        <w:rPr>
          <w:i/>
          <w:rPrChange w:id="614" w:author="Anasta" w:date="2014-05-28T13:30:00Z">
            <w:rPr/>
          </w:rPrChange>
        </w:rPr>
        <w:t>”</w:t>
      </w:r>
      <w:r w:rsidR="00D67625" w:rsidRPr="002F76E4">
        <w:rPr>
          <w:i/>
          <w:rPrChange w:id="615"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proofErr w:type="spellStart"/>
      <w:r w:rsidR="00790C40" w:rsidRPr="002F76E4">
        <w:rPr>
          <w:i/>
        </w:rPr>
        <w:t>database</w:t>
      </w:r>
      <w:proofErr w:type="spellEnd"/>
      <w:r w:rsidR="00790C40" w:rsidRPr="002F76E4">
        <w:rPr>
          <w:i/>
        </w:rPr>
        <w:t xml:space="preserv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rPr>
          <w:rPrChange w:id="616" w:author="Anasta" w:date="2014-05-28T13:30:00Z">
            <w:rPr/>
          </w:rPrChange>
        </w:rPr>
      </w:pPr>
      <w:r w:rsidRPr="002F76E4">
        <w:tab/>
      </w:r>
      <w:proofErr w:type="spellStart"/>
      <w:proofErr w:type="gramStart"/>
      <w:r w:rsidRPr="002F76E4">
        <w:rPr>
          <w:rPrChange w:id="617" w:author="Anasta" w:date="2014-05-28T13:30:00Z">
            <w:rPr/>
          </w:rPrChange>
        </w:rPr>
        <w:t>SQLiteDatabase</w:t>
      </w:r>
      <w:proofErr w:type="spellEnd"/>
      <w:proofErr w:type="gramEnd"/>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06A2297D" w:rsidR="005148A3" w:rsidRPr="002F76E4" w:rsidRDefault="005148A3" w:rsidP="005148A3">
      <w:pPr>
        <w:pStyle w:val="Caption"/>
      </w:pPr>
      <w:bookmarkStart w:id="618" w:name="_Toc389058406"/>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11</w:t>
      </w:r>
      <w:r w:rsidR="00A45778">
        <w:fldChar w:fldCharType="end"/>
      </w:r>
      <w:r w:rsidRPr="002F76E4">
        <w:t xml:space="preserve"> </w:t>
      </w:r>
      <w:r w:rsidR="00DC520A" w:rsidRPr="002F76E4">
        <w:t>–</w:t>
      </w:r>
      <w:r w:rsidRPr="002F76E4">
        <w:t xml:space="preserve"> </w:t>
      </w:r>
      <w:r w:rsidR="00DC520A" w:rsidRPr="002F76E4">
        <w:t xml:space="preserve">Hierarquia de classes do </w:t>
      </w:r>
      <w:proofErr w:type="spellStart"/>
      <w:r w:rsidR="00DC520A" w:rsidRPr="002F76E4">
        <w:rPr>
          <w:i/>
          <w:rPrChange w:id="619" w:author="Anasta" w:date="2014-05-28T13:30:00Z">
            <w:rPr/>
          </w:rPrChange>
        </w:rPr>
        <w:t>SQLiteDatabase</w:t>
      </w:r>
      <w:bookmarkEnd w:id="618"/>
      <w:proofErr w:type="spellEnd"/>
    </w:p>
    <w:p w14:paraId="584243D9" w14:textId="77777777" w:rsidR="00852634" w:rsidRPr="002F76E4" w:rsidRDefault="00852634" w:rsidP="00852634"/>
    <w:p w14:paraId="0131CA0E" w14:textId="77777777" w:rsidR="003C3A4D" w:rsidRPr="002F76E4" w:rsidRDefault="00DC520A" w:rsidP="003F3363">
      <w:r w:rsidRPr="002F76E4">
        <w:t xml:space="preserve">O </w:t>
      </w:r>
      <w:proofErr w:type="spellStart"/>
      <w:proofErr w:type="gramStart"/>
      <w:r w:rsidRPr="002F76E4">
        <w:rPr>
          <w:i/>
          <w:rPrChange w:id="620" w:author="Anasta" w:date="2014-05-28T13:30:00Z">
            <w:rPr/>
          </w:rPrChange>
        </w:rPr>
        <w:t>SQLliteDatabase</w:t>
      </w:r>
      <w:proofErr w:type="spellEnd"/>
      <w:proofErr w:type="gramEnd"/>
      <w:r w:rsidRPr="002F76E4">
        <w:rPr>
          <w:i/>
          <w:rPrChange w:id="621" w:author="Anasta" w:date="2014-05-28T13:30:00Z">
            <w:rPr/>
          </w:rPrChange>
        </w:rPr>
        <w:t xml:space="preserv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proofErr w:type="spellStart"/>
      <w:r w:rsidR="00BB1117" w:rsidRPr="002F76E4">
        <w:rPr>
          <w:i/>
          <w:rPrChange w:id="622" w:author="Anasta" w:date="2014-05-28T13:30:00Z">
            <w:rPr/>
          </w:rPrChange>
        </w:rPr>
        <w:t>SQLite</w:t>
      </w:r>
      <w:proofErr w:type="spellEnd"/>
      <w:r w:rsidR="00D67D6A" w:rsidRPr="002F76E4">
        <w:t>.</w:t>
      </w:r>
      <w:r w:rsidR="00E07A54" w:rsidRPr="002F76E4">
        <w:t xml:space="preserve"> Dentre os métodos</w:t>
      </w:r>
      <w:del w:id="623"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rPr>
          <w:rPrChange w:id="624" w:author="Anasta" w:date="2014-05-28T13:30:00Z">
            <w:rPr/>
          </w:rPrChange>
        </w:rPr>
      </w:pPr>
      <w:r w:rsidRPr="002F76E4">
        <w:tab/>
      </w:r>
      <w:proofErr w:type="spellStart"/>
      <w:proofErr w:type="gramStart"/>
      <w:r w:rsidR="00ED66EF" w:rsidRPr="002F76E4">
        <w:rPr>
          <w:rPrChange w:id="625" w:author="Anasta" w:date="2014-05-28T13:30:00Z">
            <w:rPr/>
          </w:rPrChange>
        </w:rPr>
        <w:t>SQLiteOpenHelper</w:t>
      </w:r>
      <w:proofErr w:type="spellEnd"/>
      <w:proofErr w:type="gramEnd"/>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6AD40851" w:rsidR="00ED66EF" w:rsidRPr="002F76E4" w:rsidRDefault="00AE0792" w:rsidP="00AE0792">
      <w:pPr>
        <w:pStyle w:val="Caption"/>
      </w:pPr>
      <w:bookmarkStart w:id="626" w:name="_Toc389058407"/>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12</w:t>
      </w:r>
      <w:r w:rsidR="00A45778">
        <w:fldChar w:fldCharType="end"/>
      </w:r>
      <w:r w:rsidRPr="002F76E4">
        <w:t xml:space="preserve"> – Hierarquia de classes do </w:t>
      </w:r>
      <w:proofErr w:type="spellStart"/>
      <w:r w:rsidRPr="002F76E4">
        <w:rPr>
          <w:i/>
          <w:rPrChange w:id="627" w:author="Anasta" w:date="2014-05-28T13:30:00Z">
            <w:rPr/>
          </w:rPrChange>
        </w:rPr>
        <w:t>SQLiteOpenHelper</w:t>
      </w:r>
      <w:bookmarkEnd w:id="626"/>
      <w:proofErr w:type="spellEnd"/>
    </w:p>
    <w:p w14:paraId="64EBFF39" w14:textId="77777777" w:rsidR="00852634" w:rsidRPr="002F76E4" w:rsidRDefault="00852634" w:rsidP="00852634"/>
    <w:p w14:paraId="4CAB1D93" w14:textId="77777777" w:rsidR="006F7FC1" w:rsidRPr="002F76E4" w:rsidRDefault="006F7FC1" w:rsidP="006F7FC1">
      <w:r w:rsidRPr="002F76E4">
        <w:t xml:space="preserve">O </w:t>
      </w:r>
      <w:proofErr w:type="spellStart"/>
      <w:proofErr w:type="gramStart"/>
      <w:r w:rsidRPr="002F76E4">
        <w:rPr>
          <w:i/>
          <w:rPrChange w:id="628" w:author="Anasta" w:date="2014-05-28T13:30:00Z">
            <w:rPr/>
          </w:rPrChange>
        </w:rPr>
        <w:t>SQLiteOpenHelper</w:t>
      </w:r>
      <w:proofErr w:type="spellEnd"/>
      <w:proofErr w:type="gramEnd"/>
      <w:r w:rsidRPr="002F76E4">
        <w:t xml:space="preserve"> é responsável </w:t>
      </w:r>
      <w:r w:rsidR="00795B89" w:rsidRPr="002F76E4">
        <w:t xml:space="preserve">pela </w:t>
      </w:r>
      <w:r w:rsidR="00666F8D" w:rsidRPr="002F76E4">
        <w:t>criação</w:t>
      </w:r>
      <w:del w:id="629" w:author="Anasta" w:date="2014-05-28T13:30:00Z">
        <w:r w:rsidR="00666F8D" w:rsidRPr="002F76E4">
          <w:delText>, bem como</w:delText>
        </w:r>
      </w:del>
      <w:ins w:id="630"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631"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632" w:author="Anasta" w:date="2014-05-28T13:30:00Z">
        <w:r w:rsidR="003E777E" w:rsidRPr="002F76E4">
          <w:delText>,</w:delText>
        </w:r>
      </w:del>
      <w:r w:rsidR="003E777E" w:rsidRPr="002F76E4">
        <w:t xml:space="preserve"> e atualizar sua versão</w:t>
      </w:r>
      <w:ins w:id="633" w:author="Anasta" w:date="2014-05-28T13:30:00Z">
        <w:r w:rsidR="002B429B" w:rsidRPr="002F76E4">
          <w:t>,</w:t>
        </w:r>
      </w:ins>
      <w:r w:rsidR="003E777E" w:rsidRPr="002F76E4">
        <w:t xml:space="preserve"> se necessário</w:t>
      </w:r>
      <w:ins w:id="634" w:author="Anasta" w:date="2014-05-28T13:30:00Z">
        <w:r w:rsidR="002B429B" w:rsidRPr="002F76E4">
          <w:t>.</w:t>
        </w:r>
      </w:ins>
    </w:p>
    <w:p w14:paraId="5B9A7182" w14:textId="77777777" w:rsidR="00DC520A" w:rsidRPr="002F76E4" w:rsidRDefault="003E777E" w:rsidP="003F3363">
      <w:r w:rsidRPr="002F76E4">
        <w:t>Para que essas funcionalidades existam</w:t>
      </w:r>
      <w:del w:id="635" w:author="Anasta" w:date="2014-05-28T13:30:00Z">
        <w:r w:rsidRPr="002F76E4">
          <w:delText>,</w:delText>
        </w:r>
      </w:del>
      <w:r w:rsidRPr="002F76E4">
        <w:t xml:space="preserve"> o programador </w:t>
      </w:r>
      <w:r w:rsidR="00795B89" w:rsidRPr="002F76E4">
        <w:t xml:space="preserve">deve </w:t>
      </w:r>
      <w:proofErr w:type="gramStart"/>
      <w:r w:rsidR="00795B89" w:rsidRPr="002F76E4">
        <w:t>implementar</w:t>
      </w:r>
      <w:proofErr w:type="gramEnd"/>
      <w:r w:rsidR="00795B89" w:rsidRPr="002F76E4">
        <w:t xml:space="preserve"> os métodos </w:t>
      </w:r>
      <w:proofErr w:type="spellStart"/>
      <w:r w:rsidR="0030635B" w:rsidRPr="002F76E4">
        <w:rPr>
          <w:i/>
          <w:rPrChange w:id="636" w:author="Anasta" w:date="2014-05-28T13:30:00Z">
            <w:rPr/>
          </w:rPrChange>
        </w:rPr>
        <w:t>onCreate</w:t>
      </w:r>
      <w:proofErr w:type="spellEnd"/>
      <w:r w:rsidR="0030635B" w:rsidRPr="002F76E4">
        <w:rPr>
          <w:i/>
          <w:rPrChange w:id="637" w:author="Anasta" w:date="2014-05-28T13:30:00Z">
            <w:rPr/>
          </w:rPrChange>
        </w:rPr>
        <w:t>(</w:t>
      </w:r>
      <w:proofErr w:type="spellStart"/>
      <w:r w:rsidR="0030635B" w:rsidRPr="002F76E4">
        <w:rPr>
          <w:i/>
          <w:rPrChange w:id="638" w:author="Anasta" w:date="2014-05-28T13:30:00Z">
            <w:rPr/>
          </w:rPrChange>
        </w:rPr>
        <w:t>SQLiteDatabase</w:t>
      </w:r>
      <w:proofErr w:type="spellEnd"/>
      <w:r w:rsidR="0030635B" w:rsidRPr="002F76E4">
        <w:rPr>
          <w:i/>
          <w:rPrChange w:id="639" w:author="Anasta" w:date="2014-05-28T13:30:00Z">
            <w:rPr/>
          </w:rPrChange>
        </w:rPr>
        <w:t xml:space="preserve">), </w:t>
      </w:r>
      <w:proofErr w:type="spellStart"/>
      <w:r w:rsidR="0030635B" w:rsidRPr="002F76E4">
        <w:rPr>
          <w:i/>
          <w:rPrChange w:id="640" w:author="Anasta" w:date="2014-05-28T13:30:00Z">
            <w:rPr/>
          </w:rPrChange>
        </w:rPr>
        <w:t>onUpgrade</w:t>
      </w:r>
      <w:proofErr w:type="spellEnd"/>
      <w:r w:rsidR="0030635B" w:rsidRPr="002F76E4">
        <w:rPr>
          <w:i/>
          <w:rPrChange w:id="641" w:author="Anasta" w:date="2014-05-28T13:30:00Z">
            <w:rPr/>
          </w:rPrChange>
        </w:rPr>
        <w:t>(</w:t>
      </w:r>
      <w:proofErr w:type="spellStart"/>
      <w:r w:rsidR="0030635B" w:rsidRPr="002F76E4">
        <w:rPr>
          <w:i/>
          <w:rPrChange w:id="642" w:author="Anasta" w:date="2014-05-28T13:30:00Z">
            <w:rPr/>
          </w:rPrChange>
        </w:rPr>
        <w:t>SQLiteDatabase</w:t>
      </w:r>
      <w:proofErr w:type="spellEnd"/>
      <w:r w:rsidR="0030635B" w:rsidRPr="002F76E4">
        <w:rPr>
          <w:i/>
          <w:rPrChange w:id="643" w:author="Anasta" w:date="2014-05-28T13:30:00Z">
            <w:rPr/>
          </w:rPrChange>
        </w:rPr>
        <w:t xml:space="preserve">, </w:t>
      </w:r>
      <w:proofErr w:type="spellStart"/>
      <w:r w:rsidR="0030635B" w:rsidRPr="002F76E4">
        <w:rPr>
          <w:i/>
          <w:rPrChange w:id="644" w:author="Anasta" w:date="2014-05-28T13:30:00Z">
            <w:rPr/>
          </w:rPrChange>
        </w:rPr>
        <w:t>int</w:t>
      </w:r>
      <w:proofErr w:type="spellEnd"/>
      <w:r w:rsidR="0030635B" w:rsidRPr="002F76E4">
        <w:rPr>
          <w:i/>
          <w:rPrChange w:id="645" w:author="Anasta" w:date="2014-05-28T13:30:00Z">
            <w:rPr/>
          </w:rPrChange>
        </w:rPr>
        <w:t xml:space="preserve">, </w:t>
      </w:r>
      <w:proofErr w:type="spellStart"/>
      <w:r w:rsidR="0030635B" w:rsidRPr="002F76E4">
        <w:rPr>
          <w:i/>
          <w:rPrChange w:id="646" w:author="Anasta" w:date="2014-05-28T13:30:00Z">
            <w:rPr/>
          </w:rPrChange>
        </w:rPr>
        <w:t>int</w:t>
      </w:r>
      <w:proofErr w:type="spellEnd"/>
      <w:r w:rsidR="0030635B" w:rsidRPr="002F76E4">
        <w:rPr>
          <w:i/>
          <w:rPrChange w:id="647" w:author="Anasta" w:date="2014-05-28T13:30:00Z">
            <w:rPr/>
          </w:rPrChange>
        </w:rPr>
        <w:t>)</w:t>
      </w:r>
      <w:r w:rsidR="0030635B" w:rsidRPr="002F76E4">
        <w:t xml:space="preserve"> e, opcionalmente, </w:t>
      </w:r>
      <w:proofErr w:type="spellStart"/>
      <w:r w:rsidR="0030635B" w:rsidRPr="002F76E4">
        <w:rPr>
          <w:i/>
          <w:rPrChange w:id="648" w:author="Anasta" w:date="2014-05-28T13:30:00Z">
            <w:rPr/>
          </w:rPrChange>
        </w:rPr>
        <w:t>onOpen</w:t>
      </w:r>
      <w:proofErr w:type="spellEnd"/>
      <w:r w:rsidR="0030635B" w:rsidRPr="002F76E4">
        <w:rPr>
          <w:i/>
          <w:rPrChange w:id="649" w:author="Anasta" w:date="2014-05-28T13:30:00Z">
            <w:rPr/>
          </w:rPrChange>
        </w:rPr>
        <w:t>(</w:t>
      </w:r>
      <w:proofErr w:type="spellStart"/>
      <w:r w:rsidR="0030635B" w:rsidRPr="002F76E4">
        <w:rPr>
          <w:i/>
          <w:rPrChange w:id="650" w:author="Anasta" w:date="2014-05-28T13:30:00Z">
            <w:rPr/>
          </w:rPrChange>
        </w:rPr>
        <w:t>SQLiteDatabase</w:t>
      </w:r>
      <w:proofErr w:type="spellEnd"/>
      <w:r w:rsidR="0030635B" w:rsidRPr="002F76E4">
        <w:rPr>
          <w:i/>
          <w:rPrChange w:id="651" w:author="Anasta" w:date="2014-05-28T13:30:00Z">
            <w:rPr/>
          </w:rPrChange>
        </w:rPr>
        <w:t>).</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5BDC2C59" w:rsidR="00BC52A5" w:rsidRPr="002F76E4" w:rsidRDefault="00BC52A5" w:rsidP="00BC52A5">
      <w:pPr>
        <w:pStyle w:val="Caption"/>
      </w:pPr>
      <w:bookmarkStart w:id="652" w:name="_Toc389058408"/>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13</w:t>
      </w:r>
      <w:r w:rsidR="00A45778">
        <w:fldChar w:fldCharType="end"/>
      </w:r>
      <w:r w:rsidRPr="002F76E4">
        <w:t xml:space="preserve"> – Hierarquia de classes do </w:t>
      </w:r>
      <w:proofErr w:type="spellStart"/>
      <w:r w:rsidRPr="002F76E4">
        <w:rPr>
          <w:i/>
          <w:rPrChange w:id="653" w:author="Anasta" w:date="2014-05-28T13:30:00Z">
            <w:rPr/>
          </w:rPrChange>
        </w:rPr>
        <w:t>SQLiteCursor</w:t>
      </w:r>
      <w:bookmarkEnd w:id="652"/>
      <w:proofErr w:type="spellEnd"/>
    </w:p>
    <w:p w14:paraId="43D5981C" w14:textId="77777777" w:rsidR="00BC52A5" w:rsidRPr="002F76E4" w:rsidRDefault="00BC52A5" w:rsidP="00BC52A5"/>
    <w:p w14:paraId="74393253" w14:textId="77777777" w:rsidR="00BC52A5" w:rsidRPr="002F76E4" w:rsidRDefault="00E74AED" w:rsidP="00BC52A5">
      <w:r w:rsidRPr="002F76E4">
        <w:t xml:space="preserve">O </w:t>
      </w:r>
      <w:proofErr w:type="spellStart"/>
      <w:proofErr w:type="gramStart"/>
      <w:r w:rsidRPr="002F76E4">
        <w:rPr>
          <w:i/>
          <w:rPrChange w:id="654" w:author="Anasta" w:date="2014-05-28T13:30:00Z">
            <w:rPr/>
          </w:rPrChange>
        </w:rPr>
        <w:t>SQLiteCursor</w:t>
      </w:r>
      <w:proofErr w:type="spellEnd"/>
      <w:proofErr w:type="gramEnd"/>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proofErr w:type="spellStart"/>
      <w:r w:rsidR="00436034" w:rsidRPr="002F76E4">
        <w:rPr>
          <w:i/>
        </w:rPr>
        <w:lastRenderedPageBreak/>
        <w:t>SQL</w:t>
      </w:r>
      <w:r w:rsidR="002F23E3" w:rsidRPr="002F76E4">
        <w:rPr>
          <w:i/>
        </w:rPr>
        <w:t>ite</w:t>
      </w:r>
      <w:r w:rsidR="00436034" w:rsidRPr="002F76E4">
        <w:rPr>
          <w:i/>
        </w:rPr>
        <w:t>Database</w:t>
      </w:r>
      <w:proofErr w:type="spellEnd"/>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655" w:author="Anasta" w:date="2014-05-28T13:30:00Z">
            <w:rPr/>
          </w:rPrChange>
        </w:rPr>
        <w:t>Cursor</w:t>
      </w:r>
      <w:r w:rsidR="00D01331" w:rsidRPr="002F76E4">
        <w:t xml:space="preserve">, </w:t>
      </w:r>
      <w:proofErr w:type="spellStart"/>
      <w:proofErr w:type="gramStart"/>
      <w:r w:rsidR="00D01331" w:rsidRPr="002F76E4">
        <w:rPr>
          <w:i/>
          <w:rPrChange w:id="656" w:author="Anasta" w:date="2014-05-28T13:30:00Z">
            <w:rPr/>
          </w:rPrChange>
        </w:rPr>
        <w:t>SQLiteDatabase</w:t>
      </w:r>
      <w:proofErr w:type="spellEnd"/>
      <w:proofErr w:type="gramEnd"/>
      <w:r w:rsidR="008E67AA" w:rsidRPr="002F76E4">
        <w:t xml:space="preserve"> e</w:t>
      </w:r>
      <w:r w:rsidR="00D01331" w:rsidRPr="002F76E4">
        <w:t xml:space="preserve"> </w:t>
      </w:r>
      <w:proofErr w:type="spellStart"/>
      <w:r w:rsidR="008E67AA" w:rsidRPr="002F76E4">
        <w:rPr>
          <w:i/>
          <w:rPrChange w:id="657" w:author="Anasta" w:date="2014-05-28T13:30:00Z">
            <w:rPr/>
          </w:rPrChange>
        </w:rPr>
        <w:t>SQLiteOpenHelper</w:t>
      </w:r>
      <w:proofErr w:type="spellEnd"/>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658" w:author="Anasta" w:date="2014-05-28T13:30:00Z">
        <w:r w:rsidR="00192D85" w:rsidRPr="002F76E4">
          <w:delText>ítens</w:delText>
        </w:r>
      </w:del>
      <w:ins w:id="659"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660" w:name="_Ref382437258"/>
      <w:bookmarkStart w:id="661" w:name="_Ref382331817"/>
      <w:bookmarkStart w:id="662" w:name="_Toc389058362"/>
      <w:r w:rsidRPr="002F76E4">
        <w:t>GOOGLE CALENDAR</w:t>
      </w:r>
      <w:bookmarkEnd w:id="660"/>
      <w:bookmarkEnd w:id="662"/>
    </w:p>
    <w:p w14:paraId="49AF2944" w14:textId="77777777" w:rsidR="00572397" w:rsidRPr="002F76E4" w:rsidRDefault="00572397" w:rsidP="00572397"/>
    <w:p w14:paraId="5FCEE5A2" w14:textId="77777777" w:rsidR="00572397" w:rsidRPr="002F76E4" w:rsidRDefault="002B429B" w:rsidP="00572397">
      <w:r w:rsidRPr="002F76E4">
        <w:t>A seguir</w:t>
      </w:r>
      <w:del w:id="663" w:author="Anasta" w:date="2014-05-28T13:30:00Z">
        <w:r w:rsidR="00572397" w:rsidRPr="002F76E4">
          <w:delText>,</w:delText>
        </w:r>
      </w:del>
      <w:ins w:id="664" w:author="Anasta" w:date="2014-05-28T13:30:00Z">
        <w:r w:rsidRPr="002F76E4">
          <w:t xml:space="preserve"> será apresentada</w:t>
        </w:r>
      </w:ins>
      <w:r w:rsidR="00572397" w:rsidRPr="002F76E4">
        <w:t xml:space="preserve"> uma breve descrição dos componentes do </w:t>
      </w:r>
      <w:proofErr w:type="spellStart"/>
      <w:r w:rsidR="00572397" w:rsidRPr="002F76E4">
        <w:rPr>
          <w:i/>
          <w:rPrChange w:id="665" w:author="Anasta" w:date="2014-05-28T13:30:00Z">
            <w:rPr/>
          </w:rPrChange>
        </w:rPr>
        <w:t>Android</w:t>
      </w:r>
      <w:proofErr w:type="spellEnd"/>
      <w:r w:rsidR="00572397" w:rsidRPr="002F76E4">
        <w:t xml:space="preserve"> necessários para o funcionamento dos casos de uso envolvendo o </w:t>
      </w:r>
      <w:r w:rsidR="00572397" w:rsidRPr="002F76E4">
        <w:rPr>
          <w:i/>
          <w:rPrChange w:id="666" w:author="Anasta" w:date="2014-05-28T13:30:00Z">
            <w:rPr/>
          </w:rPrChange>
        </w:rPr>
        <w:t xml:space="preserve">Google </w:t>
      </w:r>
      <w:proofErr w:type="spellStart"/>
      <w:r w:rsidR="00572397" w:rsidRPr="002F76E4">
        <w:rPr>
          <w:i/>
          <w:rPrChange w:id="667" w:author="Anasta" w:date="2014-05-28T13:30:00Z">
            <w:rPr/>
          </w:rPrChange>
        </w:rPr>
        <w:t>Calendar</w:t>
      </w:r>
      <w:proofErr w:type="spellEnd"/>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proofErr w:type="spellStart"/>
      <w:r w:rsidRPr="002F76E4">
        <w:rPr>
          <w:i/>
        </w:rPr>
        <w:t>Content</w:t>
      </w:r>
      <w:proofErr w:type="spellEnd"/>
      <w:r w:rsidR="00764D53" w:rsidRPr="002F76E4">
        <w:rPr>
          <w:i/>
        </w:rPr>
        <w:t xml:space="preserve"> </w:t>
      </w:r>
      <w:proofErr w:type="spellStart"/>
      <w:r w:rsidR="0029269B" w:rsidRPr="002F76E4">
        <w:rPr>
          <w:i/>
        </w:rPr>
        <w:t>Providers</w:t>
      </w:r>
      <w:proofErr w:type="spellEnd"/>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[3]</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proofErr w:type="spellStart"/>
      <w:proofErr w:type="gramStart"/>
      <w:r w:rsidRPr="002F76E4">
        <w:rPr>
          <w:i/>
        </w:rPr>
        <w:t>ContentResolver</w:t>
      </w:r>
      <w:proofErr w:type="spellEnd"/>
      <w:proofErr w:type="gramEnd"/>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proofErr w:type="spellStart"/>
      <w:r w:rsidR="001B180A" w:rsidRPr="002F76E4">
        <w:rPr>
          <w:i/>
        </w:rPr>
        <w:t>Content</w:t>
      </w:r>
      <w:proofErr w:type="spellEnd"/>
      <w:r w:rsidR="001B180A" w:rsidRPr="002F76E4">
        <w:rPr>
          <w:i/>
        </w:rPr>
        <w:t xml:space="preserve"> </w:t>
      </w:r>
      <w:proofErr w:type="spellStart"/>
      <w:r w:rsidR="001B180A" w:rsidRPr="002F76E4">
        <w:rPr>
          <w:i/>
        </w:rPr>
        <w:t>Provider</w:t>
      </w:r>
      <w:proofErr w:type="spellEnd"/>
      <w:r w:rsidR="00B619CC" w:rsidRPr="002F76E4">
        <w:rPr>
          <w:i/>
        </w:rPr>
        <w:t>.</w:t>
      </w:r>
    </w:p>
    <w:p w14:paraId="1D81A91F" w14:textId="77777777" w:rsidR="00572397" w:rsidRPr="002F76E4" w:rsidRDefault="00572397" w:rsidP="005B5264">
      <w:pPr>
        <w:pStyle w:val="SubTitulozinho"/>
        <w:rPr>
          <w:rPrChange w:id="668" w:author="Anasta" w:date="2014-05-28T13:30:00Z">
            <w:rPr/>
          </w:rPrChange>
        </w:rPr>
      </w:pPr>
      <w:r w:rsidRPr="002F76E4">
        <w:rPr>
          <w:rPrChange w:id="669" w:author="Anasta" w:date="2014-05-28T13:30:00Z">
            <w:rPr/>
          </w:rPrChange>
        </w:rPr>
        <w:t>CALENDAR PROVIDER</w:t>
      </w:r>
    </w:p>
    <w:p w14:paraId="1241D3C5" w14:textId="77777777" w:rsidR="00572397" w:rsidRPr="002F76E4" w:rsidRDefault="00572397" w:rsidP="00572397"/>
    <w:p w14:paraId="0265E750" w14:textId="77777777" w:rsidR="00572397" w:rsidRPr="002F76E4" w:rsidRDefault="00572397" w:rsidP="00572397">
      <w:r w:rsidRPr="002F76E4">
        <w:t xml:space="preserve">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161CB3E9" w14:textId="77777777" w:rsidR="00722CB7" w:rsidRPr="002F76E4" w:rsidRDefault="00722CB7" w:rsidP="00572397">
      <w:r w:rsidRPr="002F76E4">
        <w:t xml:space="preserve">Qualquer dado nele armazenado possui </w:t>
      </w:r>
      <w:proofErr w:type="gramStart"/>
      <w:r w:rsidRPr="002F76E4">
        <w:t>uma URI</w:t>
      </w:r>
      <w:proofErr w:type="gramEnd"/>
      <w:r w:rsidRPr="002F76E4">
        <w:t xml:space="preserve"> pública</w:t>
      </w:r>
      <w:r w:rsidR="0094594E" w:rsidRPr="002F76E4">
        <w:t>, única e</w:t>
      </w:r>
      <w:r w:rsidRPr="002F76E4">
        <w:t xml:space="preserve"> </w:t>
      </w:r>
      <w:del w:id="670" w:author="Anasta" w:date="2014-05-28T13:30:00Z">
        <w:r w:rsidR="008866C4" w:rsidRPr="002F76E4">
          <w:delText>encaspulada</w:delText>
        </w:r>
      </w:del>
      <w:ins w:id="671"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672" w:author="Anasta" w:date="2014-05-28T13:30:00Z">
        <w:r w:rsidR="00B55E59" w:rsidRPr="002F76E4">
          <w:delText>Todos</w:delText>
        </w:r>
      </w:del>
      <w:ins w:id="673" w:author="Anasta" w:date="2014-05-28T13:30:00Z">
        <w:r w:rsidR="004C5D52" w:rsidRPr="002F76E4">
          <w:t>Toda</w:t>
        </w:r>
        <w:r w:rsidR="00B55E59" w:rsidRPr="002F76E4">
          <w:t>s</w:t>
        </w:r>
      </w:ins>
      <w:r w:rsidR="00B55E59" w:rsidRPr="002F76E4">
        <w:t xml:space="preserve"> as </w:t>
      </w:r>
      <w:proofErr w:type="spellStart"/>
      <w:proofErr w:type="gramStart"/>
      <w:r w:rsidR="00B55E59" w:rsidRPr="002F76E4">
        <w:t>URIs</w:t>
      </w:r>
      <w:proofErr w:type="spellEnd"/>
      <w:proofErr w:type="gramEnd"/>
      <w:r w:rsidR="00B55E59" w:rsidRPr="002F76E4">
        <w:t xml:space="preserve"> começam com “</w:t>
      </w:r>
      <w:proofErr w:type="spellStart"/>
      <w:r w:rsidR="00163467" w:rsidRPr="002F76E4">
        <w:rPr>
          <w:i/>
          <w:rPrChange w:id="674" w:author="Anasta" w:date="2014-05-28T13:30:00Z">
            <w:rPr/>
          </w:rPrChange>
        </w:rPr>
        <w:t>content</w:t>
      </w:r>
      <w:proofErr w:type="spellEnd"/>
      <w:r w:rsidR="00B55E59" w:rsidRPr="002F76E4">
        <w:rPr>
          <w:i/>
          <w:rPrChange w:id="675" w:author="Anasta" w:date="2014-05-28T13:30:00Z">
            <w:rPr/>
          </w:rPrChange>
        </w:rPr>
        <w:t>:</w:t>
      </w:r>
      <w:r w:rsidR="00B55E59" w:rsidRPr="002F76E4">
        <w:t>//”</w:t>
      </w:r>
      <w:r w:rsidR="00670748" w:rsidRPr="002F76E4">
        <w:t xml:space="preserve">, que servem para identificar qual entidade de </w:t>
      </w:r>
      <w:proofErr w:type="spellStart"/>
      <w:r w:rsidR="00670748" w:rsidRPr="002F76E4">
        <w:rPr>
          <w:i/>
        </w:rPr>
        <w:t>Content</w:t>
      </w:r>
      <w:proofErr w:type="spellEnd"/>
      <w:r w:rsidR="00670748" w:rsidRPr="002F76E4">
        <w:rPr>
          <w:i/>
        </w:rPr>
        <w:t xml:space="preserve"> </w:t>
      </w:r>
      <w:proofErr w:type="spellStart"/>
      <w:r w:rsidR="00670748" w:rsidRPr="002F76E4">
        <w:rPr>
          <w:i/>
        </w:rPr>
        <w:t>Provider</w:t>
      </w:r>
      <w:proofErr w:type="spellEnd"/>
      <w:r w:rsidR="00670748" w:rsidRPr="002F76E4">
        <w:t xml:space="preserve"> a est</w:t>
      </w:r>
      <w:r w:rsidR="00A45538" w:rsidRPr="002F76E4">
        <w:t>á controlando</w:t>
      </w:r>
      <w:del w:id="676" w:author="Anasta" w:date="2014-05-28T13:30:00Z">
        <w:r w:rsidR="00A45538" w:rsidRPr="002F76E4">
          <w:delText>;</w:delText>
        </w:r>
      </w:del>
      <w:r w:rsidR="00A45538" w:rsidRPr="002F76E4">
        <w:t xml:space="preserve"> e possui</w:t>
      </w:r>
      <w:r w:rsidR="00A075A1" w:rsidRPr="002F76E4">
        <w:t xml:space="preserve"> o formato &lt;</w:t>
      </w:r>
      <w:proofErr w:type="spellStart"/>
      <w:r w:rsidR="009464ED" w:rsidRPr="002F76E4">
        <w:rPr>
          <w:i/>
        </w:rPr>
        <w:t>table</w:t>
      </w:r>
      <w:proofErr w:type="spellEnd"/>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lastRenderedPageBreak/>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AA470E" w:rsidRPr="002F76E4">
        <w:t xml:space="preserve">FIG. </w:t>
      </w:r>
      <w:r w:rsidR="00AA470E">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063182F4" w:rsidR="00572397" w:rsidRPr="002F76E4" w:rsidRDefault="00572397" w:rsidP="00572397">
      <w:pPr>
        <w:pStyle w:val="Caption"/>
      </w:pPr>
      <w:bookmarkStart w:id="677" w:name="_Ref382406809"/>
      <w:bookmarkStart w:id="678" w:name="_Toc389058409"/>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14</w:t>
      </w:r>
      <w:r w:rsidR="00A45778">
        <w:fldChar w:fldCharType="end"/>
      </w:r>
      <w:bookmarkEnd w:id="677"/>
      <w:r w:rsidRPr="002F76E4">
        <w:t xml:space="preserve"> – </w:t>
      </w:r>
      <w:proofErr w:type="spellStart"/>
      <w:r w:rsidRPr="002F76E4">
        <w:rPr>
          <w:i/>
          <w:rPrChange w:id="679" w:author="Anasta" w:date="2014-05-28T13:30:00Z">
            <w:rPr/>
          </w:rPrChange>
        </w:rPr>
        <w:t>Calendar</w:t>
      </w:r>
      <w:proofErr w:type="spellEnd"/>
      <w:r w:rsidRPr="002F76E4">
        <w:rPr>
          <w:i/>
          <w:rPrChange w:id="680" w:author="Anasta" w:date="2014-05-28T13:30:00Z">
            <w:rPr/>
          </w:rPrChange>
        </w:rPr>
        <w:t xml:space="preserve"> </w:t>
      </w:r>
      <w:proofErr w:type="spellStart"/>
      <w:r w:rsidRPr="002F76E4">
        <w:rPr>
          <w:i/>
          <w:rPrChange w:id="681" w:author="Anasta" w:date="2014-05-28T13:30:00Z">
            <w:rPr/>
          </w:rPrChange>
        </w:rPr>
        <w:t>Provider</w:t>
      </w:r>
      <w:proofErr w:type="spellEnd"/>
      <w:r w:rsidRPr="002F76E4">
        <w:rPr>
          <w:i/>
          <w:rPrChange w:id="682" w:author="Anasta" w:date="2014-05-28T13:30:00Z">
            <w:rPr/>
          </w:rPrChange>
        </w:rPr>
        <w:t xml:space="preserve"> data </w:t>
      </w:r>
      <w:proofErr w:type="spellStart"/>
      <w:r w:rsidRPr="002F76E4">
        <w:rPr>
          <w:i/>
          <w:rPrChange w:id="683" w:author="Anasta" w:date="2014-05-28T13:30:00Z">
            <w:rPr/>
          </w:rPrChange>
        </w:rPr>
        <w:t>model</w:t>
      </w:r>
      <w:proofErr w:type="spellEnd"/>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AA470E">
            <w:rPr>
              <w:noProof/>
            </w:rPr>
            <w:t xml:space="preserve"> [8]</w:t>
          </w:r>
          <w:r w:rsidR="0088363D" w:rsidRPr="002F76E4">
            <w:fldChar w:fldCharType="end"/>
          </w:r>
        </w:sdtContent>
      </w:sdt>
      <w:r w:rsidRPr="002F76E4">
        <w:t>.</w:t>
      </w:r>
      <w:bookmarkEnd w:id="678"/>
    </w:p>
    <w:p w14:paraId="28C1BF22" w14:textId="77777777" w:rsidR="005C0D4F" w:rsidRPr="002F76E4" w:rsidRDefault="005C0D4F" w:rsidP="00572397"/>
    <w:p w14:paraId="2BCE4203" w14:textId="77777777" w:rsidR="00572397" w:rsidRPr="002F76E4" w:rsidRDefault="005C0D4F" w:rsidP="00572397">
      <w:r w:rsidRPr="002F76E4">
        <w:t xml:space="preserve">Uma aplicação pode ter acesso a mais de um calendário, Isso é possível devido ao fato de que cada Objeto </w:t>
      </w:r>
      <w:del w:id="684" w:author="Anasta" w:date="2014-05-28T13:30:00Z">
        <w:r w:rsidRPr="002F76E4">
          <w:rPr>
            <w:i/>
          </w:rPr>
          <w:delText>Calendar</w:delText>
        </w:r>
        <w:r w:rsidRPr="002F76E4">
          <w:delText>s</w:delText>
        </w:r>
      </w:del>
      <w:proofErr w:type="spellStart"/>
      <w:ins w:id="685" w:author="Anasta" w:date="2014-05-28T13:30:00Z">
        <w:r w:rsidRPr="002F76E4">
          <w:rPr>
            <w:i/>
          </w:rPr>
          <w:t>Calendar</w:t>
        </w:r>
      </w:ins>
      <w:proofErr w:type="spellEnd"/>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proofErr w:type="spellStart"/>
      <w:r w:rsidRPr="002F76E4">
        <w:rPr>
          <w:i/>
          <w:rPrChange w:id="686" w:author="Anasta" w:date="2014-05-28T13:30:00Z">
            <w:rPr>
              <w:highlight w:val="yellow"/>
            </w:rPr>
          </w:rPrChange>
        </w:rPr>
        <w:t>Calendar</w:t>
      </w:r>
      <w:proofErr w:type="spellEnd"/>
      <w:r w:rsidRPr="002F76E4">
        <w:rPr>
          <w:i/>
          <w:rPrChange w:id="687" w:author="Anasta" w:date="2014-05-28T13:30:00Z">
            <w:rPr>
              <w:highlight w:val="yellow"/>
            </w:rPr>
          </w:rPrChange>
        </w:rPr>
        <w:t xml:space="preserve"> </w:t>
      </w:r>
      <w:proofErr w:type="spellStart"/>
      <w:r w:rsidRPr="002F76E4">
        <w:rPr>
          <w:i/>
          <w:rPrChange w:id="688" w:author="Anasta" w:date="2014-05-28T13:30:00Z">
            <w:rPr>
              <w:highlight w:val="yellow"/>
            </w:rPr>
          </w:rPrChange>
        </w:rPr>
        <w:t>Provider</w:t>
      </w:r>
      <w:proofErr w:type="spellEnd"/>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689" w:author="Anasta" w:date="2014-05-28T13:30:00Z">
            <w:rPr>
              <w:highlight w:val="yellow"/>
            </w:rPr>
          </w:rPrChange>
        </w:rPr>
        <w:t xml:space="preserve">Google </w:t>
      </w:r>
      <w:proofErr w:type="spellStart"/>
      <w:r w:rsidR="005C46B8" w:rsidRPr="002F76E4">
        <w:rPr>
          <w:i/>
          <w:rPrChange w:id="690" w:author="Anasta" w:date="2014-05-28T13:30:00Z">
            <w:rPr>
              <w:highlight w:val="yellow"/>
            </w:rPr>
          </w:rPrChange>
        </w:rPr>
        <w:t>Calendar</w:t>
      </w:r>
      <w:proofErr w:type="spellEnd"/>
      <w:r w:rsidR="005C46B8" w:rsidRPr="002F76E4">
        <w:t xml:space="preserve"> para gerenciar</w:t>
      </w:r>
      <w:r w:rsidRPr="002F76E4">
        <w:t xml:space="preserve"> não só as informações de </w:t>
      </w:r>
      <w:proofErr w:type="spellStart"/>
      <w:r w:rsidRPr="002F76E4">
        <w:rPr>
          <w:i/>
        </w:rPr>
        <w:t>login</w:t>
      </w:r>
      <w:proofErr w:type="spellEnd"/>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691" w:author="Anasta" w:date="2014-05-28T13:30:00Z">
            <w:rPr>
              <w:highlight w:val="yellow"/>
            </w:rPr>
          </w:rPrChange>
        </w:rPr>
        <w:t xml:space="preserve">Google </w:t>
      </w:r>
      <w:proofErr w:type="spellStart"/>
      <w:r w:rsidRPr="002F76E4">
        <w:rPr>
          <w:i/>
          <w:rPrChange w:id="692" w:author="Anasta" w:date="2014-05-28T13:30:00Z">
            <w:rPr>
              <w:highlight w:val="yellow"/>
            </w:rPr>
          </w:rPrChange>
        </w:rPr>
        <w:t>Calendar</w:t>
      </w:r>
      <w:proofErr w:type="spellEnd"/>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693"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 xml:space="preserve">solicitações do usuário como </w:t>
      </w:r>
      <w:proofErr w:type="gramStart"/>
      <w:r w:rsidRPr="002F76E4">
        <w:t>deletar</w:t>
      </w:r>
      <w:proofErr w:type="gramEnd"/>
      <w:r w:rsidRPr="002F76E4">
        <w:t xml:space="preserve"> ou criar novo compromisso.</w:t>
      </w:r>
    </w:p>
    <w:p w14:paraId="1DD7343E" w14:textId="77777777" w:rsidR="005C46B8" w:rsidRPr="002F76E4" w:rsidRDefault="005C46B8" w:rsidP="005C46B8">
      <w:r w:rsidRPr="002F76E4">
        <w:lastRenderedPageBreak/>
        <w:t xml:space="preserve">Apesar de não ser uma necessidade para o projeto, </w:t>
      </w:r>
    </w:p>
    <w:p w14:paraId="63FBE751" w14:textId="77777777" w:rsidR="005C46B8" w:rsidRPr="002F76E4" w:rsidRDefault="005C46B8" w:rsidP="000032E6"/>
    <w:p w14:paraId="51E6027D" w14:textId="77777777" w:rsidR="00572397" w:rsidRPr="002F76E4" w:rsidRDefault="00572397" w:rsidP="00572397"/>
    <w:p w14:paraId="7FFA5D1B" w14:textId="6DDEAA43" w:rsidR="007E138D" w:rsidRDefault="007E138D">
      <w:pPr>
        <w:widowControl/>
        <w:suppressAutoHyphens w:val="0"/>
        <w:spacing w:line="240" w:lineRule="auto"/>
        <w:ind w:firstLine="0"/>
        <w:jc w:val="left"/>
        <w:rPr>
          <w:rFonts w:eastAsiaTheme="majorEastAsia"/>
          <w:b/>
          <w:bCs/>
          <w:sz w:val="32"/>
          <w:szCs w:val="32"/>
        </w:rPr>
      </w:pPr>
      <w:bookmarkStart w:id="694" w:name="_Toc389051940"/>
      <w:bookmarkStart w:id="695" w:name="_Ref388912249"/>
      <w:bookmarkStart w:id="696" w:name="_Ref388912264"/>
      <w:bookmarkStart w:id="697" w:name="_Ref388912296"/>
      <w:bookmarkStart w:id="698" w:name="_Ref388912332"/>
      <w:bookmarkEnd w:id="694"/>
    </w:p>
    <w:p w14:paraId="541CBF2B" w14:textId="77777777" w:rsidR="00572397" w:rsidRPr="002F76E4" w:rsidRDefault="00572397" w:rsidP="00572397">
      <w:pPr>
        <w:rPr>
          <w:del w:id="699" w:author="Anasta" w:date="2014-05-28T13:30:00Z"/>
        </w:rPr>
      </w:pPr>
      <w:bookmarkStart w:id="700" w:name="_Toc389057659"/>
      <w:bookmarkStart w:id="701" w:name="_Toc389058363"/>
      <w:bookmarkEnd w:id="700"/>
      <w:bookmarkEnd w:id="701"/>
    </w:p>
    <w:p w14:paraId="42D2E3FF" w14:textId="77777777" w:rsidR="00572397" w:rsidRPr="002F76E4" w:rsidRDefault="00572397" w:rsidP="00572397">
      <w:pPr>
        <w:rPr>
          <w:del w:id="702" w:author="Anasta" w:date="2014-05-28T13:30:00Z"/>
        </w:rPr>
      </w:pPr>
      <w:bookmarkStart w:id="703" w:name="_Toc389051941"/>
      <w:bookmarkStart w:id="704" w:name="_Toc389057660"/>
      <w:bookmarkStart w:id="705" w:name="_Toc389058364"/>
      <w:bookmarkEnd w:id="703"/>
      <w:bookmarkEnd w:id="704"/>
      <w:bookmarkEnd w:id="705"/>
    </w:p>
    <w:p w14:paraId="2F818BF9" w14:textId="77777777" w:rsidR="00572397" w:rsidRPr="002F76E4" w:rsidRDefault="00572397" w:rsidP="00572397">
      <w:pPr>
        <w:rPr>
          <w:del w:id="706" w:author="Anasta" w:date="2014-05-28T13:30:00Z"/>
        </w:rPr>
      </w:pPr>
      <w:bookmarkStart w:id="707" w:name="_Toc389051942"/>
      <w:bookmarkStart w:id="708" w:name="_Toc389057661"/>
      <w:bookmarkStart w:id="709" w:name="_Toc389058365"/>
      <w:bookmarkEnd w:id="707"/>
      <w:bookmarkEnd w:id="708"/>
      <w:bookmarkEnd w:id="709"/>
    </w:p>
    <w:p w14:paraId="17E39D3C" w14:textId="77777777" w:rsidR="00572397" w:rsidRPr="002F76E4" w:rsidRDefault="00572397" w:rsidP="00572397">
      <w:pPr>
        <w:rPr>
          <w:del w:id="710" w:author="Anasta" w:date="2014-05-28T13:30:00Z"/>
        </w:rPr>
      </w:pPr>
      <w:bookmarkStart w:id="711" w:name="_Toc389051943"/>
      <w:bookmarkStart w:id="712" w:name="_Toc389057662"/>
      <w:bookmarkStart w:id="713" w:name="_Toc389058366"/>
      <w:bookmarkEnd w:id="711"/>
      <w:bookmarkEnd w:id="712"/>
      <w:bookmarkEnd w:id="713"/>
    </w:p>
    <w:p w14:paraId="1213CF1B" w14:textId="77777777" w:rsidR="00572397" w:rsidRPr="002F76E4" w:rsidRDefault="00572397" w:rsidP="00572397">
      <w:pPr>
        <w:rPr>
          <w:del w:id="714" w:author="Anasta" w:date="2014-05-28T13:30:00Z"/>
        </w:rPr>
      </w:pPr>
      <w:bookmarkStart w:id="715" w:name="_Toc389051944"/>
      <w:bookmarkStart w:id="716" w:name="_Toc389057663"/>
      <w:bookmarkStart w:id="717" w:name="_Toc389058367"/>
      <w:bookmarkEnd w:id="715"/>
      <w:bookmarkEnd w:id="716"/>
      <w:bookmarkEnd w:id="717"/>
    </w:p>
    <w:p w14:paraId="1CFCFD27" w14:textId="77777777" w:rsidR="002A020A" w:rsidRPr="002F76E4" w:rsidRDefault="0002435C" w:rsidP="005240A1">
      <w:pPr>
        <w:pStyle w:val="Heading1"/>
      </w:pPr>
      <w:bookmarkStart w:id="718" w:name="_Ref389057718"/>
      <w:bookmarkStart w:id="719" w:name="_Ref389057719"/>
      <w:bookmarkStart w:id="720" w:name="_Toc389058368"/>
      <w:r w:rsidRPr="002F76E4">
        <w:t>FUNCIONAMENTO</w:t>
      </w:r>
      <w:bookmarkEnd w:id="695"/>
      <w:bookmarkEnd w:id="696"/>
      <w:bookmarkEnd w:id="697"/>
      <w:bookmarkEnd w:id="698"/>
      <w:bookmarkEnd w:id="718"/>
      <w:bookmarkEnd w:id="719"/>
      <w:bookmarkEnd w:id="720"/>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721"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722"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723"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724"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725" w:author="Anasta" w:date="2014-05-28T13:30:00Z">
        <w:r w:rsidRPr="002F76E4">
          <w:delText>;</w:delText>
        </w:r>
      </w:del>
    </w:p>
    <w:p w14:paraId="27DB1299" w14:textId="77777777" w:rsidR="008604C9" w:rsidRPr="002F76E4" w:rsidRDefault="008604C9" w:rsidP="008604C9">
      <w:r w:rsidRPr="002F76E4">
        <w:t xml:space="preserve">As colaborações de cada </w:t>
      </w:r>
      <w:del w:id="726" w:author="Anasta" w:date="2014-05-28T13:30:00Z">
        <w:r w:rsidRPr="002F76E4">
          <w:delText>funcionalidades</w:delText>
        </w:r>
      </w:del>
      <w:ins w:id="727"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w:t>
      </w:r>
      <w:proofErr w:type="gramStart"/>
      <w:r w:rsidRPr="002F76E4">
        <w:t>menu</w:t>
      </w:r>
      <w:proofErr w:type="gramEnd"/>
      <w:r w:rsidRPr="002F76E4">
        <w:t xml:space="preserve"> principal, pressionando o botão </w:t>
      </w:r>
      <w:r w:rsidRPr="002F76E4">
        <w:rPr>
          <w:i/>
          <w:rPrChange w:id="728" w:author="Anasta" w:date="2014-05-28T13:30:00Z">
            <w:rPr>
              <w:highlight w:val="yellow"/>
            </w:rPr>
          </w:rPrChange>
        </w:rPr>
        <w:t>“</w:t>
      </w:r>
      <w:proofErr w:type="spellStart"/>
      <w:r w:rsidRPr="002F76E4">
        <w:rPr>
          <w:i/>
          <w:rPrChange w:id="729" w:author="Anasta" w:date="2014-05-28T13:30:00Z">
            <w:rPr>
              <w:highlight w:val="yellow"/>
            </w:rPr>
          </w:rPrChange>
        </w:rPr>
        <w:t>up</w:t>
      </w:r>
      <w:proofErr w:type="spellEnd"/>
      <w:r w:rsidRPr="002F76E4">
        <w:rPr>
          <w:i/>
          <w:rPrChange w:id="730" w:author="Anasta" w:date="2014-05-28T13:30:00Z">
            <w:rPr>
              <w:highlight w:val="yellow"/>
            </w:rPr>
          </w:rPrChange>
        </w:rPr>
        <w:t>”</w:t>
      </w:r>
      <w:r w:rsidRPr="002F76E4">
        <w:t xml:space="preserve"> localizado no canto superior esquerdo de qualquer tela.</w:t>
      </w:r>
    </w:p>
    <w:p w14:paraId="3884B55A" w14:textId="77777777" w:rsidR="008604C9" w:rsidRPr="002F76E4" w:rsidRDefault="00E070C3" w:rsidP="00E070C3">
      <w:pPr>
        <w:pStyle w:val="Heading2"/>
      </w:pPr>
      <w:bookmarkStart w:id="731" w:name="_Toc389058369"/>
      <w:r w:rsidRPr="002F76E4">
        <w:t>ACESSAR LISTAS</w:t>
      </w:r>
      <w:bookmarkEnd w:id="731"/>
    </w:p>
    <w:p w14:paraId="562E0E04" w14:textId="77777777" w:rsidR="00402E96" w:rsidRPr="002F76E4" w:rsidRDefault="00533954" w:rsidP="00AD368E">
      <w:pPr>
        <w:rPr>
          <w:shd w:val="clear" w:color="auto" w:fill="FFFF00"/>
        </w:rPr>
      </w:pPr>
      <w:r w:rsidRPr="002F76E4">
        <w:t xml:space="preserve">Uma vez no </w:t>
      </w:r>
      <w:proofErr w:type="gramStart"/>
      <w:r w:rsidRPr="002F76E4">
        <w:t>menu</w:t>
      </w:r>
      <w:proofErr w:type="gramEnd"/>
      <w:r w:rsidRPr="002F76E4">
        <w:t xml:space="preserve"> inicial</w:t>
      </w:r>
      <w:del w:id="732" w:author="Anasta" w:date="2014-05-28T13:30:00Z">
        <w:r w:rsidRPr="002F76E4">
          <w:delText>,</w:delText>
        </w:r>
      </w:del>
      <w:ins w:id="733" w:author="Anasta" w:date="2014-05-28T13:30:00Z">
        <w:r w:rsidR="00AF0F5F" w:rsidRPr="002F76E4">
          <w:t xml:space="preserve"> o usuário</w:t>
        </w:r>
      </w:ins>
      <w:r w:rsidRPr="002F76E4">
        <w:t xml:space="preserve"> terá a sua disposição o acesso às 5 listas principais do GTD</w:t>
      </w:r>
      <w:del w:id="734" w:author="Anasta" w:date="2014-05-28T13:30:00Z">
        <w:r w:rsidR="007E2626" w:rsidRPr="002F76E4">
          <w:delText xml:space="preserve"> – Nomeadas</w:delText>
        </w:r>
      </w:del>
      <w:ins w:id="735"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736"/>
      <w:r w:rsidR="007E2626" w:rsidRPr="002F76E4">
        <w:t>Caixa de Entrada, Próximas Ações, Agenda,</w:t>
      </w:r>
      <w:r w:rsidR="00B87885" w:rsidRPr="002F76E4">
        <w:t xml:space="preserve"> Delegados, Talvez</w:t>
      </w:r>
      <w:commentRangeEnd w:id="736"/>
      <w:r w:rsidR="000F2AA0" w:rsidRPr="002F76E4">
        <w:rPr>
          <w:rStyle w:val="CommentReference"/>
        </w:rPr>
        <w:commentReference w:id="736"/>
      </w:r>
      <w:r w:rsidR="003F605F" w:rsidRPr="002F76E4">
        <w:t xml:space="preserve"> e Incubadora. Adicionalmente, é </w:t>
      </w:r>
      <w:del w:id="737" w:author="Anasta" w:date="2014-05-28T13:30:00Z">
        <w:r w:rsidR="003F605F" w:rsidRPr="002F76E4">
          <w:delText>exibida</w:delText>
        </w:r>
      </w:del>
      <w:ins w:id="738"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739" w:author="Anasta" w:date="2014-05-28T13:30:00Z">
        <w:r w:rsidR="006C7A6E" w:rsidRPr="002F76E4">
          <w:delText>exibido</w:delText>
        </w:r>
      </w:del>
      <w:ins w:id="740"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AA470E" w:rsidRPr="002F76E4">
        <w:t xml:space="preserve">FIG. </w:t>
      </w:r>
      <w:r w:rsidR="00AA470E">
        <w:rPr>
          <w:noProof/>
        </w:rPr>
        <w:t>4.1</w:t>
      </w:r>
      <w:proofErr w:type="gramStart"/>
      <w:r w:rsidR="0088363D" w:rsidRPr="002F76E4">
        <w:rPr>
          <w:shd w:val="clear" w:color="auto" w:fill="FFFF00"/>
        </w:rPr>
        <w:fldChar w:fldCharType="end"/>
      </w:r>
      <w:proofErr w:type="gramEnd"/>
    </w:p>
    <w:p w14:paraId="3FDCA4DE" w14:textId="071DF3D4" w:rsidR="00BB29B9" w:rsidRPr="002F76E4" w:rsidRDefault="00666E8E" w:rsidP="00BB29B9">
      <w:pPr>
        <w:keepNext/>
        <w:jc w:val="center"/>
      </w:pPr>
      <w:r>
        <w:rPr>
          <w:noProof/>
          <w:lang w:eastAsia="pt-BR"/>
        </w:rPr>
        <w:lastRenderedPageBreak/>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4004" cy="3406674"/>
                    </a:xfrm>
                    <a:prstGeom prst="rect">
                      <a:avLst/>
                    </a:prstGeom>
                  </pic:spPr>
                </pic:pic>
              </a:graphicData>
            </a:graphic>
          </wp:inline>
        </w:drawing>
      </w:r>
    </w:p>
    <w:p w14:paraId="0EADA454" w14:textId="6FD7B349" w:rsidR="008E1A72" w:rsidRPr="002F76E4" w:rsidRDefault="00BB29B9" w:rsidP="00BB29B9">
      <w:pPr>
        <w:pStyle w:val="Caption"/>
      </w:pPr>
      <w:bookmarkStart w:id="741" w:name="_Ref388707979"/>
      <w:bookmarkStart w:id="742" w:name="_Toc389058410"/>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741"/>
      <w:r w:rsidR="00876976" w:rsidRPr="002F76E4">
        <w:t xml:space="preserve"> – Tela inicial</w:t>
      </w:r>
      <w:bookmarkEnd w:id="742"/>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743" w:author="Anasta" w:date="2014-05-28T13:30:00Z">
        <w:r w:rsidRPr="002F76E4">
          <w:delText>exibida, exibindo</w:delText>
        </w:r>
      </w:del>
      <w:r w:rsidR="005240A1">
        <w:t>exibida</w:t>
      </w:r>
      <w:ins w:id="744"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AA470E" w:rsidRPr="002F76E4">
        <w:t xml:space="preserve">FIG. </w:t>
      </w:r>
      <w:r w:rsidR="00AA470E">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1351" cy="3502252"/>
                    </a:xfrm>
                    <a:prstGeom prst="rect">
                      <a:avLst/>
                    </a:prstGeom>
                  </pic:spPr>
                </pic:pic>
              </a:graphicData>
            </a:graphic>
          </wp:inline>
        </w:drawing>
      </w:r>
    </w:p>
    <w:p w14:paraId="60545102" w14:textId="39AB4146" w:rsidR="005C1685" w:rsidRDefault="00BB29B9" w:rsidP="001F6C6E">
      <w:pPr>
        <w:pStyle w:val="Caption"/>
      </w:pPr>
      <w:bookmarkStart w:id="745" w:name="_Ref388707995"/>
      <w:bookmarkStart w:id="746" w:name="_Toc389058411"/>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bookmarkEnd w:id="745"/>
      <w:r w:rsidR="00876976" w:rsidRPr="002F76E4">
        <w:t xml:space="preserve"> – Uma lista aberta</w:t>
      </w:r>
      <w:bookmarkEnd w:id="746"/>
    </w:p>
    <w:p w14:paraId="3461CA3E" w14:textId="77777777" w:rsidR="00A84D38" w:rsidRPr="00A84D38" w:rsidRDefault="00A84D38" w:rsidP="00A84D38"/>
    <w:p w14:paraId="35A8C54D" w14:textId="26A5E946" w:rsidR="006474A9" w:rsidRPr="002F76E4" w:rsidRDefault="00A84D38" w:rsidP="006474A9">
      <w:r>
        <w:t xml:space="preserve">Se a lista escolhida for a Agenda, será exibido um calendário com os compromissos dos próximos </w:t>
      </w:r>
      <w:proofErr w:type="gramStart"/>
      <w:r>
        <w:t>5</w:t>
      </w:r>
      <w:proofErr w:type="gramEnd"/>
      <w:r>
        <w:t xml:space="preserve"> dias do usuário.</w:t>
      </w:r>
    </w:p>
    <w:p w14:paraId="346E2943" w14:textId="77777777" w:rsidR="00E6385A" w:rsidRPr="002F76E4" w:rsidRDefault="00E6385A" w:rsidP="00E6385A">
      <w:pPr>
        <w:rPr>
          <w:ins w:id="747" w:author="Anasta" w:date="2014-05-28T13:30:00Z"/>
        </w:rPr>
      </w:pPr>
      <w:r w:rsidRPr="002F76E4">
        <w:t xml:space="preserve">Caso o usuário opte por exibir as demais listas, uma tela </w:t>
      </w:r>
      <w:del w:id="748" w:author="Anasta" w:date="2014-05-28T13:30:00Z">
        <w:r w:rsidR="00AA2035" w:rsidRPr="002F76E4">
          <w:delText>exibindo</w:delText>
        </w:r>
      </w:del>
      <w:ins w:id="749" w:author="Anasta" w:date="2014-05-28T13:30:00Z">
        <w:r w:rsidRPr="002F76E4">
          <w:t>mostrando</w:t>
        </w:r>
      </w:ins>
      <w:r w:rsidRPr="002F76E4">
        <w:t xml:space="preserve"> as listas criadas pelo usuário é </w:t>
      </w:r>
      <w:del w:id="750" w:author="Anasta" w:date="2014-05-28T13:30:00Z">
        <w:r w:rsidR="00AA2035" w:rsidRPr="002F76E4">
          <w:delText>exibida</w:delText>
        </w:r>
      </w:del>
      <w:ins w:id="751"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AA470E" w:rsidRPr="002F76E4">
        <w:t xml:space="preserve">FIG. </w:t>
      </w:r>
      <w:r w:rsidR="00AA470E">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lastRenderedPageBreak/>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5447" cy="3509078"/>
                    </a:xfrm>
                    <a:prstGeom prst="rect">
                      <a:avLst/>
                    </a:prstGeom>
                  </pic:spPr>
                </pic:pic>
              </a:graphicData>
            </a:graphic>
          </wp:inline>
        </w:drawing>
      </w:r>
    </w:p>
    <w:p w14:paraId="5FC1BDDC" w14:textId="3843FD9C" w:rsidR="00E32AD0" w:rsidRPr="002F76E4" w:rsidRDefault="00BB29B9" w:rsidP="00876976">
      <w:pPr>
        <w:pStyle w:val="Caption"/>
      </w:pPr>
      <w:bookmarkStart w:id="752" w:name="_Ref388708021"/>
      <w:bookmarkStart w:id="753" w:name="_Toc389058412"/>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bookmarkEnd w:id="752"/>
      <w:r w:rsidR="00876976" w:rsidRPr="002F76E4">
        <w:t xml:space="preserve"> – Outras Listas</w:t>
      </w:r>
      <w:bookmarkEnd w:id="753"/>
    </w:p>
    <w:p w14:paraId="269D7C90" w14:textId="77777777" w:rsidR="00486385" w:rsidRPr="002F76E4" w:rsidRDefault="00486385" w:rsidP="00486385"/>
    <w:p w14:paraId="02C05969" w14:textId="64AC9D5C"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754" w:author="Anasta" w:date="2014-05-28T13:30:00Z">
        <w:r w:rsidRPr="002F76E4">
          <w:delText>,</w:delText>
        </w:r>
      </w:del>
      <w:r w:rsidRPr="002F76E4">
        <w:t xml:space="preserve"> 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755" w:name="_Toc388915909"/>
      <w:bookmarkStart w:id="756" w:name="_Toc389058370"/>
      <w:r w:rsidRPr="002F76E4">
        <w:t xml:space="preserve">ADICIONAR </w:t>
      </w:r>
      <w:r w:rsidR="008E3F8D" w:rsidRPr="002F76E4">
        <w:t>ITEM</w:t>
      </w:r>
      <w:bookmarkEnd w:id="755"/>
      <w:bookmarkEnd w:id="756"/>
    </w:p>
    <w:p w14:paraId="243E44C2" w14:textId="77777777" w:rsidR="00D80941" w:rsidRPr="002F76E4" w:rsidRDefault="00A22FC6" w:rsidP="00A22FC6">
      <w:r w:rsidRPr="002F76E4">
        <w:t>Uma vez que se encontre em alguma das listas abertas</w:t>
      </w:r>
      <w:del w:id="757"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758"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AA470E" w:rsidRPr="002F76E4">
        <w:t xml:space="preserve">FIG. </w:t>
      </w:r>
      <w:r w:rsidR="00AA470E">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759" w:author="Anasta" w:date="2014-05-28T13:30:00Z">
        <w:r w:rsidRPr="002F76E4">
          <w:delText>Uma vez optado</w:delText>
        </w:r>
      </w:del>
      <w:ins w:id="760" w:author="Anasta" w:date="2014-05-28T13:30:00Z">
        <w:r w:rsidR="00E6385A" w:rsidRPr="002F76E4">
          <w:t>Ao optar</w:t>
        </w:r>
      </w:ins>
      <w:r w:rsidRPr="002F76E4">
        <w:t xml:space="preserve"> por adicionar o </w:t>
      </w:r>
      <w:r w:rsidR="008E3F8D" w:rsidRPr="002F76E4">
        <w:t>item</w:t>
      </w:r>
      <w:del w:id="761"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AA470E" w:rsidRPr="002F76E4">
        <w:t xml:space="preserve">FIG. </w:t>
      </w:r>
      <w:r w:rsidR="00AA470E">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05448" cy="3509079"/>
                    </a:xfrm>
                    <a:prstGeom prst="rect">
                      <a:avLst/>
                    </a:prstGeom>
                  </pic:spPr>
                </pic:pic>
              </a:graphicData>
            </a:graphic>
          </wp:inline>
        </w:drawing>
      </w:r>
    </w:p>
    <w:p w14:paraId="1D0C527E" w14:textId="57365B98" w:rsidR="001C5A63" w:rsidRPr="002F76E4" w:rsidRDefault="00BB29B9" w:rsidP="006012C2">
      <w:pPr>
        <w:pStyle w:val="Caption"/>
      </w:pPr>
      <w:bookmarkStart w:id="762" w:name="_Ref388708115"/>
      <w:bookmarkStart w:id="763" w:name="_Toc389058413"/>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4</w:t>
      </w:r>
      <w:r w:rsidR="00A45778">
        <w:fldChar w:fldCharType="end"/>
      </w:r>
      <w:bookmarkEnd w:id="762"/>
      <w:r w:rsidR="006012C2" w:rsidRPr="002F76E4">
        <w:t xml:space="preserve"> – Adicionando </w:t>
      </w:r>
      <w:r w:rsidR="00902B4D" w:rsidRPr="002F76E4">
        <w:t>item</w:t>
      </w:r>
      <w:bookmarkEnd w:id="763"/>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764"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765" w:author="Anasta" w:date="2014-05-28T13:30:00Z">
        <w:r w:rsidR="002A6B8F" w:rsidRPr="002F76E4">
          <w:delText xml:space="preserve">(FIG </w:delText>
        </w:r>
      </w:del>
      <w:ins w:id="766"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AA470E" w:rsidRPr="002F76E4">
        <w:t xml:space="preserve">FIG. </w:t>
      </w:r>
      <w:r w:rsidR="00AA470E">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3678" cy="3572797"/>
                    </a:xfrm>
                    <a:prstGeom prst="rect">
                      <a:avLst/>
                    </a:prstGeom>
                  </pic:spPr>
                </pic:pic>
              </a:graphicData>
            </a:graphic>
          </wp:inline>
        </w:drawing>
      </w:r>
    </w:p>
    <w:p w14:paraId="51077446" w14:textId="641DA019" w:rsidR="001C5A63" w:rsidRPr="002F76E4" w:rsidRDefault="00BB29B9" w:rsidP="006012C2">
      <w:pPr>
        <w:pStyle w:val="Caption"/>
      </w:pPr>
      <w:bookmarkStart w:id="767" w:name="_Ref388708132"/>
      <w:bookmarkStart w:id="768" w:name="_Toc389058414"/>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5</w:t>
      </w:r>
      <w:r w:rsidR="00A45778">
        <w:fldChar w:fldCharType="end"/>
      </w:r>
      <w:bookmarkEnd w:id="767"/>
      <w:r w:rsidR="006012C2" w:rsidRPr="002F76E4">
        <w:t xml:space="preserve"> </w:t>
      </w:r>
      <w:r w:rsidR="00094D14" w:rsidRPr="002F76E4">
        <w:t>– Criando evento utilizando aplicativo externo</w:t>
      </w:r>
      <w:bookmarkEnd w:id="768"/>
    </w:p>
    <w:p w14:paraId="260485E9" w14:textId="77777777" w:rsidR="00E070C3" w:rsidRPr="002F76E4" w:rsidRDefault="00E070C3" w:rsidP="00E070C3"/>
    <w:p w14:paraId="16920560" w14:textId="77777777" w:rsidR="00E070C3" w:rsidRPr="002F76E4" w:rsidRDefault="00E070C3" w:rsidP="00E070C3">
      <w:pPr>
        <w:pStyle w:val="Heading2"/>
      </w:pPr>
      <w:bookmarkStart w:id="769" w:name="_Toc388915910"/>
      <w:bookmarkStart w:id="770" w:name="_Toc389058371"/>
      <w:r w:rsidRPr="002F76E4">
        <w:t xml:space="preserve">REMOVER </w:t>
      </w:r>
      <w:r w:rsidR="008E3F8D" w:rsidRPr="002F76E4">
        <w:t>ITEM</w:t>
      </w:r>
      <w:bookmarkEnd w:id="769"/>
      <w:bookmarkEnd w:id="770"/>
    </w:p>
    <w:p w14:paraId="7AE50385" w14:textId="77777777" w:rsidR="0057778C" w:rsidRPr="002F76E4" w:rsidRDefault="0057778C" w:rsidP="0057778C">
      <w:r w:rsidRPr="002F76E4">
        <w:t>Em qualquer lista que o usuário se encontre</w:t>
      </w:r>
      <w:del w:id="771"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772" w:author="Anasta" w:date="2014-05-28T13:30:00Z">
        <w:r w:rsidR="00E75273" w:rsidRPr="002F76E4">
          <w:t xml:space="preserve">o </w:t>
        </w:r>
      </w:ins>
      <w:proofErr w:type="gramStart"/>
      <w:r w:rsidR="00F96CAF" w:rsidRPr="002F76E4">
        <w:t>menu</w:t>
      </w:r>
      <w:proofErr w:type="gramEnd"/>
      <w:r w:rsidR="00F96CAF" w:rsidRPr="002F76E4">
        <w:t xml:space="preserve">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w:t>
      </w:r>
      <w:proofErr w:type="gramStart"/>
      <w:r w:rsidR="00F96CAF" w:rsidRPr="002F76E4">
        <w:t>menu</w:t>
      </w:r>
      <w:proofErr w:type="gramEnd"/>
      <w:r w:rsidR="00F96CAF" w:rsidRPr="002F76E4">
        <w:t>,</w:t>
      </w:r>
      <w:r w:rsidR="00CF1C1A" w:rsidRPr="002F76E4">
        <w:t xml:space="preserve"> demonstrado na </w:t>
      </w:r>
      <w:del w:id="773"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AA470E" w:rsidRPr="002F76E4">
        <w:t xml:space="preserve">FIG. </w:t>
      </w:r>
      <w:r w:rsidR="00AA470E">
        <w:rPr>
          <w:noProof/>
        </w:rPr>
        <w:t>4.6</w:t>
      </w:r>
      <w:r w:rsidR="0088363D" w:rsidRPr="002F76E4">
        <w:fldChar w:fldCharType="end"/>
      </w:r>
      <w:ins w:id="774"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90753" cy="3317923"/>
                    </a:xfrm>
                    <a:prstGeom prst="rect">
                      <a:avLst/>
                    </a:prstGeom>
                  </pic:spPr>
                </pic:pic>
              </a:graphicData>
            </a:graphic>
          </wp:inline>
        </w:drawing>
      </w:r>
    </w:p>
    <w:p w14:paraId="27ED2B94" w14:textId="2387E5A2" w:rsidR="00D673B8" w:rsidRPr="002F76E4" w:rsidRDefault="00BB29B9" w:rsidP="00AB45D1">
      <w:pPr>
        <w:pStyle w:val="Caption"/>
      </w:pPr>
      <w:bookmarkStart w:id="775" w:name="_Ref388708158"/>
      <w:bookmarkStart w:id="776" w:name="_Toc389058415"/>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6</w:t>
      </w:r>
      <w:r w:rsidR="00A45778">
        <w:fldChar w:fldCharType="end"/>
      </w:r>
      <w:bookmarkEnd w:id="775"/>
      <w:r w:rsidR="00094D14" w:rsidRPr="002F76E4">
        <w:t xml:space="preserve"> – Menu de ferramentas para o </w:t>
      </w:r>
      <w:r w:rsidR="00486385" w:rsidRPr="002F76E4">
        <w:t>item</w:t>
      </w:r>
      <w:bookmarkEnd w:id="776"/>
    </w:p>
    <w:p w14:paraId="50AD9C57" w14:textId="77777777" w:rsidR="00E070C3" w:rsidRPr="002F76E4" w:rsidRDefault="00E070C3" w:rsidP="00E070C3"/>
    <w:p w14:paraId="2F538BB3" w14:textId="77777777" w:rsidR="00E070C3" w:rsidRPr="002F76E4" w:rsidRDefault="00E070C3" w:rsidP="00E070C3">
      <w:pPr>
        <w:pStyle w:val="Heading2"/>
      </w:pPr>
      <w:bookmarkStart w:id="777" w:name="_Toc388915911"/>
      <w:bookmarkStart w:id="778" w:name="_Toc389058372"/>
      <w:r w:rsidRPr="002F76E4">
        <w:t xml:space="preserve">REMANEJAR </w:t>
      </w:r>
      <w:r w:rsidR="008E3F8D" w:rsidRPr="002F76E4">
        <w:t>ITEM</w:t>
      </w:r>
      <w:bookmarkEnd w:id="777"/>
      <w:bookmarkEnd w:id="778"/>
    </w:p>
    <w:p w14:paraId="3323208E" w14:textId="77777777" w:rsidR="00D143AC" w:rsidRPr="002F76E4" w:rsidRDefault="00D143AC" w:rsidP="00D143AC">
      <w:commentRangeStart w:id="779"/>
      <w:r w:rsidRPr="002F76E4">
        <w:t>Seguindo os preceitos do GTD, no qual um item deve ser remanejado entre diversos contextos</w:t>
      </w:r>
      <w:ins w:id="780" w:author="Anasta" w:date="2014-05-28T13:30:00Z">
        <w:r w:rsidR="00013CD7" w:rsidRPr="002F76E4">
          <w:t>,</w:t>
        </w:r>
      </w:ins>
      <w:r w:rsidRPr="002F76E4">
        <w:t xml:space="preserve"> conforme a necessidade</w:t>
      </w:r>
      <w:del w:id="781" w:author="Anasta" w:date="2014-05-28T13:30:00Z">
        <w:r w:rsidRPr="002F76E4">
          <w:delText xml:space="preserve"> –</w:delText>
        </w:r>
      </w:del>
      <w:ins w:id="782" w:author="Anasta" w:date="2014-05-28T13:30:00Z">
        <w:r w:rsidR="00013CD7" w:rsidRPr="002F76E4">
          <w:t>,</w:t>
        </w:r>
      </w:ins>
      <w:r w:rsidR="00013CD7" w:rsidRPr="002F76E4">
        <w:t xml:space="preserve"> </w:t>
      </w:r>
      <w:r w:rsidRPr="002F76E4">
        <w:t>representado, no aplicativo, por listas</w:t>
      </w:r>
      <w:del w:id="783" w:author="Anasta" w:date="2014-05-28T13:30:00Z">
        <w:r w:rsidRPr="002F76E4">
          <w:delText xml:space="preserve"> -,</w:delText>
        </w:r>
      </w:del>
      <w:ins w:id="784"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785" w:author="Anasta" w:date="2014-05-28T13:30:00Z">
        <w:r w:rsidRPr="002F76E4">
          <w:delText>provavelmente queira</w:delText>
        </w:r>
      </w:del>
      <w:ins w:id="786"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779"/>
      <w:r w:rsidRPr="002F76E4">
        <w:rPr>
          <w:rStyle w:val="CommentReference"/>
        </w:rPr>
        <w:commentReference w:id="779"/>
      </w:r>
    </w:p>
    <w:p w14:paraId="65A4A8D9" w14:textId="77777777" w:rsidR="001D7997" w:rsidRPr="002F76E4" w:rsidRDefault="008F44EF" w:rsidP="001D7997">
      <w:r w:rsidRPr="002F76E4">
        <w:t>Em qualquer lista que o usuário se encontre</w:t>
      </w:r>
      <w:del w:id="787"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788" w:author="Anasta" w:date="2014-05-28T13:30:00Z">
        <w:r w:rsidRPr="002F76E4">
          <w:delText xml:space="preserve">uma </w:delText>
        </w:r>
      </w:del>
      <w:r w:rsidRPr="002F76E4">
        <w:t xml:space="preserve">outra lista. Para isso, com o </w:t>
      </w:r>
      <w:proofErr w:type="gramStart"/>
      <w:r w:rsidRPr="002F76E4">
        <w:t>menu</w:t>
      </w:r>
      <w:proofErr w:type="gramEnd"/>
      <w:r w:rsidRPr="002F76E4">
        <w:t xml:space="preserve"> de ferramentas do </w:t>
      </w:r>
      <w:r w:rsidR="008E3F8D" w:rsidRPr="002F76E4">
        <w:t>item</w:t>
      </w:r>
      <w:r w:rsidRPr="002F76E4">
        <w:t xml:space="preserve"> aberto, </w:t>
      </w:r>
      <w:r w:rsidR="002B532D" w:rsidRPr="002F76E4">
        <w:t xml:space="preserve">basta que </w:t>
      </w:r>
      <w:del w:id="789" w:author="Anasta" w:date="2014-05-28T13:30:00Z">
        <w:r w:rsidR="002B532D" w:rsidRPr="002F76E4">
          <w:delText xml:space="preserve">o usuário </w:delText>
        </w:r>
      </w:del>
      <w:r w:rsidR="006C0A18" w:rsidRPr="002F76E4">
        <w:t>pressione o botão de remanejar</w:t>
      </w:r>
      <w:del w:id="790" w:author="Anasta" w:date="2014-05-28T13:30:00Z">
        <w:r w:rsidR="002B532D" w:rsidRPr="002F76E4">
          <w:delText xml:space="preserve"> –</w:delText>
        </w:r>
      </w:del>
      <w:ins w:id="791"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AA470E" w:rsidRPr="002F76E4">
        <w:t xml:space="preserve">FIG. </w:t>
      </w:r>
      <w:r w:rsidR="00AA470E">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792" w:author="Anasta" w:date="2014-05-28T13:30:00Z">
        <w:r w:rsidRPr="002F76E4">
          <w:delText>exibido</w:delText>
        </w:r>
      </w:del>
      <w:ins w:id="793"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AA470E" w:rsidRPr="002F76E4">
        <w:t xml:space="preserve">FIG. </w:t>
      </w:r>
      <w:r w:rsidR="00AA470E">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82561" cy="3304270"/>
                    </a:xfrm>
                    <a:prstGeom prst="rect">
                      <a:avLst/>
                    </a:prstGeom>
                  </pic:spPr>
                </pic:pic>
              </a:graphicData>
            </a:graphic>
          </wp:inline>
        </w:drawing>
      </w:r>
    </w:p>
    <w:p w14:paraId="5892684C" w14:textId="06597384" w:rsidR="00D673B8" w:rsidRPr="002F76E4" w:rsidRDefault="00BB29B9" w:rsidP="00BB29B9">
      <w:pPr>
        <w:pStyle w:val="Caption"/>
      </w:pPr>
      <w:bookmarkStart w:id="794" w:name="_Ref388708192"/>
      <w:bookmarkStart w:id="795" w:name="_Toc389058416"/>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7</w:t>
      </w:r>
      <w:r w:rsidR="00A45778">
        <w:fldChar w:fldCharType="end"/>
      </w:r>
      <w:bookmarkEnd w:id="794"/>
      <w:r w:rsidR="00AB45D1" w:rsidRPr="002F76E4">
        <w:t xml:space="preserve"> – Remanejando um item</w:t>
      </w:r>
      <w:bookmarkEnd w:id="795"/>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796"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797"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798" w:author="Anasta" w:date="2014-05-28T13:30:00Z">
        <w:r w:rsidRPr="002F76E4">
          <w:delText>Após</w:delText>
        </w:r>
      </w:del>
      <w:ins w:id="799"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800" w:name="_Toc388915912"/>
      <w:bookmarkStart w:id="801" w:name="_Toc389058373"/>
      <w:r w:rsidRPr="002F76E4">
        <w:t xml:space="preserve">COMPARTILHAR </w:t>
      </w:r>
      <w:r w:rsidR="008E3F8D" w:rsidRPr="002F76E4">
        <w:t>ITEM</w:t>
      </w:r>
      <w:bookmarkEnd w:id="800"/>
      <w:bookmarkEnd w:id="801"/>
    </w:p>
    <w:p w14:paraId="67C20E90" w14:textId="77777777" w:rsidR="00857D04" w:rsidRPr="002F76E4" w:rsidRDefault="002E32DB" w:rsidP="00857D04">
      <w:r w:rsidRPr="002F76E4">
        <w:t>Em qualquer lista que o usuário se encontre</w:t>
      </w:r>
      <w:del w:id="802" w:author="Anasta" w:date="2014-05-28T13:30:00Z">
        <w:r w:rsidRPr="002F76E4">
          <w:delText>,</w:delText>
        </w:r>
      </w:del>
      <w:r w:rsidRPr="002F76E4">
        <w:t xml:space="preserve"> é possível que ele opte por compartilhar </w:t>
      </w:r>
      <w:r w:rsidR="008E3F8D" w:rsidRPr="002F76E4">
        <w:t xml:space="preserve">o item por meio de outros aplicativos. Para isso, com o </w:t>
      </w:r>
      <w:proofErr w:type="gramStart"/>
      <w:r w:rsidR="008E3F8D" w:rsidRPr="002F76E4">
        <w:t>menu</w:t>
      </w:r>
      <w:proofErr w:type="gramEnd"/>
      <w:r w:rsidR="008E3F8D" w:rsidRPr="002F76E4">
        <w:t xml:space="preserve"> de ferramentas</w:t>
      </w:r>
      <w:r w:rsidR="00EE5AE1" w:rsidRPr="002F76E4">
        <w:t xml:space="preserve"> do </w:t>
      </w:r>
      <w:del w:id="803" w:author="Anasta" w:date="2014-05-28T13:30:00Z">
        <w:r w:rsidR="00EE5AE1" w:rsidRPr="002F76E4">
          <w:delText>ítem</w:delText>
        </w:r>
      </w:del>
      <w:ins w:id="804" w:author="Anasta" w:date="2014-05-28T13:30:00Z">
        <w:r w:rsidR="006B5700" w:rsidRPr="002F76E4">
          <w:t>item</w:t>
        </w:r>
      </w:ins>
      <w:r w:rsidR="00EE5AE1" w:rsidRPr="002F76E4">
        <w:t xml:space="preserve"> aberto</w:t>
      </w:r>
      <w:del w:id="805" w:author="Anasta" w:date="2014-05-28T13:30:00Z">
        <w:r w:rsidR="00EE5AE1" w:rsidRPr="002F76E4">
          <w:delText>,</w:delText>
        </w:r>
      </w:del>
      <w:r w:rsidR="00EE5AE1" w:rsidRPr="002F76E4">
        <w:t xml:space="preserve"> basta que</w:t>
      </w:r>
      <w:del w:id="806"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AA470E" w:rsidRPr="002F76E4">
        <w:t xml:space="preserve">FIG. </w:t>
      </w:r>
      <w:r w:rsidR="00AA470E">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889" cy="3493149"/>
                    </a:xfrm>
                    <a:prstGeom prst="rect">
                      <a:avLst/>
                    </a:prstGeom>
                  </pic:spPr>
                </pic:pic>
              </a:graphicData>
            </a:graphic>
          </wp:inline>
        </w:drawing>
      </w:r>
    </w:p>
    <w:p w14:paraId="40E37A9B" w14:textId="67CEC32F" w:rsidR="00941DBC" w:rsidRPr="002F76E4" w:rsidRDefault="00941DBC" w:rsidP="00AB45D1">
      <w:pPr>
        <w:pStyle w:val="Caption"/>
      </w:pPr>
      <w:bookmarkStart w:id="807" w:name="_Ref388708290"/>
      <w:bookmarkStart w:id="808" w:name="_Toc389058417"/>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8</w:t>
      </w:r>
      <w:r w:rsidR="00A45778">
        <w:fldChar w:fldCharType="end"/>
      </w:r>
      <w:bookmarkEnd w:id="807"/>
      <w:r w:rsidR="00AB45D1" w:rsidRPr="002F76E4">
        <w:t xml:space="preserve"> – Compartilhar um item</w:t>
      </w:r>
      <w:bookmarkEnd w:id="808"/>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809" w:author="Anasta" w:date="2014-05-28T13:30:00Z">
        <w:r w:rsidR="00D625EA" w:rsidRPr="002F76E4">
          <w:t xml:space="preserve">o item </w:t>
        </w:r>
      </w:ins>
      <w:commentRangeStart w:id="810"/>
      <w:r w:rsidR="001A4A25" w:rsidRPr="002F76E4">
        <w:t xml:space="preserve">ao mesmo </w:t>
      </w:r>
      <w:commentRangeEnd w:id="810"/>
      <w:r w:rsidR="000815A0" w:rsidRPr="002F76E4">
        <w:rPr>
          <w:rStyle w:val="CommentReference"/>
        </w:rPr>
        <w:commentReference w:id="810"/>
      </w:r>
      <w:r w:rsidR="001A4A25" w:rsidRPr="002F76E4">
        <w:t xml:space="preserve">e seguir outros passos, </w:t>
      </w:r>
      <w:proofErr w:type="gramStart"/>
      <w:r w:rsidR="006B5700" w:rsidRPr="002F76E4">
        <w:t>sob responsabilidade</w:t>
      </w:r>
      <w:proofErr w:type="gramEnd"/>
      <w:r w:rsidR="001A4A25" w:rsidRPr="002F76E4">
        <w:t xml:space="preserve"> do aplicativo escolhido.</w:t>
      </w:r>
    </w:p>
    <w:p w14:paraId="159A9E2D" w14:textId="77777777" w:rsidR="007E138D" w:rsidRDefault="007E138D">
      <w:pPr>
        <w:widowControl/>
        <w:suppressAutoHyphens w:val="0"/>
        <w:spacing w:line="240" w:lineRule="auto"/>
        <w:ind w:firstLine="0"/>
        <w:jc w:val="left"/>
        <w:rPr>
          <w:rFonts w:eastAsiaTheme="majorEastAsia"/>
          <w:b/>
          <w:bCs/>
          <w:sz w:val="32"/>
          <w:szCs w:val="32"/>
        </w:rPr>
      </w:pPr>
      <w:bookmarkStart w:id="811" w:name="_Toc388915913"/>
      <w:bookmarkEnd w:id="661"/>
      <w:r>
        <w:br w:type="page"/>
      </w:r>
    </w:p>
    <w:p w14:paraId="5CC5EBD6" w14:textId="2C2153DA" w:rsidR="00735B99" w:rsidRPr="002F76E4" w:rsidRDefault="00735B99" w:rsidP="00735B99">
      <w:pPr>
        <w:pStyle w:val="Heading1"/>
      </w:pPr>
      <w:bookmarkStart w:id="812" w:name="_Toc389058374"/>
      <w:r w:rsidRPr="002F76E4">
        <w:t>CONCLUSÃO</w:t>
      </w:r>
      <w:bookmarkEnd w:id="811"/>
      <w:bookmarkEnd w:id="812"/>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proofErr w:type="spellStart"/>
      <w:r w:rsidRPr="002F76E4">
        <w:rPr>
          <w:i/>
          <w:rPrChange w:id="813" w:author="Anasta" w:date="2014-05-28T13:30:00Z">
            <w:rPr/>
          </w:rPrChange>
        </w:rPr>
        <w:t>Android</w:t>
      </w:r>
      <w:proofErr w:type="spellEnd"/>
      <w:r w:rsidRPr="002F76E4">
        <w:t xml:space="preserve"> que pudesse utilizar </w:t>
      </w:r>
      <w:ins w:id="814"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815" w:author="Anasta" w:date="2014-05-28T13:30:00Z">
        <w:r w:rsidR="00076619" w:rsidRPr="002F76E4">
          <w:delText>cumprida</w:delText>
        </w:r>
      </w:del>
      <w:ins w:id="816" w:author="Anasta" w:date="2014-05-28T13:30:00Z">
        <w:r w:rsidR="0042118D" w:rsidRPr="002F76E4">
          <w:t>concretizada</w:t>
        </w:r>
      </w:ins>
      <w:r w:rsidR="00CA5E62" w:rsidRPr="002F76E4">
        <w:t xml:space="preserve"> por meio do estudo do método GTD e</w:t>
      </w:r>
      <w:del w:id="817"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818" w:author="Anasta" w:date="2014-05-28T13:30:00Z">
        <w:r w:rsidRPr="002F76E4">
          <w:delText>etapa do trabalho</w:delText>
        </w:r>
      </w:del>
      <w:ins w:id="819" w:author="Anasta" w:date="2014-05-28T13:30:00Z">
        <w:r w:rsidR="0042118D" w:rsidRPr="002F76E4">
          <w:t>fase</w:t>
        </w:r>
      </w:ins>
      <w:r w:rsidRPr="002F76E4">
        <w:t xml:space="preserve"> – análise de requisitos – foi </w:t>
      </w:r>
      <w:del w:id="820" w:author="Anasta" w:date="2014-05-28T13:30:00Z">
        <w:r w:rsidRPr="002F76E4">
          <w:delText>realizada</w:delText>
        </w:r>
      </w:del>
      <w:ins w:id="821"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AA470E">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822" w:author="Anasta" w:date="2014-05-28T13:30:00Z">
        <w:r w:rsidRPr="002F76E4">
          <w:delText>A terceira etapa do trabalho</w:delText>
        </w:r>
      </w:del>
      <w:ins w:id="823"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824" w:author="Anasta" w:date="2014-05-28T13:30:00Z">
        <w:r w:rsidRPr="002F76E4">
          <w:delText>cumprida</w:delText>
        </w:r>
      </w:del>
      <w:ins w:id="825" w:author="Anasta" w:date="2014-05-28T13:30:00Z">
        <w:r w:rsidR="0042118D" w:rsidRPr="002F76E4">
          <w:t>desenvolvido</w:t>
        </w:r>
      </w:ins>
      <w:r w:rsidRPr="002F76E4">
        <w:t xml:space="preserve"> </w:t>
      </w:r>
      <w:r w:rsidR="00471A75" w:rsidRPr="002F76E4">
        <w:t xml:space="preserve">e resultou no capítulo 3, onde os componentes essenciais </w:t>
      </w:r>
      <w:r w:rsidR="00471A75" w:rsidRPr="002F76E4">
        <w:lastRenderedPageBreak/>
        <w:t xml:space="preserve">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826" w:author="Anasta" w:date="2014-05-28T13:30:00Z">
        <w:r w:rsidRPr="002F76E4">
          <w:delText>A quarta etapa do trabalho</w:delText>
        </w:r>
      </w:del>
      <w:ins w:id="827" w:author="Anasta" w:date="2014-05-28T13:30:00Z">
        <w:r w:rsidR="0042118D" w:rsidRPr="002F76E4">
          <w:t>O quarto</w:t>
        </w:r>
        <w:r w:rsidRPr="002F76E4">
          <w:t xml:space="preserve"> </w:t>
        </w:r>
        <w:r w:rsidR="0042118D" w:rsidRPr="002F76E4">
          <w:t>passo</w:t>
        </w:r>
      </w:ins>
      <w:r w:rsidRPr="002F76E4">
        <w:t xml:space="preserve"> – a codificação – </w:t>
      </w:r>
      <w:del w:id="828" w:author="Anasta" w:date="2014-05-28T13:30:00Z">
        <w:r w:rsidRPr="002F76E4">
          <w:delText>foi realizada</w:delText>
        </w:r>
      </w:del>
      <w:ins w:id="829" w:author="Anasta" w:date="2014-05-28T13:30:00Z">
        <w:r w:rsidR="0042118D" w:rsidRPr="002F76E4">
          <w:t>ocorreu</w:t>
        </w:r>
      </w:ins>
      <w:r w:rsidR="0042118D" w:rsidRPr="002F76E4">
        <w:t xml:space="preserve"> com </w:t>
      </w:r>
      <w:del w:id="830" w:author="Anasta" w:date="2014-05-28T13:30:00Z">
        <w:r w:rsidRPr="002F76E4">
          <w:delText>sucesso</w:delText>
        </w:r>
      </w:del>
      <w:ins w:id="831" w:author="Anasta" w:date="2014-05-28T13:30:00Z">
        <w:r w:rsidR="0042118D" w:rsidRPr="002F76E4">
          <w:t>êxito</w:t>
        </w:r>
      </w:ins>
      <w:r w:rsidR="001A088D" w:rsidRPr="002F76E4">
        <w:t xml:space="preserve"> e </w:t>
      </w:r>
      <w:del w:id="832" w:author="Anasta" w:date="2014-05-28T13:30:00Z">
        <w:r w:rsidR="001A088D" w:rsidRPr="002F76E4">
          <w:delText>resultou no</w:delText>
        </w:r>
      </w:del>
      <w:ins w:id="833"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834" w:author="Anasta" w:date="2014-05-28T13:30:00Z">
        <w:r w:rsidR="005E33CC" w:rsidRPr="002F76E4">
          <w:delText>no</w:delText>
        </w:r>
      </w:del>
      <w:ins w:id="835"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AA470E">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w:t>
      </w:r>
      <w:proofErr w:type="gramStart"/>
      <w:r w:rsidR="0093088A" w:rsidRPr="002F76E4">
        <w:t>exibem</w:t>
      </w:r>
      <w:proofErr w:type="gramEnd"/>
      <w:r w:rsidR="0093088A" w:rsidRPr="002F76E4">
        <w:t xml:space="preserve"> sua estrutura interna</w:t>
      </w:r>
      <w:r w:rsidR="001A088D" w:rsidRPr="002F76E4">
        <w:t xml:space="preserve"> </w:t>
      </w:r>
      <w:del w:id="836" w:author="Anasta" w:date="2014-05-28T13:30:00Z">
        <w:r w:rsidR="001A088D" w:rsidRPr="002F76E4">
          <w:delText>após</w:delText>
        </w:r>
      </w:del>
      <w:ins w:id="837" w:author="Anasta" w:date="2014-05-28T13:30:00Z">
        <w:r w:rsidR="00C734C3" w:rsidRPr="002F76E4">
          <w:t>depois de</w:t>
        </w:r>
      </w:ins>
      <w:r w:rsidR="001A088D" w:rsidRPr="002F76E4">
        <w:t xml:space="preserve"> realizada </w:t>
      </w:r>
      <w:del w:id="838"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839" w:author="Anasta" w:date="2014-05-28T13:30:00Z">
        <w:r w:rsidR="00136CD3" w:rsidRPr="002F76E4">
          <w:delText>,</w:delText>
        </w:r>
      </w:del>
      <w:r w:rsidR="00136CD3" w:rsidRPr="002F76E4">
        <w:t xml:space="preserve"> testes foram </w:t>
      </w:r>
      <w:del w:id="840" w:author="Anasta" w:date="2014-05-28T13:30:00Z">
        <w:r w:rsidR="00136CD3" w:rsidRPr="002F76E4">
          <w:delText>realizados. Ao</w:delText>
        </w:r>
      </w:del>
      <w:ins w:id="841" w:author="Anasta" w:date="2014-05-28T13:30:00Z">
        <w:r w:rsidR="00C734C3" w:rsidRPr="002F76E4">
          <w:t>aplicados e, a</w:t>
        </w:r>
        <w:r w:rsidR="00136CD3" w:rsidRPr="002F76E4">
          <w:t>o</w:t>
        </w:r>
      </w:ins>
      <w:r w:rsidR="00136CD3" w:rsidRPr="002F76E4">
        <w:t xml:space="preserve"> fim, todas as funcionalidades, integradas, foram </w:t>
      </w:r>
      <w:del w:id="842" w:author="Anasta" w:date="2014-05-28T13:30:00Z">
        <w:r w:rsidR="00136CD3" w:rsidRPr="002F76E4">
          <w:delText>testadas</w:delText>
        </w:r>
      </w:del>
      <w:ins w:id="843"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844" w:author="Anasta" w:date="2014-05-28T13:30:00Z">
        <w:r w:rsidRPr="002F76E4">
          <w:delText>o grupo</w:delText>
        </w:r>
      </w:del>
      <w:ins w:id="845" w:author="Anasta" w:date="2014-05-28T13:30:00Z">
        <w:r w:rsidR="00C734C3" w:rsidRPr="002F76E4">
          <w:t>os autores</w:t>
        </w:r>
      </w:ins>
      <w:r w:rsidRPr="002F76E4">
        <w:t xml:space="preserve"> deste projeto </w:t>
      </w:r>
      <w:del w:id="846" w:author="Anasta" w:date="2014-05-28T13:30:00Z">
        <w:r w:rsidRPr="002F76E4">
          <w:delText>conseguiu</w:delText>
        </w:r>
        <w:r w:rsidR="005018BC" w:rsidRPr="002F76E4">
          <w:delText xml:space="preserve"> –</w:delText>
        </w:r>
      </w:del>
      <w:ins w:id="847" w:author="Anasta" w:date="2014-05-28T13:30:00Z">
        <w:r w:rsidRPr="002F76E4">
          <w:t>consegui</w:t>
        </w:r>
        <w:r w:rsidR="00C734C3" w:rsidRPr="002F76E4">
          <w:t>ram,</w:t>
        </w:r>
      </w:ins>
      <w:r w:rsidR="005018BC" w:rsidRPr="002F76E4">
        <w:t xml:space="preserve"> por meio </w:t>
      </w:r>
      <w:r w:rsidR="00C734C3" w:rsidRPr="002F76E4">
        <w:t xml:space="preserve">de </w:t>
      </w:r>
      <w:del w:id="848" w:author="Anasta" w:date="2014-05-28T13:30:00Z">
        <w:r w:rsidR="005018BC" w:rsidRPr="002F76E4">
          <w:delText>especificação, projeç</w:delText>
        </w:r>
        <w:r w:rsidR="00D672EF" w:rsidRPr="002F76E4">
          <w:delText>ão, codificação</w:delText>
        </w:r>
      </w:del>
      <w:ins w:id="849"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850" w:author="Anasta" w:date="2014-05-28T13:30:00Z">
        <w:r w:rsidR="00D672EF" w:rsidRPr="002F76E4">
          <w:delText>teste –</w:delText>
        </w:r>
      </w:del>
      <w:ins w:id="851"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852" w:author="Anasta" w:date="2014-05-28T13:30:00Z">
            <w:rPr/>
          </w:rPrChange>
        </w:rPr>
        <w:t xml:space="preserve">Google </w:t>
      </w:r>
      <w:proofErr w:type="spellStart"/>
      <w:r w:rsidRPr="002F76E4">
        <w:rPr>
          <w:i/>
          <w:rPrChange w:id="853" w:author="Anasta" w:date="2014-05-28T13:30:00Z">
            <w:rPr/>
          </w:rPrChange>
        </w:rPr>
        <w:t>Calendar</w:t>
      </w:r>
      <w:proofErr w:type="spellEnd"/>
      <w:r w:rsidR="00ED5CDB" w:rsidRPr="002F76E4">
        <w:t xml:space="preserve">. </w:t>
      </w:r>
    </w:p>
    <w:p w14:paraId="7BB08EB0" w14:textId="7CB641E8" w:rsidR="00E90DE6" w:rsidRPr="002F76E4" w:rsidRDefault="00ED5CDB" w:rsidP="005127AB">
      <w:pPr>
        <w:rPr>
          <w:ins w:id="854" w:author="Anasta" w:date="2014-05-28T13:30:00Z"/>
        </w:rPr>
      </w:pPr>
      <w:del w:id="855" w:author="Anasta" w:date="2014-05-28T13:30:00Z">
        <w:r w:rsidRPr="002F76E4">
          <w:delText>Como sugestão</w:delText>
        </w:r>
      </w:del>
      <w:ins w:id="856"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857" w:author="Anasta" w:date="2014-05-28T13:30:00Z">
        <w:r w:rsidR="005127AB" w:rsidRPr="002F76E4">
          <w:t xml:space="preserve"> foi possível inferir que </w:t>
        </w:r>
        <w:r w:rsidR="002D2BAD" w:rsidRPr="002F76E4">
          <w:t>o aplicativo de organização</w:t>
        </w:r>
      </w:ins>
      <w:r w:rsidR="002D2BAD" w:rsidRPr="002F76E4">
        <w:t xml:space="preserve"> para </w:t>
      </w:r>
      <w:del w:id="858" w:author="Anasta" w:date="2014-05-28T13:30:00Z">
        <w:r w:rsidRPr="002F76E4">
          <w:delText>trabalhos futuros, indica-</w:delText>
        </w:r>
      </w:del>
      <w:proofErr w:type="spellStart"/>
      <w:ins w:id="859" w:author="Anasta" w:date="2014-05-28T13:30:00Z">
        <w:r w:rsidR="002D2BAD" w:rsidRPr="002F76E4">
          <w:rPr>
            <w:i/>
          </w:rPr>
          <w:t>Android</w:t>
        </w:r>
        <w:proofErr w:type="spellEnd"/>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860"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861" w:author="Anasta" w:date="2014-05-28T13:30:00Z"/>
        </w:rPr>
      </w:pPr>
      <w:ins w:id="862" w:author="Anasta" w:date="2014-05-28T13:30:00Z">
        <w:r w:rsidRPr="002F76E4">
          <w:t>Diante dessa realidade</w:t>
        </w:r>
      </w:ins>
      <w:r w:rsidR="00863430">
        <w:t>,</w:t>
      </w:r>
      <w:bookmarkStart w:id="863" w:name="_GoBack"/>
      <w:bookmarkEnd w:id="863"/>
      <w:ins w:id="864" w:author="Anasta" w:date="2014-05-28T13:30:00Z">
        <w:r w:rsidRPr="002F76E4">
          <w:t xml:space="preserve"> é confortável contar com um instrumento</w:t>
        </w:r>
        <w:r w:rsidR="00D82A2C" w:rsidRPr="002F76E4">
          <w:t xml:space="preserve">, como é o aplicativo de organização para </w:t>
        </w:r>
        <w:proofErr w:type="spellStart"/>
        <w:r w:rsidR="00D82A2C" w:rsidRPr="002F76E4">
          <w:rPr>
            <w:i/>
          </w:rPr>
          <w:t>Android</w:t>
        </w:r>
        <w:proofErr w:type="spellEnd"/>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865"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866" w:author="Anasta" w:date="2014-05-28T13:30:00Z">
          <w:pPr/>
        </w:pPrChange>
      </w:pPr>
      <w:ins w:id="867"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868" w:author="Anasta" w:date="2014-05-28T13:30:00Z">
        <w:r w:rsidR="00D672EF" w:rsidRPr="002F76E4">
          <w:delText>desse</w:delText>
        </w:r>
      </w:del>
      <w:ins w:id="869" w:author="Anasta" w:date="2014-05-28T13:30:00Z">
        <w:r w:rsidRPr="002F76E4">
          <w:t>do</w:t>
        </w:r>
      </w:ins>
      <w:r w:rsidRPr="002F76E4">
        <w:t xml:space="preserve"> sistema, buscando</w:t>
      </w:r>
      <w:ins w:id="870" w:author="Anasta" w:date="2014-05-28T13:30:00Z">
        <w:r w:rsidRPr="002F76E4">
          <w:t>-se</w:t>
        </w:r>
      </w:ins>
      <w:r w:rsidRPr="002F76E4">
        <w:t xml:space="preserve"> acrescentar </w:t>
      </w:r>
      <w:ins w:id="871" w:author="Anasta" w:date="2014-05-28T13:30:00Z">
        <w:r w:rsidRPr="002F76E4">
          <w:t xml:space="preserve">outras </w:t>
        </w:r>
      </w:ins>
      <w:r w:rsidRPr="002F76E4">
        <w:t xml:space="preserve">funcionalidades como um assistente que permita </w:t>
      </w:r>
      <w:del w:id="872" w:author="Anasta" w:date="2014-05-28T13:30:00Z">
        <w:r w:rsidR="00E05E86" w:rsidRPr="002F76E4">
          <w:delText>o</w:delText>
        </w:r>
      </w:del>
      <w:ins w:id="873" w:author="Anasta" w:date="2014-05-28T13:30:00Z">
        <w:r w:rsidRPr="002F76E4">
          <w:t>ao</w:t>
        </w:r>
      </w:ins>
      <w:r w:rsidRPr="002F76E4">
        <w:t xml:space="preserve"> usuário planejar suas ações selecionando </w:t>
      </w:r>
      <w:del w:id="874" w:author="Anasta" w:date="2014-05-28T13:30:00Z">
        <w:r w:rsidR="00A33846" w:rsidRPr="002F76E4">
          <w:delText xml:space="preserve">os </w:delText>
        </w:r>
      </w:del>
      <w:ins w:id="875" w:author="Anasta" w:date="2014-05-28T13:30:00Z">
        <w:r w:rsidRPr="002F76E4">
          <w:t>as</w:t>
        </w:r>
      </w:ins>
      <w:r w:rsidRPr="002F76E4">
        <w:t xml:space="preserve"> que ele pretenda executar de sua agenda e das demais listas</w:t>
      </w:r>
      <w:del w:id="876" w:author="Anasta" w:date="2014-05-28T13:30:00Z">
        <w:r w:rsidR="00880BB3" w:rsidRPr="002F76E4">
          <w:delText>.</w:delText>
        </w:r>
        <w:r w:rsidR="00A756FF" w:rsidRPr="002F76E4">
          <w:delText xml:space="preserve"> Outras funcionalidades possíveis seriam</w:delText>
        </w:r>
      </w:del>
      <w:ins w:id="877" w:author="Anasta" w:date="2014-05-28T13:30:00Z">
        <w:r w:rsidR="000F2086" w:rsidRPr="002F76E4">
          <w:t>,</w:t>
        </w:r>
      </w:ins>
      <w:r w:rsidRPr="002F76E4">
        <w:t xml:space="preserve"> </w:t>
      </w:r>
      <w:proofErr w:type="spellStart"/>
      <w:r w:rsidRPr="002F76E4">
        <w:t>indentar</w:t>
      </w:r>
      <w:proofErr w:type="spellEnd"/>
      <w:r w:rsidRPr="002F76E4">
        <w:t xml:space="preserve">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878" w:author="Anasta" w:date="2014-05-28T13:30:00Z">
          <w:pPr/>
        </w:pPrChange>
      </w:pPr>
    </w:p>
    <w:p w14:paraId="1842BE90" w14:textId="77777777" w:rsidR="000F4DAA" w:rsidRPr="002F76E4" w:rsidRDefault="00FC71A9">
      <w:pPr>
        <w:widowControl/>
        <w:suppressAutoHyphens w:val="0"/>
        <w:spacing w:line="240" w:lineRule="auto"/>
        <w:ind w:firstLine="0"/>
        <w:jc w:val="left"/>
        <w:rPr>
          <w:ins w:id="879" w:author="Anasta" w:date="2014-05-28T13:30:00Z"/>
        </w:rPr>
      </w:pPr>
      <w:del w:id="880" w:author="Anasta" w:date="2014-05-28T13:30:00Z">
        <w:r w:rsidRPr="002F76E4">
          <w:lastRenderedPageBreak/>
          <w:br w:type="page"/>
        </w:r>
      </w:del>
    </w:p>
    <w:p w14:paraId="539568D6" w14:textId="77777777" w:rsidR="000F4DAA" w:rsidRPr="002F76E4" w:rsidRDefault="000F4DAA">
      <w:pPr>
        <w:widowControl/>
        <w:suppressAutoHyphens w:val="0"/>
        <w:spacing w:line="240" w:lineRule="auto"/>
        <w:ind w:firstLine="0"/>
        <w:jc w:val="left"/>
        <w:rPr>
          <w:ins w:id="881" w:author="Anasta" w:date="2014-05-28T13:30:00Z"/>
        </w:rPr>
      </w:pPr>
    </w:p>
    <w:p w14:paraId="25E3C15F" w14:textId="77777777" w:rsidR="000F4DAA" w:rsidRPr="002F76E4" w:rsidRDefault="000F4DAA">
      <w:pPr>
        <w:widowControl/>
        <w:suppressAutoHyphens w:val="0"/>
        <w:spacing w:line="240" w:lineRule="auto"/>
        <w:ind w:firstLine="0"/>
        <w:jc w:val="left"/>
        <w:rPr>
          <w:ins w:id="882"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883" w:name="_Toc389058375" w:displacedByCustomXml="next"/>
    <w:bookmarkStart w:id="884" w:name="_Toc388915914" w:displacedByCustomXml="next"/>
    <w:sdt>
      <w:sdtPr>
        <w:rPr>
          <w:rFonts w:eastAsia="DejaVu Sans"/>
          <w:b w:val="0"/>
          <w:bCs w:val="0"/>
          <w:sz w:val="24"/>
          <w:szCs w:val="24"/>
        </w:rPr>
        <w:id w:val="300658937"/>
        <w:docPartObj>
          <w:docPartGallery w:val="Bibliographies"/>
          <w:docPartUnique/>
        </w:docPartObj>
      </w:sdtPr>
      <w:sdtContent>
        <w:commentRangeStart w:id="885" w:displacedByCustomXml="prev"/>
        <w:p w14:paraId="58F8A9BE" w14:textId="77777777" w:rsidR="005110F2" w:rsidRPr="002F76E4" w:rsidRDefault="005C2AD8" w:rsidP="003C7D54">
          <w:pPr>
            <w:pStyle w:val="Heading1"/>
          </w:pPr>
          <w:r w:rsidRPr="002F76E4">
            <w:t>BILIOGRAFIA</w:t>
          </w:r>
          <w:commentRangeEnd w:id="885"/>
          <w:r w:rsidR="00D36FE5" w:rsidRPr="002F76E4">
            <w:rPr>
              <w:rStyle w:val="CommentReference"/>
              <w:rFonts w:eastAsia="DejaVu Sans"/>
              <w:b w:val="0"/>
              <w:bCs w:val="0"/>
            </w:rPr>
            <w:commentReference w:id="885"/>
          </w:r>
          <w:bookmarkEnd w:id="884"/>
          <w:bookmarkEnd w:id="883"/>
        </w:p>
        <w:sdt>
          <w:sdtPr>
            <w:rPr>
              <w:rFonts w:eastAsia="DejaVu Sans"/>
              <w:noProof w:val="0"/>
              <w:kern w:val="1"/>
              <w:sz w:val="16"/>
              <w:lang w:val="pt-BR" w:eastAsia="ar-SA"/>
            </w:rPr>
            <w:id w:val="111145805"/>
            <w:bibliography/>
          </w:sdtPr>
          <w:sdtContent>
            <w:commentRangeStart w:id="886" w:displacedByCustomXml="prev"/>
            <w:p w14:paraId="4F293BD3" w14:textId="77777777" w:rsidR="00AA470E" w:rsidRDefault="0088363D" w:rsidP="00AA470E">
              <w:pPr>
                <w:pStyle w:val="Bibliography"/>
                <w:rPr>
                  <w:vanish/>
                </w:rPr>
              </w:pPr>
              <w:r w:rsidRPr="002F76E4">
                <w:fldChar w:fldCharType="begin"/>
              </w:r>
              <w:r w:rsidR="005110F2" w:rsidRPr="002F76E4">
                <w:rPr>
                  <w:lang w:val="pt-BR"/>
                </w:rPr>
                <w:instrText>BIBLIOGRAPHY</w:instrText>
              </w:r>
              <w:r w:rsidRPr="002F76E4">
                <w:fldChar w:fldCharType="separate"/>
              </w:r>
              <w:r w:rsidR="00AA470E">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AA470E" w14:paraId="6CD02FB4" w14:textId="77777777" w:rsidTr="00AA470E">
                <w:trPr>
                  <w:tblCellSpacing w:w="15" w:type="dxa"/>
                </w:trPr>
                <w:tc>
                  <w:tcPr>
                    <w:tcW w:w="0" w:type="auto"/>
                    <w:hideMark/>
                  </w:tcPr>
                  <w:p w14:paraId="7BE8EB16" w14:textId="77777777" w:rsidR="00AA470E" w:rsidRDefault="00AA470E">
                    <w:pPr>
                      <w:pStyle w:val="Bibliography"/>
                      <w:jc w:val="right"/>
                      <w:rPr>
                        <w:rFonts w:eastAsiaTheme="minorEastAsia"/>
                      </w:rPr>
                    </w:pPr>
                    <w:r>
                      <w:t>1.</w:t>
                    </w:r>
                  </w:p>
                </w:tc>
                <w:tc>
                  <w:tcPr>
                    <w:tcW w:w="0" w:type="auto"/>
                    <w:hideMark/>
                  </w:tcPr>
                  <w:p w14:paraId="318F983D" w14:textId="77777777" w:rsidR="00AA470E" w:rsidRDefault="00AA470E">
                    <w:pPr>
                      <w:pStyle w:val="Bibliography"/>
                      <w:rPr>
                        <w:rFonts w:eastAsiaTheme="minorEastAsia"/>
                      </w:rPr>
                    </w:pPr>
                    <w:r w:rsidRPr="00AA470E">
                      <w:rPr>
                        <w:lang w:val="pt-BR"/>
                      </w:rPr>
                      <w:t xml:space="preserve">ALLEN, D. </w:t>
                    </w:r>
                    <w:r w:rsidRPr="00AA470E">
                      <w:rPr>
                        <w:b/>
                        <w:bCs/>
                        <w:lang w:val="pt-BR"/>
                      </w:rPr>
                      <w:t>A arte de fazer acontecer</w:t>
                    </w:r>
                    <w:r w:rsidRPr="00AA470E">
                      <w:rPr>
                        <w:lang w:val="pt-BR"/>
                      </w:rPr>
                      <w:t xml:space="preserve">. 2a. ed. Rio de Janeiro: Campus, 2005. </w:t>
                    </w:r>
                    <w:r>
                      <w:t>300 p. ISBN 8535219080.</w:t>
                    </w:r>
                  </w:p>
                </w:tc>
              </w:tr>
              <w:tr w:rsidR="00AA470E" w14:paraId="0D69B850" w14:textId="77777777" w:rsidTr="00AA470E">
                <w:trPr>
                  <w:tblCellSpacing w:w="15" w:type="dxa"/>
                </w:trPr>
                <w:tc>
                  <w:tcPr>
                    <w:tcW w:w="0" w:type="auto"/>
                    <w:hideMark/>
                  </w:tcPr>
                  <w:p w14:paraId="09C2FA8A" w14:textId="77777777" w:rsidR="00AA470E" w:rsidRDefault="00AA470E">
                    <w:pPr>
                      <w:pStyle w:val="Bibliography"/>
                      <w:jc w:val="right"/>
                      <w:rPr>
                        <w:rFonts w:eastAsiaTheme="minorEastAsia"/>
                      </w:rPr>
                    </w:pPr>
                    <w:r>
                      <w:t>2.</w:t>
                    </w:r>
                  </w:p>
                </w:tc>
                <w:tc>
                  <w:tcPr>
                    <w:tcW w:w="0" w:type="auto"/>
                    <w:hideMark/>
                  </w:tcPr>
                  <w:p w14:paraId="18123436" w14:textId="77777777" w:rsidR="00AA470E" w:rsidRDefault="00AA470E">
                    <w:pPr>
                      <w:pStyle w:val="Bibliography"/>
                      <w:rPr>
                        <w:rFonts w:eastAsiaTheme="minorEastAsia"/>
                      </w:rPr>
                    </w:pPr>
                    <w:r>
                      <w:t xml:space="preserve">ANDROID. Android Developers. </w:t>
                    </w:r>
                    <w:r>
                      <w:rPr>
                        <w:b/>
                        <w:bCs/>
                      </w:rPr>
                      <w:t>System Architecture</w:t>
                    </w:r>
                    <w:r>
                      <w:t xml:space="preserve">, 2014. </w:t>
                    </w:r>
                    <w:r w:rsidRPr="00AA470E">
                      <w:rPr>
                        <w:lang w:val="pt-BR"/>
                      </w:rPr>
                      <w:t xml:space="preserve">Disponivel em: &lt;http://developer.android.com/images/system-architecture.jpg&gt;. </w:t>
                    </w:r>
                    <w:r>
                      <w:t>Acesso em: 11 Março 2014.</w:t>
                    </w:r>
                  </w:p>
                </w:tc>
              </w:tr>
              <w:tr w:rsidR="00AA470E" w14:paraId="307AF003" w14:textId="77777777" w:rsidTr="00AA470E">
                <w:trPr>
                  <w:tblCellSpacing w:w="15" w:type="dxa"/>
                </w:trPr>
                <w:tc>
                  <w:tcPr>
                    <w:tcW w:w="0" w:type="auto"/>
                    <w:hideMark/>
                  </w:tcPr>
                  <w:p w14:paraId="2BD08D7C" w14:textId="77777777" w:rsidR="00AA470E" w:rsidRDefault="00AA470E">
                    <w:pPr>
                      <w:pStyle w:val="Bibliography"/>
                      <w:jc w:val="right"/>
                      <w:rPr>
                        <w:rFonts w:eastAsiaTheme="minorEastAsia"/>
                      </w:rPr>
                    </w:pPr>
                    <w:r>
                      <w:t>3.</w:t>
                    </w:r>
                  </w:p>
                </w:tc>
                <w:tc>
                  <w:tcPr>
                    <w:tcW w:w="0" w:type="auto"/>
                    <w:hideMark/>
                  </w:tcPr>
                  <w:p w14:paraId="7AD09F44" w14:textId="77777777" w:rsidR="00AA470E" w:rsidRPr="00AA470E" w:rsidRDefault="00AA470E">
                    <w:pPr>
                      <w:pStyle w:val="Bibliography"/>
                      <w:rPr>
                        <w:rFonts w:eastAsiaTheme="minorEastAsia"/>
                        <w:lang w:val="pt-BR"/>
                      </w:rPr>
                    </w:pPr>
                    <w:r w:rsidRPr="00AA470E">
                      <w:rPr>
                        <w:lang w:val="pt-BR"/>
                      </w:rPr>
                      <w:t xml:space="preserve">ANDROID. Android Developers. </w:t>
                    </w:r>
                    <w:r w:rsidRPr="00AA470E">
                      <w:rPr>
                        <w:b/>
                        <w:bCs/>
                        <w:lang w:val="pt-BR"/>
                      </w:rPr>
                      <w:t>Developers</w:t>
                    </w:r>
                    <w:r w:rsidRPr="00AA470E">
                      <w:rPr>
                        <w:lang w:val="pt-BR"/>
                      </w:rPr>
                      <w:t>, 2014. Disponivel em: &lt;http://developer.android.com/index.html&gt;. Acesso em: 10 Março 2014.</w:t>
                    </w:r>
                  </w:p>
                </w:tc>
              </w:tr>
              <w:tr w:rsidR="00AA470E" w14:paraId="021F5EA2" w14:textId="77777777" w:rsidTr="00AA470E">
                <w:trPr>
                  <w:tblCellSpacing w:w="15" w:type="dxa"/>
                </w:trPr>
                <w:tc>
                  <w:tcPr>
                    <w:tcW w:w="0" w:type="auto"/>
                    <w:hideMark/>
                  </w:tcPr>
                  <w:p w14:paraId="775663C0" w14:textId="77777777" w:rsidR="00AA470E" w:rsidRDefault="00AA470E">
                    <w:pPr>
                      <w:pStyle w:val="Bibliography"/>
                      <w:jc w:val="right"/>
                      <w:rPr>
                        <w:rFonts w:eastAsiaTheme="minorEastAsia"/>
                      </w:rPr>
                    </w:pPr>
                    <w:r>
                      <w:t>4.</w:t>
                    </w:r>
                  </w:p>
                </w:tc>
                <w:tc>
                  <w:tcPr>
                    <w:tcW w:w="0" w:type="auto"/>
                    <w:hideMark/>
                  </w:tcPr>
                  <w:p w14:paraId="483DB396" w14:textId="77777777" w:rsidR="00AA470E" w:rsidRPr="00AA470E" w:rsidRDefault="00AA470E">
                    <w:pPr>
                      <w:pStyle w:val="Bibliography"/>
                      <w:rPr>
                        <w:rFonts w:eastAsiaTheme="minorEastAsia"/>
                        <w:lang w:val="pt-BR"/>
                      </w:rPr>
                    </w:pPr>
                    <w:r w:rsidRPr="00AA470E">
                      <w:rPr>
                        <w:lang w:val="pt-BR"/>
                      </w:rPr>
                      <w:t xml:space="preserve">GAMMA, E. et al. </w:t>
                    </w:r>
                    <w:r w:rsidRPr="00AA470E">
                      <w:rPr>
                        <w:b/>
                        <w:bCs/>
                        <w:lang w:val="pt-BR"/>
                      </w:rPr>
                      <w:t>Padrões de Projeto - Soluções reutilizáveis de software orientado a objetos</w:t>
                    </w:r>
                    <w:r w:rsidRPr="00AA470E">
                      <w:rPr>
                        <w:lang w:val="pt-BR"/>
                      </w:rPr>
                      <w:t>. Tradução de Luiz A. Meirelles Salgado. [S.l.]: Bookman, 1994. 366 p. ISBN 978-85-7307-610-3.</w:t>
                    </w:r>
                  </w:p>
                </w:tc>
              </w:tr>
              <w:tr w:rsidR="00AA470E" w14:paraId="34514C2D" w14:textId="77777777" w:rsidTr="00AA470E">
                <w:trPr>
                  <w:tblCellSpacing w:w="15" w:type="dxa"/>
                </w:trPr>
                <w:tc>
                  <w:tcPr>
                    <w:tcW w:w="0" w:type="auto"/>
                    <w:hideMark/>
                  </w:tcPr>
                  <w:p w14:paraId="087E17DD" w14:textId="77777777" w:rsidR="00AA470E" w:rsidRDefault="00AA470E">
                    <w:pPr>
                      <w:pStyle w:val="Bibliography"/>
                      <w:jc w:val="right"/>
                      <w:rPr>
                        <w:rFonts w:eastAsiaTheme="minorEastAsia"/>
                      </w:rPr>
                    </w:pPr>
                    <w:r>
                      <w:t>5.</w:t>
                    </w:r>
                  </w:p>
                </w:tc>
                <w:tc>
                  <w:tcPr>
                    <w:tcW w:w="0" w:type="auto"/>
                    <w:hideMark/>
                  </w:tcPr>
                  <w:p w14:paraId="686636CD" w14:textId="77777777" w:rsidR="00AA470E" w:rsidRDefault="00AA470E">
                    <w:pPr>
                      <w:pStyle w:val="Bibliography"/>
                      <w:rPr>
                        <w:rFonts w:eastAsiaTheme="minorEastAsia"/>
                      </w:rPr>
                    </w:pPr>
                    <w:r>
                      <w:t xml:space="preserve">ISHAK, A. Tute Central. </w:t>
                    </w:r>
                    <w:r>
                      <w:rPr>
                        <w:b/>
                        <w:bCs/>
                      </w:rPr>
                      <w:t>Android Swipe ListView</w:t>
                    </w:r>
                    <w:r>
                      <w:t xml:space="preserve">, 2014. </w:t>
                    </w:r>
                    <w:r w:rsidRPr="00AA470E">
                      <w:rPr>
                        <w:lang w:val="pt-BR"/>
                      </w:rPr>
                      <w:t xml:space="preserve">Disponivel em: &lt;http://www.tutecentral.com/android-swipe-listview/&gt;. </w:t>
                    </w:r>
                    <w:r>
                      <w:t>Acesso em: 10 Março 2014.</w:t>
                    </w:r>
                  </w:p>
                </w:tc>
              </w:tr>
              <w:tr w:rsidR="00AA470E" w14:paraId="2C9246DC" w14:textId="77777777" w:rsidTr="00AA470E">
                <w:trPr>
                  <w:tblCellSpacing w:w="15" w:type="dxa"/>
                </w:trPr>
                <w:tc>
                  <w:tcPr>
                    <w:tcW w:w="0" w:type="auto"/>
                    <w:hideMark/>
                  </w:tcPr>
                  <w:p w14:paraId="2DE4329D" w14:textId="77777777" w:rsidR="00AA470E" w:rsidRDefault="00AA470E">
                    <w:pPr>
                      <w:pStyle w:val="Bibliography"/>
                      <w:jc w:val="right"/>
                      <w:rPr>
                        <w:rFonts w:eastAsiaTheme="minorEastAsia"/>
                      </w:rPr>
                    </w:pPr>
                    <w:r>
                      <w:t>6.</w:t>
                    </w:r>
                  </w:p>
                </w:tc>
                <w:tc>
                  <w:tcPr>
                    <w:tcW w:w="0" w:type="auto"/>
                    <w:hideMark/>
                  </w:tcPr>
                  <w:p w14:paraId="267689D4" w14:textId="77777777" w:rsidR="00AA470E" w:rsidRDefault="00AA470E">
                    <w:pPr>
                      <w:pStyle w:val="Bibliography"/>
                      <w:rPr>
                        <w:rFonts w:eastAsiaTheme="minorEastAsia"/>
                      </w:rPr>
                    </w:pPr>
                    <w:r w:rsidRPr="00AA470E">
                      <w:rPr>
                        <w:lang w:val="pt-BR"/>
                      </w:rPr>
                      <w:t xml:space="preserve">NEIL, T. </w:t>
                    </w:r>
                    <w:r w:rsidRPr="00AA470E">
                      <w:rPr>
                        <w:b/>
                        <w:bCs/>
                        <w:lang w:val="pt-BR"/>
                      </w:rPr>
                      <w:t>Padrões de Design para Aplicativos Móveis</w:t>
                    </w:r>
                    <w:r w:rsidRPr="00AA470E">
                      <w:rPr>
                        <w:lang w:val="pt-BR"/>
                      </w:rPr>
                      <w:t xml:space="preserve">. Tradução de Eduardo Kraszczuk. 1a. ed. </w:t>
                    </w:r>
                    <w:r>
                      <w:t>São Paulo: Novatec, 2012. 208 p. ISBN 9788575223192.</w:t>
                    </w:r>
                  </w:p>
                </w:tc>
              </w:tr>
              <w:tr w:rsidR="00AA470E" w14:paraId="28300869" w14:textId="77777777" w:rsidTr="00AA470E">
                <w:trPr>
                  <w:tblCellSpacing w:w="15" w:type="dxa"/>
                </w:trPr>
                <w:tc>
                  <w:tcPr>
                    <w:tcW w:w="0" w:type="auto"/>
                    <w:hideMark/>
                  </w:tcPr>
                  <w:p w14:paraId="02B52C49" w14:textId="77777777" w:rsidR="00AA470E" w:rsidRDefault="00AA470E">
                    <w:pPr>
                      <w:pStyle w:val="Bibliography"/>
                      <w:jc w:val="right"/>
                      <w:rPr>
                        <w:rFonts w:eastAsiaTheme="minorEastAsia"/>
                      </w:rPr>
                    </w:pPr>
                    <w:r>
                      <w:t>7.</w:t>
                    </w:r>
                  </w:p>
                </w:tc>
                <w:tc>
                  <w:tcPr>
                    <w:tcW w:w="0" w:type="auto"/>
                    <w:hideMark/>
                  </w:tcPr>
                  <w:p w14:paraId="7B708F22" w14:textId="77777777" w:rsidR="00AA470E" w:rsidRDefault="00AA470E">
                    <w:pPr>
                      <w:pStyle w:val="Bibliography"/>
                      <w:rPr>
                        <w:rFonts w:eastAsiaTheme="minorEastAsia"/>
                      </w:rPr>
                    </w:pPr>
                    <w:r w:rsidRPr="00AA470E">
                      <w:rPr>
                        <w:lang w:val="pt-BR"/>
                      </w:rPr>
                      <w:t xml:space="preserve">UML DIAGRAMS. </w:t>
                    </w:r>
                    <w:r w:rsidRPr="00AA470E">
                      <w:rPr>
                        <w:b/>
                        <w:bCs/>
                        <w:lang w:val="pt-BR"/>
                      </w:rPr>
                      <w:t>Android UML Examples</w:t>
                    </w:r>
                    <w:r w:rsidRPr="00AA470E">
                      <w:rPr>
                        <w:lang w:val="pt-BR"/>
                      </w:rPr>
                      <w:t xml:space="preserve">, 2013. Disponivel em: &lt;http://www.uml-diagrams.org/examples/android-uml-examples.html&gt;. </w:t>
                    </w:r>
                    <w:r>
                      <w:t>Acesso em: 11 Março 2014.</w:t>
                    </w:r>
                  </w:p>
                </w:tc>
              </w:tr>
              <w:tr w:rsidR="00AA470E" w14:paraId="0A1A394B" w14:textId="77777777" w:rsidTr="00AA470E">
                <w:trPr>
                  <w:tblCellSpacing w:w="15" w:type="dxa"/>
                </w:trPr>
                <w:tc>
                  <w:tcPr>
                    <w:tcW w:w="0" w:type="auto"/>
                    <w:hideMark/>
                  </w:tcPr>
                  <w:p w14:paraId="55BF74B1" w14:textId="77777777" w:rsidR="00AA470E" w:rsidRDefault="00AA470E">
                    <w:pPr>
                      <w:pStyle w:val="Bibliography"/>
                      <w:jc w:val="right"/>
                      <w:rPr>
                        <w:rFonts w:eastAsiaTheme="minorEastAsia"/>
                      </w:rPr>
                    </w:pPr>
                    <w:r>
                      <w:t>8.</w:t>
                    </w:r>
                  </w:p>
                </w:tc>
                <w:tc>
                  <w:tcPr>
                    <w:tcW w:w="0" w:type="auto"/>
                    <w:hideMark/>
                  </w:tcPr>
                  <w:p w14:paraId="2CEC8E42" w14:textId="77777777" w:rsidR="00AA470E" w:rsidRDefault="00AA470E">
                    <w:pPr>
                      <w:pStyle w:val="Bibliography"/>
                      <w:rPr>
                        <w:rFonts w:eastAsiaTheme="minorEastAsia"/>
                      </w:rPr>
                    </w:pPr>
                    <w:r w:rsidRPr="00AA470E">
                      <w:rPr>
                        <w:lang w:val="pt-BR"/>
                      </w:rPr>
                      <w:t xml:space="preserve">ANDROID. Android Developers. </w:t>
                    </w:r>
                    <w:r w:rsidRPr="00AA470E">
                      <w:rPr>
                        <w:b/>
                        <w:bCs/>
                        <w:lang w:val="pt-BR"/>
                      </w:rPr>
                      <w:t>Calendar Provider</w:t>
                    </w:r>
                    <w:r w:rsidRPr="00AA470E">
                      <w:rPr>
                        <w:lang w:val="pt-BR"/>
                      </w:rPr>
                      <w:t xml:space="preserve">, 2014. Disponivel em: &lt;http://developer.android.com/guide/topics/providers/calendar-provider.html&gt;. </w:t>
                    </w:r>
                    <w:r>
                      <w:t>Acesso em: 20 Março 2014.</w:t>
                    </w:r>
                  </w:p>
                </w:tc>
              </w:tr>
              <w:tr w:rsidR="00AA470E" w14:paraId="6BE83EE7" w14:textId="77777777" w:rsidTr="00AA470E">
                <w:trPr>
                  <w:tblCellSpacing w:w="15" w:type="dxa"/>
                </w:trPr>
                <w:tc>
                  <w:tcPr>
                    <w:tcW w:w="0" w:type="auto"/>
                    <w:hideMark/>
                  </w:tcPr>
                  <w:p w14:paraId="2B14B861" w14:textId="77777777" w:rsidR="00AA470E" w:rsidRDefault="00AA470E">
                    <w:pPr>
                      <w:pStyle w:val="Bibliography"/>
                      <w:jc w:val="right"/>
                      <w:rPr>
                        <w:rFonts w:eastAsiaTheme="minorEastAsia"/>
                      </w:rPr>
                    </w:pPr>
                    <w:r>
                      <w:t>9.</w:t>
                    </w:r>
                  </w:p>
                </w:tc>
                <w:tc>
                  <w:tcPr>
                    <w:tcW w:w="0" w:type="auto"/>
                    <w:hideMark/>
                  </w:tcPr>
                  <w:p w14:paraId="54F23BAD" w14:textId="77777777" w:rsidR="00AA470E" w:rsidRDefault="00AA470E">
                    <w:pPr>
                      <w:pStyle w:val="Bibliography"/>
                      <w:rPr>
                        <w:rFonts w:eastAsiaTheme="minorEastAsia"/>
                      </w:rPr>
                    </w:pPr>
                    <w:r>
                      <w:t xml:space="preserve">VOGEL, L. Vogella. </w:t>
                    </w:r>
                    <w:r>
                      <w:rPr>
                        <w:b/>
                        <w:bCs/>
                      </w:rPr>
                      <w:t>Using lists in Android (ListView) - Tutorial</w:t>
                    </w:r>
                    <w:r>
                      <w:t xml:space="preserve">, 2014. </w:t>
                    </w:r>
                    <w:r w:rsidRPr="00AA470E">
                      <w:rPr>
                        <w:lang w:val="pt-BR"/>
                      </w:rPr>
                      <w:t xml:space="preserve">Disponivel em: &lt;http://www.vogella.com/tutorials/AndroidListView/article.html&gt;. </w:t>
                    </w:r>
                    <w:r>
                      <w:t>Acesso em: 10 Março 2014.</w:t>
                    </w:r>
                  </w:p>
                </w:tc>
              </w:tr>
              <w:tr w:rsidR="00AA470E" w14:paraId="716530D9" w14:textId="77777777" w:rsidTr="00AA470E">
                <w:trPr>
                  <w:tblCellSpacing w:w="15" w:type="dxa"/>
                </w:trPr>
                <w:tc>
                  <w:tcPr>
                    <w:tcW w:w="0" w:type="auto"/>
                    <w:hideMark/>
                  </w:tcPr>
                  <w:p w14:paraId="47C202B4" w14:textId="77777777" w:rsidR="00AA470E" w:rsidRDefault="00AA470E">
                    <w:pPr>
                      <w:pStyle w:val="Bibliography"/>
                      <w:jc w:val="right"/>
                      <w:rPr>
                        <w:rFonts w:eastAsiaTheme="minorEastAsia"/>
                      </w:rPr>
                    </w:pPr>
                    <w:r>
                      <w:t>10.</w:t>
                    </w:r>
                  </w:p>
                </w:tc>
                <w:tc>
                  <w:tcPr>
                    <w:tcW w:w="0" w:type="auto"/>
                    <w:hideMark/>
                  </w:tcPr>
                  <w:p w14:paraId="78EE84AF" w14:textId="77777777" w:rsidR="00AA470E" w:rsidRDefault="00AA470E">
                    <w:pPr>
                      <w:pStyle w:val="Bibliography"/>
                      <w:rPr>
                        <w:rFonts w:eastAsiaTheme="minorEastAsia"/>
                      </w:rPr>
                    </w:pPr>
                    <w:r>
                      <w:t xml:space="preserve">SMITH, S. Tuts+. </w:t>
                    </w:r>
                    <w:r>
                      <w:rPr>
                        <w:b/>
                        <w:bCs/>
                      </w:rPr>
                      <w:t>Android SDK:</w:t>
                    </w:r>
                    <w:r>
                      <w:t xml:space="preserve"> Implementing Drag-and-Drop Functionality, 2014. </w:t>
                    </w:r>
                    <w:r w:rsidRPr="00AA470E">
                      <w:rPr>
                        <w:lang w:val="pt-BR"/>
                      </w:rPr>
                      <w:t xml:space="preserve">Disponivel em: &lt;http://code.tutsplus.com/tutorials/android-sdk-implementing-drag-and-drop-functionality--mobile-14402&gt;. </w:t>
                    </w:r>
                    <w:r>
                      <w:t>Acesso em: 10 Março 2014.</w:t>
                    </w:r>
                  </w:p>
                </w:tc>
              </w:tr>
              <w:tr w:rsidR="00AA470E" w14:paraId="2F2B50AC" w14:textId="77777777" w:rsidTr="00AA470E">
                <w:trPr>
                  <w:tblCellSpacing w:w="15" w:type="dxa"/>
                </w:trPr>
                <w:tc>
                  <w:tcPr>
                    <w:tcW w:w="0" w:type="auto"/>
                    <w:hideMark/>
                  </w:tcPr>
                  <w:p w14:paraId="520FD7A9" w14:textId="77777777" w:rsidR="00AA470E" w:rsidRDefault="00AA470E">
                    <w:pPr>
                      <w:pStyle w:val="Bibliography"/>
                      <w:jc w:val="right"/>
                      <w:rPr>
                        <w:rFonts w:eastAsiaTheme="minorEastAsia"/>
                      </w:rPr>
                    </w:pPr>
                    <w:r>
                      <w:t>11.</w:t>
                    </w:r>
                  </w:p>
                </w:tc>
                <w:tc>
                  <w:tcPr>
                    <w:tcW w:w="0" w:type="auto"/>
                    <w:hideMark/>
                  </w:tcPr>
                  <w:p w14:paraId="44D15EB6" w14:textId="77777777" w:rsidR="00AA470E" w:rsidRDefault="00AA470E">
                    <w:pPr>
                      <w:pStyle w:val="Bibliography"/>
                      <w:rPr>
                        <w:rFonts w:eastAsiaTheme="minorEastAsia"/>
                      </w:rPr>
                    </w:pPr>
                    <w:r>
                      <w:t xml:space="preserve">DUCKETT, C. TechRepublic. </w:t>
                    </w:r>
                    <w:r>
                      <w:rPr>
                        <w:b/>
                        <w:bCs/>
                      </w:rPr>
                      <w:t>Making a sortable ListView in Android</w:t>
                    </w:r>
                    <w:r>
                      <w:t xml:space="preserve">, 2012. </w:t>
                    </w:r>
                    <w:r w:rsidRPr="00AA470E">
                      <w:rPr>
                        <w:lang w:val="pt-BR"/>
                      </w:rPr>
                      <w:t xml:space="preserve">Disponivel em: &lt;http://www.techrepublic.com/blog/australian-technology/making-a-sortable-listview-in-android/&gt;. </w:t>
                    </w:r>
                    <w:r>
                      <w:t>Acesso em: 10 Março 2014.</w:t>
                    </w:r>
                  </w:p>
                </w:tc>
              </w:tr>
              <w:tr w:rsidR="00AA470E" w14:paraId="0D3CCE62" w14:textId="77777777" w:rsidTr="00AA470E">
                <w:trPr>
                  <w:tblCellSpacing w:w="15" w:type="dxa"/>
                </w:trPr>
                <w:tc>
                  <w:tcPr>
                    <w:tcW w:w="0" w:type="auto"/>
                    <w:hideMark/>
                  </w:tcPr>
                  <w:p w14:paraId="2BC2A72F" w14:textId="77777777" w:rsidR="00AA470E" w:rsidRDefault="00AA470E">
                    <w:pPr>
                      <w:pStyle w:val="Bibliography"/>
                      <w:jc w:val="right"/>
                      <w:rPr>
                        <w:rFonts w:eastAsiaTheme="minorEastAsia"/>
                      </w:rPr>
                    </w:pPr>
                    <w:r>
                      <w:t>12.</w:t>
                    </w:r>
                  </w:p>
                </w:tc>
                <w:tc>
                  <w:tcPr>
                    <w:tcW w:w="0" w:type="auto"/>
                    <w:hideMark/>
                  </w:tcPr>
                  <w:p w14:paraId="6594819A" w14:textId="77777777" w:rsidR="00AA470E" w:rsidRDefault="00AA470E">
                    <w:pPr>
                      <w:pStyle w:val="Bibliography"/>
                      <w:rPr>
                        <w:rFonts w:eastAsiaTheme="minorEastAsia"/>
                      </w:rPr>
                    </w:pPr>
                    <w:r>
                      <w:t xml:space="preserve">DALISAY, M. Java Code Geeks. </w:t>
                    </w:r>
                    <w:r>
                      <w:rPr>
                        <w:b/>
                        <w:bCs/>
                      </w:rPr>
                      <w:t>Android ViewHolder Pattern Example</w:t>
                    </w:r>
                    <w:r>
                      <w:t xml:space="preserve">, 2013. </w:t>
                    </w:r>
                    <w:r w:rsidRPr="00AA470E">
                      <w:rPr>
                        <w:lang w:val="pt-BR"/>
                      </w:rPr>
                      <w:t xml:space="preserve">Disponivel em: &lt;http://www.javacodegeeks.com/2013/09/android-viewholder-pattern-example.html&gt;. </w:t>
                    </w:r>
                    <w:r>
                      <w:t>Acesso em: 10 Março 2014.</w:t>
                    </w:r>
                  </w:p>
                </w:tc>
              </w:tr>
              <w:tr w:rsidR="00AA470E" w14:paraId="44C44355" w14:textId="77777777" w:rsidTr="00AA470E">
                <w:trPr>
                  <w:tblCellSpacing w:w="15" w:type="dxa"/>
                </w:trPr>
                <w:tc>
                  <w:tcPr>
                    <w:tcW w:w="0" w:type="auto"/>
                    <w:hideMark/>
                  </w:tcPr>
                  <w:p w14:paraId="70C64C7B" w14:textId="77777777" w:rsidR="00AA470E" w:rsidRDefault="00AA470E">
                    <w:pPr>
                      <w:pStyle w:val="Bibliography"/>
                      <w:jc w:val="right"/>
                      <w:rPr>
                        <w:rFonts w:eastAsiaTheme="minorEastAsia"/>
                      </w:rPr>
                    </w:pPr>
                    <w:r>
                      <w:t>13.</w:t>
                    </w:r>
                  </w:p>
                </w:tc>
                <w:tc>
                  <w:tcPr>
                    <w:tcW w:w="0" w:type="auto"/>
                    <w:hideMark/>
                  </w:tcPr>
                  <w:p w14:paraId="02710472" w14:textId="77777777" w:rsidR="00AA470E" w:rsidRDefault="00AA470E">
                    <w:pPr>
                      <w:pStyle w:val="Bibliography"/>
                      <w:rPr>
                        <w:rFonts w:eastAsiaTheme="minorEastAsia"/>
                      </w:rPr>
                    </w:pPr>
                    <w:r w:rsidRPr="00AA470E">
                      <w:rPr>
                        <w:lang w:val="pt-BR"/>
                      </w:rPr>
                      <w:t xml:space="preserve">CAFEÍNA T.I. Cafeína T.I. </w:t>
                    </w:r>
                    <w:r w:rsidRPr="00AA470E">
                      <w:rPr>
                        <w:b/>
                        <w:bCs/>
                        <w:lang w:val="pt-BR"/>
                      </w:rPr>
                      <w:t>Android – Resolvendo o problema com ListView e CheckBox</w:t>
                    </w:r>
                    <w:r w:rsidRPr="00AA470E">
                      <w:rPr>
                        <w:lang w:val="pt-BR"/>
                      </w:rPr>
                      <w:t xml:space="preserve">, 2014. Disponivel em: &lt;http://cafeinati.wordpress.com/2011/09/05/android-resolvendo-problema-com-listview-e-checkbox/&gt;. </w:t>
                    </w:r>
                    <w:r>
                      <w:t>Acesso em: 10 Março 2014.</w:t>
                    </w:r>
                  </w:p>
                </w:tc>
              </w:tr>
              <w:tr w:rsidR="00AA470E" w14:paraId="7C95F5C9" w14:textId="77777777" w:rsidTr="00AA470E">
                <w:trPr>
                  <w:tblCellSpacing w:w="15" w:type="dxa"/>
                </w:trPr>
                <w:tc>
                  <w:tcPr>
                    <w:tcW w:w="0" w:type="auto"/>
                    <w:hideMark/>
                  </w:tcPr>
                  <w:p w14:paraId="3857FD62" w14:textId="77777777" w:rsidR="00AA470E" w:rsidRDefault="00AA470E">
                    <w:pPr>
                      <w:pStyle w:val="Bibliography"/>
                      <w:jc w:val="right"/>
                      <w:rPr>
                        <w:rFonts w:eastAsiaTheme="minorEastAsia"/>
                      </w:rPr>
                    </w:pPr>
                    <w:r>
                      <w:t>14.</w:t>
                    </w:r>
                  </w:p>
                </w:tc>
                <w:tc>
                  <w:tcPr>
                    <w:tcW w:w="0" w:type="auto"/>
                    <w:hideMark/>
                  </w:tcPr>
                  <w:p w14:paraId="22A0597E" w14:textId="77777777" w:rsidR="00AA470E" w:rsidRDefault="00AA470E">
                    <w:pPr>
                      <w:pStyle w:val="Bibliography"/>
                      <w:rPr>
                        <w:rFonts w:eastAsiaTheme="minorEastAsia"/>
                      </w:rPr>
                    </w:pPr>
                    <w:r>
                      <w:t xml:space="preserve">TAMADA, R. Android Hive. </w:t>
                    </w:r>
                    <w:r>
                      <w:rPr>
                        <w:b/>
                        <w:bCs/>
                      </w:rPr>
                      <w:t>Android SQLite Database with Multiple Tables</w:t>
                    </w:r>
                    <w:r>
                      <w:t xml:space="preserve">, 2013. </w:t>
                    </w:r>
                    <w:r w:rsidRPr="00AA470E">
                      <w:rPr>
                        <w:lang w:val="pt-BR"/>
                      </w:rPr>
                      <w:t xml:space="preserve">Disponivel em: &lt;http://www.androidhive.info/2013/09/android-sqlite-database-with-multiple-tables/ &gt;. </w:t>
                    </w:r>
                    <w:r>
                      <w:t>Acesso em: 12 Março 2014.</w:t>
                    </w:r>
                  </w:p>
                </w:tc>
              </w:tr>
              <w:tr w:rsidR="00AA470E" w14:paraId="72C50E13" w14:textId="77777777" w:rsidTr="00AA470E">
                <w:trPr>
                  <w:tblCellSpacing w:w="15" w:type="dxa"/>
                </w:trPr>
                <w:tc>
                  <w:tcPr>
                    <w:tcW w:w="0" w:type="auto"/>
                    <w:hideMark/>
                  </w:tcPr>
                  <w:p w14:paraId="20031702" w14:textId="77777777" w:rsidR="00AA470E" w:rsidRDefault="00AA470E">
                    <w:pPr>
                      <w:pStyle w:val="Bibliography"/>
                      <w:jc w:val="right"/>
                      <w:rPr>
                        <w:rFonts w:eastAsiaTheme="minorEastAsia"/>
                      </w:rPr>
                    </w:pPr>
                    <w:r>
                      <w:t>15.</w:t>
                    </w:r>
                  </w:p>
                </w:tc>
                <w:tc>
                  <w:tcPr>
                    <w:tcW w:w="0" w:type="auto"/>
                    <w:hideMark/>
                  </w:tcPr>
                  <w:p w14:paraId="31966C4A" w14:textId="77777777" w:rsidR="00AA470E" w:rsidRDefault="00AA470E">
                    <w:pPr>
                      <w:pStyle w:val="Bibliography"/>
                      <w:rPr>
                        <w:rFonts w:eastAsiaTheme="minorEastAsia"/>
                      </w:rPr>
                    </w:pPr>
                    <w:r>
                      <w:t xml:space="preserve">DEITEL, P. et al. </w:t>
                    </w:r>
                    <w:r>
                      <w:rPr>
                        <w:b/>
                        <w:bCs/>
                      </w:rPr>
                      <w:t>Android for Programmers, An App-Driven Approach</w:t>
                    </w:r>
                    <w:r>
                      <w:t>. [S.l.]: Prentice Hall, 2012.</w:t>
                    </w:r>
                  </w:p>
                </w:tc>
              </w:tr>
            </w:tbl>
            <w:p w14:paraId="0CB9DBC7" w14:textId="77777777" w:rsidR="00AA470E" w:rsidRDefault="00AA470E" w:rsidP="00AA470E">
              <w:pPr>
                <w:pStyle w:val="Bibliography"/>
                <w:rPr>
                  <w:rFonts w:eastAsiaTheme="minorEastAsia"/>
                  <w:vanish/>
                </w:rPr>
              </w:pPr>
              <w:r>
                <w:rPr>
                  <w:vanish/>
                </w:rPr>
                <w:t>x</w:t>
              </w:r>
            </w:p>
            <w:p w14:paraId="52F3F61B" w14:textId="77777777" w:rsidR="007E510D" w:rsidRPr="002F76E4" w:rsidRDefault="0088363D" w:rsidP="00AA470E">
              <w:r w:rsidRPr="002F76E4">
                <w:rPr>
                  <w:b/>
                  <w:bCs/>
                </w:rPr>
                <w:fldChar w:fldCharType="end"/>
              </w:r>
              <w:commentRangeEnd w:id="886"/>
              <w:r w:rsidR="00CB19BF" w:rsidRPr="002F76E4">
                <w:rPr>
                  <w:rStyle w:val="CommentReference"/>
                </w:rPr>
                <w:commentReference w:id="886"/>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887" w:author="Anasta" w:date="2014-05-28T13:30:00Z"/>
        </w:rPr>
      </w:pPr>
      <w:bookmarkStart w:id="888" w:name="_Toc389051953"/>
      <w:bookmarkStart w:id="889" w:name="_Toc389057672"/>
      <w:bookmarkStart w:id="890" w:name="_Toc389058376"/>
      <w:bookmarkEnd w:id="888"/>
      <w:bookmarkEnd w:id="889"/>
      <w:bookmarkEnd w:id="890"/>
    </w:p>
    <w:p w14:paraId="7ABBDC45" w14:textId="77777777" w:rsidR="00CF5B48" w:rsidRPr="002F76E4" w:rsidRDefault="00CF5B48" w:rsidP="00CA5E8A">
      <w:pPr>
        <w:rPr>
          <w:del w:id="891" w:author="Anasta" w:date="2014-05-28T13:30:00Z"/>
        </w:rPr>
      </w:pPr>
      <w:bookmarkStart w:id="892" w:name="_Toc389051954"/>
      <w:bookmarkStart w:id="893" w:name="_Toc389057673"/>
      <w:bookmarkStart w:id="894" w:name="_Toc389058377"/>
      <w:bookmarkEnd w:id="892"/>
      <w:bookmarkEnd w:id="893"/>
      <w:bookmarkEnd w:id="894"/>
    </w:p>
    <w:p w14:paraId="13FE3D47" w14:textId="77777777" w:rsidR="00A20FCE" w:rsidRPr="002F76E4" w:rsidRDefault="00A20FCE" w:rsidP="00A20FCE">
      <w:pPr>
        <w:pStyle w:val="Heading1"/>
      </w:pPr>
      <w:bookmarkStart w:id="895" w:name="_Toc388915915"/>
      <w:bookmarkStart w:id="896" w:name="_Toc389058378"/>
      <w:r w:rsidRPr="002F76E4">
        <w:t>APÊNDICE</w:t>
      </w:r>
      <w:bookmarkEnd w:id="895"/>
      <w:bookmarkEnd w:id="896"/>
    </w:p>
    <w:p w14:paraId="1B818A29" w14:textId="77777777" w:rsidR="00A20FCE" w:rsidRPr="002F76E4" w:rsidRDefault="00A20FCE" w:rsidP="00A20FCE">
      <w:pPr>
        <w:rPr>
          <w:del w:id="897" w:author="Anasta" w:date="2014-05-28T13:30:00Z"/>
        </w:rPr>
      </w:pPr>
      <w:bookmarkStart w:id="898" w:name="_Toc389051956"/>
      <w:bookmarkStart w:id="899" w:name="_Toc389057675"/>
      <w:bookmarkStart w:id="900" w:name="_Toc389058379"/>
      <w:bookmarkEnd w:id="898"/>
      <w:bookmarkEnd w:id="899"/>
      <w:bookmarkEnd w:id="900"/>
    </w:p>
    <w:p w14:paraId="539E17AB" w14:textId="77777777" w:rsidR="00A20FCE" w:rsidRPr="002F76E4" w:rsidRDefault="00017D84" w:rsidP="00A20FCE">
      <w:pPr>
        <w:pStyle w:val="Heading2"/>
      </w:pPr>
      <w:bookmarkStart w:id="901" w:name="_Toc388915916"/>
      <w:bookmarkStart w:id="902" w:name="_Toc389058380"/>
      <w:r w:rsidRPr="002F76E4">
        <w:lastRenderedPageBreak/>
        <w:t>DIAGRAMA DE TELAS</w:t>
      </w:r>
      <w:bookmarkEnd w:id="901"/>
      <w:bookmarkEnd w:id="902"/>
    </w:p>
    <w:p w14:paraId="72FECD9D" w14:textId="77777777" w:rsidR="00017D84" w:rsidRPr="002F76E4" w:rsidRDefault="00017D84" w:rsidP="00017D84">
      <w:pPr>
        <w:keepNext/>
        <w:rPr>
          <w:del w:id="903" w:author="Anasta" w:date="2014-05-28T13:30:00Z"/>
        </w:rPr>
      </w:pPr>
      <w:del w:id="904"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905" w:author="Anasta" w:date="2014-05-28T13:30:00Z"/>
        </w:rPr>
      </w:pPr>
      <w:ins w:id="906"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170D896D" w:rsidR="00017D84" w:rsidRPr="002F76E4" w:rsidRDefault="00017D84" w:rsidP="00017D84">
      <w:pPr>
        <w:pStyle w:val="Caption"/>
      </w:pPr>
      <w:bookmarkStart w:id="907" w:name="_Toc389058418"/>
      <w:r w:rsidRPr="002F76E4">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r w:rsidRPr="002F76E4">
        <w:t xml:space="preserve"> – DIAGRAMA DE NAVEGAÇÃO ENTRE TELAS</w:t>
      </w:r>
      <w:bookmarkEnd w:id="907"/>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908" w:author="Anasta" w:date="2014-05-28T13:30:00Z"/>
        </w:rPr>
      </w:pPr>
      <w:bookmarkStart w:id="909" w:name="_Toc389051958"/>
      <w:bookmarkStart w:id="910" w:name="_Ref382483496"/>
      <w:bookmarkStart w:id="911" w:name="_Toc389057677"/>
      <w:bookmarkStart w:id="912" w:name="_Toc389058381"/>
      <w:bookmarkEnd w:id="909"/>
      <w:bookmarkEnd w:id="911"/>
      <w:bookmarkEnd w:id="912"/>
    </w:p>
    <w:p w14:paraId="019D0502" w14:textId="77777777" w:rsidR="007E510D" w:rsidRPr="002F76E4" w:rsidRDefault="007E510D" w:rsidP="00017D84">
      <w:pPr>
        <w:rPr>
          <w:del w:id="913" w:author="Anasta" w:date="2014-05-28T13:30:00Z"/>
        </w:rPr>
      </w:pPr>
      <w:bookmarkStart w:id="914" w:name="_Toc389051959"/>
      <w:bookmarkStart w:id="915" w:name="_Toc389057678"/>
      <w:bookmarkStart w:id="916" w:name="_Toc389058382"/>
      <w:bookmarkEnd w:id="914"/>
      <w:bookmarkEnd w:id="915"/>
      <w:bookmarkEnd w:id="916"/>
    </w:p>
    <w:p w14:paraId="7FD5C702" w14:textId="77777777" w:rsidR="00E21DEA" w:rsidRPr="002F76E4" w:rsidRDefault="0093356C" w:rsidP="00E21DEA">
      <w:pPr>
        <w:pStyle w:val="Heading2"/>
      </w:pPr>
      <w:bookmarkStart w:id="917" w:name="_Toc388915917"/>
      <w:bookmarkStart w:id="918" w:name="_Toc389058383"/>
      <w:r w:rsidRPr="002F76E4">
        <w:lastRenderedPageBreak/>
        <w:t>DESCRIÇÃO DE CASOS DE USO</w:t>
      </w:r>
      <w:bookmarkEnd w:id="910"/>
      <w:bookmarkEnd w:id="917"/>
      <w:bookmarkEnd w:id="918"/>
    </w:p>
    <w:p w14:paraId="47409B27" w14:textId="77777777" w:rsidR="00A979DB" w:rsidRPr="002F76E4" w:rsidRDefault="00A979DB" w:rsidP="00A979DB">
      <w:pPr>
        <w:rPr>
          <w:del w:id="919" w:author="Anasta" w:date="2014-05-28T13:30:00Z"/>
        </w:rPr>
      </w:pPr>
      <w:bookmarkStart w:id="920" w:name="_Toc389051961"/>
      <w:bookmarkStart w:id="921" w:name="_Toc389057680"/>
      <w:bookmarkStart w:id="922" w:name="_Toc389058384"/>
      <w:bookmarkEnd w:id="920"/>
      <w:bookmarkEnd w:id="921"/>
      <w:bookmarkEnd w:id="922"/>
    </w:p>
    <w:p w14:paraId="148CFD1D" w14:textId="77777777" w:rsidR="002F76E4" w:rsidRDefault="002F76E4" w:rsidP="002F76E4">
      <w:pPr>
        <w:pStyle w:val="Heading3"/>
        <w:numPr>
          <w:ilvl w:val="2"/>
          <w:numId w:val="4"/>
        </w:numPr>
      </w:pPr>
      <w:bookmarkStart w:id="923" w:name="_Toc389058385"/>
      <w:r>
        <w:t>Inserir Item</w:t>
      </w:r>
      <w:bookmarkEnd w:id="923"/>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924" w:name="_Toc389058386"/>
      <w:r>
        <w:t>Inserir Compromisso</w:t>
      </w:r>
      <w:bookmarkEnd w:id="924"/>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 xml:space="preserve">Google </w:t>
      </w:r>
      <w:proofErr w:type="spellStart"/>
      <w:r w:rsidRPr="00F074BD">
        <w:rPr>
          <w:i/>
        </w:rPr>
        <w:t>Calendar</w:t>
      </w:r>
      <w:proofErr w:type="spellEnd"/>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77777777" w:rsidR="002F76E4" w:rsidRDefault="002F76E4" w:rsidP="002F76E4">
      <w:pPr>
        <w:pStyle w:val="Heading3"/>
        <w:numPr>
          <w:ilvl w:val="2"/>
          <w:numId w:val="4"/>
        </w:numPr>
      </w:pPr>
      <w:bookmarkStart w:id="925" w:name="_Toc389058387"/>
      <w:r>
        <w:lastRenderedPageBreak/>
        <w:t xml:space="preserve">Cadastrar usuário do </w:t>
      </w:r>
      <w:r w:rsidRPr="0047129E">
        <w:rPr>
          <w:i/>
        </w:rPr>
        <w:t xml:space="preserve">Google </w:t>
      </w:r>
      <w:proofErr w:type="spellStart"/>
      <w:r w:rsidRPr="0047129E">
        <w:rPr>
          <w:i/>
        </w:rPr>
        <w:t>Calendar</w:t>
      </w:r>
      <w:bookmarkEnd w:id="925"/>
      <w:proofErr w:type="spellEnd"/>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proofErr w:type="spellStart"/>
      <w:r w:rsidRPr="0047129E">
        <w:rPr>
          <w:i/>
        </w:rPr>
        <w:t>login</w:t>
      </w:r>
      <w:proofErr w:type="spellEnd"/>
      <w:r>
        <w:t xml:space="preserve"> no </w:t>
      </w:r>
      <w:r w:rsidRPr="0047129E">
        <w:rPr>
          <w:i/>
        </w:rPr>
        <w:t xml:space="preserve">Google </w:t>
      </w:r>
      <w:proofErr w:type="spellStart"/>
      <w:r w:rsidRPr="0047129E">
        <w:rPr>
          <w:i/>
        </w:rPr>
        <w:t>Calendar</w:t>
      </w:r>
      <w:proofErr w:type="spellEnd"/>
    </w:p>
    <w:p w14:paraId="2EC56536" w14:textId="77777777" w:rsidR="002F76E4" w:rsidRDefault="002F76E4" w:rsidP="002F76E4">
      <w:r>
        <w:t xml:space="preserve">Ator principal: Usuário </w:t>
      </w:r>
    </w:p>
    <w:p w14:paraId="65C8A587" w14:textId="77777777" w:rsidR="002F76E4" w:rsidRPr="0047129E" w:rsidRDefault="002F76E4" w:rsidP="002F76E4">
      <w:pPr>
        <w:rPr>
          <w:i/>
        </w:rPr>
      </w:pPr>
      <w:r>
        <w:t xml:space="preserve">Ator Secundário: Sistema do </w:t>
      </w:r>
      <w:r w:rsidRPr="0047129E">
        <w:rPr>
          <w:i/>
        </w:rPr>
        <w:t xml:space="preserve">Google </w:t>
      </w:r>
      <w:proofErr w:type="spellStart"/>
      <w:r w:rsidRPr="0047129E">
        <w:rPr>
          <w:i/>
        </w:rPr>
        <w:t>Calendar</w:t>
      </w:r>
      <w:proofErr w:type="spellEnd"/>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proofErr w:type="spellStart"/>
      <w:r w:rsidRPr="000B1C41">
        <w:rPr>
          <w:i/>
        </w:rPr>
        <w:t>login</w:t>
      </w:r>
      <w:proofErr w:type="spellEnd"/>
      <w:r>
        <w:t xml:space="preserve"> do </w:t>
      </w:r>
      <w:r w:rsidRPr="0047129E">
        <w:rPr>
          <w:i/>
        </w:rPr>
        <w:t xml:space="preserve">Google </w:t>
      </w:r>
      <w:proofErr w:type="spellStart"/>
      <w:r w:rsidRPr="0047129E">
        <w:rPr>
          <w:i/>
        </w:rPr>
        <w:t>Calendar</w:t>
      </w:r>
      <w:proofErr w:type="spellEnd"/>
      <w:r>
        <w:t>;</w:t>
      </w:r>
    </w:p>
    <w:p w14:paraId="7BABA832" w14:textId="77777777" w:rsidR="002F76E4" w:rsidRDefault="002F76E4" w:rsidP="002F76E4">
      <w:pPr>
        <w:pStyle w:val="ListParagraph"/>
        <w:numPr>
          <w:ilvl w:val="0"/>
          <w:numId w:val="27"/>
        </w:numPr>
      </w:pPr>
      <w:r>
        <w:t xml:space="preserve">O sistema solicita o </w:t>
      </w:r>
      <w:proofErr w:type="spellStart"/>
      <w:r w:rsidRPr="000B1C41">
        <w:rPr>
          <w:i/>
        </w:rPr>
        <w:t>login</w:t>
      </w:r>
      <w:proofErr w:type="spellEnd"/>
      <w:r>
        <w:t xml:space="preserve"> e a senha;</w:t>
      </w:r>
    </w:p>
    <w:p w14:paraId="0360815A" w14:textId="77777777" w:rsidR="002F76E4" w:rsidRDefault="002F76E4" w:rsidP="002F76E4">
      <w:pPr>
        <w:pStyle w:val="ListParagraph"/>
        <w:numPr>
          <w:ilvl w:val="0"/>
          <w:numId w:val="27"/>
        </w:numPr>
      </w:pPr>
      <w:r>
        <w:t xml:space="preserve">O usuário preenche as informações de </w:t>
      </w:r>
      <w:proofErr w:type="spellStart"/>
      <w:r w:rsidRPr="000B1C41">
        <w:rPr>
          <w:i/>
        </w:rPr>
        <w:t>login</w:t>
      </w:r>
      <w:proofErr w:type="spellEnd"/>
      <w:r>
        <w:t xml:space="preserve"> e senha;</w:t>
      </w:r>
    </w:p>
    <w:p w14:paraId="284EFE7D" w14:textId="77777777" w:rsidR="002F76E4" w:rsidRDefault="002F76E4" w:rsidP="002F76E4">
      <w:pPr>
        <w:pStyle w:val="ListParagraph"/>
        <w:numPr>
          <w:ilvl w:val="0"/>
          <w:numId w:val="27"/>
        </w:numPr>
      </w:pPr>
      <w:r>
        <w:t xml:space="preserve">O sistema valida as informações de </w:t>
      </w:r>
      <w:proofErr w:type="spellStart"/>
      <w:r w:rsidRPr="000B1C41">
        <w:rPr>
          <w:i/>
        </w:rPr>
        <w:t>login</w:t>
      </w:r>
      <w:proofErr w:type="spellEnd"/>
      <w:r>
        <w:t xml:space="preserve"> no </w:t>
      </w:r>
      <w:r w:rsidRPr="0047129E">
        <w:rPr>
          <w:i/>
        </w:rPr>
        <w:t xml:space="preserve">Google </w:t>
      </w:r>
      <w:proofErr w:type="spellStart"/>
      <w:r w:rsidRPr="0047129E">
        <w:rPr>
          <w:i/>
        </w:rPr>
        <w:t>Calendar</w:t>
      </w:r>
      <w:proofErr w:type="spellEnd"/>
      <w:r>
        <w:rPr>
          <w:i/>
        </w:rPr>
        <w:t>;</w:t>
      </w:r>
    </w:p>
    <w:p w14:paraId="7985BC00" w14:textId="77777777" w:rsidR="002F76E4" w:rsidRDefault="002F76E4" w:rsidP="002F76E4">
      <w:pPr>
        <w:pStyle w:val="ListParagraph"/>
        <w:numPr>
          <w:ilvl w:val="0"/>
          <w:numId w:val="27"/>
        </w:numPr>
      </w:pPr>
      <w:proofErr w:type="gramStart"/>
      <w:r>
        <w:t xml:space="preserve">O </w:t>
      </w:r>
      <w:r w:rsidRPr="0047129E">
        <w:rPr>
          <w:i/>
        </w:rPr>
        <w:t xml:space="preserve">Google </w:t>
      </w:r>
      <w:proofErr w:type="spellStart"/>
      <w:r w:rsidRPr="0047129E">
        <w:rPr>
          <w:i/>
        </w:rPr>
        <w:t>Calendar</w:t>
      </w:r>
      <w:proofErr w:type="spellEnd"/>
      <w:r>
        <w:t xml:space="preserve"> valida de forma positiva</w:t>
      </w:r>
      <w:proofErr w:type="gramEnd"/>
      <w:r>
        <w:t>;</w:t>
      </w:r>
    </w:p>
    <w:p w14:paraId="1A8A4DDA" w14:textId="77777777" w:rsidR="002F76E4" w:rsidRDefault="002F76E4" w:rsidP="002F76E4">
      <w:pPr>
        <w:pStyle w:val="ListParagraph"/>
        <w:numPr>
          <w:ilvl w:val="0"/>
          <w:numId w:val="27"/>
        </w:numPr>
      </w:pPr>
      <w:r>
        <w:t xml:space="preserve">O sistema armazena as informações de </w:t>
      </w:r>
      <w:proofErr w:type="spellStart"/>
      <w:r w:rsidRPr="000B1C41">
        <w:rPr>
          <w:i/>
        </w:rPr>
        <w:t>login</w:t>
      </w:r>
      <w:proofErr w:type="spellEnd"/>
      <w:r>
        <w:t xml:space="preserve"> e o caso de uso termina.</w:t>
      </w:r>
    </w:p>
    <w:p w14:paraId="46D975CB" w14:textId="77777777" w:rsidR="002F76E4" w:rsidRDefault="002F76E4" w:rsidP="002F76E4">
      <w:r>
        <w:t>Fluxo Alternativo:</w:t>
      </w:r>
    </w:p>
    <w:p w14:paraId="1F88BF2B" w14:textId="77777777" w:rsidR="002F76E4" w:rsidRDefault="002F76E4" w:rsidP="002F76E4">
      <w:r>
        <w:t xml:space="preserve">(Falha de </w:t>
      </w:r>
      <w:proofErr w:type="spellStart"/>
      <w:r w:rsidRPr="0047129E">
        <w:rPr>
          <w:i/>
        </w:rPr>
        <w:t>Login</w:t>
      </w:r>
      <w:proofErr w:type="spellEnd"/>
      <w:r w:rsidRPr="0047129E">
        <w:rPr>
          <w:i/>
        </w:rPr>
        <w:t>)</w:t>
      </w:r>
    </w:p>
    <w:p w14:paraId="5C1AA6F7" w14:textId="77777777" w:rsidR="002F76E4" w:rsidRDefault="002F76E4" w:rsidP="002F76E4">
      <w:r>
        <w:t xml:space="preserve">1 – No passo </w:t>
      </w:r>
      <w:proofErr w:type="gramStart"/>
      <w:r>
        <w:t>5</w:t>
      </w:r>
      <w:proofErr w:type="gramEnd"/>
      <w:r>
        <w:t xml:space="preserve">, caso as informações de </w:t>
      </w:r>
      <w:proofErr w:type="spellStart"/>
      <w:r w:rsidRPr="0047129E">
        <w:rPr>
          <w:i/>
        </w:rPr>
        <w:t>Login</w:t>
      </w:r>
      <w:proofErr w:type="spellEnd"/>
      <w:r w:rsidRPr="0047129E">
        <w:rPr>
          <w:i/>
        </w:rPr>
        <w:t xml:space="preserve"> </w:t>
      </w:r>
      <w:r>
        <w:t>sejam inválidas, o sistema exibe mensagem de informações inválidas e retorna para o passo do fluxo básico de eventos.</w:t>
      </w:r>
    </w:p>
    <w:p w14:paraId="0584437A" w14:textId="77777777" w:rsidR="002F76E4" w:rsidRDefault="002F76E4" w:rsidP="002F76E4">
      <w:pPr>
        <w:rPr>
          <w:i/>
        </w:rPr>
      </w:pPr>
      <w:r>
        <w:t xml:space="preserve"> Pós-condição: (Sucesso) O sistema armazenou com sucesso as informações de </w:t>
      </w:r>
      <w:proofErr w:type="spellStart"/>
      <w:r w:rsidRPr="0047129E">
        <w:rPr>
          <w:i/>
        </w:rPr>
        <w:t>login</w:t>
      </w:r>
      <w:proofErr w:type="spellEnd"/>
      <w:r w:rsidRPr="0047129E">
        <w:rPr>
          <w:i/>
        </w:rPr>
        <w:t xml:space="preserve"> </w:t>
      </w:r>
      <w:r>
        <w:t xml:space="preserve">de usuário do </w:t>
      </w:r>
      <w:r w:rsidRPr="0047129E">
        <w:rPr>
          <w:i/>
        </w:rPr>
        <w:t xml:space="preserve">Google </w:t>
      </w:r>
      <w:proofErr w:type="spellStart"/>
      <w:r w:rsidRPr="0047129E">
        <w:rPr>
          <w:i/>
        </w:rPr>
        <w:t>Calen</w:t>
      </w:r>
      <w:r>
        <w:rPr>
          <w:i/>
        </w:rPr>
        <w:t>dar</w:t>
      </w:r>
      <w:proofErr w:type="spellEnd"/>
      <w:r>
        <w:rPr>
          <w:i/>
        </w:rPr>
        <w:t>.</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926" w:name="_Toc389058388"/>
      <w:r>
        <w:t>Alterar Marcação de Item</w:t>
      </w:r>
      <w:bookmarkEnd w:id="926"/>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927" w:name="_Toc389058389"/>
      <w:r w:rsidRPr="004D2DFB">
        <w:lastRenderedPageBreak/>
        <w:t>Excluir</w:t>
      </w:r>
      <w:r>
        <w:t xml:space="preserve"> Item</w:t>
      </w:r>
      <w:bookmarkEnd w:id="927"/>
    </w:p>
    <w:p w14:paraId="23143A25" w14:textId="77777777" w:rsidR="002F76E4" w:rsidRDefault="002F76E4" w:rsidP="002F76E4"/>
    <w:p w14:paraId="5A075423" w14:textId="77777777" w:rsidR="002F76E4" w:rsidRDefault="002F76E4" w:rsidP="002F76E4">
      <w:r>
        <w:t xml:space="preserve">Precondição: O usuário deve estar usando uma lista ou ter aberto um </w:t>
      </w:r>
      <w:proofErr w:type="gramStart"/>
      <w:r>
        <w:t>menu</w:t>
      </w:r>
      <w:proofErr w:type="gramEnd"/>
      <w:r>
        <w:t xml:space="preserve">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928" w:name="_Toc389058390"/>
      <w:r>
        <w:t>Criar nova lista</w:t>
      </w:r>
      <w:bookmarkEnd w:id="928"/>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929" w:name="_Toc389058391"/>
      <w:proofErr w:type="gramStart"/>
      <w:r>
        <w:t>Deletar</w:t>
      </w:r>
      <w:proofErr w:type="gramEnd"/>
      <w:r>
        <w:t xml:space="preserve"> lista</w:t>
      </w:r>
      <w:bookmarkEnd w:id="929"/>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 xml:space="preserve">Esse caso de uso começa quando o usuário opta por </w:t>
      </w:r>
      <w:proofErr w:type="gramStart"/>
      <w:r>
        <w:t>deletar</w:t>
      </w:r>
      <w:proofErr w:type="gramEnd"/>
      <w:r>
        <w:t xml:space="preserve">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t>O usuário confirma;</w:t>
      </w:r>
    </w:p>
    <w:p w14:paraId="158BCAB3" w14:textId="77777777" w:rsidR="002F76E4" w:rsidRDefault="002F76E4" w:rsidP="002F76E4">
      <w:pPr>
        <w:pStyle w:val="ListParagraph"/>
        <w:numPr>
          <w:ilvl w:val="0"/>
          <w:numId w:val="32"/>
        </w:numPr>
      </w:pPr>
      <w:r>
        <w:t xml:space="preserve">O sistema </w:t>
      </w:r>
      <w:proofErr w:type="gramStart"/>
      <w:r>
        <w:t>deleta</w:t>
      </w:r>
      <w:proofErr w:type="gramEnd"/>
      <w:r>
        <w:t xml:space="preserve">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930" w:name="_Toc389058392"/>
      <w:r w:rsidRPr="00691BFD">
        <w:lastRenderedPageBreak/>
        <w:t>Abrir lista</w:t>
      </w:r>
      <w:bookmarkEnd w:id="930"/>
    </w:p>
    <w:p w14:paraId="7BB8D713" w14:textId="77777777" w:rsidR="002F76E4" w:rsidRDefault="002F76E4" w:rsidP="002F76E4"/>
    <w:p w14:paraId="7D1FF107" w14:textId="77777777" w:rsidR="002F76E4" w:rsidRDefault="002F76E4" w:rsidP="002F76E4">
      <w:r>
        <w:t xml:space="preserve">Precondição: O sistema se encontra exibindo o </w:t>
      </w:r>
      <w:proofErr w:type="gramStart"/>
      <w:r>
        <w:t>menu</w:t>
      </w:r>
      <w:proofErr w:type="gramEnd"/>
      <w:r>
        <w:t xml:space="preserve">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931" w:name="_Toc389058393"/>
      <w:r w:rsidRPr="002F76E4">
        <w:t>ESQUEMA DE BANCO DE DADOS</w:t>
      </w:r>
      <w:bookmarkEnd w:id="931"/>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51873" cy="2334216"/>
                    </a:xfrm>
                    <a:prstGeom prst="rect">
                      <a:avLst/>
                    </a:prstGeom>
                  </pic:spPr>
                </pic:pic>
              </a:graphicData>
            </a:graphic>
          </wp:inline>
        </w:drawing>
      </w:r>
    </w:p>
    <w:p w14:paraId="11A746E4" w14:textId="54EB3E34" w:rsidR="003030DE" w:rsidRDefault="003030DE" w:rsidP="003030DE">
      <w:pPr>
        <w:pStyle w:val="Caption"/>
      </w:pPr>
      <w:bookmarkStart w:id="932" w:name="_Toc389058419"/>
      <w:r w:rsidRPr="002F76E4">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r w:rsidRPr="002F76E4">
        <w:t xml:space="preserve"> – Esquema de banco de dados</w:t>
      </w:r>
      <w:bookmarkEnd w:id="932"/>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933" w:name="_Ref389057720"/>
      <w:bookmarkStart w:id="934" w:name="_Toc389058394"/>
      <w:r>
        <w:t>DIAGRAMA DE CLASSES</w:t>
      </w:r>
      <w:bookmarkEnd w:id="933"/>
      <w:bookmarkEnd w:id="934"/>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71508" cy="4500717"/>
                    </a:xfrm>
                    <a:prstGeom prst="rect">
                      <a:avLst/>
                    </a:prstGeom>
                  </pic:spPr>
                </pic:pic>
              </a:graphicData>
            </a:graphic>
          </wp:inline>
        </w:drawing>
      </w:r>
    </w:p>
    <w:p w14:paraId="700AC848" w14:textId="721C8440" w:rsidR="002B5166" w:rsidRDefault="002C77F2" w:rsidP="00A45778">
      <w:pPr>
        <w:pStyle w:val="Subtitle"/>
      </w:pPr>
      <w:bookmarkStart w:id="935" w:name="_Toc389058420"/>
      <w:r>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r>
        <w:t xml:space="preserve"> - </w:t>
      </w:r>
      <w:r w:rsidR="00A45778">
        <w:t xml:space="preserve"> Diagrama de classes de projeto (simplificado)</w:t>
      </w:r>
      <w:bookmarkEnd w:id="935"/>
    </w:p>
    <w:p w14:paraId="5CC02FFF" w14:textId="77777777" w:rsidR="002C77F2" w:rsidRDefault="002C77F2" w:rsidP="002B5166"/>
    <w:p w14:paraId="723475CA" w14:textId="77777777" w:rsidR="00A45778" w:rsidRDefault="002C77F2" w:rsidP="00A45778">
      <w:pPr>
        <w:keepNext/>
      </w:pPr>
      <w:r>
        <w:rPr>
          <w:noProof/>
          <w:lang w:eastAsia="pt-BR"/>
        </w:rPr>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98696" cy="5032228"/>
                    </a:xfrm>
                    <a:prstGeom prst="rect">
                      <a:avLst/>
                    </a:prstGeom>
                  </pic:spPr>
                </pic:pic>
              </a:graphicData>
            </a:graphic>
          </wp:inline>
        </w:drawing>
      </w:r>
    </w:p>
    <w:p w14:paraId="53FE329C" w14:textId="6D139356" w:rsidR="002C77F2" w:rsidRPr="002B5166" w:rsidRDefault="00A45778" w:rsidP="00A45778">
      <w:pPr>
        <w:pStyle w:val="Subtitle"/>
      </w:pPr>
      <w:bookmarkStart w:id="936" w:name="_Toc389058421"/>
      <w:r>
        <w:t xml:space="preserve">FIG. </w:t>
      </w:r>
      <w:r>
        <w:fldChar w:fldCharType="begin"/>
      </w:r>
      <w:r>
        <w:instrText xml:space="preserve"> STYLEREF 1 \s </w:instrText>
      </w:r>
      <w:r>
        <w:fldChar w:fldCharType="separate"/>
      </w:r>
      <w:r w:rsidR="00AA470E">
        <w:rPr>
          <w:noProof/>
        </w:rPr>
        <w:t>7</w:t>
      </w:r>
      <w:r>
        <w:fldChar w:fldCharType="end"/>
      </w:r>
      <w:proofErr w:type="gramStart"/>
      <w:r>
        <w:t>.</w:t>
      </w:r>
      <w:proofErr w:type="gramEnd"/>
      <w:r>
        <w:fldChar w:fldCharType="begin"/>
      </w:r>
      <w:r>
        <w:instrText xml:space="preserve"> SEQ FIG. \* ARABIC \s 1 </w:instrText>
      </w:r>
      <w:r>
        <w:fldChar w:fldCharType="separate"/>
      </w:r>
      <w:r w:rsidR="00AA470E">
        <w:rPr>
          <w:noProof/>
        </w:rPr>
        <w:t>4</w:t>
      </w:r>
      <w:r>
        <w:fldChar w:fldCharType="end"/>
      </w:r>
      <w:r>
        <w:t xml:space="preserve"> – Diagrama de classes, com atributos e métodos, sem relacionamentos</w:t>
      </w:r>
      <w:bookmarkEnd w:id="936"/>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Anasta" w:date="2014-03-26T13:14:00Z" w:initials="A">
    <w:p w14:paraId="4A746062" w14:textId="77777777" w:rsidR="00AA470E" w:rsidRDefault="00AA470E">
      <w:pPr>
        <w:pStyle w:val="CommentText"/>
      </w:pPr>
      <w:r>
        <w:rPr>
          <w:rStyle w:val="CommentReference"/>
        </w:rPr>
        <w:annotationRef/>
      </w:r>
      <w:r>
        <w:t>Raquel disse: “Não achei no texto uma descrição das funcionalidades do aplicativo”</w:t>
      </w:r>
    </w:p>
  </w:comment>
  <w:comment w:id="74" w:author="Anasta" w:date="2014-03-21T15:38:00Z" w:initials="A">
    <w:p w14:paraId="6DA264DE" w14:textId="77777777" w:rsidR="00AA470E" w:rsidRDefault="00AA470E">
      <w:pPr>
        <w:pStyle w:val="CommentText"/>
      </w:pPr>
      <w:r>
        <w:rPr>
          <w:rStyle w:val="CommentReference"/>
        </w:rPr>
        <w:annotationRef/>
      </w:r>
      <w:r>
        <w:t>Precisa descrever melhor, conforme os paços de engenharia... Levantamento de requisitos, análise de requisitos, casos de uso, desenvolvimento, testes...</w:t>
      </w:r>
    </w:p>
  </w:comment>
  <w:comment w:id="169" w:author="Anasta" w:date="2014-05-23T12:12:00Z" w:initials="A">
    <w:p w14:paraId="0A048D9D" w14:textId="77777777" w:rsidR="00AA470E" w:rsidRDefault="00AA470E">
      <w:pPr>
        <w:pStyle w:val="CommentText"/>
      </w:pPr>
      <w:r>
        <w:rPr>
          <w:rStyle w:val="CommentReference"/>
        </w:rPr>
        <w:annotationRef/>
      </w:r>
      <w:r>
        <w:t>referencia</w:t>
      </w:r>
    </w:p>
  </w:comment>
  <w:comment w:id="199" w:author="Anasta" w:date="2014-03-20T16:00:00Z" w:initials="A">
    <w:p w14:paraId="6BB98857" w14:textId="77777777" w:rsidR="00AA470E" w:rsidRDefault="00AA470E" w:rsidP="009450A1">
      <w:pPr>
        <w:pStyle w:val="CommentText"/>
      </w:pPr>
      <w:r>
        <w:rPr>
          <w:rStyle w:val="CommentReference"/>
        </w:rPr>
        <w:annotationRef/>
      </w:r>
      <w:r>
        <w:t>Precisa estar legível na impressão!</w:t>
      </w:r>
    </w:p>
  </w:comment>
  <w:comment w:id="289" w:author="Anasta" w:date="2014-03-20T16:39:00Z" w:initials="A">
    <w:p w14:paraId="47B0564F" w14:textId="77777777" w:rsidR="00AA470E" w:rsidRDefault="00AA470E">
      <w:pPr>
        <w:pStyle w:val="CommentText"/>
      </w:pPr>
      <w:r>
        <w:rPr>
          <w:rStyle w:val="CommentReference"/>
        </w:rPr>
        <w:annotationRef/>
      </w:r>
      <w:r>
        <w:t>Acrescentar algum tópico sobre layouts.</w:t>
      </w:r>
    </w:p>
  </w:comment>
  <w:comment w:id="409" w:author="Anasta" w:date="2014-05-27T21:48:00Z" w:initials="A">
    <w:p w14:paraId="52EBF355" w14:textId="77777777" w:rsidR="00AA470E" w:rsidRDefault="00AA470E" w:rsidP="00CF1F85">
      <w:pPr>
        <w:pStyle w:val="CommentText"/>
      </w:pPr>
      <w:r>
        <w:rPr>
          <w:rStyle w:val="CommentReference"/>
        </w:rPr>
        <w:annotationRef/>
      </w:r>
      <w:r>
        <w:t>Precisa por entre aspas?</w:t>
      </w:r>
    </w:p>
  </w:comment>
  <w:comment w:id="736" w:author="Anasta" w:date="2014-05-23T18:38:00Z" w:initials="A">
    <w:p w14:paraId="40E2ED87" w14:textId="77777777" w:rsidR="00AA470E" w:rsidRDefault="00AA470E" w:rsidP="000F2AA0">
      <w:pPr>
        <w:pStyle w:val="CommentText"/>
      </w:pPr>
      <w:r>
        <w:rPr>
          <w:rStyle w:val="CommentReference"/>
        </w:rPr>
        <w:annotationRef/>
      </w:r>
      <w:r>
        <w:t>Vamos colocar em Inglês ou Português?</w:t>
      </w:r>
    </w:p>
  </w:comment>
  <w:comment w:id="779" w:author="Anasta" w:date="2014-05-26T23:48:00Z" w:initials="A">
    <w:p w14:paraId="5CBF323A" w14:textId="77777777" w:rsidR="00AA470E" w:rsidRDefault="00AA470E" w:rsidP="00D143AC">
      <w:pPr>
        <w:pStyle w:val="CommentText"/>
      </w:pPr>
      <w:r>
        <w:rPr>
          <w:rStyle w:val="CommentReference"/>
        </w:rPr>
        <w:annotationRef/>
      </w:r>
      <w:r>
        <w:t>Isso fica por aqui ou no subtópico de remanejar?</w:t>
      </w:r>
    </w:p>
  </w:comment>
  <w:comment w:id="810" w:author="Anasta" w:date="2014-05-23T23:41:00Z" w:initials="A">
    <w:p w14:paraId="2DF6C146" w14:textId="77777777" w:rsidR="00AA470E" w:rsidRDefault="00AA470E">
      <w:pPr>
        <w:pStyle w:val="CommentText"/>
      </w:pPr>
      <w:r>
        <w:rPr>
          <w:rStyle w:val="CommentReference"/>
        </w:rPr>
        <w:annotationRef/>
      </w:r>
      <w:r>
        <w:t>Termo adequado?</w:t>
      </w:r>
    </w:p>
  </w:comment>
  <w:comment w:id="885" w:author="Anasta" w:date="2014-03-25T22:49:00Z" w:initials="A">
    <w:p w14:paraId="2A51DCC7" w14:textId="77777777" w:rsidR="00AA470E" w:rsidRDefault="00AA470E" w:rsidP="00D36FE5">
      <w:pPr>
        <w:pStyle w:val="CommentText"/>
      </w:pPr>
      <w:r>
        <w:rPr>
          <w:rStyle w:val="CommentReference"/>
        </w:rPr>
        <w:annotationRef/>
      </w:r>
      <w:r>
        <w:t>Lembrando que a referência geral para Android é a Android’’’’’’’’’’’’ (depois ajeitar)</w:t>
      </w:r>
    </w:p>
  </w:comment>
  <w:comment w:id="886" w:author="Anasta" w:date="2014-03-20T17:34:00Z" w:initials="A">
    <w:p w14:paraId="218F7DC2" w14:textId="77777777" w:rsidR="00AA470E" w:rsidRDefault="00AA470E">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AA470E" w:rsidRDefault="00AA470E" w:rsidP="00772634">
      <w:r>
        <w:separator/>
      </w:r>
    </w:p>
  </w:endnote>
  <w:endnote w:type="continuationSeparator" w:id="0">
    <w:p w14:paraId="5DFDE5B6" w14:textId="77777777" w:rsidR="00AA470E" w:rsidRDefault="00AA470E" w:rsidP="00772634">
      <w:r>
        <w:continuationSeparator/>
      </w:r>
    </w:p>
  </w:endnote>
  <w:endnote w:type="continuationNotice" w:id="1">
    <w:p w14:paraId="0AE4A959" w14:textId="77777777" w:rsidR="00AA470E" w:rsidRDefault="00AA47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F5F37" w14:textId="77777777" w:rsidR="00AA470E" w:rsidRDefault="00AA47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AA470E" w:rsidRDefault="00AA470E"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863430">
      <w:rPr>
        <w:rStyle w:val="PageNumber"/>
        <w:noProof/>
      </w:rPr>
      <w:t>39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AA470E" w:rsidRDefault="00AA470E" w:rsidP="00772634">
      <w:r>
        <w:separator/>
      </w:r>
    </w:p>
  </w:footnote>
  <w:footnote w:type="continuationSeparator" w:id="0">
    <w:p w14:paraId="5C01FD5A" w14:textId="77777777" w:rsidR="00AA470E" w:rsidRDefault="00AA470E" w:rsidP="00772634">
      <w:r>
        <w:continuationSeparator/>
      </w:r>
    </w:p>
  </w:footnote>
  <w:footnote w:type="continuationNotice" w:id="1">
    <w:p w14:paraId="544542A6" w14:textId="77777777" w:rsidR="00AA470E" w:rsidRDefault="00AA470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58166" w14:textId="77777777" w:rsidR="00AA470E" w:rsidRDefault="00AA47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66A9"/>
    <w:rsid w:val="00246849"/>
    <w:rsid w:val="00247113"/>
    <w:rsid w:val="00247659"/>
    <w:rsid w:val="00250917"/>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D1CE7"/>
    <w:rsid w:val="002D24CB"/>
    <w:rsid w:val="002D2738"/>
    <w:rsid w:val="002D2B14"/>
    <w:rsid w:val="002D2BAD"/>
    <w:rsid w:val="002E025B"/>
    <w:rsid w:val="002E32DB"/>
    <w:rsid w:val="002E4A7F"/>
    <w:rsid w:val="002E5236"/>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5197"/>
    <w:rsid w:val="00315B17"/>
    <w:rsid w:val="00317CB2"/>
    <w:rsid w:val="00320E29"/>
    <w:rsid w:val="00320E4D"/>
    <w:rsid w:val="00324D0C"/>
    <w:rsid w:val="00327721"/>
    <w:rsid w:val="00327B74"/>
    <w:rsid w:val="0033029F"/>
    <w:rsid w:val="00332A3B"/>
    <w:rsid w:val="00332C7D"/>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916"/>
    <w:rsid w:val="00965C3F"/>
    <w:rsid w:val="0096639C"/>
    <w:rsid w:val="0096765D"/>
    <w:rsid w:val="009700CF"/>
    <w:rsid w:val="00970632"/>
    <w:rsid w:val="00974A78"/>
    <w:rsid w:val="0097590B"/>
    <w:rsid w:val="00976051"/>
    <w:rsid w:val="00976942"/>
    <w:rsid w:val="00976FD0"/>
    <w:rsid w:val="009779E8"/>
    <w:rsid w:val="0098055F"/>
    <w:rsid w:val="0098506F"/>
    <w:rsid w:val="00985FA2"/>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3463"/>
    <w:rsid w:val="00D23AAA"/>
    <w:rsid w:val="00D25DD3"/>
    <w:rsid w:val="00D27F94"/>
    <w:rsid w:val="00D3014F"/>
    <w:rsid w:val="00D30896"/>
    <w:rsid w:val="00D32CF2"/>
    <w:rsid w:val="00D32FF4"/>
    <w:rsid w:val="00D34B19"/>
    <w:rsid w:val="00D35D65"/>
    <w:rsid w:val="00D36FE5"/>
    <w:rsid w:val="00D3788E"/>
    <w:rsid w:val="00D40E12"/>
    <w:rsid w:val="00D52330"/>
    <w:rsid w:val="00D55ABD"/>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07/relationships/hdphoto" Target="media/hdphoto2.wdp"/><Relationship Id="rId34" Type="http://schemas.microsoft.com/office/2007/relationships/hdphoto" Target="media/hdphoto8.wdp"/><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microsoft.com/office/2007/relationships/hdphoto" Target="media/hdphoto3.wdp"/><Relationship Id="rId28" Type="http://schemas.openxmlformats.org/officeDocument/2006/relationships/image" Target="media/image10.png"/><Relationship Id="rId36" Type="http://schemas.microsoft.com/office/2007/relationships/hdphoto" Target="media/hdphoto9.wdp"/><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png"/><Relationship Id="rId27" Type="http://schemas.microsoft.com/office/2007/relationships/hdphoto" Target="media/hdphoto5.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1FA37E81-6FFD-462B-8781-7A19B2F1A5FE}">
  <ds:schemaRefs>
    <ds:schemaRef ds:uri="http://schemas.openxmlformats.org/officeDocument/2006/bibliography"/>
  </ds:schemaRefs>
</ds:datastoreItem>
</file>

<file path=customXml/itemProps2.xml><?xml version="1.0" encoding="utf-8"?>
<ds:datastoreItem xmlns:ds="http://schemas.openxmlformats.org/officeDocument/2006/customXml" ds:itemID="{BE752585-B83C-4A54-8B2C-307B586B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6457</TotalTime>
  <Pages>51</Pages>
  <Words>8192</Words>
  <Characters>44243</Characters>
  <Application>Microsoft Office Word</Application>
  <DocSecurity>0</DocSecurity>
  <Lines>368</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52331</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21</cp:revision>
  <cp:lastPrinted>2014-05-28T04:49:00Z</cp:lastPrinted>
  <dcterms:created xsi:type="dcterms:W3CDTF">2012-10-15T23:08:00Z</dcterms:created>
  <dcterms:modified xsi:type="dcterms:W3CDTF">2014-05-28T19:47:00Z</dcterms:modified>
</cp:coreProperties>
</file>