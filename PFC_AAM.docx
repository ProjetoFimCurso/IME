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35B5541" w14:textId="77777777" w:rsidR="00D1055D" w:rsidRPr="002F76E4" w:rsidRDefault="00D1055D" w:rsidP="00D1055D">
      <w:pPr>
        <w:jc w:val="center"/>
        <w:outlineLvl w:val="0"/>
        <w:rPr>
          <w:b/>
          <w:sz w:val="32"/>
          <w:szCs w:val="32"/>
        </w:rPr>
      </w:pPr>
      <w:r w:rsidRPr="002F76E4">
        <w:rPr>
          <w:b/>
          <w:sz w:val="32"/>
          <w:szCs w:val="32"/>
        </w:rPr>
        <w:t>MINISTÉRIO DA DEFESA</w:t>
      </w:r>
    </w:p>
    <w:p w14:paraId="31E25889" w14:textId="77777777" w:rsidR="00D1055D" w:rsidRPr="002F76E4" w:rsidRDefault="00D1055D" w:rsidP="00D1055D">
      <w:pPr>
        <w:jc w:val="center"/>
        <w:outlineLvl w:val="0"/>
        <w:rPr>
          <w:b/>
          <w:sz w:val="32"/>
          <w:szCs w:val="32"/>
        </w:rPr>
      </w:pPr>
      <w:r w:rsidRPr="002F76E4">
        <w:rPr>
          <w:b/>
          <w:sz w:val="32"/>
          <w:szCs w:val="32"/>
        </w:rPr>
        <w:t>EXÉRCITO BRASILEIRO</w:t>
      </w:r>
    </w:p>
    <w:p w14:paraId="536B42E8" w14:textId="77777777" w:rsidR="00D1055D" w:rsidRPr="002F76E4" w:rsidRDefault="00D1055D" w:rsidP="00D1055D">
      <w:pPr>
        <w:jc w:val="center"/>
        <w:outlineLvl w:val="0"/>
        <w:rPr>
          <w:b/>
          <w:sz w:val="32"/>
          <w:szCs w:val="32"/>
        </w:rPr>
      </w:pPr>
      <w:r w:rsidRPr="002F76E4">
        <w:rPr>
          <w:b/>
          <w:sz w:val="32"/>
          <w:szCs w:val="32"/>
        </w:rPr>
        <w:t>DEPARTAMENTO DE CIÊNCIA E TECNOLOGIA</w:t>
      </w:r>
    </w:p>
    <w:p w14:paraId="54F28E87" w14:textId="77777777" w:rsidR="00D1055D" w:rsidRPr="002F76E4" w:rsidRDefault="00D1055D" w:rsidP="00D1055D">
      <w:pPr>
        <w:jc w:val="center"/>
        <w:outlineLvl w:val="0"/>
        <w:rPr>
          <w:b/>
          <w:sz w:val="32"/>
          <w:szCs w:val="32"/>
        </w:rPr>
      </w:pPr>
      <w:r w:rsidRPr="002F76E4">
        <w:rPr>
          <w:b/>
          <w:sz w:val="32"/>
          <w:szCs w:val="32"/>
        </w:rPr>
        <w:t>INSTITUTO MILITAR DE ENGENHARIA</w:t>
      </w:r>
    </w:p>
    <w:p w14:paraId="7852BF7C" w14:textId="77777777" w:rsidR="00D1055D" w:rsidRPr="002F76E4" w:rsidRDefault="00D1055D" w:rsidP="00D1055D">
      <w:pPr>
        <w:pStyle w:val="NoSpacing"/>
        <w:spacing w:line="360" w:lineRule="auto"/>
        <w:ind w:firstLine="425"/>
        <w:jc w:val="center"/>
        <w:rPr>
          <w:rFonts w:ascii="Arial" w:hAnsi="Arial" w:cs="Arial"/>
          <w:b/>
          <w:color w:val="000000"/>
          <w:sz w:val="32"/>
          <w:szCs w:val="32"/>
        </w:rPr>
      </w:pPr>
      <w:r w:rsidRPr="002F76E4">
        <w:rPr>
          <w:rFonts w:ascii="Arial" w:hAnsi="Arial" w:cs="Arial"/>
          <w:b/>
          <w:color w:val="000000"/>
          <w:sz w:val="32"/>
          <w:szCs w:val="32"/>
        </w:rPr>
        <w:t>Seção de Engenharia de Computação / SE8</w:t>
      </w:r>
    </w:p>
    <w:p w14:paraId="1988EE36" w14:textId="77777777" w:rsidR="00C5085B" w:rsidRPr="002F76E4" w:rsidRDefault="00C5085B" w:rsidP="00772634"/>
    <w:p w14:paraId="35275254" w14:textId="77777777" w:rsidR="00C5085B" w:rsidRPr="002F76E4" w:rsidRDefault="00C5085B" w:rsidP="00772634"/>
    <w:p w14:paraId="408E29A5" w14:textId="77777777" w:rsidR="00C5085B" w:rsidRPr="002F76E4" w:rsidRDefault="00C5085B" w:rsidP="00772634"/>
    <w:p w14:paraId="28E08392" w14:textId="77777777" w:rsidR="00692DC7" w:rsidRPr="002F76E4" w:rsidRDefault="008B7542" w:rsidP="008B7542">
      <w:pPr>
        <w:jc w:val="center"/>
        <w:rPr>
          <w:b/>
          <w:sz w:val="32"/>
        </w:rPr>
      </w:pPr>
      <w:r w:rsidRPr="002F76E4">
        <w:rPr>
          <w:sz w:val="32"/>
        </w:rPr>
        <w:t>RAFAEL</w:t>
      </w:r>
      <w:r w:rsidRPr="002F76E4">
        <w:rPr>
          <w:b/>
          <w:sz w:val="32"/>
        </w:rPr>
        <w:t xml:space="preserve"> </w:t>
      </w:r>
      <w:r w:rsidR="00AB3580" w:rsidRPr="002F76E4">
        <w:rPr>
          <w:b/>
          <w:sz w:val="32"/>
        </w:rPr>
        <w:t>ANASTÁCIO</w:t>
      </w:r>
      <w:r w:rsidRPr="002F76E4">
        <w:rPr>
          <w:b/>
          <w:sz w:val="32"/>
        </w:rPr>
        <w:t xml:space="preserve"> </w:t>
      </w:r>
      <w:r w:rsidRPr="002F76E4">
        <w:rPr>
          <w:sz w:val="32"/>
        </w:rPr>
        <w:t>ALVES</w:t>
      </w:r>
    </w:p>
    <w:p w14:paraId="48244FB4" w14:textId="77777777" w:rsidR="00692DC7" w:rsidRPr="002F76E4" w:rsidRDefault="00AB3580" w:rsidP="008B7542">
      <w:pPr>
        <w:jc w:val="center"/>
        <w:rPr>
          <w:b/>
          <w:sz w:val="32"/>
        </w:rPr>
      </w:pPr>
      <w:r w:rsidRPr="002F76E4">
        <w:rPr>
          <w:b/>
          <w:sz w:val="32"/>
        </w:rPr>
        <w:t>ALAN</w:t>
      </w:r>
      <w:r w:rsidR="008B7542" w:rsidRPr="002F76E4">
        <w:rPr>
          <w:b/>
          <w:sz w:val="32"/>
        </w:rPr>
        <w:t xml:space="preserve"> </w:t>
      </w:r>
      <w:r w:rsidR="006B7DFA" w:rsidRPr="002F76E4">
        <w:rPr>
          <w:sz w:val="32"/>
        </w:rPr>
        <w:t xml:space="preserve">FERREIRA </w:t>
      </w:r>
      <w:r w:rsidR="008B7542" w:rsidRPr="002F76E4">
        <w:rPr>
          <w:sz w:val="32"/>
        </w:rPr>
        <w:t>BORBA</w:t>
      </w:r>
    </w:p>
    <w:p w14:paraId="34129A29" w14:textId="77777777" w:rsidR="00C5085B" w:rsidRPr="002F76E4" w:rsidRDefault="008B7542" w:rsidP="008B7542">
      <w:pPr>
        <w:jc w:val="center"/>
        <w:rPr>
          <w:b/>
          <w:sz w:val="32"/>
        </w:rPr>
      </w:pPr>
      <w:r w:rsidRPr="002F76E4">
        <w:rPr>
          <w:sz w:val="32"/>
        </w:rPr>
        <w:t>WILSON</w:t>
      </w:r>
      <w:r w:rsidR="002F76E4" w:rsidRPr="002F76E4">
        <w:rPr>
          <w:sz w:val="32"/>
        </w:rPr>
        <w:t xml:space="preserve"> CA</w:t>
      </w:r>
      <w:r w:rsidR="006B7DFA" w:rsidRPr="002F76E4">
        <w:rPr>
          <w:sz w:val="32"/>
        </w:rPr>
        <w:t>MARA</w:t>
      </w:r>
      <w:r w:rsidRPr="002F76E4">
        <w:rPr>
          <w:b/>
          <w:sz w:val="32"/>
        </w:rPr>
        <w:t xml:space="preserve"> </w:t>
      </w:r>
      <w:r w:rsidR="00AB3580" w:rsidRPr="002F76E4">
        <w:rPr>
          <w:b/>
          <w:sz w:val="32"/>
        </w:rPr>
        <w:t>MARRIEL</w:t>
      </w:r>
    </w:p>
    <w:p w14:paraId="48B0F4B4" w14:textId="77777777" w:rsidR="00C5085B" w:rsidRPr="002F76E4" w:rsidRDefault="00C5085B" w:rsidP="00772634"/>
    <w:p w14:paraId="47A8871D" w14:textId="77777777" w:rsidR="00C5085B" w:rsidRPr="002F76E4" w:rsidRDefault="00C5085B" w:rsidP="00772634"/>
    <w:p w14:paraId="275448B1" w14:textId="77777777" w:rsidR="00C5085B" w:rsidRPr="002F76E4" w:rsidRDefault="00C5085B" w:rsidP="00772634"/>
    <w:p w14:paraId="67756A04" w14:textId="77777777" w:rsidR="00C5085B" w:rsidRPr="002F76E4" w:rsidRDefault="00C5085B" w:rsidP="00772634"/>
    <w:p w14:paraId="1E7112BE" w14:textId="77777777" w:rsidR="00692DC7" w:rsidRPr="002F76E4" w:rsidRDefault="00AB3580" w:rsidP="008B7542">
      <w:pPr>
        <w:jc w:val="center"/>
        <w:rPr>
          <w:b/>
          <w:sz w:val="32"/>
          <w:szCs w:val="32"/>
        </w:rPr>
      </w:pPr>
      <w:r w:rsidRPr="002F76E4">
        <w:rPr>
          <w:b/>
          <w:sz w:val="32"/>
          <w:szCs w:val="32"/>
          <w:shd w:val="clear" w:color="auto" w:fill="FFFFFF"/>
        </w:rPr>
        <w:t>DESENVOLVIMENTO DE SISTEMA DE ORGANIZA</w:t>
      </w:r>
      <w:r w:rsidRPr="002F76E4">
        <w:rPr>
          <w:rFonts w:hint="eastAsia"/>
          <w:b/>
          <w:sz w:val="32"/>
          <w:szCs w:val="32"/>
          <w:shd w:val="clear" w:color="auto" w:fill="FFFFFF"/>
        </w:rPr>
        <w:t>ÇÃ</w:t>
      </w:r>
      <w:r w:rsidRPr="002F76E4">
        <w:rPr>
          <w:b/>
          <w:sz w:val="32"/>
          <w:szCs w:val="32"/>
          <w:shd w:val="clear" w:color="auto" w:fill="FFFFFF"/>
        </w:rPr>
        <w:t>O PESSOAL BASEADO EM GTD PARA DISPOSITIVOS M</w:t>
      </w:r>
      <w:r w:rsidRPr="002F76E4">
        <w:rPr>
          <w:rFonts w:hint="eastAsia"/>
          <w:b/>
          <w:sz w:val="32"/>
          <w:szCs w:val="32"/>
          <w:shd w:val="clear" w:color="auto" w:fill="FFFFFF"/>
        </w:rPr>
        <w:t>Ó</w:t>
      </w:r>
      <w:r w:rsidRPr="002F76E4">
        <w:rPr>
          <w:b/>
          <w:sz w:val="32"/>
          <w:szCs w:val="32"/>
          <w:shd w:val="clear" w:color="auto" w:fill="FFFFFF"/>
        </w:rPr>
        <w:t>VEIS</w:t>
      </w:r>
    </w:p>
    <w:p w14:paraId="72E8BD17" w14:textId="77777777" w:rsidR="00C5085B" w:rsidRPr="002F76E4" w:rsidRDefault="00C5085B" w:rsidP="00772634"/>
    <w:p w14:paraId="65AB12CA" w14:textId="77777777" w:rsidR="00C5085B" w:rsidRPr="002F76E4" w:rsidRDefault="00C5085B" w:rsidP="00772634"/>
    <w:p w14:paraId="6EFCBDE6" w14:textId="77777777" w:rsidR="00E0513B" w:rsidRPr="002F76E4" w:rsidRDefault="00E0513B" w:rsidP="00772634"/>
    <w:p w14:paraId="710E1DAF" w14:textId="77777777" w:rsidR="00C5085B" w:rsidRPr="002F76E4" w:rsidRDefault="00C5085B" w:rsidP="00772634"/>
    <w:p w14:paraId="4595A99A" w14:textId="77777777" w:rsidR="008B7542" w:rsidRPr="002F76E4" w:rsidRDefault="008B7542" w:rsidP="00772634"/>
    <w:p w14:paraId="1998497F" w14:textId="77777777" w:rsidR="00C5085B" w:rsidRPr="002F76E4" w:rsidRDefault="00C5085B" w:rsidP="00772634"/>
    <w:p w14:paraId="02484ABB" w14:textId="77777777" w:rsidR="00692DC7" w:rsidRPr="002F76E4" w:rsidRDefault="00692DC7" w:rsidP="008B7542">
      <w:pPr>
        <w:jc w:val="center"/>
        <w:rPr>
          <w:b/>
          <w:sz w:val="32"/>
        </w:rPr>
      </w:pPr>
      <w:r w:rsidRPr="002F76E4">
        <w:rPr>
          <w:b/>
          <w:sz w:val="32"/>
        </w:rPr>
        <w:t>Rio de Janeiro</w:t>
      </w:r>
    </w:p>
    <w:p w14:paraId="2A67A740" w14:textId="77777777" w:rsidR="00692DC7" w:rsidRPr="002F76E4" w:rsidRDefault="00204B5A" w:rsidP="008B7542">
      <w:pPr>
        <w:jc w:val="center"/>
        <w:rPr>
          <w:b/>
          <w:sz w:val="32"/>
        </w:rPr>
      </w:pPr>
      <w:r w:rsidRPr="002F76E4">
        <w:rPr>
          <w:b/>
          <w:sz w:val="32"/>
        </w:rPr>
        <w:t>2014</w:t>
      </w:r>
    </w:p>
    <w:p w14:paraId="65880862" w14:textId="77777777" w:rsidR="00C5085B" w:rsidRPr="002F76E4" w:rsidRDefault="00C5085B" w:rsidP="00772634"/>
    <w:p w14:paraId="2EB6890B" w14:textId="77777777" w:rsidR="00C5085B" w:rsidRPr="002F76E4" w:rsidRDefault="00C5085B" w:rsidP="00772634">
      <w:pPr>
        <w:sectPr w:rsidR="00C5085B" w:rsidRPr="002F76E4" w:rsidSect="00FA5DF1">
          <w:pgSz w:w="11906" w:h="16838"/>
          <w:pgMar w:top="1417" w:right="1418" w:bottom="1701" w:left="1418" w:header="720" w:footer="720" w:gutter="0"/>
          <w:cols w:space="720"/>
          <w:docGrid w:linePitch="360"/>
        </w:sectPr>
      </w:pPr>
    </w:p>
    <w:p w14:paraId="2BB444FD" w14:textId="77777777" w:rsidR="008B7542" w:rsidRPr="002F76E4" w:rsidRDefault="008B7542" w:rsidP="008B7542">
      <w:pPr>
        <w:ind w:firstLine="0"/>
        <w:jc w:val="center"/>
        <w:outlineLvl w:val="0"/>
        <w:rPr>
          <w:b/>
        </w:rPr>
      </w:pPr>
      <w:r w:rsidRPr="002F76E4">
        <w:rPr>
          <w:b/>
        </w:rPr>
        <w:lastRenderedPageBreak/>
        <w:t>INSTITUTO MILITAR DE ENGENHARIA</w:t>
      </w:r>
    </w:p>
    <w:p w14:paraId="3DC75728" w14:textId="77777777" w:rsidR="00B64327" w:rsidRPr="002F76E4" w:rsidRDefault="00B64327" w:rsidP="00772634"/>
    <w:p w14:paraId="23676AAE" w14:textId="77777777" w:rsidR="00B64327" w:rsidRPr="002F76E4" w:rsidRDefault="00B64327" w:rsidP="00772634"/>
    <w:p w14:paraId="5174642F" w14:textId="77777777" w:rsidR="00B64327" w:rsidRPr="002F76E4" w:rsidRDefault="00B64327" w:rsidP="00772634"/>
    <w:p w14:paraId="79344A25" w14:textId="77777777" w:rsidR="008B7542" w:rsidRPr="002F76E4" w:rsidRDefault="008B7542" w:rsidP="008B7542">
      <w:pPr>
        <w:jc w:val="center"/>
        <w:rPr>
          <w:b/>
        </w:rPr>
      </w:pPr>
      <w:r w:rsidRPr="002F76E4">
        <w:t>RAFAEL</w:t>
      </w:r>
      <w:r w:rsidRPr="002F76E4">
        <w:rPr>
          <w:b/>
        </w:rPr>
        <w:t xml:space="preserve"> ANASTÁCIO </w:t>
      </w:r>
      <w:r w:rsidRPr="002F76E4">
        <w:t>ALVES</w:t>
      </w:r>
    </w:p>
    <w:p w14:paraId="660D5CEF" w14:textId="77777777" w:rsidR="008B7542" w:rsidRPr="002F76E4" w:rsidRDefault="006B7DFA" w:rsidP="008B7542">
      <w:pPr>
        <w:jc w:val="center"/>
        <w:rPr>
          <w:b/>
        </w:rPr>
      </w:pPr>
      <w:r w:rsidRPr="002F76E4">
        <w:rPr>
          <w:b/>
        </w:rPr>
        <w:t xml:space="preserve">ALAN </w:t>
      </w:r>
      <w:r w:rsidRPr="002F76E4">
        <w:t>FERREIRA B</w:t>
      </w:r>
      <w:r w:rsidR="008B7542" w:rsidRPr="002F76E4">
        <w:t>ORBA</w:t>
      </w:r>
    </w:p>
    <w:p w14:paraId="29B32174" w14:textId="77777777" w:rsidR="008B7542" w:rsidRPr="002F76E4" w:rsidRDefault="008B7542" w:rsidP="008B7542">
      <w:pPr>
        <w:jc w:val="center"/>
        <w:rPr>
          <w:b/>
        </w:rPr>
      </w:pPr>
      <w:r w:rsidRPr="002F76E4">
        <w:t>WILSON</w:t>
      </w:r>
      <w:r w:rsidR="006B7DFA" w:rsidRPr="002F76E4">
        <w:t xml:space="preserve"> CAMARA</w:t>
      </w:r>
      <w:r w:rsidRPr="002F76E4">
        <w:rPr>
          <w:b/>
        </w:rPr>
        <w:t xml:space="preserve"> MARRIEL</w:t>
      </w:r>
    </w:p>
    <w:p w14:paraId="581736CE" w14:textId="77777777" w:rsidR="008B7542" w:rsidRPr="002F76E4" w:rsidRDefault="008B7542" w:rsidP="008B7542"/>
    <w:p w14:paraId="0D9E6A9C" w14:textId="77777777" w:rsidR="008B7542" w:rsidRPr="002F76E4" w:rsidRDefault="008B7542" w:rsidP="008B7542"/>
    <w:p w14:paraId="116C9A1F" w14:textId="77777777" w:rsidR="008B7542" w:rsidRPr="002F76E4" w:rsidRDefault="008B7542" w:rsidP="008B7542"/>
    <w:p w14:paraId="0E615AA0" w14:textId="77777777" w:rsidR="008B7542" w:rsidRPr="002F76E4" w:rsidRDefault="008B7542" w:rsidP="008B7542"/>
    <w:p w14:paraId="47DE6AEA" w14:textId="77777777" w:rsidR="008B7542" w:rsidRPr="002F76E4" w:rsidRDefault="008B7542" w:rsidP="008B7542">
      <w:pPr>
        <w:jc w:val="center"/>
        <w:rPr>
          <w:b/>
          <w:szCs w:val="32"/>
        </w:rPr>
      </w:pPr>
      <w:r w:rsidRPr="002F76E4">
        <w:rPr>
          <w:b/>
          <w:szCs w:val="32"/>
          <w:shd w:val="clear" w:color="auto" w:fill="FFFFFF"/>
        </w:rPr>
        <w:t>DESENVOLVIMENTO DE SISTEMA DE ORGANIZA</w:t>
      </w:r>
      <w:r w:rsidRPr="002F76E4">
        <w:rPr>
          <w:rFonts w:hint="eastAsia"/>
          <w:b/>
          <w:szCs w:val="32"/>
          <w:shd w:val="clear" w:color="auto" w:fill="FFFFFF"/>
        </w:rPr>
        <w:t>ÇÃ</w:t>
      </w:r>
      <w:r w:rsidRPr="002F76E4">
        <w:rPr>
          <w:b/>
          <w:szCs w:val="32"/>
          <w:shd w:val="clear" w:color="auto" w:fill="FFFFFF"/>
        </w:rPr>
        <w:t>O PESSOAL BASEADO EM GTD PARA DISPOSITIVOS M</w:t>
      </w:r>
      <w:r w:rsidRPr="002F76E4">
        <w:rPr>
          <w:rFonts w:hint="eastAsia"/>
          <w:b/>
          <w:szCs w:val="32"/>
          <w:shd w:val="clear" w:color="auto" w:fill="FFFFFF"/>
        </w:rPr>
        <w:t>Ó</w:t>
      </w:r>
      <w:r w:rsidRPr="002F76E4">
        <w:rPr>
          <w:b/>
          <w:szCs w:val="32"/>
          <w:shd w:val="clear" w:color="auto" w:fill="FFFFFF"/>
        </w:rPr>
        <w:t>VEIS</w:t>
      </w:r>
    </w:p>
    <w:p w14:paraId="3AB87517" w14:textId="77777777" w:rsidR="00B64327" w:rsidRPr="002F76E4" w:rsidRDefault="00B64327" w:rsidP="00772634"/>
    <w:p w14:paraId="5170C447" w14:textId="77777777" w:rsidR="00B64327" w:rsidRPr="002F76E4" w:rsidRDefault="00B64327" w:rsidP="00772634"/>
    <w:p w14:paraId="6E26B839" w14:textId="77777777" w:rsidR="00B64327" w:rsidRPr="002F76E4" w:rsidRDefault="00B64327" w:rsidP="00772634"/>
    <w:p w14:paraId="5E765A24" w14:textId="77777777" w:rsidR="00B64327" w:rsidRPr="002F76E4" w:rsidRDefault="00B64327" w:rsidP="00772634"/>
    <w:p w14:paraId="7D6D0598" w14:textId="77777777" w:rsidR="008B7542" w:rsidRPr="002F76E4" w:rsidRDefault="008B7542" w:rsidP="008B7542">
      <w:pPr>
        <w:ind w:left="3402" w:firstLine="0"/>
      </w:pPr>
      <w:r w:rsidRPr="002F76E4">
        <w:t>Projeto de fim de curso apresentado ao Curso de Graduação de Engenharia de Computação como requisito parcial para a obtenção do título de Engenheiro.</w:t>
      </w:r>
    </w:p>
    <w:p w14:paraId="5A7C9559" w14:textId="77777777" w:rsidR="008B7542" w:rsidRPr="002F76E4" w:rsidRDefault="008B7542" w:rsidP="008B7542">
      <w:pPr>
        <w:ind w:firstLine="0"/>
        <w:jc w:val="center"/>
        <w:rPr>
          <w:b/>
        </w:rPr>
      </w:pPr>
    </w:p>
    <w:p w14:paraId="787A5E5B" w14:textId="77777777" w:rsidR="008B7542" w:rsidRPr="002F76E4" w:rsidRDefault="008B7542" w:rsidP="008B7542">
      <w:pPr>
        <w:ind w:left="3402" w:firstLine="0"/>
        <w:rPr>
          <w:b/>
        </w:rPr>
      </w:pPr>
      <w:r w:rsidRPr="002F76E4">
        <w:t>Orientador: Prof. Ricardo Choren Noya</w:t>
      </w:r>
    </w:p>
    <w:p w14:paraId="0982BFE6" w14:textId="77777777" w:rsidR="008B7542" w:rsidRPr="002F76E4" w:rsidRDefault="008B7542" w:rsidP="008B7542">
      <w:pPr>
        <w:ind w:firstLine="0"/>
        <w:jc w:val="center"/>
        <w:rPr>
          <w:b/>
        </w:rPr>
      </w:pPr>
    </w:p>
    <w:p w14:paraId="78089153" w14:textId="77777777" w:rsidR="008B7542" w:rsidRPr="002F76E4" w:rsidRDefault="008B7542" w:rsidP="008B7542">
      <w:pPr>
        <w:ind w:firstLine="0"/>
        <w:jc w:val="center"/>
        <w:rPr>
          <w:b/>
        </w:rPr>
      </w:pPr>
    </w:p>
    <w:p w14:paraId="7BBC14E2" w14:textId="77777777" w:rsidR="008B7542" w:rsidRPr="002F76E4" w:rsidRDefault="008B7542" w:rsidP="008B7542">
      <w:pPr>
        <w:ind w:firstLine="0"/>
        <w:jc w:val="center"/>
        <w:rPr>
          <w:b/>
        </w:rPr>
      </w:pPr>
    </w:p>
    <w:p w14:paraId="797A2C7E" w14:textId="77777777" w:rsidR="008B7542" w:rsidRPr="002F76E4" w:rsidRDefault="008B7542" w:rsidP="008B7542">
      <w:pPr>
        <w:ind w:firstLine="0"/>
        <w:jc w:val="center"/>
        <w:rPr>
          <w:b/>
        </w:rPr>
      </w:pPr>
    </w:p>
    <w:p w14:paraId="5F09CA7E" w14:textId="77777777" w:rsidR="008B7542" w:rsidRPr="002F76E4" w:rsidRDefault="008B7542" w:rsidP="008B7542">
      <w:pPr>
        <w:ind w:firstLine="0"/>
        <w:jc w:val="center"/>
        <w:rPr>
          <w:b/>
        </w:rPr>
      </w:pPr>
    </w:p>
    <w:p w14:paraId="15AA3332" w14:textId="77777777" w:rsidR="008B7542" w:rsidRPr="002F76E4" w:rsidRDefault="008B7542" w:rsidP="008B7542">
      <w:pPr>
        <w:ind w:firstLine="0"/>
        <w:jc w:val="center"/>
        <w:rPr>
          <w:b/>
        </w:rPr>
      </w:pPr>
    </w:p>
    <w:p w14:paraId="3D7ABC76" w14:textId="77777777" w:rsidR="008B7542" w:rsidRPr="002F76E4" w:rsidRDefault="008B7542" w:rsidP="008B7542">
      <w:pPr>
        <w:ind w:firstLine="0"/>
        <w:jc w:val="center"/>
        <w:outlineLvl w:val="0"/>
      </w:pPr>
      <w:r w:rsidRPr="002F76E4">
        <w:t>Rio de Janeiro</w:t>
      </w:r>
    </w:p>
    <w:p w14:paraId="289CD6A8" w14:textId="77777777" w:rsidR="008B7542" w:rsidRPr="002F76E4" w:rsidRDefault="008B7542" w:rsidP="008B7542">
      <w:pPr>
        <w:ind w:firstLine="0"/>
        <w:jc w:val="center"/>
      </w:pPr>
      <w:r w:rsidRPr="002F76E4">
        <w:t>2014</w:t>
      </w:r>
    </w:p>
    <w:p w14:paraId="23E3B211" w14:textId="77777777" w:rsidR="008B7542" w:rsidRPr="002F76E4" w:rsidRDefault="008B7542" w:rsidP="00772634"/>
    <w:p w14:paraId="7132F124" w14:textId="77777777" w:rsidR="00C5085B" w:rsidRPr="002F76E4" w:rsidRDefault="00C5085B" w:rsidP="008B7542">
      <w:pPr>
        <w:ind w:firstLine="0"/>
      </w:pPr>
      <w:r w:rsidRPr="002F76E4">
        <w:br w:type="page"/>
      </w:r>
    </w:p>
    <w:p w14:paraId="4A59F068" w14:textId="77777777" w:rsidR="00B30365" w:rsidRPr="002F76E4" w:rsidRDefault="00B30365" w:rsidP="00B30365">
      <w:pPr>
        <w:pageBreakBefore/>
        <w:ind w:firstLine="0"/>
        <w:jc w:val="left"/>
      </w:pPr>
      <w:r w:rsidRPr="002F76E4">
        <w:lastRenderedPageBreak/>
        <w:t>c2014</w:t>
      </w:r>
    </w:p>
    <w:p w14:paraId="7768A935" w14:textId="77777777" w:rsidR="00B30365" w:rsidRPr="002F76E4" w:rsidRDefault="00B30365" w:rsidP="00B30365">
      <w:pPr>
        <w:ind w:firstLine="0"/>
        <w:jc w:val="left"/>
      </w:pPr>
    </w:p>
    <w:p w14:paraId="053057E2" w14:textId="77777777" w:rsidR="00B30365" w:rsidRPr="002F76E4" w:rsidRDefault="00B30365" w:rsidP="00B30365">
      <w:pPr>
        <w:ind w:firstLine="0"/>
        <w:jc w:val="left"/>
        <w:outlineLvl w:val="0"/>
      </w:pPr>
      <w:r w:rsidRPr="002F76E4">
        <w:t>INSTITUTO MILITAR DE ENGENHARIA</w:t>
      </w:r>
    </w:p>
    <w:p w14:paraId="2AA835DF" w14:textId="77777777" w:rsidR="00B30365" w:rsidRPr="002F76E4" w:rsidRDefault="00B30365" w:rsidP="009F28CC">
      <w:pPr>
        <w:ind w:firstLine="0"/>
        <w:jc w:val="left"/>
        <w:outlineLvl w:val="0"/>
      </w:pPr>
      <w:r w:rsidRPr="002F76E4">
        <w:t>Praça General Tibúrcio, 80 – Praia Vermelha</w:t>
      </w:r>
    </w:p>
    <w:p w14:paraId="12276B67" w14:textId="77777777" w:rsidR="00B30365" w:rsidRPr="002F76E4" w:rsidRDefault="00B30365" w:rsidP="00B30365">
      <w:pPr>
        <w:ind w:firstLine="0"/>
        <w:jc w:val="left"/>
      </w:pPr>
      <w:r w:rsidRPr="002F76E4">
        <w:t>Rio de Janeiro - RJ           CEP: 22290-270</w:t>
      </w:r>
    </w:p>
    <w:p w14:paraId="0D501B86" w14:textId="77777777" w:rsidR="00B30365" w:rsidRPr="002F76E4" w:rsidRDefault="00B30365" w:rsidP="00B30365">
      <w:pPr>
        <w:ind w:firstLine="0"/>
      </w:pPr>
    </w:p>
    <w:p w14:paraId="553C93A2" w14:textId="77777777" w:rsidR="00B30365" w:rsidRPr="002F76E4" w:rsidRDefault="00B30365">
      <w:pPr>
        <w:ind w:firstLine="426"/>
        <w:pPrChange w:id="2" w:author="Anasta" w:date="2014-05-28T13:30:00Z">
          <w:pPr>
            <w:ind w:firstLine="0"/>
          </w:pPr>
        </w:pPrChange>
      </w:pPr>
      <w:r w:rsidRPr="002F76E4">
        <w:t>Este exemplar é de propriedade do Instituto Militar de Engenharia, que poderá incluí-lo em base de dados, armazenar em computador, microfilmar ou adotar qualquer forma de arquivamento.</w:t>
      </w:r>
    </w:p>
    <w:p w14:paraId="0FF89149" w14:textId="77777777" w:rsidR="00B30365" w:rsidRPr="002F76E4" w:rsidRDefault="00B30365" w:rsidP="00B30365">
      <w:pPr>
        <w:ind w:firstLine="0"/>
        <w:jc w:val="left"/>
      </w:pPr>
    </w:p>
    <w:p w14:paraId="4DEA526B" w14:textId="77777777" w:rsidR="00B30365" w:rsidRPr="002F76E4" w:rsidRDefault="00B30365" w:rsidP="00B30365">
      <w:pPr>
        <w:ind w:firstLine="426"/>
      </w:pPr>
      <w:r w:rsidRPr="002F76E4">
        <w:t>É permitida a menção, reprodução parcial ou integral e a transmissão entre bibliotecas deste trabalho, sem modificação de seu texto, em qualquer meio que esteja ou venha a ser fixado, para pesquisa acadêmica, comentários e citações, desde que sem finalidade comercial e que seja feita a referência bibliográfica completa.</w:t>
      </w:r>
    </w:p>
    <w:p w14:paraId="3168B5DA" w14:textId="77777777" w:rsidR="00B30365" w:rsidRPr="002F76E4" w:rsidRDefault="00B30365" w:rsidP="00B30365">
      <w:pPr>
        <w:ind w:firstLine="0"/>
        <w:jc w:val="left"/>
      </w:pPr>
    </w:p>
    <w:p w14:paraId="19154404" w14:textId="01A9B1FF" w:rsidR="00B30365" w:rsidRPr="002F76E4" w:rsidRDefault="00B30365" w:rsidP="00B30365">
      <w:pPr>
        <w:ind w:firstLine="426"/>
      </w:pPr>
      <w:r w:rsidRPr="002F76E4">
        <w:t xml:space="preserve">Os conceitos expressos neste trabalho são de responsabilidade do(s) </w:t>
      </w:r>
      <w:r w:rsidR="002F18F4" w:rsidRPr="002F76E4">
        <w:t>autor (</w:t>
      </w:r>
      <w:r w:rsidRPr="002F76E4">
        <w:t xml:space="preserve">es) e do(s) </w:t>
      </w:r>
      <w:r w:rsidR="002F18F4" w:rsidRPr="002F76E4">
        <w:t>orientador (</w:t>
      </w:r>
      <w:r w:rsidRPr="002F76E4">
        <w:t>es).</w:t>
      </w:r>
    </w:p>
    <w:p w14:paraId="5FDEFC6E" w14:textId="77777777" w:rsidR="00B30365" w:rsidRPr="002F76E4" w:rsidRDefault="00B30365" w:rsidP="00B30365">
      <w:pPr>
        <w:ind w:firstLine="0"/>
        <w:jc w:val="left"/>
      </w:pPr>
    </w:p>
    <w:p w14:paraId="088703E5" w14:textId="77777777" w:rsidR="00B30365" w:rsidRPr="002F76E4" w:rsidRDefault="00B30365" w:rsidP="00B30365">
      <w:pPr>
        <w:ind w:firstLine="0"/>
        <w:jc w:val="left"/>
      </w:pPr>
    </w:p>
    <w:p w14:paraId="3EAD2C4D"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ind w:firstLine="0"/>
      </w:pPr>
      <w:r w:rsidRPr="002F76E4">
        <w:t>XXXX</w:t>
      </w:r>
      <w:r w:rsidRPr="002F76E4">
        <w:tab/>
      </w:r>
      <w:r w:rsidRPr="002F76E4">
        <w:tab/>
        <w:t>Silva, J.J.; Souza, A.M.; Couves, X.Z.</w:t>
      </w:r>
    </w:p>
    <w:p w14:paraId="14896416"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2F76E4">
        <w:tab/>
        <w:t>##TÍTULO DO PFC## / José João Silva; Ana Maria Souza; Carlos Couves. – Rio de Janeiro: Instituto Militar de Engenharia, 2014.</w:t>
      </w:r>
    </w:p>
    <w:p w14:paraId="75D158DC"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2F76E4">
        <w:tab/>
        <w:t>##NÚMERO DE PÁGINAS## p.: il</w:t>
      </w:r>
    </w:p>
    <w:p w14:paraId="7B4AEAF3"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2F76E4">
        <w:tab/>
        <w:t>Projeto de Fim de Curso (Engenharia de Computação) – Instituto Militar de Engenharia, 2014.</w:t>
      </w:r>
    </w:p>
    <w:p w14:paraId="04247660"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240"/>
        <w:ind w:left="1418" w:hanging="1418"/>
      </w:pPr>
      <w:r w:rsidRPr="002F76E4">
        <w:tab/>
        <w:t>1. ##1ª PALAVRA-CHAVE##. 2. ##2ª PALAVRA-CHAVE E ASSIM POR DIANTE##. I. Título. II. Instituto Militar de Engenharia.</w:t>
      </w:r>
    </w:p>
    <w:p w14:paraId="05DDEB5D"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ind w:left="1418" w:hanging="1418"/>
      </w:pPr>
      <w:r w:rsidRPr="002F76E4">
        <w:tab/>
      </w:r>
      <w:r w:rsidRPr="002F76E4">
        <w:tab/>
      </w:r>
      <w:r w:rsidRPr="002F76E4">
        <w:tab/>
      </w:r>
      <w:r w:rsidRPr="002F76E4">
        <w:tab/>
      </w:r>
      <w:r w:rsidRPr="002F76E4">
        <w:tab/>
      </w:r>
      <w:r w:rsidRPr="002F76E4">
        <w:tab/>
      </w:r>
      <w:r w:rsidRPr="002F76E4">
        <w:tab/>
        <w:t>CDD 005.1</w:t>
      </w:r>
    </w:p>
    <w:p w14:paraId="2D9B01E3" w14:textId="77777777" w:rsidR="00692DC7" w:rsidRPr="002F76E4" w:rsidRDefault="00692DC7" w:rsidP="00772634"/>
    <w:p w14:paraId="2EA436A9" w14:textId="77777777" w:rsidR="00692DC7" w:rsidRPr="002F76E4" w:rsidRDefault="00692DC7" w:rsidP="00772634">
      <w:pPr>
        <w:sectPr w:rsidR="00692DC7" w:rsidRPr="002F76E4" w:rsidSect="00FA5DF1">
          <w:pgSz w:w="11906" w:h="16838"/>
          <w:pgMar w:top="1417" w:right="1418" w:bottom="1701" w:left="1418" w:header="720" w:footer="720" w:gutter="0"/>
          <w:cols w:space="720"/>
          <w:docGrid w:linePitch="360"/>
        </w:sectPr>
      </w:pPr>
    </w:p>
    <w:p w14:paraId="6CD1B906" w14:textId="77777777" w:rsidR="00716C06" w:rsidRPr="002F76E4" w:rsidRDefault="00716C06" w:rsidP="009F28CC">
      <w:pPr>
        <w:jc w:val="center"/>
        <w:rPr>
          <w:b/>
        </w:rPr>
      </w:pPr>
      <w:r w:rsidRPr="002F76E4">
        <w:rPr>
          <w:b/>
        </w:rPr>
        <w:lastRenderedPageBreak/>
        <w:t>INSTITUTO MILITAR DE ENGENHARIA</w:t>
      </w:r>
    </w:p>
    <w:p w14:paraId="44B40DE5" w14:textId="77777777" w:rsidR="00716C06" w:rsidRPr="002F76E4" w:rsidRDefault="00716C06" w:rsidP="00716C06">
      <w:pPr>
        <w:tabs>
          <w:tab w:val="left" w:pos="2729"/>
        </w:tabs>
        <w:ind w:firstLine="0"/>
        <w:jc w:val="left"/>
      </w:pPr>
      <w:r w:rsidRPr="002F76E4">
        <w:tab/>
      </w:r>
    </w:p>
    <w:p w14:paraId="4A85E7A0" w14:textId="77777777" w:rsidR="00716C06" w:rsidRPr="002F76E4" w:rsidRDefault="00716C06" w:rsidP="00716C06">
      <w:pPr>
        <w:ind w:firstLine="0"/>
        <w:jc w:val="left"/>
      </w:pPr>
    </w:p>
    <w:p w14:paraId="0E13D260" w14:textId="77777777" w:rsidR="00826BC4" w:rsidRPr="002F76E4" w:rsidRDefault="00826BC4" w:rsidP="00826BC4">
      <w:pPr>
        <w:jc w:val="center"/>
        <w:rPr>
          <w:b/>
        </w:rPr>
      </w:pPr>
      <w:r w:rsidRPr="002F76E4">
        <w:t>RAFAEL</w:t>
      </w:r>
      <w:r w:rsidRPr="002F76E4">
        <w:rPr>
          <w:b/>
        </w:rPr>
        <w:t xml:space="preserve"> ANASTÁCIO </w:t>
      </w:r>
      <w:r w:rsidRPr="002F76E4">
        <w:t>ALVES</w:t>
      </w:r>
    </w:p>
    <w:p w14:paraId="297A59E9" w14:textId="77777777" w:rsidR="00826BC4" w:rsidRPr="002F76E4" w:rsidRDefault="00826BC4" w:rsidP="00826BC4">
      <w:pPr>
        <w:jc w:val="center"/>
        <w:rPr>
          <w:b/>
        </w:rPr>
      </w:pPr>
      <w:r w:rsidRPr="002F76E4">
        <w:rPr>
          <w:b/>
        </w:rPr>
        <w:t xml:space="preserve">ALAN </w:t>
      </w:r>
      <w:r w:rsidR="00034CFD" w:rsidRPr="002F76E4">
        <w:t>FERREIRA B</w:t>
      </w:r>
      <w:r w:rsidRPr="002F76E4">
        <w:t>ORBA</w:t>
      </w:r>
    </w:p>
    <w:p w14:paraId="55D7F97D" w14:textId="77777777" w:rsidR="00826BC4" w:rsidRPr="002F76E4" w:rsidRDefault="00826BC4" w:rsidP="00826BC4">
      <w:pPr>
        <w:jc w:val="center"/>
        <w:rPr>
          <w:b/>
        </w:rPr>
      </w:pPr>
      <w:r w:rsidRPr="002F76E4">
        <w:t>WILSON</w:t>
      </w:r>
      <w:r w:rsidR="002F76E4" w:rsidRPr="002F76E4">
        <w:t xml:space="preserve"> CA</w:t>
      </w:r>
      <w:r w:rsidR="00034CFD" w:rsidRPr="002F76E4">
        <w:t>MARA</w:t>
      </w:r>
      <w:r w:rsidRPr="002F76E4">
        <w:rPr>
          <w:b/>
        </w:rPr>
        <w:t xml:space="preserve"> MARRIEL</w:t>
      </w:r>
    </w:p>
    <w:p w14:paraId="598B12F1" w14:textId="77777777" w:rsidR="00716C06" w:rsidRPr="002F76E4" w:rsidRDefault="00716C06" w:rsidP="00716C06">
      <w:pPr>
        <w:ind w:firstLine="0"/>
        <w:jc w:val="left"/>
      </w:pPr>
    </w:p>
    <w:p w14:paraId="47627BEB" w14:textId="77777777" w:rsidR="00716C06" w:rsidRPr="002F76E4" w:rsidRDefault="00716C06" w:rsidP="00716C06">
      <w:pPr>
        <w:ind w:firstLine="0"/>
        <w:jc w:val="left"/>
      </w:pPr>
    </w:p>
    <w:p w14:paraId="2838D471" w14:textId="77777777" w:rsidR="00826BC4" w:rsidRPr="002F76E4" w:rsidRDefault="00826BC4" w:rsidP="00826BC4">
      <w:pPr>
        <w:jc w:val="center"/>
        <w:rPr>
          <w:b/>
          <w:szCs w:val="32"/>
        </w:rPr>
      </w:pPr>
      <w:r w:rsidRPr="002F76E4">
        <w:rPr>
          <w:b/>
          <w:szCs w:val="32"/>
          <w:shd w:val="clear" w:color="auto" w:fill="FFFFFF"/>
        </w:rPr>
        <w:t>DESENVOLVIMENTO DE SISTEMA DE ORGANIZA</w:t>
      </w:r>
      <w:r w:rsidRPr="002F76E4">
        <w:rPr>
          <w:rFonts w:hint="eastAsia"/>
          <w:b/>
          <w:szCs w:val="32"/>
          <w:shd w:val="clear" w:color="auto" w:fill="FFFFFF"/>
        </w:rPr>
        <w:t>ÇÃ</w:t>
      </w:r>
      <w:r w:rsidRPr="002F76E4">
        <w:rPr>
          <w:b/>
          <w:szCs w:val="32"/>
          <w:shd w:val="clear" w:color="auto" w:fill="FFFFFF"/>
        </w:rPr>
        <w:t>O PESSOAL BASEADO EM GTD PARA DISPOSITIVOS M</w:t>
      </w:r>
      <w:r w:rsidRPr="002F76E4">
        <w:rPr>
          <w:rFonts w:hint="eastAsia"/>
          <w:b/>
          <w:szCs w:val="32"/>
          <w:shd w:val="clear" w:color="auto" w:fill="FFFFFF"/>
        </w:rPr>
        <w:t>Ó</w:t>
      </w:r>
      <w:r w:rsidRPr="002F76E4">
        <w:rPr>
          <w:b/>
          <w:szCs w:val="32"/>
          <w:shd w:val="clear" w:color="auto" w:fill="FFFFFF"/>
        </w:rPr>
        <w:t>VEIS</w:t>
      </w:r>
    </w:p>
    <w:p w14:paraId="273AC65F" w14:textId="77777777" w:rsidR="00716C06" w:rsidRPr="002F76E4" w:rsidRDefault="00716C06" w:rsidP="00716C06">
      <w:pPr>
        <w:ind w:firstLine="0"/>
        <w:jc w:val="left"/>
      </w:pPr>
    </w:p>
    <w:p w14:paraId="14D903C1" w14:textId="77777777" w:rsidR="00716C06" w:rsidRPr="002F76E4" w:rsidRDefault="00716C06" w:rsidP="00716C06">
      <w:pPr>
        <w:ind w:firstLine="0"/>
        <w:jc w:val="left"/>
      </w:pPr>
    </w:p>
    <w:p w14:paraId="6471C366" w14:textId="77777777" w:rsidR="00716C06" w:rsidRPr="002F76E4" w:rsidRDefault="00716C06" w:rsidP="00716C06">
      <w:pPr>
        <w:ind w:firstLine="708"/>
      </w:pPr>
      <w:r w:rsidRPr="002F76E4">
        <w:t>Projeto de Fim de Curso apresentado ao Instituto Militar de Engenharia, como requisito para colação de grau no Curso de Engenharia de Computação.</w:t>
      </w:r>
    </w:p>
    <w:p w14:paraId="7B621A69" w14:textId="64DD75B8" w:rsidR="00716C06" w:rsidRPr="002F76E4" w:rsidRDefault="00716C06" w:rsidP="00716C06">
      <w:pPr>
        <w:ind w:firstLine="708"/>
      </w:pPr>
      <w:r w:rsidRPr="002F76E4">
        <w:t xml:space="preserve">Orientador: </w:t>
      </w:r>
      <w:r w:rsidR="002F18F4" w:rsidRPr="002F76E4">
        <w:t>Prof. Ricardo</w:t>
      </w:r>
      <w:r w:rsidR="00826BC4" w:rsidRPr="002F76E4">
        <w:t xml:space="preserve"> Choren Noya</w:t>
      </w:r>
    </w:p>
    <w:p w14:paraId="7D9C1FBB" w14:textId="77777777" w:rsidR="00716C06" w:rsidRPr="002F76E4" w:rsidRDefault="00716C06" w:rsidP="00716C06">
      <w:pPr>
        <w:ind w:firstLine="0"/>
        <w:jc w:val="left"/>
      </w:pPr>
    </w:p>
    <w:p w14:paraId="697A5738" w14:textId="77777777" w:rsidR="00716C06" w:rsidRPr="002F76E4" w:rsidRDefault="00716C06" w:rsidP="00716C06">
      <w:pPr>
        <w:ind w:firstLine="708"/>
      </w:pPr>
      <w:del w:id="3" w:author="Anasta" w:date="2014-05-28T13:30:00Z">
        <w:r w:rsidRPr="002F76E4">
          <w:delText>Aprovada</w:delText>
        </w:r>
      </w:del>
      <w:ins w:id="4" w:author="Anasta" w:date="2014-05-28T13:30:00Z">
        <w:r w:rsidRPr="002F76E4">
          <w:t>Aprovad</w:t>
        </w:r>
        <w:r w:rsidR="008233BC" w:rsidRPr="002F76E4">
          <w:t>o</w:t>
        </w:r>
      </w:ins>
      <w:r w:rsidRPr="002F76E4">
        <w:t xml:space="preserve"> em ____ de _________ </w:t>
      </w:r>
      <w:proofErr w:type="spellStart"/>
      <w:r w:rsidRPr="002F76E4">
        <w:t>de</w:t>
      </w:r>
      <w:proofErr w:type="spellEnd"/>
      <w:r w:rsidRPr="002F76E4">
        <w:t xml:space="preserve"> 2014 pela seguinte Banca Examinadora:</w:t>
      </w:r>
    </w:p>
    <w:p w14:paraId="1570FD27" w14:textId="77777777" w:rsidR="00716C06" w:rsidRPr="002F76E4" w:rsidRDefault="00716C06" w:rsidP="00716C06">
      <w:pPr>
        <w:ind w:firstLine="0"/>
        <w:jc w:val="left"/>
      </w:pPr>
    </w:p>
    <w:p w14:paraId="2AAC73AC" w14:textId="77777777" w:rsidR="00716C06" w:rsidRPr="002F76E4" w:rsidRDefault="00716C06" w:rsidP="00716C06">
      <w:pPr>
        <w:ind w:firstLine="0"/>
        <w:jc w:val="left"/>
      </w:pPr>
    </w:p>
    <w:p w14:paraId="34DE514C" w14:textId="77777777" w:rsidR="00716C06" w:rsidRPr="002F76E4" w:rsidRDefault="00716C06" w:rsidP="00716C06">
      <w:pPr>
        <w:ind w:firstLine="0"/>
        <w:jc w:val="center"/>
      </w:pPr>
      <w:r w:rsidRPr="002F76E4">
        <w:t>_______________________________________________________________</w:t>
      </w:r>
    </w:p>
    <w:p w14:paraId="4FE192D8" w14:textId="086A325F" w:rsidR="00716C06" w:rsidRPr="002F76E4" w:rsidRDefault="00716C06" w:rsidP="009F28CC">
      <w:pPr>
        <w:jc w:val="center"/>
      </w:pPr>
      <w:r w:rsidRPr="002F76E4">
        <w:t>Prof.</w:t>
      </w:r>
      <w:r w:rsidR="00246849">
        <w:t xml:space="preserve"> </w:t>
      </w:r>
      <w:r w:rsidRPr="002F76E4">
        <w:t>Ricardo Choren Noya, D.C., do IME – Presidente</w:t>
      </w:r>
    </w:p>
    <w:p w14:paraId="1BCB5830" w14:textId="77777777" w:rsidR="00716C06" w:rsidRPr="002F76E4" w:rsidRDefault="00716C06" w:rsidP="00716C06">
      <w:pPr>
        <w:ind w:firstLine="0"/>
        <w:jc w:val="left"/>
      </w:pPr>
    </w:p>
    <w:p w14:paraId="6302FC9B" w14:textId="77777777" w:rsidR="00716C06" w:rsidRPr="002F76E4" w:rsidRDefault="00716C06" w:rsidP="00716C06">
      <w:pPr>
        <w:ind w:firstLine="0"/>
        <w:jc w:val="left"/>
      </w:pPr>
    </w:p>
    <w:p w14:paraId="04A1B7FB" w14:textId="77777777" w:rsidR="00BA3129" w:rsidRPr="002F76E4" w:rsidRDefault="00BA3129" w:rsidP="003A0401">
      <w:pPr>
        <w:ind w:firstLine="0"/>
        <w:jc w:val="center"/>
      </w:pPr>
      <w:r w:rsidRPr="002F76E4">
        <w:t>______________________________________________________________</w:t>
      </w:r>
    </w:p>
    <w:p w14:paraId="4B1BBA5A" w14:textId="77777777" w:rsidR="00BA3129" w:rsidRPr="002F76E4" w:rsidRDefault="00BA3129" w:rsidP="00BA3129">
      <w:pPr>
        <w:jc w:val="center"/>
      </w:pPr>
      <w:r w:rsidRPr="002F76E4">
        <w:t>Maj. An</w:t>
      </w:r>
      <w:r w:rsidR="002F76E4" w:rsidRPr="002F76E4">
        <w:t>derson Fernandes P. dos Santos,</w:t>
      </w:r>
      <w:r w:rsidRPr="002F76E4">
        <w:t> D.Sc. do IME</w:t>
      </w:r>
    </w:p>
    <w:p w14:paraId="01C8E1F2" w14:textId="77777777" w:rsidR="003A0401" w:rsidRPr="002F76E4" w:rsidRDefault="003A0401" w:rsidP="00BA3129">
      <w:pPr>
        <w:jc w:val="center"/>
      </w:pPr>
    </w:p>
    <w:p w14:paraId="1290ACD3" w14:textId="77777777" w:rsidR="00BA3129" w:rsidRPr="002F76E4" w:rsidRDefault="00BA3129" w:rsidP="00BA3129">
      <w:pPr>
        <w:jc w:val="center"/>
      </w:pPr>
    </w:p>
    <w:p w14:paraId="5342DF10" w14:textId="77777777" w:rsidR="00BA3129" w:rsidRPr="002F76E4" w:rsidRDefault="00BA3129" w:rsidP="003A0401">
      <w:pPr>
        <w:ind w:firstLine="0"/>
        <w:jc w:val="center"/>
      </w:pPr>
      <w:r w:rsidRPr="002F76E4">
        <w:t>_______________________________________________________________</w:t>
      </w:r>
    </w:p>
    <w:p w14:paraId="4774536F" w14:textId="77777777" w:rsidR="00BA3129" w:rsidRPr="002F76E4" w:rsidRDefault="00BA3129" w:rsidP="00BA3129">
      <w:pPr>
        <w:jc w:val="center"/>
      </w:pPr>
      <w:r w:rsidRPr="002F76E4">
        <w:t>Prof. Raquel Coelho Gomes Pinto, D.Sc. do IME</w:t>
      </w:r>
    </w:p>
    <w:p w14:paraId="54B1B55F" w14:textId="77777777" w:rsidR="00716C06" w:rsidRPr="002F76E4" w:rsidRDefault="00716C06" w:rsidP="00716C06">
      <w:pPr>
        <w:ind w:firstLine="0"/>
        <w:jc w:val="left"/>
      </w:pPr>
    </w:p>
    <w:p w14:paraId="4087D481" w14:textId="77777777" w:rsidR="00716C06" w:rsidRPr="002F76E4" w:rsidRDefault="00716C06" w:rsidP="00716C06">
      <w:pPr>
        <w:ind w:firstLine="0"/>
        <w:jc w:val="center"/>
        <w:outlineLvl w:val="0"/>
      </w:pPr>
      <w:r w:rsidRPr="002F76E4">
        <w:t>Rio de Janeiro</w:t>
      </w:r>
    </w:p>
    <w:p w14:paraId="35F02E48" w14:textId="77777777" w:rsidR="00716C06" w:rsidRPr="002F76E4" w:rsidRDefault="00716C06" w:rsidP="00716C06">
      <w:pPr>
        <w:ind w:firstLine="0"/>
        <w:jc w:val="center"/>
      </w:pPr>
      <w:r w:rsidRPr="002F76E4">
        <w:t>2014</w:t>
      </w:r>
    </w:p>
    <w:p w14:paraId="5A2C5CB1" w14:textId="77777777" w:rsidR="00716C06" w:rsidRPr="002F76E4" w:rsidRDefault="00716C06" w:rsidP="00716C06">
      <w:pPr>
        <w:spacing w:before="120"/>
        <w:ind w:firstLine="0"/>
        <w:jc w:val="left"/>
      </w:pPr>
      <w:r w:rsidRPr="002F76E4">
        <w:lastRenderedPageBreak/>
        <w:br w:type="page"/>
      </w:r>
    </w:p>
    <w:p w14:paraId="72ECD8A6" w14:textId="77777777" w:rsidR="00692DC7" w:rsidRPr="002F76E4" w:rsidRDefault="00692DC7" w:rsidP="00772634">
      <w:pPr>
        <w:pStyle w:val="TOC1"/>
      </w:pPr>
      <w:r w:rsidRPr="002F76E4">
        <w:rPr>
          <w:sz w:val="32"/>
        </w:rPr>
        <w:lastRenderedPageBreak/>
        <w:t>SUMÁRIO</w:t>
      </w:r>
    </w:p>
    <w:p w14:paraId="03405D28" w14:textId="77777777" w:rsidR="00692DC7" w:rsidRPr="002F76E4" w:rsidRDefault="00692DC7" w:rsidP="00772634"/>
    <w:p w14:paraId="5930B9E8" w14:textId="77777777" w:rsidR="00245CEA" w:rsidRDefault="0088363D">
      <w:pPr>
        <w:pStyle w:val="TOC1"/>
        <w:tabs>
          <w:tab w:val="right" w:leader="dot" w:pos="9060"/>
        </w:tabs>
        <w:rPr>
          <w:rFonts w:asciiTheme="minorHAnsi" w:eastAsiaTheme="minorEastAsia" w:hAnsiTheme="minorHAnsi" w:cstheme="minorBidi"/>
          <w:b w:val="0"/>
          <w:caps w:val="0"/>
          <w:noProof/>
          <w:kern w:val="0"/>
          <w:sz w:val="22"/>
          <w:lang w:eastAsia="pt-BR"/>
        </w:rPr>
      </w:pPr>
      <w:r w:rsidRPr="002F76E4">
        <w:rPr>
          <w:szCs w:val="24"/>
        </w:rPr>
        <w:fldChar w:fldCharType="begin"/>
      </w:r>
      <w:r w:rsidR="00C31CB0" w:rsidRPr="002F76E4">
        <w:rPr>
          <w:szCs w:val="24"/>
        </w:rPr>
        <w:instrText xml:space="preserve"> TOC \o "1-7" </w:instrText>
      </w:r>
      <w:r w:rsidRPr="002F76E4">
        <w:rPr>
          <w:szCs w:val="24"/>
        </w:rPr>
        <w:fldChar w:fldCharType="separate"/>
      </w:r>
      <w:r w:rsidR="00245CEA">
        <w:rPr>
          <w:noProof/>
        </w:rPr>
        <w:t>LISTA DE ILUSTRAÇÕES</w:t>
      </w:r>
      <w:r w:rsidR="00245CEA">
        <w:rPr>
          <w:noProof/>
        </w:rPr>
        <w:tab/>
      </w:r>
      <w:r w:rsidR="00245CEA">
        <w:rPr>
          <w:noProof/>
        </w:rPr>
        <w:fldChar w:fldCharType="begin"/>
      </w:r>
      <w:r w:rsidR="00245CEA">
        <w:rPr>
          <w:noProof/>
        </w:rPr>
        <w:instrText xml:space="preserve"> PAGEREF _Toc389062798 \h </w:instrText>
      </w:r>
      <w:r w:rsidR="00245CEA">
        <w:rPr>
          <w:noProof/>
        </w:rPr>
      </w:r>
      <w:r w:rsidR="00245CEA">
        <w:rPr>
          <w:noProof/>
        </w:rPr>
        <w:fldChar w:fldCharType="separate"/>
      </w:r>
      <w:r w:rsidR="00245CEA">
        <w:rPr>
          <w:noProof/>
        </w:rPr>
        <w:t>5</w:t>
      </w:r>
      <w:r w:rsidR="00245CEA">
        <w:rPr>
          <w:noProof/>
        </w:rPr>
        <w:fldChar w:fldCharType="end"/>
      </w:r>
    </w:p>
    <w:p w14:paraId="3D58EC72" w14:textId="77777777" w:rsidR="00245CEA" w:rsidRDefault="00245CEA">
      <w:pPr>
        <w:pStyle w:val="TOC1"/>
        <w:tabs>
          <w:tab w:val="right" w:leader="dot" w:pos="9060"/>
        </w:tabs>
        <w:rPr>
          <w:rFonts w:asciiTheme="minorHAnsi" w:eastAsiaTheme="minorEastAsia" w:hAnsiTheme="minorHAnsi" w:cstheme="minorBidi"/>
          <w:b w:val="0"/>
          <w:caps w:val="0"/>
          <w:noProof/>
          <w:kern w:val="0"/>
          <w:sz w:val="22"/>
          <w:lang w:eastAsia="pt-BR"/>
        </w:rPr>
      </w:pPr>
      <w:r w:rsidRPr="00245CEA">
        <w:rPr>
          <w:noProof/>
        </w:rPr>
        <w:t>LISTA DE SIGLAS</w:t>
      </w:r>
      <w:r>
        <w:rPr>
          <w:noProof/>
        </w:rPr>
        <w:tab/>
      </w:r>
      <w:r>
        <w:rPr>
          <w:noProof/>
        </w:rPr>
        <w:fldChar w:fldCharType="begin"/>
      </w:r>
      <w:r>
        <w:rPr>
          <w:noProof/>
        </w:rPr>
        <w:instrText xml:space="preserve"> PAGEREF _Toc389062799 \h </w:instrText>
      </w:r>
      <w:r>
        <w:rPr>
          <w:noProof/>
        </w:rPr>
      </w:r>
      <w:r>
        <w:rPr>
          <w:noProof/>
        </w:rPr>
        <w:fldChar w:fldCharType="separate"/>
      </w:r>
      <w:r>
        <w:rPr>
          <w:noProof/>
        </w:rPr>
        <w:t>7</w:t>
      </w:r>
      <w:r>
        <w:rPr>
          <w:noProof/>
        </w:rPr>
        <w:fldChar w:fldCharType="end"/>
      </w:r>
    </w:p>
    <w:p w14:paraId="1773B239" w14:textId="77777777" w:rsidR="00245CEA" w:rsidRDefault="00245CEA">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1</w:t>
      </w:r>
      <w:r>
        <w:rPr>
          <w:rFonts w:asciiTheme="minorHAnsi" w:eastAsiaTheme="minorEastAsia" w:hAnsiTheme="minorHAnsi" w:cstheme="minorBidi"/>
          <w:b w:val="0"/>
          <w:caps w:val="0"/>
          <w:noProof/>
          <w:kern w:val="0"/>
          <w:sz w:val="22"/>
          <w:lang w:eastAsia="pt-BR"/>
        </w:rPr>
        <w:tab/>
      </w:r>
      <w:r>
        <w:rPr>
          <w:noProof/>
        </w:rPr>
        <w:t>INTRODUÇÃO</w:t>
      </w:r>
      <w:r>
        <w:rPr>
          <w:noProof/>
        </w:rPr>
        <w:tab/>
      </w:r>
      <w:r>
        <w:rPr>
          <w:noProof/>
        </w:rPr>
        <w:fldChar w:fldCharType="begin"/>
      </w:r>
      <w:r>
        <w:rPr>
          <w:noProof/>
        </w:rPr>
        <w:instrText xml:space="preserve"> PAGEREF _Toc389062800 \h </w:instrText>
      </w:r>
      <w:r>
        <w:rPr>
          <w:noProof/>
        </w:rPr>
      </w:r>
      <w:r>
        <w:rPr>
          <w:noProof/>
        </w:rPr>
        <w:fldChar w:fldCharType="separate"/>
      </w:r>
      <w:r>
        <w:rPr>
          <w:noProof/>
        </w:rPr>
        <w:t>10</w:t>
      </w:r>
      <w:r>
        <w:rPr>
          <w:noProof/>
        </w:rPr>
        <w:fldChar w:fldCharType="end"/>
      </w:r>
    </w:p>
    <w:p w14:paraId="4C890242"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1.1</w:t>
      </w:r>
      <w:r>
        <w:rPr>
          <w:rFonts w:asciiTheme="minorHAnsi" w:eastAsiaTheme="minorEastAsia" w:hAnsiTheme="minorHAnsi" w:cstheme="minorBidi"/>
          <w:smallCaps w:val="0"/>
          <w:kern w:val="0"/>
          <w:sz w:val="22"/>
          <w:szCs w:val="22"/>
          <w:lang w:eastAsia="pt-BR"/>
        </w:rPr>
        <w:tab/>
      </w:r>
      <w:r>
        <w:t>MOTIVAÇÃO</w:t>
      </w:r>
      <w:r>
        <w:tab/>
      </w:r>
      <w:r>
        <w:fldChar w:fldCharType="begin"/>
      </w:r>
      <w:r>
        <w:instrText xml:space="preserve"> PAGEREF _Toc389062801 \h </w:instrText>
      </w:r>
      <w:r>
        <w:fldChar w:fldCharType="separate"/>
      </w:r>
      <w:r>
        <w:t>10</w:t>
      </w:r>
      <w:r>
        <w:fldChar w:fldCharType="end"/>
      </w:r>
    </w:p>
    <w:p w14:paraId="3F2877BE"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1.2</w:t>
      </w:r>
      <w:r>
        <w:rPr>
          <w:rFonts w:asciiTheme="minorHAnsi" w:eastAsiaTheme="minorEastAsia" w:hAnsiTheme="minorHAnsi" w:cstheme="minorBidi"/>
          <w:smallCaps w:val="0"/>
          <w:kern w:val="0"/>
          <w:sz w:val="22"/>
          <w:szCs w:val="22"/>
          <w:lang w:eastAsia="pt-BR"/>
        </w:rPr>
        <w:tab/>
      </w:r>
      <w:r>
        <w:t>OBJETIVO</w:t>
      </w:r>
      <w:r>
        <w:tab/>
      </w:r>
      <w:r>
        <w:fldChar w:fldCharType="begin"/>
      </w:r>
      <w:r>
        <w:instrText xml:space="preserve"> PAGEREF _Toc389062802 \h </w:instrText>
      </w:r>
      <w:r>
        <w:fldChar w:fldCharType="separate"/>
      </w:r>
      <w:r>
        <w:t>11</w:t>
      </w:r>
      <w:r>
        <w:fldChar w:fldCharType="end"/>
      </w:r>
    </w:p>
    <w:p w14:paraId="0E867EBB"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1.3</w:t>
      </w:r>
      <w:r>
        <w:rPr>
          <w:rFonts w:asciiTheme="minorHAnsi" w:eastAsiaTheme="minorEastAsia" w:hAnsiTheme="minorHAnsi" w:cstheme="minorBidi"/>
          <w:smallCaps w:val="0"/>
          <w:kern w:val="0"/>
          <w:sz w:val="22"/>
          <w:szCs w:val="22"/>
          <w:lang w:eastAsia="pt-BR"/>
        </w:rPr>
        <w:tab/>
      </w:r>
      <w:r>
        <w:t>METODOLOGIA</w:t>
      </w:r>
      <w:r>
        <w:tab/>
      </w:r>
      <w:r>
        <w:fldChar w:fldCharType="begin"/>
      </w:r>
      <w:r>
        <w:instrText xml:space="preserve"> PAGEREF _Toc389062804 \h </w:instrText>
      </w:r>
      <w:r>
        <w:fldChar w:fldCharType="separate"/>
      </w:r>
      <w:r>
        <w:t>11</w:t>
      </w:r>
      <w:r>
        <w:fldChar w:fldCharType="end"/>
      </w:r>
    </w:p>
    <w:p w14:paraId="58B88314"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1.4</w:t>
      </w:r>
      <w:r>
        <w:rPr>
          <w:rFonts w:asciiTheme="minorHAnsi" w:eastAsiaTheme="minorEastAsia" w:hAnsiTheme="minorHAnsi" w:cstheme="minorBidi"/>
          <w:smallCaps w:val="0"/>
          <w:kern w:val="0"/>
          <w:sz w:val="22"/>
          <w:szCs w:val="22"/>
          <w:lang w:eastAsia="pt-BR"/>
        </w:rPr>
        <w:tab/>
      </w:r>
      <w:r>
        <w:t>ORGANIZAÇÃO DA MONOGRAFIA</w:t>
      </w:r>
      <w:r>
        <w:tab/>
      </w:r>
      <w:r>
        <w:fldChar w:fldCharType="begin"/>
      </w:r>
      <w:r>
        <w:instrText xml:space="preserve"> PAGEREF _Toc389062806 \h </w:instrText>
      </w:r>
      <w:r>
        <w:fldChar w:fldCharType="separate"/>
      </w:r>
      <w:r>
        <w:t>11</w:t>
      </w:r>
      <w:r>
        <w:fldChar w:fldCharType="end"/>
      </w:r>
    </w:p>
    <w:p w14:paraId="39898A7B" w14:textId="77777777" w:rsidR="00245CEA" w:rsidRDefault="00245CEA">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2</w:t>
      </w:r>
      <w:r>
        <w:rPr>
          <w:rFonts w:asciiTheme="minorHAnsi" w:eastAsiaTheme="minorEastAsia" w:hAnsiTheme="minorHAnsi" w:cstheme="minorBidi"/>
          <w:b w:val="0"/>
          <w:caps w:val="0"/>
          <w:noProof/>
          <w:kern w:val="0"/>
          <w:sz w:val="22"/>
          <w:lang w:eastAsia="pt-BR"/>
        </w:rPr>
        <w:tab/>
      </w:r>
      <w:r>
        <w:rPr>
          <w:noProof/>
        </w:rPr>
        <w:t>GTD</w:t>
      </w:r>
      <w:r>
        <w:rPr>
          <w:noProof/>
        </w:rPr>
        <w:tab/>
      </w:r>
      <w:r>
        <w:rPr>
          <w:noProof/>
        </w:rPr>
        <w:fldChar w:fldCharType="begin"/>
      </w:r>
      <w:r>
        <w:rPr>
          <w:noProof/>
        </w:rPr>
        <w:instrText xml:space="preserve"> PAGEREF _Toc389062807 \h </w:instrText>
      </w:r>
      <w:r>
        <w:rPr>
          <w:noProof/>
        </w:rPr>
      </w:r>
      <w:r>
        <w:rPr>
          <w:noProof/>
        </w:rPr>
        <w:fldChar w:fldCharType="separate"/>
      </w:r>
      <w:r>
        <w:rPr>
          <w:noProof/>
        </w:rPr>
        <w:t>13</w:t>
      </w:r>
      <w:r>
        <w:rPr>
          <w:noProof/>
        </w:rPr>
        <w:fldChar w:fldCharType="end"/>
      </w:r>
    </w:p>
    <w:p w14:paraId="6C925FF5"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2.1</w:t>
      </w:r>
      <w:r>
        <w:rPr>
          <w:rFonts w:asciiTheme="minorHAnsi" w:eastAsiaTheme="minorEastAsia" w:hAnsiTheme="minorHAnsi" w:cstheme="minorBidi"/>
          <w:smallCaps w:val="0"/>
          <w:kern w:val="0"/>
          <w:sz w:val="22"/>
          <w:szCs w:val="22"/>
          <w:lang w:eastAsia="pt-BR"/>
        </w:rPr>
        <w:tab/>
      </w:r>
      <w:r>
        <w:t>DESCRIÇÃO DO MÉTODO</w:t>
      </w:r>
      <w:r>
        <w:tab/>
      </w:r>
      <w:r>
        <w:fldChar w:fldCharType="begin"/>
      </w:r>
      <w:r>
        <w:instrText xml:space="preserve"> PAGEREF _Toc389062809 \h </w:instrText>
      </w:r>
      <w:r>
        <w:fldChar w:fldCharType="separate"/>
      </w:r>
      <w:r>
        <w:t>13</w:t>
      </w:r>
      <w:r>
        <w:fldChar w:fldCharType="end"/>
      </w:r>
    </w:p>
    <w:p w14:paraId="46781A96"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2.2</w:t>
      </w:r>
      <w:r>
        <w:rPr>
          <w:rFonts w:asciiTheme="minorHAnsi" w:eastAsiaTheme="minorEastAsia" w:hAnsiTheme="minorHAnsi" w:cstheme="minorBidi"/>
          <w:smallCaps w:val="0"/>
          <w:kern w:val="0"/>
          <w:sz w:val="22"/>
          <w:szCs w:val="22"/>
          <w:lang w:eastAsia="pt-BR"/>
        </w:rPr>
        <w:tab/>
      </w:r>
      <w:r>
        <w:t>USO DO GTD NA APLICAÇÃO</w:t>
      </w:r>
      <w:r>
        <w:tab/>
      </w:r>
      <w:r>
        <w:fldChar w:fldCharType="begin"/>
      </w:r>
      <w:r>
        <w:instrText xml:space="preserve"> PAGEREF _Toc389062810 \h </w:instrText>
      </w:r>
      <w:r>
        <w:fldChar w:fldCharType="separate"/>
      </w:r>
      <w:r>
        <w:t>17</w:t>
      </w:r>
      <w:r>
        <w:fldChar w:fldCharType="end"/>
      </w:r>
    </w:p>
    <w:p w14:paraId="08A0CB94" w14:textId="77777777" w:rsidR="00245CEA" w:rsidRDefault="00245CEA">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3</w:t>
      </w:r>
      <w:r>
        <w:rPr>
          <w:rFonts w:asciiTheme="minorHAnsi" w:eastAsiaTheme="minorEastAsia" w:hAnsiTheme="minorHAnsi" w:cstheme="minorBidi"/>
          <w:b w:val="0"/>
          <w:caps w:val="0"/>
          <w:noProof/>
          <w:kern w:val="0"/>
          <w:sz w:val="22"/>
          <w:lang w:eastAsia="pt-BR"/>
        </w:rPr>
        <w:tab/>
      </w:r>
      <w:r>
        <w:rPr>
          <w:noProof/>
        </w:rPr>
        <w:t>COMPONENTES UTILIZADOS</w:t>
      </w:r>
      <w:r>
        <w:rPr>
          <w:noProof/>
        </w:rPr>
        <w:tab/>
      </w:r>
      <w:r>
        <w:rPr>
          <w:noProof/>
        </w:rPr>
        <w:fldChar w:fldCharType="begin"/>
      </w:r>
      <w:r>
        <w:rPr>
          <w:noProof/>
        </w:rPr>
        <w:instrText xml:space="preserve"> PAGEREF _Toc389062811 \h </w:instrText>
      </w:r>
      <w:r>
        <w:rPr>
          <w:noProof/>
        </w:rPr>
      </w:r>
      <w:r>
        <w:rPr>
          <w:noProof/>
        </w:rPr>
        <w:fldChar w:fldCharType="separate"/>
      </w:r>
      <w:r>
        <w:rPr>
          <w:noProof/>
        </w:rPr>
        <w:t>18</w:t>
      </w:r>
      <w:r>
        <w:rPr>
          <w:noProof/>
        </w:rPr>
        <w:fldChar w:fldCharType="end"/>
      </w:r>
    </w:p>
    <w:p w14:paraId="1BAEB380"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3.1</w:t>
      </w:r>
      <w:r>
        <w:rPr>
          <w:rFonts w:asciiTheme="minorHAnsi" w:eastAsiaTheme="minorEastAsia" w:hAnsiTheme="minorHAnsi" w:cstheme="minorBidi"/>
          <w:smallCaps w:val="0"/>
          <w:kern w:val="0"/>
          <w:sz w:val="22"/>
          <w:szCs w:val="22"/>
          <w:lang w:eastAsia="pt-BR"/>
        </w:rPr>
        <w:tab/>
      </w:r>
      <w:r>
        <w:t>ANDROID</w:t>
      </w:r>
      <w:r>
        <w:tab/>
      </w:r>
      <w:r>
        <w:fldChar w:fldCharType="begin"/>
      </w:r>
      <w:r>
        <w:instrText xml:space="preserve"> PAGEREF _Toc389062813 \h </w:instrText>
      </w:r>
      <w:r>
        <w:fldChar w:fldCharType="separate"/>
      </w:r>
      <w:r>
        <w:t>18</w:t>
      </w:r>
      <w:r>
        <w:fldChar w:fldCharType="end"/>
      </w:r>
    </w:p>
    <w:p w14:paraId="1828FAF6" w14:textId="77777777" w:rsidR="00245CEA" w:rsidRDefault="00245CEA">
      <w:pPr>
        <w:pStyle w:val="TOC3"/>
        <w:tabs>
          <w:tab w:val="left" w:pos="1680"/>
        </w:tabs>
        <w:rPr>
          <w:rFonts w:asciiTheme="minorHAnsi" w:eastAsiaTheme="minorEastAsia" w:hAnsiTheme="minorHAnsi" w:cstheme="minorBidi"/>
          <w:i w:val="0"/>
          <w:kern w:val="0"/>
          <w:sz w:val="22"/>
          <w:szCs w:val="22"/>
          <w:lang w:eastAsia="pt-BR"/>
        </w:rPr>
      </w:pPr>
      <w:r>
        <w:t>3.1.1</w:t>
      </w:r>
      <w:r>
        <w:rPr>
          <w:rFonts w:asciiTheme="minorHAnsi" w:eastAsiaTheme="minorEastAsia" w:hAnsiTheme="minorHAnsi" w:cstheme="minorBidi"/>
          <w:i w:val="0"/>
          <w:kern w:val="0"/>
          <w:sz w:val="22"/>
          <w:szCs w:val="22"/>
          <w:lang w:eastAsia="pt-BR"/>
        </w:rPr>
        <w:tab/>
      </w:r>
      <w:r>
        <w:t>CAMADA DE APRESENTAÇÃO</w:t>
      </w:r>
      <w:r>
        <w:tab/>
      </w:r>
      <w:r>
        <w:fldChar w:fldCharType="begin"/>
      </w:r>
      <w:r>
        <w:instrText xml:space="preserve"> PAGEREF _Toc389062814 \h </w:instrText>
      </w:r>
      <w:r>
        <w:fldChar w:fldCharType="separate"/>
      </w:r>
      <w:r>
        <w:t>19</w:t>
      </w:r>
      <w:r>
        <w:fldChar w:fldCharType="end"/>
      </w:r>
    </w:p>
    <w:p w14:paraId="77307173" w14:textId="77777777" w:rsidR="00245CEA" w:rsidRDefault="00245CEA">
      <w:pPr>
        <w:pStyle w:val="TOC3"/>
        <w:tabs>
          <w:tab w:val="left" w:pos="1680"/>
        </w:tabs>
        <w:rPr>
          <w:rFonts w:asciiTheme="minorHAnsi" w:eastAsiaTheme="minorEastAsia" w:hAnsiTheme="minorHAnsi" w:cstheme="minorBidi"/>
          <w:i w:val="0"/>
          <w:kern w:val="0"/>
          <w:sz w:val="22"/>
          <w:szCs w:val="22"/>
          <w:lang w:eastAsia="pt-BR"/>
        </w:rPr>
      </w:pPr>
      <w:r>
        <w:t>3.1.2</w:t>
      </w:r>
      <w:r>
        <w:rPr>
          <w:rFonts w:asciiTheme="minorHAnsi" w:eastAsiaTheme="minorEastAsia" w:hAnsiTheme="minorHAnsi" w:cstheme="minorBidi"/>
          <w:i w:val="0"/>
          <w:kern w:val="0"/>
          <w:sz w:val="22"/>
          <w:szCs w:val="22"/>
          <w:lang w:eastAsia="pt-BR"/>
        </w:rPr>
        <w:tab/>
      </w:r>
      <w:r>
        <w:t>CAMADA DE NEGÓCIOS</w:t>
      </w:r>
      <w:r>
        <w:tab/>
      </w:r>
      <w:r>
        <w:fldChar w:fldCharType="begin"/>
      </w:r>
      <w:r>
        <w:instrText xml:space="preserve"> PAGEREF _Toc389062815 \h </w:instrText>
      </w:r>
      <w:r>
        <w:fldChar w:fldCharType="separate"/>
      </w:r>
      <w:r>
        <w:t>23</w:t>
      </w:r>
      <w:r>
        <w:fldChar w:fldCharType="end"/>
      </w:r>
    </w:p>
    <w:p w14:paraId="187D50ED" w14:textId="77777777" w:rsidR="00245CEA" w:rsidRDefault="00245CEA">
      <w:pPr>
        <w:pStyle w:val="TOC3"/>
        <w:tabs>
          <w:tab w:val="left" w:pos="1680"/>
        </w:tabs>
        <w:rPr>
          <w:rFonts w:asciiTheme="minorHAnsi" w:eastAsiaTheme="minorEastAsia" w:hAnsiTheme="minorHAnsi" w:cstheme="minorBidi"/>
          <w:i w:val="0"/>
          <w:kern w:val="0"/>
          <w:sz w:val="22"/>
          <w:szCs w:val="22"/>
          <w:lang w:eastAsia="pt-BR"/>
        </w:rPr>
      </w:pPr>
      <w:r>
        <w:t>3.1.3</w:t>
      </w:r>
      <w:r>
        <w:rPr>
          <w:rFonts w:asciiTheme="minorHAnsi" w:eastAsiaTheme="minorEastAsia" w:hAnsiTheme="minorHAnsi" w:cstheme="minorBidi"/>
          <w:i w:val="0"/>
          <w:kern w:val="0"/>
          <w:sz w:val="22"/>
          <w:szCs w:val="22"/>
          <w:lang w:eastAsia="pt-BR"/>
        </w:rPr>
        <w:tab/>
      </w:r>
      <w:r>
        <w:t>CAMADA DE DADOS</w:t>
      </w:r>
      <w:r>
        <w:tab/>
      </w:r>
      <w:r>
        <w:fldChar w:fldCharType="begin"/>
      </w:r>
      <w:r>
        <w:instrText xml:space="preserve"> PAGEREF _Toc389062817 \h </w:instrText>
      </w:r>
      <w:r>
        <w:fldChar w:fldCharType="separate"/>
      </w:r>
      <w:r>
        <w:t>28</w:t>
      </w:r>
      <w:r>
        <w:fldChar w:fldCharType="end"/>
      </w:r>
    </w:p>
    <w:p w14:paraId="1A964939"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3.2</w:t>
      </w:r>
      <w:r>
        <w:rPr>
          <w:rFonts w:asciiTheme="minorHAnsi" w:eastAsiaTheme="minorEastAsia" w:hAnsiTheme="minorHAnsi" w:cstheme="minorBidi"/>
          <w:smallCaps w:val="0"/>
          <w:kern w:val="0"/>
          <w:sz w:val="22"/>
          <w:szCs w:val="22"/>
          <w:lang w:eastAsia="pt-BR"/>
        </w:rPr>
        <w:tab/>
      </w:r>
      <w:r>
        <w:t>GOOGLE CALENDAR</w:t>
      </w:r>
      <w:r>
        <w:tab/>
      </w:r>
      <w:r>
        <w:fldChar w:fldCharType="begin"/>
      </w:r>
      <w:r>
        <w:instrText xml:space="preserve"> PAGEREF _Toc389062818 \h </w:instrText>
      </w:r>
      <w:r>
        <w:fldChar w:fldCharType="separate"/>
      </w:r>
      <w:r>
        <w:t>30</w:t>
      </w:r>
      <w:r>
        <w:fldChar w:fldCharType="end"/>
      </w:r>
    </w:p>
    <w:p w14:paraId="1283E13B" w14:textId="77777777" w:rsidR="00245CEA" w:rsidRDefault="00245CEA">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4</w:t>
      </w:r>
      <w:r>
        <w:rPr>
          <w:rFonts w:asciiTheme="minorHAnsi" w:eastAsiaTheme="minorEastAsia" w:hAnsiTheme="minorHAnsi" w:cstheme="minorBidi"/>
          <w:b w:val="0"/>
          <w:caps w:val="0"/>
          <w:noProof/>
          <w:kern w:val="0"/>
          <w:sz w:val="22"/>
          <w:lang w:eastAsia="pt-BR"/>
        </w:rPr>
        <w:tab/>
      </w:r>
      <w:r>
        <w:rPr>
          <w:noProof/>
        </w:rPr>
        <w:t>FUNCIONAMENTO DO SISTEMA</w:t>
      </w:r>
      <w:r>
        <w:rPr>
          <w:noProof/>
        </w:rPr>
        <w:tab/>
      </w:r>
      <w:r>
        <w:rPr>
          <w:noProof/>
        </w:rPr>
        <w:fldChar w:fldCharType="begin"/>
      </w:r>
      <w:r>
        <w:rPr>
          <w:noProof/>
        </w:rPr>
        <w:instrText xml:space="preserve"> PAGEREF _Toc389062824 \h </w:instrText>
      </w:r>
      <w:r>
        <w:rPr>
          <w:noProof/>
        </w:rPr>
      </w:r>
      <w:r>
        <w:rPr>
          <w:noProof/>
        </w:rPr>
        <w:fldChar w:fldCharType="separate"/>
      </w:r>
      <w:r>
        <w:rPr>
          <w:noProof/>
        </w:rPr>
        <w:t>33</w:t>
      </w:r>
      <w:r>
        <w:rPr>
          <w:noProof/>
        </w:rPr>
        <w:fldChar w:fldCharType="end"/>
      </w:r>
    </w:p>
    <w:p w14:paraId="68645FE2"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4.1</w:t>
      </w:r>
      <w:r>
        <w:rPr>
          <w:rFonts w:asciiTheme="minorHAnsi" w:eastAsiaTheme="minorEastAsia" w:hAnsiTheme="minorHAnsi" w:cstheme="minorBidi"/>
          <w:smallCaps w:val="0"/>
          <w:kern w:val="0"/>
          <w:sz w:val="22"/>
          <w:szCs w:val="22"/>
          <w:lang w:eastAsia="pt-BR"/>
        </w:rPr>
        <w:tab/>
      </w:r>
      <w:r>
        <w:t>ACESSAR LISTAS</w:t>
      </w:r>
      <w:r>
        <w:tab/>
      </w:r>
      <w:r>
        <w:fldChar w:fldCharType="begin"/>
      </w:r>
      <w:r>
        <w:instrText xml:space="preserve"> PAGEREF _Toc389062825 \h </w:instrText>
      </w:r>
      <w:r>
        <w:fldChar w:fldCharType="separate"/>
      </w:r>
      <w:r>
        <w:t>33</w:t>
      </w:r>
      <w:r>
        <w:fldChar w:fldCharType="end"/>
      </w:r>
    </w:p>
    <w:p w14:paraId="6DBF5DEE"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4.2</w:t>
      </w:r>
      <w:r>
        <w:rPr>
          <w:rFonts w:asciiTheme="minorHAnsi" w:eastAsiaTheme="minorEastAsia" w:hAnsiTheme="minorHAnsi" w:cstheme="minorBidi"/>
          <w:smallCaps w:val="0"/>
          <w:kern w:val="0"/>
          <w:sz w:val="22"/>
          <w:szCs w:val="22"/>
          <w:lang w:eastAsia="pt-BR"/>
        </w:rPr>
        <w:tab/>
      </w:r>
      <w:r>
        <w:t>ADICIONAR ITEM</w:t>
      </w:r>
      <w:r>
        <w:tab/>
      </w:r>
      <w:r>
        <w:fldChar w:fldCharType="begin"/>
      </w:r>
      <w:r>
        <w:instrText xml:space="preserve"> PAGEREF _Toc389062826 \h </w:instrText>
      </w:r>
      <w:r>
        <w:fldChar w:fldCharType="separate"/>
      </w:r>
      <w:r>
        <w:t>35</w:t>
      </w:r>
      <w:r>
        <w:fldChar w:fldCharType="end"/>
      </w:r>
    </w:p>
    <w:p w14:paraId="618364D3"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4.3</w:t>
      </w:r>
      <w:r>
        <w:rPr>
          <w:rFonts w:asciiTheme="minorHAnsi" w:eastAsiaTheme="minorEastAsia" w:hAnsiTheme="minorHAnsi" w:cstheme="minorBidi"/>
          <w:smallCaps w:val="0"/>
          <w:kern w:val="0"/>
          <w:sz w:val="22"/>
          <w:szCs w:val="22"/>
          <w:lang w:eastAsia="pt-BR"/>
        </w:rPr>
        <w:tab/>
      </w:r>
      <w:r>
        <w:t>REMOVER ITEM</w:t>
      </w:r>
      <w:r>
        <w:tab/>
      </w:r>
      <w:r>
        <w:fldChar w:fldCharType="begin"/>
      </w:r>
      <w:r>
        <w:instrText xml:space="preserve"> PAGEREF _Toc389062827 \h </w:instrText>
      </w:r>
      <w:r>
        <w:fldChar w:fldCharType="separate"/>
      </w:r>
      <w:r>
        <w:t>37</w:t>
      </w:r>
      <w:r>
        <w:fldChar w:fldCharType="end"/>
      </w:r>
    </w:p>
    <w:p w14:paraId="08BFEC1D"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4.4</w:t>
      </w:r>
      <w:r>
        <w:rPr>
          <w:rFonts w:asciiTheme="minorHAnsi" w:eastAsiaTheme="minorEastAsia" w:hAnsiTheme="minorHAnsi" w:cstheme="minorBidi"/>
          <w:smallCaps w:val="0"/>
          <w:kern w:val="0"/>
          <w:sz w:val="22"/>
          <w:szCs w:val="22"/>
          <w:lang w:eastAsia="pt-BR"/>
        </w:rPr>
        <w:tab/>
      </w:r>
      <w:r>
        <w:t>REMANEJAR ITEM</w:t>
      </w:r>
      <w:r>
        <w:tab/>
      </w:r>
      <w:r>
        <w:fldChar w:fldCharType="begin"/>
      </w:r>
      <w:r>
        <w:instrText xml:space="preserve"> PAGEREF _Toc389062828 \h </w:instrText>
      </w:r>
      <w:r>
        <w:fldChar w:fldCharType="separate"/>
      </w:r>
      <w:r>
        <w:t>37</w:t>
      </w:r>
      <w:r>
        <w:fldChar w:fldCharType="end"/>
      </w:r>
    </w:p>
    <w:p w14:paraId="45D1D8DF"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4.5</w:t>
      </w:r>
      <w:r>
        <w:rPr>
          <w:rFonts w:asciiTheme="minorHAnsi" w:eastAsiaTheme="minorEastAsia" w:hAnsiTheme="minorHAnsi" w:cstheme="minorBidi"/>
          <w:smallCaps w:val="0"/>
          <w:kern w:val="0"/>
          <w:sz w:val="22"/>
          <w:szCs w:val="22"/>
          <w:lang w:eastAsia="pt-BR"/>
        </w:rPr>
        <w:tab/>
      </w:r>
      <w:r>
        <w:t>COMPARTILHAR ITEM</w:t>
      </w:r>
      <w:r>
        <w:tab/>
      </w:r>
      <w:r>
        <w:fldChar w:fldCharType="begin"/>
      </w:r>
      <w:r>
        <w:instrText xml:space="preserve"> PAGEREF _Toc389062829 \h </w:instrText>
      </w:r>
      <w:r>
        <w:fldChar w:fldCharType="separate"/>
      </w:r>
      <w:r>
        <w:t>38</w:t>
      </w:r>
      <w:r>
        <w:fldChar w:fldCharType="end"/>
      </w:r>
    </w:p>
    <w:p w14:paraId="1E79AFAA"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4.6</w:t>
      </w:r>
      <w:r>
        <w:rPr>
          <w:rFonts w:asciiTheme="minorHAnsi" w:eastAsiaTheme="minorEastAsia" w:hAnsiTheme="minorHAnsi" w:cstheme="minorBidi"/>
          <w:smallCaps w:val="0"/>
          <w:kern w:val="0"/>
          <w:sz w:val="22"/>
          <w:szCs w:val="22"/>
          <w:lang w:eastAsia="pt-BR"/>
        </w:rPr>
        <w:tab/>
      </w:r>
      <w:r>
        <w:t>CADASTRAR USUÁRIO DO GOOGLE</w:t>
      </w:r>
      <w:r>
        <w:tab/>
      </w:r>
      <w:r>
        <w:fldChar w:fldCharType="begin"/>
      </w:r>
      <w:r>
        <w:instrText xml:space="preserve"> PAGEREF _Toc389062830 \h </w:instrText>
      </w:r>
      <w:r>
        <w:fldChar w:fldCharType="separate"/>
      </w:r>
      <w:r>
        <w:t>39</w:t>
      </w:r>
      <w:r>
        <w:fldChar w:fldCharType="end"/>
      </w:r>
    </w:p>
    <w:p w14:paraId="3D54DFA1" w14:textId="77777777" w:rsidR="00245CEA" w:rsidRDefault="00245CEA">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5</w:t>
      </w:r>
      <w:r>
        <w:rPr>
          <w:rFonts w:asciiTheme="minorHAnsi" w:eastAsiaTheme="minorEastAsia" w:hAnsiTheme="minorHAnsi" w:cstheme="minorBidi"/>
          <w:b w:val="0"/>
          <w:caps w:val="0"/>
          <w:noProof/>
          <w:kern w:val="0"/>
          <w:sz w:val="22"/>
          <w:lang w:eastAsia="pt-BR"/>
        </w:rPr>
        <w:tab/>
      </w:r>
      <w:r>
        <w:rPr>
          <w:noProof/>
        </w:rPr>
        <w:t>CONCLUSÃO</w:t>
      </w:r>
      <w:r>
        <w:rPr>
          <w:noProof/>
        </w:rPr>
        <w:tab/>
      </w:r>
      <w:r>
        <w:rPr>
          <w:noProof/>
        </w:rPr>
        <w:fldChar w:fldCharType="begin"/>
      </w:r>
      <w:r>
        <w:rPr>
          <w:noProof/>
        </w:rPr>
        <w:instrText xml:space="preserve"> PAGEREF _Toc389062831 \h </w:instrText>
      </w:r>
      <w:r>
        <w:rPr>
          <w:noProof/>
        </w:rPr>
      </w:r>
      <w:r>
        <w:rPr>
          <w:noProof/>
        </w:rPr>
        <w:fldChar w:fldCharType="separate"/>
      </w:r>
      <w:r>
        <w:rPr>
          <w:noProof/>
        </w:rPr>
        <w:t>41</w:t>
      </w:r>
      <w:r>
        <w:rPr>
          <w:noProof/>
        </w:rPr>
        <w:fldChar w:fldCharType="end"/>
      </w:r>
    </w:p>
    <w:p w14:paraId="7C13F947" w14:textId="77777777" w:rsidR="00245CEA" w:rsidRDefault="00245CEA">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6</w:t>
      </w:r>
      <w:r>
        <w:rPr>
          <w:rFonts w:asciiTheme="minorHAnsi" w:eastAsiaTheme="minorEastAsia" w:hAnsiTheme="minorHAnsi" w:cstheme="minorBidi"/>
          <w:b w:val="0"/>
          <w:caps w:val="0"/>
          <w:noProof/>
          <w:kern w:val="0"/>
          <w:sz w:val="22"/>
          <w:lang w:eastAsia="pt-BR"/>
        </w:rPr>
        <w:tab/>
      </w:r>
      <w:r>
        <w:rPr>
          <w:noProof/>
        </w:rPr>
        <w:t>BILIOGRAFIA</w:t>
      </w:r>
      <w:r>
        <w:rPr>
          <w:noProof/>
        </w:rPr>
        <w:tab/>
      </w:r>
      <w:r>
        <w:rPr>
          <w:noProof/>
        </w:rPr>
        <w:fldChar w:fldCharType="begin"/>
      </w:r>
      <w:r>
        <w:rPr>
          <w:noProof/>
        </w:rPr>
        <w:instrText xml:space="preserve"> PAGEREF _Toc389062832 \h </w:instrText>
      </w:r>
      <w:r>
        <w:rPr>
          <w:noProof/>
        </w:rPr>
      </w:r>
      <w:r>
        <w:rPr>
          <w:noProof/>
        </w:rPr>
        <w:fldChar w:fldCharType="separate"/>
      </w:r>
      <w:r>
        <w:rPr>
          <w:noProof/>
        </w:rPr>
        <w:t>43</w:t>
      </w:r>
      <w:r>
        <w:rPr>
          <w:noProof/>
        </w:rPr>
        <w:fldChar w:fldCharType="end"/>
      </w:r>
    </w:p>
    <w:p w14:paraId="254F182C" w14:textId="77777777" w:rsidR="00245CEA" w:rsidRDefault="00245CEA">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7</w:t>
      </w:r>
      <w:r>
        <w:rPr>
          <w:rFonts w:asciiTheme="minorHAnsi" w:eastAsiaTheme="minorEastAsia" w:hAnsiTheme="minorHAnsi" w:cstheme="minorBidi"/>
          <w:b w:val="0"/>
          <w:caps w:val="0"/>
          <w:noProof/>
          <w:kern w:val="0"/>
          <w:sz w:val="22"/>
          <w:lang w:eastAsia="pt-BR"/>
        </w:rPr>
        <w:tab/>
      </w:r>
      <w:r>
        <w:rPr>
          <w:noProof/>
        </w:rPr>
        <w:t>APÊNDICE</w:t>
      </w:r>
      <w:r>
        <w:rPr>
          <w:noProof/>
        </w:rPr>
        <w:tab/>
      </w:r>
      <w:r>
        <w:rPr>
          <w:noProof/>
        </w:rPr>
        <w:fldChar w:fldCharType="begin"/>
      </w:r>
      <w:r>
        <w:rPr>
          <w:noProof/>
        </w:rPr>
        <w:instrText xml:space="preserve"> PAGEREF _Toc389062835 \h </w:instrText>
      </w:r>
      <w:r>
        <w:rPr>
          <w:noProof/>
        </w:rPr>
      </w:r>
      <w:r>
        <w:rPr>
          <w:noProof/>
        </w:rPr>
        <w:fldChar w:fldCharType="separate"/>
      </w:r>
      <w:r>
        <w:rPr>
          <w:noProof/>
        </w:rPr>
        <w:t>45</w:t>
      </w:r>
      <w:r>
        <w:rPr>
          <w:noProof/>
        </w:rPr>
        <w:fldChar w:fldCharType="end"/>
      </w:r>
    </w:p>
    <w:p w14:paraId="665F21BB"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7.1</w:t>
      </w:r>
      <w:r>
        <w:rPr>
          <w:rFonts w:asciiTheme="minorHAnsi" w:eastAsiaTheme="minorEastAsia" w:hAnsiTheme="minorHAnsi" w:cstheme="minorBidi"/>
          <w:smallCaps w:val="0"/>
          <w:kern w:val="0"/>
          <w:sz w:val="22"/>
          <w:szCs w:val="22"/>
          <w:lang w:eastAsia="pt-BR"/>
        </w:rPr>
        <w:tab/>
      </w:r>
      <w:r>
        <w:t>DIAGRAMA DE TELAS</w:t>
      </w:r>
      <w:r>
        <w:tab/>
      </w:r>
      <w:r>
        <w:fldChar w:fldCharType="begin"/>
      </w:r>
      <w:r>
        <w:instrText xml:space="preserve"> PAGEREF _Toc389062837 \h </w:instrText>
      </w:r>
      <w:r>
        <w:fldChar w:fldCharType="separate"/>
      </w:r>
      <w:r>
        <w:t>45</w:t>
      </w:r>
      <w:r>
        <w:fldChar w:fldCharType="end"/>
      </w:r>
    </w:p>
    <w:p w14:paraId="6A9DE34A"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7.2</w:t>
      </w:r>
      <w:r>
        <w:rPr>
          <w:rFonts w:asciiTheme="minorHAnsi" w:eastAsiaTheme="minorEastAsia" w:hAnsiTheme="minorHAnsi" w:cstheme="minorBidi"/>
          <w:smallCaps w:val="0"/>
          <w:kern w:val="0"/>
          <w:sz w:val="22"/>
          <w:szCs w:val="22"/>
          <w:lang w:eastAsia="pt-BR"/>
        </w:rPr>
        <w:tab/>
      </w:r>
      <w:r>
        <w:t>DESCRIÇÃO DE CASOS DE USO</w:t>
      </w:r>
      <w:r>
        <w:tab/>
      </w:r>
      <w:r>
        <w:fldChar w:fldCharType="begin"/>
      </w:r>
      <w:r>
        <w:instrText xml:space="preserve"> PAGEREF _Toc389062840 \h </w:instrText>
      </w:r>
      <w:r>
        <w:fldChar w:fldCharType="separate"/>
      </w:r>
      <w:r>
        <w:t>45</w:t>
      </w:r>
      <w:r>
        <w:fldChar w:fldCharType="end"/>
      </w:r>
    </w:p>
    <w:p w14:paraId="46257E5A" w14:textId="77777777" w:rsidR="00245CEA" w:rsidRDefault="00245CEA">
      <w:pPr>
        <w:pStyle w:val="TOC3"/>
        <w:tabs>
          <w:tab w:val="left" w:pos="1680"/>
        </w:tabs>
        <w:rPr>
          <w:rFonts w:asciiTheme="minorHAnsi" w:eastAsiaTheme="minorEastAsia" w:hAnsiTheme="minorHAnsi" w:cstheme="minorBidi"/>
          <w:i w:val="0"/>
          <w:kern w:val="0"/>
          <w:sz w:val="22"/>
          <w:szCs w:val="22"/>
          <w:lang w:eastAsia="pt-BR"/>
        </w:rPr>
      </w:pPr>
      <w:r>
        <w:lastRenderedPageBreak/>
        <w:t>7.2.1</w:t>
      </w:r>
      <w:r>
        <w:rPr>
          <w:rFonts w:asciiTheme="minorHAnsi" w:eastAsiaTheme="minorEastAsia" w:hAnsiTheme="minorHAnsi" w:cstheme="minorBidi"/>
          <w:i w:val="0"/>
          <w:kern w:val="0"/>
          <w:sz w:val="22"/>
          <w:szCs w:val="22"/>
          <w:lang w:eastAsia="pt-BR"/>
        </w:rPr>
        <w:tab/>
      </w:r>
      <w:r>
        <w:t>Inserir Item</w:t>
      </w:r>
      <w:r>
        <w:tab/>
      </w:r>
      <w:r>
        <w:fldChar w:fldCharType="begin"/>
      </w:r>
      <w:r>
        <w:instrText xml:space="preserve"> PAGEREF _Toc389062842 \h </w:instrText>
      </w:r>
      <w:r>
        <w:fldChar w:fldCharType="separate"/>
      </w:r>
      <w:r>
        <w:t>45</w:t>
      </w:r>
      <w:r>
        <w:fldChar w:fldCharType="end"/>
      </w:r>
    </w:p>
    <w:p w14:paraId="276D0ED3" w14:textId="77777777" w:rsidR="00245CEA" w:rsidRDefault="00245CEA">
      <w:pPr>
        <w:pStyle w:val="TOC3"/>
        <w:tabs>
          <w:tab w:val="left" w:pos="1680"/>
        </w:tabs>
        <w:rPr>
          <w:rFonts w:asciiTheme="minorHAnsi" w:eastAsiaTheme="minorEastAsia" w:hAnsiTheme="minorHAnsi" w:cstheme="minorBidi"/>
          <w:i w:val="0"/>
          <w:kern w:val="0"/>
          <w:sz w:val="22"/>
          <w:szCs w:val="22"/>
          <w:lang w:eastAsia="pt-BR"/>
        </w:rPr>
      </w:pPr>
      <w:r>
        <w:t>7.2.2</w:t>
      </w:r>
      <w:r>
        <w:rPr>
          <w:rFonts w:asciiTheme="minorHAnsi" w:eastAsiaTheme="minorEastAsia" w:hAnsiTheme="minorHAnsi" w:cstheme="minorBidi"/>
          <w:i w:val="0"/>
          <w:kern w:val="0"/>
          <w:sz w:val="22"/>
          <w:szCs w:val="22"/>
          <w:lang w:eastAsia="pt-BR"/>
        </w:rPr>
        <w:tab/>
      </w:r>
      <w:r>
        <w:t>Inserir Compromisso</w:t>
      </w:r>
      <w:r>
        <w:tab/>
      </w:r>
      <w:r>
        <w:fldChar w:fldCharType="begin"/>
      </w:r>
      <w:r>
        <w:instrText xml:space="preserve"> PAGEREF _Toc389062843 \h </w:instrText>
      </w:r>
      <w:r>
        <w:fldChar w:fldCharType="separate"/>
      </w:r>
      <w:r>
        <w:t>46</w:t>
      </w:r>
      <w:r>
        <w:fldChar w:fldCharType="end"/>
      </w:r>
    </w:p>
    <w:p w14:paraId="1DDE7D1C" w14:textId="77777777" w:rsidR="00245CEA" w:rsidRDefault="00245CEA">
      <w:pPr>
        <w:pStyle w:val="TOC3"/>
        <w:tabs>
          <w:tab w:val="left" w:pos="1680"/>
        </w:tabs>
        <w:rPr>
          <w:rFonts w:asciiTheme="minorHAnsi" w:eastAsiaTheme="minorEastAsia" w:hAnsiTheme="minorHAnsi" w:cstheme="minorBidi"/>
          <w:i w:val="0"/>
          <w:kern w:val="0"/>
          <w:sz w:val="22"/>
          <w:szCs w:val="22"/>
          <w:lang w:eastAsia="pt-BR"/>
        </w:rPr>
      </w:pPr>
      <w:r>
        <w:t>7.2.3</w:t>
      </w:r>
      <w:r>
        <w:rPr>
          <w:rFonts w:asciiTheme="minorHAnsi" w:eastAsiaTheme="minorEastAsia" w:hAnsiTheme="minorHAnsi" w:cstheme="minorBidi"/>
          <w:i w:val="0"/>
          <w:kern w:val="0"/>
          <w:sz w:val="22"/>
          <w:szCs w:val="22"/>
          <w:lang w:eastAsia="pt-BR"/>
        </w:rPr>
        <w:tab/>
      </w:r>
      <w:r>
        <w:t xml:space="preserve">Cadastrar usuário do </w:t>
      </w:r>
      <w:r w:rsidRPr="00D80015">
        <w:t>Google</w:t>
      </w:r>
      <w:r>
        <w:tab/>
      </w:r>
      <w:r>
        <w:fldChar w:fldCharType="begin"/>
      </w:r>
      <w:r>
        <w:instrText xml:space="preserve"> PAGEREF _Toc389062844 \h </w:instrText>
      </w:r>
      <w:r>
        <w:fldChar w:fldCharType="separate"/>
      </w:r>
      <w:r>
        <w:t>46</w:t>
      </w:r>
      <w:r>
        <w:fldChar w:fldCharType="end"/>
      </w:r>
    </w:p>
    <w:p w14:paraId="7B726772" w14:textId="77777777" w:rsidR="00245CEA" w:rsidRDefault="00245CEA">
      <w:pPr>
        <w:pStyle w:val="TOC3"/>
        <w:tabs>
          <w:tab w:val="left" w:pos="1680"/>
        </w:tabs>
        <w:rPr>
          <w:rFonts w:asciiTheme="minorHAnsi" w:eastAsiaTheme="minorEastAsia" w:hAnsiTheme="minorHAnsi" w:cstheme="minorBidi"/>
          <w:i w:val="0"/>
          <w:kern w:val="0"/>
          <w:sz w:val="22"/>
          <w:szCs w:val="22"/>
          <w:lang w:eastAsia="pt-BR"/>
        </w:rPr>
      </w:pPr>
      <w:r>
        <w:t>7.2.4</w:t>
      </w:r>
      <w:r>
        <w:rPr>
          <w:rFonts w:asciiTheme="minorHAnsi" w:eastAsiaTheme="minorEastAsia" w:hAnsiTheme="minorHAnsi" w:cstheme="minorBidi"/>
          <w:i w:val="0"/>
          <w:kern w:val="0"/>
          <w:sz w:val="22"/>
          <w:szCs w:val="22"/>
          <w:lang w:eastAsia="pt-BR"/>
        </w:rPr>
        <w:tab/>
      </w:r>
      <w:r>
        <w:t>Alterar Marcação de Item</w:t>
      </w:r>
      <w:r>
        <w:tab/>
      </w:r>
      <w:r>
        <w:fldChar w:fldCharType="begin"/>
      </w:r>
      <w:r>
        <w:instrText xml:space="preserve"> PAGEREF _Toc389062845 \h </w:instrText>
      </w:r>
      <w:r>
        <w:fldChar w:fldCharType="separate"/>
      </w:r>
      <w:r>
        <w:t>47</w:t>
      </w:r>
      <w:r>
        <w:fldChar w:fldCharType="end"/>
      </w:r>
    </w:p>
    <w:p w14:paraId="6EF77D2B" w14:textId="77777777" w:rsidR="00245CEA" w:rsidRDefault="00245CEA">
      <w:pPr>
        <w:pStyle w:val="TOC3"/>
        <w:tabs>
          <w:tab w:val="left" w:pos="1680"/>
        </w:tabs>
        <w:rPr>
          <w:rFonts w:asciiTheme="minorHAnsi" w:eastAsiaTheme="minorEastAsia" w:hAnsiTheme="minorHAnsi" w:cstheme="minorBidi"/>
          <w:i w:val="0"/>
          <w:kern w:val="0"/>
          <w:sz w:val="22"/>
          <w:szCs w:val="22"/>
          <w:lang w:eastAsia="pt-BR"/>
        </w:rPr>
      </w:pPr>
      <w:r>
        <w:t>7.2.5</w:t>
      </w:r>
      <w:r>
        <w:rPr>
          <w:rFonts w:asciiTheme="minorHAnsi" w:eastAsiaTheme="minorEastAsia" w:hAnsiTheme="minorHAnsi" w:cstheme="minorBidi"/>
          <w:i w:val="0"/>
          <w:kern w:val="0"/>
          <w:sz w:val="22"/>
          <w:szCs w:val="22"/>
          <w:lang w:eastAsia="pt-BR"/>
        </w:rPr>
        <w:tab/>
      </w:r>
      <w:r>
        <w:t>Excluir Item</w:t>
      </w:r>
      <w:r>
        <w:tab/>
      </w:r>
      <w:r>
        <w:fldChar w:fldCharType="begin"/>
      </w:r>
      <w:r>
        <w:instrText xml:space="preserve"> PAGEREF _Toc389062846 \h </w:instrText>
      </w:r>
      <w:r>
        <w:fldChar w:fldCharType="separate"/>
      </w:r>
      <w:r>
        <w:t>47</w:t>
      </w:r>
      <w:r>
        <w:fldChar w:fldCharType="end"/>
      </w:r>
    </w:p>
    <w:p w14:paraId="2789C519" w14:textId="77777777" w:rsidR="00245CEA" w:rsidRDefault="00245CEA">
      <w:pPr>
        <w:pStyle w:val="TOC3"/>
        <w:tabs>
          <w:tab w:val="left" w:pos="1680"/>
        </w:tabs>
        <w:rPr>
          <w:rFonts w:asciiTheme="minorHAnsi" w:eastAsiaTheme="minorEastAsia" w:hAnsiTheme="minorHAnsi" w:cstheme="minorBidi"/>
          <w:i w:val="0"/>
          <w:kern w:val="0"/>
          <w:sz w:val="22"/>
          <w:szCs w:val="22"/>
          <w:lang w:eastAsia="pt-BR"/>
        </w:rPr>
      </w:pPr>
      <w:r>
        <w:t>7.2.6</w:t>
      </w:r>
      <w:r>
        <w:rPr>
          <w:rFonts w:asciiTheme="minorHAnsi" w:eastAsiaTheme="minorEastAsia" w:hAnsiTheme="minorHAnsi" w:cstheme="minorBidi"/>
          <w:i w:val="0"/>
          <w:kern w:val="0"/>
          <w:sz w:val="22"/>
          <w:szCs w:val="22"/>
          <w:lang w:eastAsia="pt-BR"/>
        </w:rPr>
        <w:tab/>
      </w:r>
      <w:r>
        <w:t>Criar nova lista</w:t>
      </w:r>
      <w:r>
        <w:tab/>
      </w:r>
      <w:r>
        <w:fldChar w:fldCharType="begin"/>
      </w:r>
      <w:r>
        <w:instrText xml:space="preserve"> PAGEREF _Toc389062847 \h </w:instrText>
      </w:r>
      <w:r>
        <w:fldChar w:fldCharType="separate"/>
      </w:r>
      <w:r>
        <w:t>47</w:t>
      </w:r>
      <w:r>
        <w:fldChar w:fldCharType="end"/>
      </w:r>
    </w:p>
    <w:p w14:paraId="6B5B07E7" w14:textId="77777777" w:rsidR="00245CEA" w:rsidRDefault="00245CEA">
      <w:pPr>
        <w:pStyle w:val="TOC3"/>
        <w:tabs>
          <w:tab w:val="left" w:pos="1680"/>
        </w:tabs>
        <w:rPr>
          <w:rFonts w:asciiTheme="minorHAnsi" w:eastAsiaTheme="minorEastAsia" w:hAnsiTheme="minorHAnsi" w:cstheme="minorBidi"/>
          <w:i w:val="0"/>
          <w:kern w:val="0"/>
          <w:sz w:val="22"/>
          <w:szCs w:val="22"/>
          <w:lang w:eastAsia="pt-BR"/>
        </w:rPr>
      </w:pPr>
      <w:r>
        <w:t>7.2.7</w:t>
      </w:r>
      <w:r>
        <w:rPr>
          <w:rFonts w:asciiTheme="minorHAnsi" w:eastAsiaTheme="minorEastAsia" w:hAnsiTheme="minorHAnsi" w:cstheme="minorBidi"/>
          <w:i w:val="0"/>
          <w:kern w:val="0"/>
          <w:sz w:val="22"/>
          <w:szCs w:val="22"/>
          <w:lang w:eastAsia="pt-BR"/>
        </w:rPr>
        <w:tab/>
      </w:r>
      <w:r>
        <w:t>Deletar lista</w:t>
      </w:r>
      <w:r>
        <w:tab/>
      </w:r>
      <w:r>
        <w:fldChar w:fldCharType="begin"/>
      </w:r>
      <w:r>
        <w:instrText xml:space="preserve"> PAGEREF _Toc389062848 \h </w:instrText>
      </w:r>
      <w:r>
        <w:fldChar w:fldCharType="separate"/>
      </w:r>
      <w:r>
        <w:t>48</w:t>
      </w:r>
      <w:r>
        <w:fldChar w:fldCharType="end"/>
      </w:r>
    </w:p>
    <w:p w14:paraId="1E4B0F1F" w14:textId="77777777" w:rsidR="00245CEA" w:rsidRDefault="00245CEA">
      <w:pPr>
        <w:pStyle w:val="TOC3"/>
        <w:tabs>
          <w:tab w:val="left" w:pos="1680"/>
        </w:tabs>
        <w:rPr>
          <w:rFonts w:asciiTheme="minorHAnsi" w:eastAsiaTheme="minorEastAsia" w:hAnsiTheme="minorHAnsi" w:cstheme="minorBidi"/>
          <w:i w:val="0"/>
          <w:kern w:val="0"/>
          <w:sz w:val="22"/>
          <w:szCs w:val="22"/>
          <w:lang w:eastAsia="pt-BR"/>
        </w:rPr>
      </w:pPr>
      <w:r>
        <w:t>7.2.8</w:t>
      </w:r>
      <w:r>
        <w:rPr>
          <w:rFonts w:asciiTheme="minorHAnsi" w:eastAsiaTheme="minorEastAsia" w:hAnsiTheme="minorHAnsi" w:cstheme="minorBidi"/>
          <w:i w:val="0"/>
          <w:kern w:val="0"/>
          <w:sz w:val="22"/>
          <w:szCs w:val="22"/>
          <w:lang w:eastAsia="pt-BR"/>
        </w:rPr>
        <w:tab/>
      </w:r>
      <w:r>
        <w:t>Abrir lista</w:t>
      </w:r>
      <w:r>
        <w:tab/>
      </w:r>
      <w:r>
        <w:fldChar w:fldCharType="begin"/>
      </w:r>
      <w:r>
        <w:instrText xml:space="preserve"> PAGEREF _Toc389062849 \h </w:instrText>
      </w:r>
      <w:r>
        <w:fldChar w:fldCharType="separate"/>
      </w:r>
      <w:r>
        <w:t>48</w:t>
      </w:r>
      <w:r>
        <w:fldChar w:fldCharType="end"/>
      </w:r>
    </w:p>
    <w:p w14:paraId="408FE8CF"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7.3</w:t>
      </w:r>
      <w:r>
        <w:rPr>
          <w:rFonts w:asciiTheme="minorHAnsi" w:eastAsiaTheme="minorEastAsia" w:hAnsiTheme="minorHAnsi" w:cstheme="minorBidi"/>
          <w:smallCaps w:val="0"/>
          <w:kern w:val="0"/>
          <w:sz w:val="22"/>
          <w:szCs w:val="22"/>
          <w:lang w:eastAsia="pt-BR"/>
        </w:rPr>
        <w:tab/>
      </w:r>
      <w:r>
        <w:t>ESQUEMA DE BANCO DE DADOS</w:t>
      </w:r>
      <w:r>
        <w:tab/>
      </w:r>
      <w:r>
        <w:fldChar w:fldCharType="begin"/>
      </w:r>
      <w:r>
        <w:instrText xml:space="preserve"> PAGEREF _Toc389062850 \h </w:instrText>
      </w:r>
      <w:r>
        <w:fldChar w:fldCharType="separate"/>
      </w:r>
      <w:r>
        <w:t>49</w:t>
      </w:r>
      <w:r>
        <w:fldChar w:fldCharType="end"/>
      </w:r>
    </w:p>
    <w:p w14:paraId="6BE33127"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7.4</w:t>
      </w:r>
      <w:r>
        <w:rPr>
          <w:rFonts w:asciiTheme="minorHAnsi" w:eastAsiaTheme="minorEastAsia" w:hAnsiTheme="minorHAnsi" w:cstheme="minorBidi"/>
          <w:smallCaps w:val="0"/>
          <w:kern w:val="0"/>
          <w:sz w:val="22"/>
          <w:szCs w:val="22"/>
          <w:lang w:eastAsia="pt-BR"/>
        </w:rPr>
        <w:tab/>
      </w:r>
      <w:r>
        <w:t>DIAGRAMA DE CLASSES</w:t>
      </w:r>
      <w:r>
        <w:tab/>
      </w:r>
      <w:r>
        <w:fldChar w:fldCharType="begin"/>
      </w:r>
      <w:r>
        <w:instrText xml:space="preserve"> PAGEREF _Toc389062851 \h </w:instrText>
      </w:r>
      <w:r>
        <w:fldChar w:fldCharType="separate"/>
      </w:r>
      <w:r>
        <w:t>50</w:t>
      </w:r>
      <w:r>
        <w:fldChar w:fldCharType="end"/>
      </w:r>
    </w:p>
    <w:p w14:paraId="291A5142" w14:textId="77777777" w:rsidR="00692DC7" w:rsidRPr="002F76E4" w:rsidRDefault="0088363D" w:rsidP="00772634">
      <w:pPr>
        <w:pStyle w:val="TOC1"/>
        <w:sectPr w:rsidR="00692DC7" w:rsidRPr="002F76E4" w:rsidSect="00FA5DF1">
          <w:footerReference w:type="default" r:id="rId10"/>
          <w:pgSz w:w="11906" w:h="16838"/>
          <w:pgMar w:top="1417" w:right="1418" w:bottom="1701" w:left="1418" w:header="720" w:footer="720" w:gutter="0"/>
          <w:pgNumType w:start="2"/>
          <w:cols w:space="720"/>
          <w:docGrid w:linePitch="360"/>
        </w:sectPr>
      </w:pPr>
      <w:r w:rsidRPr="002F76E4">
        <w:fldChar w:fldCharType="end"/>
      </w:r>
    </w:p>
    <w:p w14:paraId="71AC13E3" w14:textId="77777777" w:rsidR="00692DC7" w:rsidRPr="002F76E4" w:rsidRDefault="00692DC7" w:rsidP="00772634"/>
    <w:p w14:paraId="7183CD2B" w14:textId="77777777" w:rsidR="00E37753" w:rsidRPr="002F76E4" w:rsidRDefault="000E0A0A" w:rsidP="00772634">
      <w:r w:rsidRPr="002F76E4">
        <w:br w:type="page"/>
      </w:r>
    </w:p>
    <w:p w14:paraId="6862E56D" w14:textId="77777777" w:rsidR="001B5440" w:rsidRPr="002F76E4" w:rsidRDefault="001B5440" w:rsidP="001B5440">
      <w:pPr>
        <w:pStyle w:val="Heading1semnumerao"/>
        <w:jc w:val="center"/>
      </w:pPr>
      <w:bookmarkStart w:id="5" w:name="_Toc367353076"/>
      <w:bookmarkStart w:id="6" w:name="_Toc389062798"/>
      <w:r w:rsidRPr="002F76E4">
        <w:lastRenderedPageBreak/>
        <w:t>LISTA DE ILUSTRAÇÕES</w:t>
      </w:r>
      <w:bookmarkEnd w:id="5"/>
      <w:bookmarkEnd w:id="6"/>
    </w:p>
    <w:p w14:paraId="35087BB6" w14:textId="77777777" w:rsidR="00474A51" w:rsidRPr="002F76E4" w:rsidRDefault="00474A51">
      <w:pPr>
        <w:pStyle w:val="TableofFigures"/>
        <w:tabs>
          <w:tab w:val="right" w:leader="dot" w:pos="9060"/>
        </w:tabs>
      </w:pPr>
    </w:p>
    <w:p w14:paraId="217ECB49" w14:textId="77777777" w:rsidR="00474A51" w:rsidRPr="002F76E4" w:rsidRDefault="00474A51">
      <w:pPr>
        <w:pStyle w:val="TableofFigures"/>
        <w:tabs>
          <w:tab w:val="right" w:leader="dot" w:pos="9060"/>
        </w:tabs>
      </w:pPr>
    </w:p>
    <w:p w14:paraId="18498504" w14:textId="77777777" w:rsidR="00474A51" w:rsidRPr="002F76E4" w:rsidRDefault="00474A51">
      <w:pPr>
        <w:pStyle w:val="TableofFigures"/>
        <w:tabs>
          <w:tab w:val="right" w:leader="dot" w:pos="9060"/>
        </w:tabs>
      </w:pPr>
    </w:p>
    <w:p w14:paraId="72E3446C" w14:textId="77777777" w:rsidR="00245CEA" w:rsidRDefault="0088363D">
      <w:pPr>
        <w:pStyle w:val="TableofFigures"/>
        <w:tabs>
          <w:tab w:val="right" w:leader="dot" w:pos="9060"/>
        </w:tabs>
        <w:rPr>
          <w:rFonts w:asciiTheme="minorHAnsi" w:eastAsiaTheme="minorEastAsia" w:hAnsiTheme="minorHAnsi" w:cstheme="minorBidi"/>
          <w:noProof/>
          <w:kern w:val="0"/>
          <w:sz w:val="22"/>
          <w:szCs w:val="22"/>
          <w:lang w:eastAsia="pt-BR"/>
        </w:rPr>
      </w:pPr>
      <w:r w:rsidRPr="002F76E4">
        <w:rPr>
          <w:lang w:val="en-US"/>
        </w:rPr>
        <w:fldChar w:fldCharType="begin"/>
      </w:r>
      <w:r w:rsidR="00474A51" w:rsidRPr="002F76E4">
        <w:rPr>
          <w:lang w:val="en-US"/>
        </w:rPr>
        <w:instrText xml:space="preserve"> TOC \h \z \c "FIG." </w:instrText>
      </w:r>
      <w:r w:rsidRPr="002F76E4">
        <w:rPr>
          <w:lang w:val="en-US"/>
        </w:rPr>
        <w:fldChar w:fldCharType="separate"/>
      </w:r>
      <w:hyperlink w:anchor="_Toc389062852" w:history="1">
        <w:r w:rsidR="00245CEA" w:rsidRPr="009B5CD3">
          <w:rPr>
            <w:rStyle w:val="Hyperlink"/>
            <w:noProof/>
          </w:rPr>
          <w:t>FIG. 2.1 - Diagrama do fluxo de trabalho do método GDT [1]</w:t>
        </w:r>
        <w:r w:rsidR="00245CEA">
          <w:rPr>
            <w:noProof/>
            <w:webHidden/>
          </w:rPr>
          <w:tab/>
        </w:r>
        <w:r w:rsidR="00245CEA">
          <w:rPr>
            <w:noProof/>
            <w:webHidden/>
          </w:rPr>
          <w:fldChar w:fldCharType="begin"/>
        </w:r>
        <w:r w:rsidR="00245CEA">
          <w:rPr>
            <w:noProof/>
            <w:webHidden/>
          </w:rPr>
          <w:instrText xml:space="preserve"> PAGEREF _Toc389062852 \h </w:instrText>
        </w:r>
        <w:r w:rsidR="00245CEA">
          <w:rPr>
            <w:noProof/>
            <w:webHidden/>
          </w:rPr>
        </w:r>
        <w:r w:rsidR="00245CEA">
          <w:rPr>
            <w:noProof/>
            <w:webHidden/>
          </w:rPr>
          <w:fldChar w:fldCharType="separate"/>
        </w:r>
        <w:r w:rsidR="00245CEA">
          <w:rPr>
            <w:noProof/>
            <w:webHidden/>
          </w:rPr>
          <w:t>14</w:t>
        </w:r>
        <w:r w:rsidR="00245CEA">
          <w:rPr>
            <w:noProof/>
            <w:webHidden/>
          </w:rPr>
          <w:fldChar w:fldCharType="end"/>
        </w:r>
      </w:hyperlink>
    </w:p>
    <w:p w14:paraId="13C4C578"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53" w:history="1">
        <w:r w:rsidRPr="009B5CD3">
          <w:rPr>
            <w:rStyle w:val="Hyperlink"/>
            <w:noProof/>
          </w:rPr>
          <w:t>FIG. 3.1 - Arquitetura do Android [2]</w:t>
        </w:r>
        <w:r>
          <w:rPr>
            <w:noProof/>
            <w:webHidden/>
          </w:rPr>
          <w:tab/>
        </w:r>
        <w:r>
          <w:rPr>
            <w:noProof/>
            <w:webHidden/>
          </w:rPr>
          <w:fldChar w:fldCharType="begin"/>
        </w:r>
        <w:r>
          <w:rPr>
            <w:noProof/>
            <w:webHidden/>
          </w:rPr>
          <w:instrText xml:space="preserve"> PAGEREF _Toc389062853 \h </w:instrText>
        </w:r>
        <w:r>
          <w:rPr>
            <w:noProof/>
            <w:webHidden/>
          </w:rPr>
        </w:r>
        <w:r>
          <w:rPr>
            <w:noProof/>
            <w:webHidden/>
          </w:rPr>
          <w:fldChar w:fldCharType="separate"/>
        </w:r>
        <w:r>
          <w:rPr>
            <w:noProof/>
            <w:webHidden/>
          </w:rPr>
          <w:t>19</w:t>
        </w:r>
        <w:r>
          <w:rPr>
            <w:noProof/>
            <w:webHidden/>
          </w:rPr>
          <w:fldChar w:fldCharType="end"/>
        </w:r>
      </w:hyperlink>
    </w:p>
    <w:p w14:paraId="7ED850B3"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54" w:history="1">
        <w:r w:rsidRPr="009B5CD3">
          <w:rPr>
            <w:rStyle w:val="Hyperlink"/>
            <w:noProof/>
          </w:rPr>
          <w:t>FIG. 3.2 – Relacionamento entre as Views</w:t>
        </w:r>
        <w:r>
          <w:rPr>
            <w:noProof/>
            <w:webHidden/>
          </w:rPr>
          <w:tab/>
        </w:r>
        <w:r>
          <w:rPr>
            <w:noProof/>
            <w:webHidden/>
          </w:rPr>
          <w:fldChar w:fldCharType="begin"/>
        </w:r>
        <w:r>
          <w:rPr>
            <w:noProof/>
            <w:webHidden/>
          </w:rPr>
          <w:instrText xml:space="preserve"> PAGEREF _Toc389062854 \h </w:instrText>
        </w:r>
        <w:r>
          <w:rPr>
            <w:noProof/>
            <w:webHidden/>
          </w:rPr>
        </w:r>
        <w:r>
          <w:rPr>
            <w:noProof/>
            <w:webHidden/>
          </w:rPr>
          <w:fldChar w:fldCharType="separate"/>
        </w:r>
        <w:r>
          <w:rPr>
            <w:noProof/>
            <w:webHidden/>
          </w:rPr>
          <w:t>20</w:t>
        </w:r>
        <w:r>
          <w:rPr>
            <w:noProof/>
            <w:webHidden/>
          </w:rPr>
          <w:fldChar w:fldCharType="end"/>
        </w:r>
      </w:hyperlink>
    </w:p>
    <w:p w14:paraId="4B9CE780"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55" w:history="1">
        <w:r w:rsidRPr="009B5CD3">
          <w:rPr>
            <w:rStyle w:val="Hyperlink"/>
            <w:noProof/>
          </w:rPr>
          <w:t>FIG. 3.3 – Hierarquia de classes para ListView. [3]</w:t>
        </w:r>
        <w:r>
          <w:rPr>
            <w:noProof/>
            <w:webHidden/>
          </w:rPr>
          <w:tab/>
        </w:r>
        <w:r>
          <w:rPr>
            <w:noProof/>
            <w:webHidden/>
          </w:rPr>
          <w:fldChar w:fldCharType="begin"/>
        </w:r>
        <w:r>
          <w:rPr>
            <w:noProof/>
            <w:webHidden/>
          </w:rPr>
          <w:instrText xml:space="preserve"> PAGEREF _Toc389062855 \h </w:instrText>
        </w:r>
        <w:r>
          <w:rPr>
            <w:noProof/>
            <w:webHidden/>
          </w:rPr>
        </w:r>
        <w:r>
          <w:rPr>
            <w:noProof/>
            <w:webHidden/>
          </w:rPr>
          <w:fldChar w:fldCharType="separate"/>
        </w:r>
        <w:r>
          <w:rPr>
            <w:noProof/>
            <w:webHidden/>
          </w:rPr>
          <w:t>21</w:t>
        </w:r>
        <w:r>
          <w:rPr>
            <w:noProof/>
            <w:webHidden/>
          </w:rPr>
          <w:fldChar w:fldCharType="end"/>
        </w:r>
      </w:hyperlink>
    </w:p>
    <w:p w14:paraId="5D69F8BB"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56" w:history="1">
        <w:r w:rsidRPr="009B5CD3">
          <w:rPr>
            <w:rStyle w:val="Hyperlink"/>
            <w:noProof/>
          </w:rPr>
          <w:t>FIG. 3.4 – Assinatura do método getView [3]</w:t>
        </w:r>
        <w:r>
          <w:rPr>
            <w:noProof/>
            <w:webHidden/>
          </w:rPr>
          <w:tab/>
        </w:r>
        <w:r>
          <w:rPr>
            <w:noProof/>
            <w:webHidden/>
          </w:rPr>
          <w:fldChar w:fldCharType="begin"/>
        </w:r>
        <w:r>
          <w:rPr>
            <w:noProof/>
            <w:webHidden/>
          </w:rPr>
          <w:instrText xml:space="preserve"> PAGEREF _Toc389062856 \h </w:instrText>
        </w:r>
        <w:r>
          <w:rPr>
            <w:noProof/>
            <w:webHidden/>
          </w:rPr>
        </w:r>
        <w:r>
          <w:rPr>
            <w:noProof/>
            <w:webHidden/>
          </w:rPr>
          <w:fldChar w:fldCharType="separate"/>
        </w:r>
        <w:r>
          <w:rPr>
            <w:noProof/>
            <w:webHidden/>
          </w:rPr>
          <w:t>22</w:t>
        </w:r>
        <w:r>
          <w:rPr>
            <w:noProof/>
            <w:webHidden/>
          </w:rPr>
          <w:fldChar w:fldCharType="end"/>
        </w:r>
      </w:hyperlink>
    </w:p>
    <w:p w14:paraId="457818F7"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57" w:history="1">
        <w:r w:rsidRPr="009B5CD3">
          <w:rPr>
            <w:rStyle w:val="Hyperlink"/>
            <w:noProof/>
          </w:rPr>
          <w:t>FIG. 3.5 – Hierarquia de classes do TextView [3].</w:t>
        </w:r>
        <w:r>
          <w:rPr>
            <w:noProof/>
            <w:webHidden/>
          </w:rPr>
          <w:tab/>
        </w:r>
        <w:r>
          <w:rPr>
            <w:noProof/>
            <w:webHidden/>
          </w:rPr>
          <w:fldChar w:fldCharType="begin"/>
        </w:r>
        <w:r>
          <w:rPr>
            <w:noProof/>
            <w:webHidden/>
          </w:rPr>
          <w:instrText xml:space="preserve"> PAGEREF _Toc389062857 \h </w:instrText>
        </w:r>
        <w:r>
          <w:rPr>
            <w:noProof/>
            <w:webHidden/>
          </w:rPr>
        </w:r>
        <w:r>
          <w:rPr>
            <w:noProof/>
            <w:webHidden/>
          </w:rPr>
          <w:fldChar w:fldCharType="separate"/>
        </w:r>
        <w:r>
          <w:rPr>
            <w:noProof/>
            <w:webHidden/>
          </w:rPr>
          <w:t>22</w:t>
        </w:r>
        <w:r>
          <w:rPr>
            <w:noProof/>
            <w:webHidden/>
          </w:rPr>
          <w:fldChar w:fldCharType="end"/>
        </w:r>
      </w:hyperlink>
    </w:p>
    <w:p w14:paraId="2B629F50"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58" w:history="1">
        <w:r w:rsidRPr="009B5CD3">
          <w:rPr>
            <w:rStyle w:val="Hyperlink"/>
            <w:noProof/>
          </w:rPr>
          <w:t>FIG. 3.6 – Hierarquia de classes do TextView [3].</w:t>
        </w:r>
        <w:r>
          <w:rPr>
            <w:noProof/>
            <w:webHidden/>
          </w:rPr>
          <w:tab/>
        </w:r>
        <w:r>
          <w:rPr>
            <w:noProof/>
            <w:webHidden/>
          </w:rPr>
          <w:fldChar w:fldCharType="begin"/>
        </w:r>
        <w:r>
          <w:rPr>
            <w:noProof/>
            <w:webHidden/>
          </w:rPr>
          <w:instrText xml:space="preserve"> PAGEREF _Toc389062858 \h </w:instrText>
        </w:r>
        <w:r>
          <w:rPr>
            <w:noProof/>
            <w:webHidden/>
          </w:rPr>
        </w:r>
        <w:r>
          <w:rPr>
            <w:noProof/>
            <w:webHidden/>
          </w:rPr>
          <w:fldChar w:fldCharType="separate"/>
        </w:r>
        <w:r>
          <w:rPr>
            <w:noProof/>
            <w:webHidden/>
          </w:rPr>
          <w:t>22</w:t>
        </w:r>
        <w:r>
          <w:rPr>
            <w:noProof/>
            <w:webHidden/>
          </w:rPr>
          <w:fldChar w:fldCharType="end"/>
        </w:r>
      </w:hyperlink>
    </w:p>
    <w:p w14:paraId="018682E7"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59" w:history="1">
        <w:r w:rsidRPr="009B5CD3">
          <w:rPr>
            <w:rStyle w:val="Hyperlink"/>
            <w:noProof/>
          </w:rPr>
          <w:t xml:space="preserve">FIG. 3.7 – Hierarquia de classes do </w:t>
        </w:r>
        <w:r w:rsidRPr="009B5CD3">
          <w:rPr>
            <w:rStyle w:val="Hyperlink"/>
            <w:i/>
            <w:noProof/>
          </w:rPr>
          <w:t>ContentProvider</w:t>
        </w:r>
        <w:r w:rsidRPr="009B5CD3">
          <w:rPr>
            <w:rStyle w:val="Hyperlink"/>
            <w:noProof/>
          </w:rPr>
          <w:t xml:space="preserve"> [3]</w:t>
        </w:r>
        <w:r>
          <w:rPr>
            <w:noProof/>
            <w:webHidden/>
          </w:rPr>
          <w:tab/>
        </w:r>
        <w:r>
          <w:rPr>
            <w:noProof/>
            <w:webHidden/>
          </w:rPr>
          <w:fldChar w:fldCharType="begin"/>
        </w:r>
        <w:r>
          <w:rPr>
            <w:noProof/>
            <w:webHidden/>
          </w:rPr>
          <w:instrText xml:space="preserve"> PAGEREF _Toc389062859 \h </w:instrText>
        </w:r>
        <w:r>
          <w:rPr>
            <w:noProof/>
            <w:webHidden/>
          </w:rPr>
        </w:r>
        <w:r>
          <w:rPr>
            <w:noProof/>
            <w:webHidden/>
          </w:rPr>
          <w:fldChar w:fldCharType="separate"/>
        </w:r>
        <w:r>
          <w:rPr>
            <w:noProof/>
            <w:webHidden/>
          </w:rPr>
          <w:t>24</w:t>
        </w:r>
        <w:r>
          <w:rPr>
            <w:noProof/>
            <w:webHidden/>
          </w:rPr>
          <w:fldChar w:fldCharType="end"/>
        </w:r>
      </w:hyperlink>
    </w:p>
    <w:p w14:paraId="20588C4C"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60" w:history="1">
        <w:r w:rsidRPr="009B5CD3">
          <w:rPr>
            <w:rStyle w:val="Hyperlink"/>
            <w:noProof/>
          </w:rPr>
          <w:t xml:space="preserve">FIG. 3.8 – Hierarquia de classes do </w:t>
        </w:r>
        <w:r w:rsidRPr="009B5CD3">
          <w:rPr>
            <w:rStyle w:val="Hyperlink"/>
            <w:i/>
            <w:noProof/>
          </w:rPr>
          <w:t>Application</w:t>
        </w:r>
        <w:r>
          <w:rPr>
            <w:noProof/>
            <w:webHidden/>
          </w:rPr>
          <w:tab/>
        </w:r>
        <w:r>
          <w:rPr>
            <w:noProof/>
            <w:webHidden/>
          </w:rPr>
          <w:fldChar w:fldCharType="begin"/>
        </w:r>
        <w:r>
          <w:rPr>
            <w:noProof/>
            <w:webHidden/>
          </w:rPr>
          <w:instrText xml:space="preserve"> PAGEREF _Toc389062860 \h </w:instrText>
        </w:r>
        <w:r>
          <w:rPr>
            <w:noProof/>
            <w:webHidden/>
          </w:rPr>
        </w:r>
        <w:r>
          <w:rPr>
            <w:noProof/>
            <w:webHidden/>
          </w:rPr>
          <w:fldChar w:fldCharType="separate"/>
        </w:r>
        <w:r>
          <w:rPr>
            <w:noProof/>
            <w:webHidden/>
          </w:rPr>
          <w:t>25</w:t>
        </w:r>
        <w:r>
          <w:rPr>
            <w:noProof/>
            <w:webHidden/>
          </w:rPr>
          <w:fldChar w:fldCharType="end"/>
        </w:r>
      </w:hyperlink>
    </w:p>
    <w:p w14:paraId="000AF1D1"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61" w:history="1">
        <w:r w:rsidRPr="009B5CD3">
          <w:rPr>
            <w:rStyle w:val="Hyperlink"/>
            <w:noProof/>
          </w:rPr>
          <w:t xml:space="preserve">FIG. 3.9 – Hierarquia de classes do </w:t>
        </w:r>
        <w:r w:rsidRPr="009B5CD3">
          <w:rPr>
            <w:rStyle w:val="Hyperlink"/>
            <w:i/>
            <w:noProof/>
          </w:rPr>
          <w:t>Context</w:t>
        </w:r>
        <w:r>
          <w:rPr>
            <w:noProof/>
            <w:webHidden/>
          </w:rPr>
          <w:tab/>
        </w:r>
        <w:r>
          <w:rPr>
            <w:noProof/>
            <w:webHidden/>
          </w:rPr>
          <w:fldChar w:fldCharType="begin"/>
        </w:r>
        <w:r>
          <w:rPr>
            <w:noProof/>
            <w:webHidden/>
          </w:rPr>
          <w:instrText xml:space="preserve"> PAGEREF _Toc389062861 \h </w:instrText>
        </w:r>
        <w:r>
          <w:rPr>
            <w:noProof/>
            <w:webHidden/>
          </w:rPr>
        </w:r>
        <w:r>
          <w:rPr>
            <w:noProof/>
            <w:webHidden/>
          </w:rPr>
          <w:fldChar w:fldCharType="separate"/>
        </w:r>
        <w:r>
          <w:rPr>
            <w:noProof/>
            <w:webHidden/>
          </w:rPr>
          <w:t>25</w:t>
        </w:r>
        <w:r>
          <w:rPr>
            <w:noProof/>
            <w:webHidden/>
          </w:rPr>
          <w:fldChar w:fldCharType="end"/>
        </w:r>
      </w:hyperlink>
    </w:p>
    <w:p w14:paraId="3EEB925D"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62" w:history="1">
        <w:r w:rsidRPr="009B5CD3">
          <w:rPr>
            <w:rStyle w:val="Hyperlink"/>
            <w:noProof/>
          </w:rPr>
          <w:t xml:space="preserve">FIG. 3.10 – Componentes para funcionamento do </w:t>
        </w:r>
        <w:r w:rsidRPr="009B5CD3">
          <w:rPr>
            <w:rStyle w:val="Hyperlink"/>
            <w:i/>
            <w:noProof/>
          </w:rPr>
          <w:t xml:space="preserve">Android </w:t>
        </w:r>
        <w:r w:rsidRPr="009B5CD3">
          <w:rPr>
            <w:rStyle w:val="Hyperlink"/>
            <w:noProof/>
          </w:rPr>
          <w:t>[7]</w:t>
        </w:r>
        <w:r>
          <w:rPr>
            <w:noProof/>
            <w:webHidden/>
          </w:rPr>
          <w:tab/>
        </w:r>
        <w:r>
          <w:rPr>
            <w:noProof/>
            <w:webHidden/>
          </w:rPr>
          <w:fldChar w:fldCharType="begin"/>
        </w:r>
        <w:r>
          <w:rPr>
            <w:noProof/>
            <w:webHidden/>
          </w:rPr>
          <w:instrText xml:space="preserve"> PAGEREF _Toc389062862 \h </w:instrText>
        </w:r>
        <w:r>
          <w:rPr>
            <w:noProof/>
            <w:webHidden/>
          </w:rPr>
        </w:r>
        <w:r>
          <w:rPr>
            <w:noProof/>
            <w:webHidden/>
          </w:rPr>
          <w:fldChar w:fldCharType="separate"/>
        </w:r>
        <w:r>
          <w:rPr>
            <w:noProof/>
            <w:webHidden/>
          </w:rPr>
          <w:t>26</w:t>
        </w:r>
        <w:r>
          <w:rPr>
            <w:noProof/>
            <w:webHidden/>
          </w:rPr>
          <w:fldChar w:fldCharType="end"/>
        </w:r>
      </w:hyperlink>
    </w:p>
    <w:p w14:paraId="6E5ADB27"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63" w:history="1">
        <w:r w:rsidRPr="009B5CD3">
          <w:rPr>
            <w:rStyle w:val="Hyperlink"/>
            <w:noProof/>
          </w:rPr>
          <w:t xml:space="preserve">FIG. 3.11 – Hierarquia de classes do </w:t>
        </w:r>
        <w:r w:rsidRPr="009B5CD3">
          <w:rPr>
            <w:rStyle w:val="Hyperlink"/>
            <w:i/>
            <w:noProof/>
          </w:rPr>
          <w:t>SQLiteDatabase</w:t>
        </w:r>
        <w:r>
          <w:rPr>
            <w:noProof/>
            <w:webHidden/>
          </w:rPr>
          <w:tab/>
        </w:r>
        <w:r>
          <w:rPr>
            <w:noProof/>
            <w:webHidden/>
          </w:rPr>
          <w:fldChar w:fldCharType="begin"/>
        </w:r>
        <w:r>
          <w:rPr>
            <w:noProof/>
            <w:webHidden/>
          </w:rPr>
          <w:instrText xml:space="preserve"> PAGEREF _Toc389062863 \h </w:instrText>
        </w:r>
        <w:r>
          <w:rPr>
            <w:noProof/>
            <w:webHidden/>
          </w:rPr>
        </w:r>
        <w:r>
          <w:rPr>
            <w:noProof/>
            <w:webHidden/>
          </w:rPr>
          <w:fldChar w:fldCharType="separate"/>
        </w:r>
        <w:r>
          <w:rPr>
            <w:noProof/>
            <w:webHidden/>
          </w:rPr>
          <w:t>28</w:t>
        </w:r>
        <w:r>
          <w:rPr>
            <w:noProof/>
            <w:webHidden/>
          </w:rPr>
          <w:fldChar w:fldCharType="end"/>
        </w:r>
      </w:hyperlink>
    </w:p>
    <w:p w14:paraId="2E96637A"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64" w:history="1">
        <w:r w:rsidRPr="009B5CD3">
          <w:rPr>
            <w:rStyle w:val="Hyperlink"/>
            <w:noProof/>
          </w:rPr>
          <w:t xml:space="preserve">FIG. 3.12 – Hierarquia de classes do </w:t>
        </w:r>
        <w:r w:rsidRPr="009B5CD3">
          <w:rPr>
            <w:rStyle w:val="Hyperlink"/>
            <w:i/>
            <w:noProof/>
          </w:rPr>
          <w:t>SQLiteOpenHelper</w:t>
        </w:r>
        <w:r>
          <w:rPr>
            <w:noProof/>
            <w:webHidden/>
          </w:rPr>
          <w:tab/>
        </w:r>
        <w:r>
          <w:rPr>
            <w:noProof/>
            <w:webHidden/>
          </w:rPr>
          <w:fldChar w:fldCharType="begin"/>
        </w:r>
        <w:r>
          <w:rPr>
            <w:noProof/>
            <w:webHidden/>
          </w:rPr>
          <w:instrText xml:space="preserve"> PAGEREF _Toc389062864 \h </w:instrText>
        </w:r>
        <w:r>
          <w:rPr>
            <w:noProof/>
            <w:webHidden/>
          </w:rPr>
        </w:r>
        <w:r>
          <w:rPr>
            <w:noProof/>
            <w:webHidden/>
          </w:rPr>
          <w:fldChar w:fldCharType="separate"/>
        </w:r>
        <w:r>
          <w:rPr>
            <w:noProof/>
            <w:webHidden/>
          </w:rPr>
          <w:t>29</w:t>
        </w:r>
        <w:r>
          <w:rPr>
            <w:noProof/>
            <w:webHidden/>
          </w:rPr>
          <w:fldChar w:fldCharType="end"/>
        </w:r>
      </w:hyperlink>
    </w:p>
    <w:p w14:paraId="5A72FFFB"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65" w:history="1">
        <w:r w:rsidRPr="009B5CD3">
          <w:rPr>
            <w:rStyle w:val="Hyperlink"/>
            <w:noProof/>
          </w:rPr>
          <w:t xml:space="preserve">FIG. 3.13 – Hierarquia de classes do </w:t>
        </w:r>
        <w:r w:rsidRPr="009B5CD3">
          <w:rPr>
            <w:rStyle w:val="Hyperlink"/>
            <w:i/>
            <w:noProof/>
          </w:rPr>
          <w:t>SQLiteCursor</w:t>
        </w:r>
        <w:r>
          <w:rPr>
            <w:noProof/>
            <w:webHidden/>
          </w:rPr>
          <w:tab/>
        </w:r>
        <w:r>
          <w:rPr>
            <w:noProof/>
            <w:webHidden/>
          </w:rPr>
          <w:fldChar w:fldCharType="begin"/>
        </w:r>
        <w:r>
          <w:rPr>
            <w:noProof/>
            <w:webHidden/>
          </w:rPr>
          <w:instrText xml:space="preserve"> PAGEREF _Toc389062865 \h </w:instrText>
        </w:r>
        <w:r>
          <w:rPr>
            <w:noProof/>
            <w:webHidden/>
          </w:rPr>
        </w:r>
        <w:r>
          <w:rPr>
            <w:noProof/>
            <w:webHidden/>
          </w:rPr>
          <w:fldChar w:fldCharType="separate"/>
        </w:r>
        <w:r>
          <w:rPr>
            <w:noProof/>
            <w:webHidden/>
          </w:rPr>
          <w:t>29</w:t>
        </w:r>
        <w:r>
          <w:rPr>
            <w:noProof/>
            <w:webHidden/>
          </w:rPr>
          <w:fldChar w:fldCharType="end"/>
        </w:r>
      </w:hyperlink>
    </w:p>
    <w:p w14:paraId="08D33706"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66" w:history="1">
        <w:r w:rsidRPr="009B5CD3">
          <w:rPr>
            <w:rStyle w:val="Hyperlink"/>
            <w:noProof/>
          </w:rPr>
          <w:t xml:space="preserve">FIG. 3.14 – </w:t>
        </w:r>
        <w:r w:rsidRPr="009B5CD3">
          <w:rPr>
            <w:rStyle w:val="Hyperlink"/>
            <w:i/>
            <w:noProof/>
          </w:rPr>
          <w:t>Calendar Provider data model</w:t>
        </w:r>
        <w:r w:rsidRPr="009B5CD3">
          <w:rPr>
            <w:rStyle w:val="Hyperlink"/>
            <w:noProof/>
          </w:rPr>
          <w:t xml:space="preserve"> [8].</w:t>
        </w:r>
        <w:r>
          <w:rPr>
            <w:noProof/>
            <w:webHidden/>
          </w:rPr>
          <w:tab/>
        </w:r>
        <w:r>
          <w:rPr>
            <w:noProof/>
            <w:webHidden/>
          </w:rPr>
          <w:fldChar w:fldCharType="begin"/>
        </w:r>
        <w:r>
          <w:rPr>
            <w:noProof/>
            <w:webHidden/>
          </w:rPr>
          <w:instrText xml:space="preserve"> PAGEREF _Toc389062866 \h </w:instrText>
        </w:r>
        <w:r>
          <w:rPr>
            <w:noProof/>
            <w:webHidden/>
          </w:rPr>
        </w:r>
        <w:r>
          <w:rPr>
            <w:noProof/>
            <w:webHidden/>
          </w:rPr>
          <w:fldChar w:fldCharType="separate"/>
        </w:r>
        <w:r>
          <w:rPr>
            <w:noProof/>
            <w:webHidden/>
          </w:rPr>
          <w:t>31</w:t>
        </w:r>
        <w:r>
          <w:rPr>
            <w:noProof/>
            <w:webHidden/>
          </w:rPr>
          <w:fldChar w:fldCharType="end"/>
        </w:r>
      </w:hyperlink>
    </w:p>
    <w:p w14:paraId="29F297CE"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67" w:history="1">
        <w:r w:rsidRPr="009B5CD3">
          <w:rPr>
            <w:rStyle w:val="Hyperlink"/>
            <w:noProof/>
          </w:rPr>
          <w:t>FIG. 4.1 – Tela inicial</w:t>
        </w:r>
        <w:r>
          <w:rPr>
            <w:noProof/>
            <w:webHidden/>
          </w:rPr>
          <w:tab/>
        </w:r>
        <w:r>
          <w:rPr>
            <w:noProof/>
            <w:webHidden/>
          </w:rPr>
          <w:fldChar w:fldCharType="begin"/>
        </w:r>
        <w:r>
          <w:rPr>
            <w:noProof/>
            <w:webHidden/>
          </w:rPr>
          <w:instrText xml:space="preserve"> PAGEREF _Toc389062867 \h </w:instrText>
        </w:r>
        <w:r>
          <w:rPr>
            <w:noProof/>
            <w:webHidden/>
          </w:rPr>
        </w:r>
        <w:r>
          <w:rPr>
            <w:noProof/>
            <w:webHidden/>
          </w:rPr>
          <w:fldChar w:fldCharType="separate"/>
        </w:r>
        <w:r>
          <w:rPr>
            <w:noProof/>
            <w:webHidden/>
          </w:rPr>
          <w:t>33</w:t>
        </w:r>
        <w:r>
          <w:rPr>
            <w:noProof/>
            <w:webHidden/>
          </w:rPr>
          <w:fldChar w:fldCharType="end"/>
        </w:r>
      </w:hyperlink>
    </w:p>
    <w:p w14:paraId="5AB67D45"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68" w:history="1">
        <w:r w:rsidRPr="009B5CD3">
          <w:rPr>
            <w:rStyle w:val="Hyperlink"/>
            <w:noProof/>
          </w:rPr>
          <w:t>FIG. 4.2 – Uma lista aberta</w:t>
        </w:r>
        <w:r>
          <w:rPr>
            <w:noProof/>
            <w:webHidden/>
          </w:rPr>
          <w:tab/>
        </w:r>
        <w:r>
          <w:rPr>
            <w:noProof/>
            <w:webHidden/>
          </w:rPr>
          <w:fldChar w:fldCharType="begin"/>
        </w:r>
        <w:r>
          <w:rPr>
            <w:noProof/>
            <w:webHidden/>
          </w:rPr>
          <w:instrText xml:space="preserve"> PAGEREF _Toc389062868 \h </w:instrText>
        </w:r>
        <w:r>
          <w:rPr>
            <w:noProof/>
            <w:webHidden/>
          </w:rPr>
        </w:r>
        <w:r>
          <w:rPr>
            <w:noProof/>
            <w:webHidden/>
          </w:rPr>
          <w:fldChar w:fldCharType="separate"/>
        </w:r>
        <w:r>
          <w:rPr>
            <w:noProof/>
            <w:webHidden/>
          </w:rPr>
          <w:t>34</w:t>
        </w:r>
        <w:r>
          <w:rPr>
            <w:noProof/>
            <w:webHidden/>
          </w:rPr>
          <w:fldChar w:fldCharType="end"/>
        </w:r>
      </w:hyperlink>
    </w:p>
    <w:p w14:paraId="25F0AC31"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69" w:history="1">
        <w:r w:rsidRPr="009B5CD3">
          <w:rPr>
            <w:rStyle w:val="Hyperlink"/>
            <w:noProof/>
          </w:rPr>
          <w:t>FIG. 4.3 – Outras Listas</w:t>
        </w:r>
        <w:r>
          <w:rPr>
            <w:noProof/>
            <w:webHidden/>
          </w:rPr>
          <w:tab/>
        </w:r>
        <w:r>
          <w:rPr>
            <w:noProof/>
            <w:webHidden/>
          </w:rPr>
          <w:fldChar w:fldCharType="begin"/>
        </w:r>
        <w:r>
          <w:rPr>
            <w:noProof/>
            <w:webHidden/>
          </w:rPr>
          <w:instrText xml:space="preserve"> PAGEREF _Toc389062869 \h </w:instrText>
        </w:r>
        <w:r>
          <w:rPr>
            <w:noProof/>
            <w:webHidden/>
          </w:rPr>
        </w:r>
        <w:r>
          <w:rPr>
            <w:noProof/>
            <w:webHidden/>
          </w:rPr>
          <w:fldChar w:fldCharType="separate"/>
        </w:r>
        <w:r>
          <w:rPr>
            <w:noProof/>
            <w:webHidden/>
          </w:rPr>
          <w:t>35</w:t>
        </w:r>
        <w:r>
          <w:rPr>
            <w:noProof/>
            <w:webHidden/>
          </w:rPr>
          <w:fldChar w:fldCharType="end"/>
        </w:r>
      </w:hyperlink>
    </w:p>
    <w:p w14:paraId="1D0A8B66"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70" w:history="1">
        <w:r w:rsidRPr="009B5CD3">
          <w:rPr>
            <w:rStyle w:val="Hyperlink"/>
            <w:noProof/>
          </w:rPr>
          <w:t>FIG. 4.4 – Adicionando item</w:t>
        </w:r>
        <w:r>
          <w:rPr>
            <w:noProof/>
            <w:webHidden/>
          </w:rPr>
          <w:tab/>
        </w:r>
        <w:r>
          <w:rPr>
            <w:noProof/>
            <w:webHidden/>
          </w:rPr>
          <w:fldChar w:fldCharType="begin"/>
        </w:r>
        <w:r>
          <w:rPr>
            <w:noProof/>
            <w:webHidden/>
          </w:rPr>
          <w:instrText xml:space="preserve"> PAGEREF _Toc389062870 \h </w:instrText>
        </w:r>
        <w:r>
          <w:rPr>
            <w:noProof/>
            <w:webHidden/>
          </w:rPr>
        </w:r>
        <w:r>
          <w:rPr>
            <w:noProof/>
            <w:webHidden/>
          </w:rPr>
          <w:fldChar w:fldCharType="separate"/>
        </w:r>
        <w:r>
          <w:rPr>
            <w:noProof/>
            <w:webHidden/>
          </w:rPr>
          <w:t>36</w:t>
        </w:r>
        <w:r>
          <w:rPr>
            <w:noProof/>
            <w:webHidden/>
          </w:rPr>
          <w:fldChar w:fldCharType="end"/>
        </w:r>
      </w:hyperlink>
    </w:p>
    <w:p w14:paraId="3892995A"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71" w:history="1">
        <w:r w:rsidRPr="009B5CD3">
          <w:rPr>
            <w:rStyle w:val="Hyperlink"/>
            <w:noProof/>
          </w:rPr>
          <w:t>FIG. 4.5 – Criando evento utilizando aplicativo externo</w:t>
        </w:r>
        <w:r>
          <w:rPr>
            <w:noProof/>
            <w:webHidden/>
          </w:rPr>
          <w:tab/>
        </w:r>
        <w:r>
          <w:rPr>
            <w:noProof/>
            <w:webHidden/>
          </w:rPr>
          <w:fldChar w:fldCharType="begin"/>
        </w:r>
        <w:r>
          <w:rPr>
            <w:noProof/>
            <w:webHidden/>
          </w:rPr>
          <w:instrText xml:space="preserve"> PAGEREF _Toc389062871 \h </w:instrText>
        </w:r>
        <w:r>
          <w:rPr>
            <w:noProof/>
            <w:webHidden/>
          </w:rPr>
        </w:r>
        <w:r>
          <w:rPr>
            <w:noProof/>
            <w:webHidden/>
          </w:rPr>
          <w:fldChar w:fldCharType="separate"/>
        </w:r>
        <w:r>
          <w:rPr>
            <w:noProof/>
            <w:webHidden/>
          </w:rPr>
          <w:t>36</w:t>
        </w:r>
        <w:r>
          <w:rPr>
            <w:noProof/>
            <w:webHidden/>
          </w:rPr>
          <w:fldChar w:fldCharType="end"/>
        </w:r>
      </w:hyperlink>
    </w:p>
    <w:p w14:paraId="6B11EE9B"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72" w:history="1">
        <w:r w:rsidRPr="009B5CD3">
          <w:rPr>
            <w:rStyle w:val="Hyperlink"/>
            <w:noProof/>
          </w:rPr>
          <w:t>FIG. 4.6 – Menu de ferramentas para o item</w:t>
        </w:r>
        <w:r>
          <w:rPr>
            <w:noProof/>
            <w:webHidden/>
          </w:rPr>
          <w:tab/>
        </w:r>
        <w:r>
          <w:rPr>
            <w:noProof/>
            <w:webHidden/>
          </w:rPr>
          <w:fldChar w:fldCharType="begin"/>
        </w:r>
        <w:r>
          <w:rPr>
            <w:noProof/>
            <w:webHidden/>
          </w:rPr>
          <w:instrText xml:space="preserve"> PAGEREF _Toc389062872 \h </w:instrText>
        </w:r>
        <w:r>
          <w:rPr>
            <w:noProof/>
            <w:webHidden/>
          </w:rPr>
        </w:r>
        <w:r>
          <w:rPr>
            <w:noProof/>
            <w:webHidden/>
          </w:rPr>
          <w:fldChar w:fldCharType="separate"/>
        </w:r>
        <w:r>
          <w:rPr>
            <w:noProof/>
            <w:webHidden/>
          </w:rPr>
          <w:t>37</w:t>
        </w:r>
        <w:r>
          <w:rPr>
            <w:noProof/>
            <w:webHidden/>
          </w:rPr>
          <w:fldChar w:fldCharType="end"/>
        </w:r>
      </w:hyperlink>
    </w:p>
    <w:p w14:paraId="29FB9324"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73" w:history="1">
        <w:r w:rsidRPr="009B5CD3">
          <w:rPr>
            <w:rStyle w:val="Hyperlink"/>
            <w:noProof/>
          </w:rPr>
          <w:t>FIG. 4.7 – Remanejando um item</w:t>
        </w:r>
        <w:r>
          <w:rPr>
            <w:noProof/>
            <w:webHidden/>
          </w:rPr>
          <w:tab/>
        </w:r>
        <w:r>
          <w:rPr>
            <w:noProof/>
            <w:webHidden/>
          </w:rPr>
          <w:fldChar w:fldCharType="begin"/>
        </w:r>
        <w:r>
          <w:rPr>
            <w:noProof/>
            <w:webHidden/>
          </w:rPr>
          <w:instrText xml:space="preserve"> PAGEREF _Toc389062873 \h </w:instrText>
        </w:r>
        <w:r>
          <w:rPr>
            <w:noProof/>
            <w:webHidden/>
          </w:rPr>
        </w:r>
        <w:r>
          <w:rPr>
            <w:noProof/>
            <w:webHidden/>
          </w:rPr>
          <w:fldChar w:fldCharType="separate"/>
        </w:r>
        <w:r>
          <w:rPr>
            <w:noProof/>
            <w:webHidden/>
          </w:rPr>
          <w:t>38</w:t>
        </w:r>
        <w:r>
          <w:rPr>
            <w:noProof/>
            <w:webHidden/>
          </w:rPr>
          <w:fldChar w:fldCharType="end"/>
        </w:r>
      </w:hyperlink>
    </w:p>
    <w:p w14:paraId="33489609"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74" w:history="1">
        <w:r w:rsidRPr="009B5CD3">
          <w:rPr>
            <w:rStyle w:val="Hyperlink"/>
            <w:noProof/>
          </w:rPr>
          <w:t>FIG. 4.8 – Compartilhar um item</w:t>
        </w:r>
        <w:r>
          <w:rPr>
            <w:noProof/>
            <w:webHidden/>
          </w:rPr>
          <w:tab/>
        </w:r>
        <w:r>
          <w:rPr>
            <w:noProof/>
            <w:webHidden/>
          </w:rPr>
          <w:fldChar w:fldCharType="begin"/>
        </w:r>
        <w:r>
          <w:rPr>
            <w:noProof/>
            <w:webHidden/>
          </w:rPr>
          <w:instrText xml:space="preserve"> PAGEREF _Toc389062874 \h </w:instrText>
        </w:r>
        <w:r>
          <w:rPr>
            <w:noProof/>
            <w:webHidden/>
          </w:rPr>
        </w:r>
        <w:r>
          <w:rPr>
            <w:noProof/>
            <w:webHidden/>
          </w:rPr>
          <w:fldChar w:fldCharType="separate"/>
        </w:r>
        <w:r>
          <w:rPr>
            <w:noProof/>
            <w:webHidden/>
          </w:rPr>
          <w:t>39</w:t>
        </w:r>
        <w:r>
          <w:rPr>
            <w:noProof/>
            <w:webHidden/>
          </w:rPr>
          <w:fldChar w:fldCharType="end"/>
        </w:r>
      </w:hyperlink>
    </w:p>
    <w:p w14:paraId="02B09577"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75" w:history="1">
        <w:r w:rsidRPr="009B5CD3">
          <w:rPr>
            <w:rStyle w:val="Hyperlink"/>
            <w:noProof/>
          </w:rPr>
          <w:t>FIG. 4.9 – Cadastrando usuário do Google</w:t>
        </w:r>
        <w:r>
          <w:rPr>
            <w:noProof/>
            <w:webHidden/>
          </w:rPr>
          <w:tab/>
        </w:r>
        <w:r>
          <w:rPr>
            <w:noProof/>
            <w:webHidden/>
          </w:rPr>
          <w:fldChar w:fldCharType="begin"/>
        </w:r>
        <w:r>
          <w:rPr>
            <w:noProof/>
            <w:webHidden/>
          </w:rPr>
          <w:instrText xml:space="preserve"> PAGEREF _Toc389062875 \h </w:instrText>
        </w:r>
        <w:r>
          <w:rPr>
            <w:noProof/>
            <w:webHidden/>
          </w:rPr>
        </w:r>
        <w:r>
          <w:rPr>
            <w:noProof/>
            <w:webHidden/>
          </w:rPr>
          <w:fldChar w:fldCharType="separate"/>
        </w:r>
        <w:r>
          <w:rPr>
            <w:noProof/>
            <w:webHidden/>
          </w:rPr>
          <w:t>40</w:t>
        </w:r>
        <w:r>
          <w:rPr>
            <w:noProof/>
            <w:webHidden/>
          </w:rPr>
          <w:fldChar w:fldCharType="end"/>
        </w:r>
      </w:hyperlink>
    </w:p>
    <w:p w14:paraId="4B62A091"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76" w:history="1">
        <w:r w:rsidRPr="009B5CD3">
          <w:rPr>
            <w:rStyle w:val="Hyperlink"/>
            <w:noProof/>
          </w:rPr>
          <w:t>FIG. 7.1 – DIAGRAMA DE NAVEGAÇÃO ENTRE TELAS</w:t>
        </w:r>
        <w:r>
          <w:rPr>
            <w:noProof/>
            <w:webHidden/>
          </w:rPr>
          <w:tab/>
        </w:r>
        <w:r>
          <w:rPr>
            <w:noProof/>
            <w:webHidden/>
          </w:rPr>
          <w:fldChar w:fldCharType="begin"/>
        </w:r>
        <w:r>
          <w:rPr>
            <w:noProof/>
            <w:webHidden/>
          </w:rPr>
          <w:instrText xml:space="preserve"> PAGEREF _Toc389062876 \h </w:instrText>
        </w:r>
        <w:r>
          <w:rPr>
            <w:noProof/>
            <w:webHidden/>
          </w:rPr>
        </w:r>
        <w:r>
          <w:rPr>
            <w:noProof/>
            <w:webHidden/>
          </w:rPr>
          <w:fldChar w:fldCharType="separate"/>
        </w:r>
        <w:r>
          <w:rPr>
            <w:noProof/>
            <w:webHidden/>
          </w:rPr>
          <w:t>45</w:t>
        </w:r>
        <w:r>
          <w:rPr>
            <w:noProof/>
            <w:webHidden/>
          </w:rPr>
          <w:fldChar w:fldCharType="end"/>
        </w:r>
      </w:hyperlink>
    </w:p>
    <w:p w14:paraId="21B6A635"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77" w:history="1">
        <w:r w:rsidRPr="009B5CD3">
          <w:rPr>
            <w:rStyle w:val="Hyperlink"/>
            <w:noProof/>
          </w:rPr>
          <w:t>FIG. 7.2 – Esquema de banco de dados</w:t>
        </w:r>
        <w:r>
          <w:rPr>
            <w:noProof/>
            <w:webHidden/>
          </w:rPr>
          <w:tab/>
        </w:r>
        <w:r>
          <w:rPr>
            <w:noProof/>
            <w:webHidden/>
          </w:rPr>
          <w:fldChar w:fldCharType="begin"/>
        </w:r>
        <w:r>
          <w:rPr>
            <w:noProof/>
            <w:webHidden/>
          </w:rPr>
          <w:instrText xml:space="preserve"> PAGEREF _Toc389062877 \h </w:instrText>
        </w:r>
        <w:r>
          <w:rPr>
            <w:noProof/>
            <w:webHidden/>
          </w:rPr>
        </w:r>
        <w:r>
          <w:rPr>
            <w:noProof/>
            <w:webHidden/>
          </w:rPr>
          <w:fldChar w:fldCharType="separate"/>
        </w:r>
        <w:r>
          <w:rPr>
            <w:noProof/>
            <w:webHidden/>
          </w:rPr>
          <w:t>49</w:t>
        </w:r>
        <w:r>
          <w:rPr>
            <w:noProof/>
            <w:webHidden/>
          </w:rPr>
          <w:fldChar w:fldCharType="end"/>
        </w:r>
      </w:hyperlink>
    </w:p>
    <w:p w14:paraId="77130D53"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78" w:history="1">
        <w:r w:rsidRPr="009B5CD3">
          <w:rPr>
            <w:rStyle w:val="Hyperlink"/>
            <w:noProof/>
          </w:rPr>
          <w:t>FIG. 7.3 -  Diagrama de classes de projeto (simplificado)</w:t>
        </w:r>
        <w:r>
          <w:rPr>
            <w:noProof/>
            <w:webHidden/>
          </w:rPr>
          <w:tab/>
        </w:r>
        <w:r>
          <w:rPr>
            <w:noProof/>
            <w:webHidden/>
          </w:rPr>
          <w:fldChar w:fldCharType="begin"/>
        </w:r>
        <w:r>
          <w:rPr>
            <w:noProof/>
            <w:webHidden/>
          </w:rPr>
          <w:instrText xml:space="preserve"> PAGEREF _Toc389062878 \h </w:instrText>
        </w:r>
        <w:r>
          <w:rPr>
            <w:noProof/>
            <w:webHidden/>
          </w:rPr>
        </w:r>
        <w:r>
          <w:rPr>
            <w:noProof/>
            <w:webHidden/>
          </w:rPr>
          <w:fldChar w:fldCharType="separate"/>
        </w:r>
        <w:r>
          <w:rPr>
            <w:noProof/>
            <w:webHidden/>
          </w:rPr>
          <w:t>50</w:t>
        </w:r>
        <w:r>
          <w:rPr>
            <w:noProof/>
            <w:webHidden/>
          </w:rPr>
          <w:fldChar w:fldCharType="end"/>
        </w:r>
      </w:hyperlink>
    </w:p>
    <w:p w14:paraId="30F333B2"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79" w:history="1">
        <w:r w:rsidRPr="009B5CD3">
          <w:rPr>
            <w:rStyle w:val="Hyperlink"/>
            <w:noProof/>
          </w:rPr>
          <w:t>FIG. 7.4 – Diagrama de classes, com atributos e métodos, sem relacionamentos</w:t>
        </w:r>
        <w:r>
          <w:rPr>
            <w:noProof/>
            <w:webHidden/>
          </w:rPr>
          <w:tab/>
        </w:r>
        <w:r>
          <w:rPr>
            <w:noProof/>
            <w:webHidden/>
          </w:rPr>
          <w:fldChar w:fldCharType="begin"/>
        </w:r>
        <w:r>
          <w:rPr>
            <w:noProof/>
            <w:webHidden/>
          </w:rPr>
          <w:instrText xml:space="preserve"> PAGEREF _Toc389062879 \h </w:instrText>
        </w:r>
        <w:r>
          <w:rPr>
            <w:noProof/>
            <w:webHidden/>
          </w:rPr>
        </w:r>
        <w:r>
          <w:rPr>
            <w:noProof/>
            <w:webHidden/>
          </w:rPr>
          <w:fldChar w:fldCharType="separate"/>
        </w:r>
        <w:r>
          <w:rPr>
            <w:noProof/>
            <w:webHidden/>
          </w:rPr>
          <w:t>51</w:t>
        </w:r>
        <w:r>
          <w:rPr>
            <w:noProof/>
            <w:webHidden/>
          </w:rPr>
          <w:fldChar w:fldCharType="end"/>
        </w:r>
      </w:hyperlink>
    </w:p>
    <w:p w14:paraId="39C7257A" w14:textId="77777777" w:rsidR="00582DF5" w:rsidRPr="002F76E4" w:rsidRDefault="0088363D" w:rsidP="00772634">
      <w:pPr>
        <w:rPr>
          <w:lang w:val="en-US"/>
        </w:rPr>
      </w:pPr>
      <w:r w:rsidRPr="002F76E4">
        <w:rPr>
          <w:lang w:val="en-US"/>
        </w:rPr>
        <w:lastRenderedPageBreak/>
        <w:fldChar w:fldCharType="end"/>
      </w:r>
    </w:p>
    <w:p w14:paraId="27F5817A" w14:textId="77777777" w:rsidR="00AA56E1" w:rsidRPr="002F76E4" w:rsidRDefault="00582DF5" w:rsidP="00772634">
      <w:pPr>
        <w:rPr>
          <w:lang w:val="en-US"/>
        </w:rPr>
      </w:pPr>
      <w:r w:rsidRPr="002F76E4">
        <w:rPr>
          <w:lang w:val="en-US"/>
        </w:rPr>
        <w:br w:type="page"/>
      </w:r>
    </w:p>
    <w:p w14:paraId="1074FC17" w14:textId="77777777" w:rsidR="00AA56E1" w:rsidRPr="002F76E4" w:rsidRDefault="00AA56E1" w:rsidP="001D43B7">
      <w:pPr>
        <w:pStyle w:val="Heading1semnumerao"/>
        <w:jc w:val="center"/>
        <w:rPr>
          <w:lang w:val="en-US"/>
        </w:rPr>
      </w:pPr>
      <w:bookmarkStart w:id="7" w:name="_Toc389062799"/>
      <w:r w:rsidRPr="002F76E4">
        <w:rPr>
          <w:lang w:val="en-US"/>
        </w:rPr>
        <w:lastRenderedPageBreak/>
        <w:t>LISTA DE SIGLAS</w:t>
      </w:r>
      <w:bookmarkEnd w:id="7"/>
    </w:p>
    <w:p w14:paraId="72F7BEDE" w14:textId="77777777" w:rsidR="001B25FB" w:rsidRPr="002F76E4" w:rsidRDefault="001B25FB" w:rsidP="00772634">
      <w:pPr>
        <w:rPr>
          <w:lang w:val="en-US"/>
        </w:rPr>
      </w:pPr>
    </w:p>
    <w:p w14:paraId="2562338D" w14:textId="77777777" w:rsidR="007F2AF9" w:rsidRPr="002F76E4" w:rsidRDefault="00600209" w:rsidP="00772634">
      <w:pPr>
        <w:rPr>
          <w:lang w:val="en-US"/>
        </w:rPr>
      </w:pPr>
      <w:r w:rsidRPr="002F76E4">
        <w:rPr>
          <w:lang w:val="en-US"/>
        </w:rPr>
        <w:t>API</w:t>
      </w:r>
      <w:r w:rsidR="005D622D" w:rsidRPr="002F76E4">
        <w:rPr>
          <w:lang w:val="en-US"/>
        </w:rPr>
        <w:tab/>
      </w:r>
      <w:r w:rsidR="005D622D" w:rsidRPr="002F76E4">
        <w:rPr>
          <w:lang w:val="en-US"/>
        </w:rPr>
        <w:tab/>
        <w:t xml:space="preserve">Application </w:t>
      </w:r>
      <w:del w:id="8" w:author="Anasta" w:date="2014-05-28T13:30:00Z">
        <w:r w:rsidR="00657FE4" w:rsidRPr="002F76E4">
          <w:rPr>
            <w:lang w:val="en-US"/>
          </w:rPr>
          <w:delText>programming interface</w:delText>
        </w:r>
      </w:del>
      <w:ins w:id="9" w:author="Anasta" w:date="2014-05-28T13:30:00Z">
        <w:r w:rsidR="005D622D" w:rsidRPr="002F76E4">
          <w:rPr>
            <w:lang w:val="en-US"/>
          </w:rPr>
          <w:t>Programming I</w:t>
        </w:r>
        <w:r w:rsidR="00657FE4" w:rsidRPr="002F76E4">
          <w:rPr>
            <w:lang w:val="en-US"/>
          </w:rPr>
          <w:t>nterface</w:t>
        </w:r>
      </w:ins>
    </w:p>
    <w:p w14:paraId="43606716" w14:textId="77777777" w:rsidR="00600209" w:rsidRPr="002F76E4" w:rsidRDefault="00600209" w:rsidP="00772634">
      <w:pPr>
        <w:rPr>
          <w:lang w:val="en-US"/>
        </w:rPr>
      </w:pPr>
      <w:r w:rsidRPr="002F76E4">
        <w:rPr>
          <w:lang w:val="en-US"/>
        </w:rPr>
        <w:t>MVC</w:t>
      </w:r>
      <w:r w:rsidR="00657FE4" w:rsidRPr="002F76E4">
        <w:rPr>
          <w:lang w:val="en-US"/>
        </w:rPr>
        <w:tab/>
      </w:r>
      <w:r w:rsidR="00657FE4" w:rsidRPr="002F76E4">
        <w:rPr>
          <w:lang w:val="en-US"/>
        </w:rPr>
        <w:tab/>
        <w:t>Model-View-Controller</w:t>
      </w:r>
    </w:p>
    <w:p w14:paraId="645FA00A" w14:textId="77777777" w:rsidR="003538C8" w:rsidRPr="002F76E4" w:rsidRDefault="003538C8" w:rsidP="00772634">
      <w:pPr>
        <w:rPr>
          <w:lang w:val="en-US"/>
        </w:rPr>
      </w:pPr>
      <w:r w:rsidRPr="002F76E4">
        <w:rPr>
          <w:lang w:val="en-US"/>
        </w:rPr>
        <w:t>GTD</w:t>
      </w:r>
      <w:r w:rsidRPr="002F76E4">
        <w:rPr>
          <w:lang w:val="en-US"/>
        </w:rPr>
        <w:tab/>
      </w:r>
      <w:r w:rsidRPr="002F76E4">
        <w:rPr>
          <w:lang w:val="en-US"/>
        </w:rPr>
        <w:tab/>
        <w:t>Getting Things Done</w:t>
      </w:r>
    </w:p>
    <w:p w14:paraId="438B92CC" w14:textId="77777777" w:rsidR="00600209" w:rsidRPr="002F76E4" w:rsidRDefault="00600209" w:rsidP="00772634">
      <w:pPr>
        <w:rPr>
          <w:lang w:val="en-US"/>
        </w:rPr>
      </w:pPr>
      <w:r w:rsidRPr="002F76E4">
        <w:rPr>
          <w:lang w:val="en-US"/>
        </w:rPr>
        <w:t>OS</w:t>
      </w:r>
      <w:r w:rsidR="00657FE4" w:rsidRPr="002F76E4">
        <w:rPr>
          <w:lang w:val="en-US"/>
        </w:rPr>
        <w:tab/>
      </w:r>
      <w:r w:rsidR="00657FE4" w:rsidRPr="002F76E4">
        <w:rPr>
          <w:lang w:val="en-US"/>
        </w:rPr>
        <w:tab/>
        <w:t>Operating System</w:t>
      </w:r>
    </w:p>
    <w:p w14:paraId="5C8B7CEA" w14:textId="77777777" w:rsidR="00600209" w:rsidRPr="002F76E4" w:rsidRDefault="00600209" w:rsidP="00772634">
      <w:pPr>
        <w:rPr>
          <w:lang w:val="en-US"/>
        </w:rPr>
      </w:pPr>
      <w:r w:rsidRPr="002F76E4">
        <w:rPr>
          <w:lang w:val="en-US"/>
        </w:rPr>
        <w:t>SQL</w:t>
      </w:r>
      <w:r w:rsidR="00657FE4" w:rsidRPr="002F76E4">
        <w:rPr>
          <w:lang w:val="en-US"/>
        </w:rPr>
        <w:tab/>
      </w:r>
      <w:r w:rsidR="00657FE4" w:rsidRPr="002F76E4">
        <w:rPr>
          <w:lang w:val="en-US"/>
        </w:rPr>
        <w:tab/>
        <w:t>Structured Query Language</w:t>
      </w:r>
    </w:p>
    <w:p w14:paraId="6E4410EB" w14:textId="77777777" w:rsidR="00600209" w:rsidRPr="002F76E4" w:rsidRDefault="00600209" w:rsidP="00772634">
      <w:pPr>
        <w:rPr>
          <w:lang w:val="en-US"/>
        </w:rPr>
      </w:pPr>
      <w:r w:rsidRPr="002F76E4">
        <w:rPr>
          <w:lang w:val="en-US"/>
        </w:rPr>
        <w:t>XML</w:t>
      </w:r>
      <w:r w:rsidR="00657FE4" w:rsidRPr="002F76E4">
        <w:rPr>
          <w:lang w:val="en-US"/>
        </w:rPr>
        <w:tab/>
      </w:r>
      <w:r w:rsidR="00657FE4" w:rsidRPr="002F76E4">
        <w:rPr>
          <w:lang w:val="en-US"/>
        </w:rPr>
        <w:tab/>
        <w:t>Extensible Markup Language</w:t>
      </w:r>
    </w:p>
    <w:p w14:paraId="444A0780" w14:textId="77777777" w:rsidR="007210CE" w:rsidRPr="002F76E4" w:rsidRDefault="007210CE" w:rsidP="00772634">
      <w:pPr>
        <w:rPr>
          <w:i/>
          <w:lang w:val="en-US"/>
        </w:rPr>
      </w:pPr>
      <w:r w:rsidRPr="002F76E4">
        <w:rPr>
          <w:lang w:val="en-US"/>
        </w:rPr>
        <w:t>VM</w:t>
      </w:r>
      <w:r w:rsidRPr="002F76E4">
        <w:rPr>
          <w:lang w:val="en-US"/>
        </w:rPr>
        <w:tab/>
      </w:r>
      <w:r w:rsidRPr="002F76E4">
        <w:rPr>
          <w:lang w:val="en-US"/>
        </w:rPr>
        <w:tab/>
      </w:r>
      <w:r w:rsidR="00FC6DEE" w:rsidRPr="002F76E4">
        <w:rPr>
          <w:i/>
          <w:lang w:val="en-US"/>
        </w:rPr>
        <w:t>Virtual Machine</w:t>
      </w:r>
    </w:p>
    <w:p w14:paraId="670E845A" w14:textId="77777777" w:rsidR="0062203D" w:rsidRPr="002F76E4" w:rsidRDefault="0062203D" w:rsidP="0062203D">
      <w:pPr>
        <w:rPr>
          <w:i/>
          <w:lang w:val="en-US"/>
        </w:rPr>
      </w:pPr>
      <w:r w:rsidRPr="002F76E4">
        <w:rPr>
          <w:lang w:val="en-US"/>
        </w:rPr>
        <w:t xml:space="preserve">WYSIWYG </w:t>
      </w:r>
      <w:r w:rsidRPr="002F76E4">
        <w:rPr>
          <w:lang w:val="en-US"/>
        </w:rPr>
        <w:tab/>
      </w:r>
      <w:r w:rsidRPr="002F76E4">
        <w:rPr>
          <w:i/>
          <w:lang w:val="en-US"/>
        </w:rPr>
        <w:t>What You See Is What You Get</w:t>
      </w:r>
    </w:p>
    <w:p w14:paraId="32F85C25" w14:textId="77777777" w:rsidR="00403944" w:rsidRPr="002F76E4" w:rsidRDefault="00403944" w:rsidP="0062203D">
      <w:pPr>
        <w:rPr>
          <w:lang w:val="en-US"/>
        </w:rPr>
      </w:pPr>
      <w:r w:rsidRPr="002F76E4">
        <w:rPr>
          <w:lang w:val="en-US"/>
        </w:rPr>
        <w:t>ADT</w:t>
      </w:r>
      <w:r w:rsidRPr="002F76E4">
        <w:rPr>
          <w:lang w:val="en-US"/>
        </w:rPr>
        <w:tab/>
      </w:r>
      <w:r w:rsidRPr="002F76E4">
        <w:rPr>
          <w:lang w:val="en-US"/>
        </w:rPr>
        <w:tab/>
        <w:t xml:space="preserve">Android </w:t>
      </w:r>
      <w:r w:rsidRPr="002F76E4">
        <w:rPr>
          <w:i/>
          <w:lang w:val="en-US"/>
        </w:rPr>
        <w:t>Developer</w:t>
      </w:r>
      <w:r w:rsidR="001C7D34" w:rsidRPr="002F76E4">
        <w:rPr>
          <w:lang w:val="en-US"/>
        </w:rPr>
        <w:t xml:space="preserve"> </w:t>
      </w:r>
      <w:r w:rsidR="001C7D34" w:rsidRPr="002F76E4">
        <w:rPr>
          <w:i/>
          <w:lang w:val="en-US"/>
        </w:rPr>
        <w:t>Tool</w:t>
      </w:r>
    </w:p>
    <w:p w14:paraId="7CF3BD0C" w14:textId="77777777" w:rsidR="0062203D" w:rsidRPr="002F76E4" w:rsidRDefault="00947801" w:rsidP="00772634">
      <w:pPr>
        <w:rPr>
          <w:lang w:val="en-US"/>
        </w:rPr>
      </w:pPr>
      <w:r w:rsidRPr="002F76E4">
        <w:rPr>
          <w:lang w:val="en-US"/>
        </w:rPr>
        <w:t>SDK</w:t>
      </w:r>
      <w:r w:rsidRPr="002F76E4">
        <w:rPr>
          <w:lang w:val="en-US"/>
        </w:rPr>
        <w:tab/>
      </w:r>
      <w:r w:rsidRPr="002F76E4">
        <w:rPr>
          <w:lang w:val="en-US"/>
        </w:rPr>
        <w:tab/>
        <w:t xml:space="preserve">Software </w:t>
      </w:r>
      <w:r w:rsidRPr="002F76E4">
        <w:rPr>
          <w:i/>
          <w:lang w:val="en-US"/>
        </w:rPr>
        <w:t>Development</w:t>
      </w:r>
      <w:r w:rsidRPr="002F76E4">
        <w:rPr>
          <w:lang w:val="en-US"/>
        </w:rPr>
        <w:t xml:space="preserve"> </w:t>
      </w:r>
      <w:r w:rsidRPr="002F76E4">
        <w:rPr>
          <w:i/>
          <w:lang w:val="en-US"/>
        </w:rPr>
        <w:t>Kit</w:t>
      </w:r>
    </w:p>
    <w:p w14:paraId="2DA86BBF" w14:textId="77777777" w:rsidR="00E36E37" w:rsidRPr="002F76E4" w:rsidRDefault="00E36E37" w:rsidP="00772634">
      <w:pPr>
        <w:rPr>
          <w:lang w:val="en-US"/>
        </w:rPr>
      </w:pPr>
      <w:r w:rsidRPr="002F76E4">
        <w:rPr>
          <w:lang w:val="en-US"/>
        </w:rPr>
        <w:t>IDE</w:t>
      </w:r>
      <w:r w:rsidRPr="002F76E4">
        <w:rPr>
          <w:lang w:val="en-US"/>
        </w:rPr>
        <w:tab/>
      </w:r>
      <w:r w:rsidRPr="002F76E4">
        <w:rPr>
          <w:lang w:val="en-US"/>
        </w:rPr>
        <w:tab/>
      </w:r>
      <w:r w:rsidR="00ED6AA7" w:rsidRPr="002F76E4">
        <w:rPr>
          <w:i/>
          <w:lang w:val="en-US"/>
        </w:rPr>
        <w:t>Integrated</w:t>
      </w:r>
      <w:r w:rsidRPr="002F76E4">
        <w:rPr>
          <w:lang w:val="en-US"/>
        </w:rPr>
        <w:t xml:space="preserve"> Development </w:t>
      </w:r>
      <w:r w:rsidR="002F76E4" w:rsidRPr="002F76E4">
        <w:rPr>
          <w:lang w:val="en-US"/>
        </w:rPr>
        <w:t>Environment</w:t>
      </w:r>
    </w:p>
    <w:p w14:paraId="313A57ED" w14:textId="77777777" w:rsidR="004D47C6" w:rsidRPr="002F76E4" w:rsidRDefault="004D47C6" w:rsidP="00772634">
      <w:pPr>
        <w:rPr>
          <w:i/>
          <w:lang w:val="en-US"/>
        </w:rPr>
      </w:pPr>
      <w:r w:rsidRPr="002F76E4">
        <w:rPr>
          <w:lang w:val="en-US"/>
        </w:rPr>
        <w:t>URI</w:t>
      </w:r>
      <w:r w:rsidRPr="002F76E4">
        <w:rPr>
          <w:lang w:val="en-US"/>
        </w:rPr>
        <w:tab/>
      </w:r>
      <w:r w:rsidRPr="002F76E4">
        <w:rPr>
          <w:lang w:val="en-US"/>
        </w:rPr>
        <w:tab/>
      </w:r>
      <w:r w:rsidRPr="002F76E4">
        <w:rPr>
          <w:i/>
          <w:lang w:val="en-US"/>
        </w:rPr>
        <w:t>Unified Resource Identifier</w:t>
      </w:r>
    </w:p>
    <w:p w14:paraId="264BFB43" w14:textId="77777777" w:rsidR="001B25FB" w:rsidRPr="002F76E4" w:rsidRDefault="001B25FB" w:rsidP="00772634">
      <w:pPr>
        <w:rPr>
          <w:lang w:val="en-US"/>
        </w:rPr>
      </w:pPr>
    </w:p>
    <w:p w14:paraId="4BF2FCDA" w14:textId="77777777" w:rsidR="007F2AF9" w:rsidRPr="002F76E4" w:rsidRDefault="00FD3B72" w:rsidP="00772634">
      <w:pPr>
        <w:rPr>
          <w:lang w:val="en-US"/>
        </w:rPr>
      </w:pPr>
      <w:r w:rsidRPr="002F76E4">
        <w:rPr>
          <w:lang w:val="en-US"/>
        </w:rPr>
        <w:br w:type="page"/>
      </w:r>
    </w:p>
    <w:p w14:paraId="43DB03EC" w14:textId="77777777" w:rsidR="00417C70" w:rsidRPr="002F76E4" w:rsidRDefault="00417C70" w:rsidP="001D43B7">
      <w:pPr>
        <w:jc w:val="center"/>
        <w:rPr>
          <w:b/>
        </w:rPr>
      </w:pPr>
      <w:r w:rsidRPr="002F76E4">
        <w:rPr>
          <w:b/>
        </w:rPr>
        <w:lastRenderedPageBreak/>
        <w:t>RESUMO</w:t>
      </w:r>
    </w:p>
    <w:p w14:paraId="44324E93" w14:textId="77777777" w:rsidR="00417C70" w:rsidRPr="002F76E4" w:rsidRDefault="00417C70" w:rsidP="00772634"/>
    <w:p w14:paraId="58FD2F13" w14:textId="77777777" w:rsidR="004F10EA" w:rsidRPr="002F76E4" w:rsidRDefault="004F10EA" w:rsidP="00772634"/>
    <w:p w14:paraId="0403C54C" w14:textId="29B2CFCB" w:rsidR="00417C70" w:rsidRPr="002F76E4" w:rsidRDefault="003D6BE7" w:rsidP="00772634">
      <w:r w:rsidRPr="002F76E4">
        <w:t>Este projeto tem por objetivo desenvolver, seguindo a metodologia GTD (</w:t>
      </w:r>
      <w:r w:rsidRPr="002F76E4">
        <w:rPr>
          <w:i/>
        </w:rPr>
        <w:t>Getting Things Done</w:t>
      </w:r>
      <w:r w:rsidRPr="002F76E4">
        <w:t>), um aplicativo de organização pessoal para dispositivos móveis (Android). Para is</w:t>
      </w:r>
      <w:r w:rsidR="00472003" w:rsidRPr="002F76E4">
        <w:t xml:space="preserve">so, será desenvolvida uma </w:t>
      </w:r>
      <w:r w:rsidR="00472003" w:rsidRPr="002F76E4">
        <w:rPr>
          <w:i/>
        </w:rPr>
        <w:t>check</w:t>
      </w:r>
      <w:r w:rsidRPr="002F76E4">
        <w:rPr>
          <w:i/>
        </w:rPr>
        <w:t>list</w:t>
      </w:r>
      <w:r w:rsidRPr="002F76E4">
        <w:t xml:space="preserve"> própria e será utilizada a API do Google Agenda, como compon</w:t>
      </w:r>
      <w:r w:rsidR="00F97974">
        <w:t>entes principais do aplicativo.</w:t>
      </w:r>
    </w:p>
    <w:p w14:paraId="1FB49C79" w14:textId="77777777" w:rsidR="00417C70" w:rsidRPr="002F76E4" w:rsidRDefault="00417C70" w:rsidP="00772634"/>
    <w:p w14:paraId="6EE399B5" w14:textId="77777777" w:rsidR="00582DF5" w:rsidRPr="002F76E4" w:rsidRDefault="00FD3B72" w:rsidP="00772634">
      <w:r w:rsidRPr="002F76E4">
        <w:br w:type="page"/>
      </w:r>
    </w:p>
    <w:p w14:paraId="2C8CA719" w14:textId="77777777" w:rsidR="00927218" w:rsidRPr="002F76E4" w:rsidRDefault="00927218" w:rsidP="007E510D">
      <w:pPr>
        <w:jc w:val="center"/>
        <w:rPr>
          <w:b/>
          <w:lang w:val="en-US"/>
        </w:rPr>
      </w:pPr>
      <w:r w:rsidRPr="002F76E4">
        <w:rPr>
          <w:b/>
          <w:lang w:val="en-US"/>
        </w:rPr>
        <w:lastRenderedPageBreak/>
        <w:t>ABSTRACT</w:t>
      </w:r>
    </w:p>
    <w:p w14:paraId="2AF324C1" w14:textId="77777777" w:rsidR="00927218" w:rsidRPr="002F76E4" w:rsidRDefault="00927218" w:rsidP="00772634">
      <w:pPr>
        <w:rPr>
          <w:lang w:val="en-US"/>
        </w:rPr>
      </w:pPr>
    </w:p>
    <w:p w14:paraId="4CD5BC35" w14:textId="77777777" w:rsidR="00927218" w:rsidRPr="002F76E4" w:rsidRDefault="00927218" w:rsidP="00772634">
      <w:pPr>
        <w:rPr>
          <w:lang w:val="en-US"/>
        </w:rPr>
      </w:pPr>
    </w:p>
    <w:p w14:paraId="3EA20AA8" w14:textId="4BDA7A3C" w:rsidR="00927218" w:rsidRPr="002F76E4" w:rsidRDefault="00472003" w:rsidP="00772634">
      <w:pPr>
        <w:rPr>
          <w:lang w:val="en-US"/>
        </w:rPr>
      </w:pPr>
      <w:r w:rsidRPr="002F76E4">
        <w:rPr>
          <w:lang w:val="en-US"/>
        </w:rPr>
        <w:t>This project aims to develo</w:t>
      </w:r>
      <w:r w:rsidR="00DE61A1" w:rsidRPr="002F76E4">
        <w:rPr>
          <w:lang w:val="en-US"/>
        </w:rPr>
        <w:t>p, following the GTD (Getting Things Done) methodology</w:t>
      </w:r>
      <w:r w:rsidRPr="002F76E4">
        <w:rPr>
          <w:lang w:val="en-US"/>
        </w:rPr>
        <w:t>, an application of personal organization for mobile devices (Android). To achieve this goa</w:t>
      </w:r>
      <w:r w:rsidR="00F21F91">
        <w:rPr>
          <w:lang w:val="en-US"/>
        </w:rPr>
        <w:t>l, it will be developed a check</w:t>
      </w:r>
      <w:r w:rsidRPr="002F76E4">
        <w:rPr>
          <w:lang w:val="en-US"/>
        </w:rPr>
        <w:t xml:space="preserve">list and it will be used the Google Calendar’s API, as main components of the application. </w:t>
      </w:r>
    </w:p>
    <w:p w14:paraId="697F9ADB" w14:textId="77777777" w:rsidR="00927218" w:rsidRPr="002F76E4" w:rsidRDefault="00927218" w:rsidP="00772634">
      <w:pPr>
        <w:rPr>
          <w:lang w:val="en-US"/>
        </w:rPr>
      </w:pPr>
    </w:p>
    <w:p w14:paraId="5F64BCDE" w14:textId="77777777" w:rsidR="001B25FB" w:rsidRPr="002F76E4" w:rsidRDefault="001B25FB" w:rsidP="00772634">
      <w:pPr>
        <w:rPr>
          <w:lang w:val="en-US"/>
        </w:rPr>
        <w:sectPr w:rsidR="001B25FB" w:rsidRPr="002F76E4" w:rsidSect="00A80285">
          <w:type w:val="continuous"/>
          <w:pgSz w:w="11906" w:h="16838"/>
          <w:pgMar w:top="1417" w:right="1418" w:bottom="1701" w:left="1418" w:header="720" w:footer="720" w:gutter="0"/>
          <w:cols w:space="720"/>
          <w:docGrid w:linePitch="360"/>
        </w:sectPr>
      </w:pPr>
    </w:p>
    <w:p w14:paraId="36AE6D69" w14:textId="77777777" w:rsidR="00927218" w:rsidRPr="002F76E4" w:rsidRDefault="00417C70" w:rsidP="003C7D54">
      <w:pPr>
        <w:pStyle w:val="Heading1"/>
      </w:pPr>
      <w:bookmarkStart w:id="10" w:name="_Toc389062800"/>
      <w:r w:rsidRPr="002F76E4">
        <w:lastRenderedPageBreak/>
        <w:t>INTRODUÇÃO</w:t>
      </w:r>
      <w:bookmarkEnd w:id="10"/>
    </w:p>
    <w:p w14:paraId="5CA82A09" w14:textId="77777777" w:rsidR="0056172C" w:rsidRPr="002F76E4" w:rsidRDefault="0056172C" w:rsidP="0056172C">
      <w:pPr>
        <w:pStyle w:val="NormalIP"/>
      </w:pPr>
      <w:r w:rsidRPr="002F76E4">
        <w:t xml:space="preserve">Nos últimos 10 anos, </w:t>
      </w:r>
      <w:del w:id="11" w:author="Anasta" w:date="2014-05-28T13:30:00Z">
        <w:r w:rsidR="00772634" w:rsidRPr="002F76E4">
          <w:delText>é</w:delText>
        </w:r>
      </w:del>
      <w:ins w:id="12" w:author="Anasta" w:date="2014-05-28T13:30:00Z">
        <w:r w:rsidRPr="002F76E4">
          <w:t>as pessoas são</w:t>
        </w:r>
      </w:ins>
      <w:r w:rsidRPr="002F76E4">
        <w:t xml:space="preserve"> cada vez mais </w:t>
      </w:r>
      <w:del w:id="13" w:author="Anasta" w:date="2014-05-28T13:30:00Z">
        <w:r w:rsidR="00772634" w:rsidRPr="002F76E4">
          <w:delText>requisitado das pessoas que elas sejam</w:delText>
        </w:r>
      </w:del>
      <w:ins w:id="14" w:author="Anasta" w:date="2014-05-28T13:30:00Z">
        <w:r w:rsidRPr="002F76E4">
          <w:t>requisitadas a serem</w:t>
        </w:r>
      </w:ins>
      <w:r w:rsidRPr="002F76E4">
        <w:t xml:space="preserve"> organizadas, seja na vida pessoal, como na vida profissional. Vários métodos de organização pessoal foram propostos ao longo de décadas, dentre </w:t>
      </w:r>
      <w:del w:id="15" w:author="Anasta" w:date="2014-05-28T13:30:00Z">
        <w:r w:rsidR="00772634" w:rsidRPr="002F76E4">
          <w:delText>elas</w:delText>
        </w:r>
      </w:del>
      <w:ins w:id="16" w:author="Anasta" w:date="2014-05-28T13:30:00Z">
        <w:r w:rsidRPr="002F76E4">
          <w:t>eles</w:t>
        </w:r>
      </w:ins>
      <w:r w:rsidRPr="002F76E4">
        <w:t xml:space="preserve"> o GTD (</w:t>
      </w:r>
      <w:r w:rsidRPr="002F76E4">
        <w:rPr>
          <w:i/>
        </w:rPr>
        <w:t>Getting Things Done</w:t>
      </w:r>
      <w:r w:rsidRPr="002F76E4">
        <w:t xml:space="preserve">). </w:t>
      </w:r>
    </w:p>
    <w:p w14:paraId="3A6193C1" w14:textId="77777777" w:rsidR="0056172C" w:rsidRPr="002F76E4" w:rsidRDefault="0056172C" w:rsidP="0056172C">
      <w:pPr>
        <w:pStyle w:val="NormalIP"/>
      </w:pPr>
      <w:r w:rsidRPr="002F76E4">
        <w:t xml:space="preserve">Apesar </w:t>
      </w:r>
      <w:del w:id="17" w:author="Anasta" w:date="2014-05-28T13:30:00Z">
        <w:r w:rsidR="00772634" w:rsidRPr="002F76E4">
          <w:delText>de escolher</w:delText>
        </w:r>
      </w:del>
      <w:ins w:id="18" w:author="Anasta" w:date="2014-05-28T13:30:00Z">
        <w:r w:rsidRPr="002F76E4">
          <w:t>da escolha por</w:t>
        </w:r>
      </w:ins>
      <w:r w:rsidRPr="002F76E4">
        <w:t xml:space="preserve"> um método de organização pessoal ser importante no processo de busca por aumento de produtividade e </w:t>
      </w:r>
      <w:del w:id="19" w:author="Anasta" w:date="2014-05-28T13:30:00Z">
        <w:r w:rsidR="009F7B2B" w:rsidRPr="002F76E4">
          <w:delText>de busca</w:delText>
        </w:r>
        <w:r w:rsidR="00772634" w:rsidRPr="002F76E4">
          <w:delText xml:space="preserve"> por </w:delText>
        </w:r>
      </w:del>
      <w:r w:rsidRPr="002F76E4">
        <w:t>diminuição de estresse</w:t>
      </w:r>
      <w:ins w:id="20" w:author="Anasta" w:date="2014-05-28T13:30:00Z">
        <w:r w:rsidRPr="002F76E4">
          <w:t>,</w:t>
        </w:r>
      </w:ins>
      <w:r w:rsidRPr="002F76E4">
        <w:t xml:space="preserve"> decorrente da própria tentativa de </w:t>
      </w:r>
      <w:del w:id="21" w:author="Anasta" w:date="2014-05-28T13:30:00Z">
        <w:r w:rsidR="009F7B2B" w:rsidRPr="002F76E4">
          <w:delText>aumentar</w:delText>
        </w:r>
      </w:del>
      <w:ins w:id="22" w:author="Anasta" w:date="2014-05-28T13:30:00Z">
        <w:r w:rsidRPr="002F76E4">
          <w:t>elevar</w:t>
        </w:r>
      </w:ins>
      <w:r w:rsidRPr="002F76E4">
        <w:t xml:space="preserve"> a eficiência nas tarefas do dia</w:t>
      </w:r>
      <w:del w:id="23" w:author="Anasta" w:date="2014-05-28T13:30:00Z">
        <w:r w:rsidR="009F7B2B" w:rsidRPr="002F76E4">
          <w:delText xml:space="preserve"> </w:delText>
        </w:r>
      </w:del>
      <w:ins w:id="24" w:author="Anasta" w:date="2014-05-28T13:30:00Z">
        <w:r w:rsidRPr="002F76E4">
          <w:t>-</w:t>
        </w:r>
      </w:ins>
      <w:r w:rsidRPr="002F76E4">
        <w:t>a</w:t>
      </w:r>
      <w:del w:id="25" w:author="Anasta" w:date="2014-05-28T13:30:00Z">
        <w:r w:rsidR="009F7B2B" w:rsidRPr="002F76E4">
          <w:delText xml:space="preserve"> </w:delText>
        </w:r>
      </w:del>
      <w:ins w:id="26" w:author="Anasta" w:date="2014-05-28T13:30:00Z">
        <w:r w:rsidRPr="002F76E4">
          <w:t>-</w:t>
        </w:r>
      </w:ins>
      <w:r w:rsidRPr="002F76E4">
        <w:t>dia, isso, infelizmente, não é o suficiente. Para</w:t>
      </w:r>
      <w:del w:id="27" w:author="Anasta" w:date="2014-05-28T13:30:00Z">
        <w:r w:rsidR="009F7B2B" w:rsidRPr="002F76E4">
          <w:delText>, de fato,</w:delText>
        </w:r>
      </w:del>
      <w:ins w:id="28" w:author="Anasta" w:date="2014-05-28T13:30:00Z">
        <w:r w:rsidRPr="002F76E4">
          <w:t xml:space="preserve"> realmente</w:t>
        </w:r>
      </w:ins>
      <w:r w:rsidRPr="002F76E4">
        <w:t xml:space="preserve"> se ganhar produtividade</w:t>
      </w:r>
      <w:del w:id="29" w:author="Anasta" w:date="2014-05-28T13:30:00Z">
        <w:r w:rsidR="009F7B2B" w:rsidRPr="002F76E4">
          <w:delText>,</w:delText>
        </w:r>
      </w:del>
      <w:r w:rsidRPr="002F76E4">
        <w:t xml:space="preserve"> é preciso </w:t>
      </w:r>
      <w:del w:id="30" w:author="Anasta" w:date="2014-05-28T13:30:00Z">
        <w:r w:rsidR="009F7B2B" w:rsidRPr="002F76E4">
          <w:delText>que se escolha</w:delText>
        </w:r>
      </w:del>
      <w:ins w:id="31" w:author="Anasta" w:date="2014-05-28T13:30:00Z">
        <w:r w:rsidRPr="002F76E4">
          <w:t>escolher</w:t>
        </w:r>
      </w:ins>
      <w:r w:rsidRPr="002F76E4">
        <w:t xml:space="preserve"> a ferramenta certa. Com a difusão das tecnologias digitais</w:t>
      </w:r>
      <w:r w:rsidR="00A3633A" w:rsidRPr="002F76E4">
        <w:t>,</w:t>
      </w:r>
      <w:r w:rsidRPr="002F76E4">
        <w:t xml:space="preserve"> a </w:t>
      </w:r>
      <w:del w:id="32" w:author="Anasta" w:date="2014-05-28T13:30:00Z">
        <w:r w:rsidR="009F7B2B" w:rsidRPr="002F76E4">
          <w:delText>opção</w:delText>
        </w:r>
      </w:del>
      <w:ins w:id="33" w:author="Anasta" w:date="2014-05-28T13:30:00Z">
        <w:r w:rsidRPr="002F76E4">
          <w:t>alternativa</w:t>
        </w:r>
      </w:ins>
      <w:r w:rsidRPr="002F76E4">
        <w:t xml:space="preserve"> por </w:t>
      </w:r>
      <w:r w:rsidRPr="002F76E4">
        <w:rPr>
          <w:i/>
        </w:rPr>
        <w:t>smartphones</w:t>
      </w:r>
      <w:r w:rsidRPr="002F76E4">
        <w:t xml:space="preserve"> e computadores tem ganhado mais adeptos, </w:t>
      </w:r>
      <w:del w:id="34" w:author="Anasta" w:date="2014-05-28T13:30:00Z">
        <w:r w:rsidR="009F7B2B" w:rsidRPr="002F76E4">
          <w:delText>se comparado</w:delText>
        </w:r>
      </w:del>
      <w:ins w:id="35" w:author="Anasta" w:date="2014-05-28T13:30:00Z">
        <w:r w:rsidRPr="002F76E4">
          <w:t>quando comparada</w:t>
        </w:r>
      </w:ins>
      <w:r w:rsidRPr="002F76E4">
        <w:t xml:space="preserve"> com a opção por </w:t>
      </w:r>
      <w:del w:id="36" w:author="Anasta" w:date="2014-05-28T13:30:00Z">
        <w:r w:rsidR="009F7B2B" w:rsidRPr="002F76E4">
          <w:delText>tecnologias</w:delText>
        </w:r>
      </w:del>
      <w:ins w:id="37" w:author="Anasta" w:date="2014-05-28T13:30:00Z">
        <w:r w:rsidRPr="002F76E4">
          <w:t>metodologias</w:t>
        </w:r>
      </w:ins>
      <w:r w:rsidRPr="002F76E4">
        <w:t xml:space="preserve"> tradicionais como agenda, cadernos e pastas físicas. A causa mais óbvia para isso </w:t>
      </w:r>
      <w:del w:id="38" w:author="Anasta" w:date="2014-05-28T13:30:00Z">
        <w:r w:rsidR="009F7B2B" w:rsidRPr="002F76E4">
          <w:delText>seria</w:delText>
        </w:r>
      </w:del>
      <w:ins w:id="39" w:author="Anasta" w:date="2014-05-28T13:30:00Z">
        <w:r w:rsidRPr="002F76E4">
          <w:t>é</w:t>
        </w:r>
      </w:ins>
      <w:r w:rsidRPr="002F76E4">
        <w:t xml:space="preserve"> o fato de essa ferramenta ocupar menos espaço</w:t>
      </w:r>
      <w:del w:id="40" w:author="Anasta" w:date="2014-05-28T13:30:00Z">
        <w:r w:rsidR="009F7B2B" w:rsidRPr="002F76E4">
          <w:delText xml:space="preserve">. Além disso, permite que se realize </w:delText>
        </w:r>
        <w:r w:rsidR="009F7B2B" w:rsidRPr="002F76E4">
          <w:rPr>
            <w:i/>
          </w:rPr>
          <w:delText>backup</w:delText>
        </w:r>
      </w:del>
      <w:ins w:id="41" w:author="Anasta" w:date="2014-05-28T13:30:00Z">
        <w:r w:rsidRPr="002F76E4">
          <w:t>, além de permitir</w:t>
        </w:r>
      </w:ins>
      <w:r w:rsidRPr="002F76E4">
        <w:t xml:space="preserve"> facilmente </w:t>
      </w:r>
      <w:del w:id="42" w:author="Anasta" w:date="2014-05-28T13:30:00Z">
        <w:r w:rsidR="00163407" w:rsidRPr="002F76E4">
          <w:delText>na nuvem</w:delText>
        </w:r>
      </w:del>
      <w:ins w:id="43" w:author="Anasta" w:date="2014-05-28T13:30:00Z">
        <w:r w:rsidRPr="002F76E4">
          <w:t>a</w:t>
        </w:r>
        <w:r w:rsidR="00A3633A" w:rsidRPr="002F76E4">
          <w:t>cesso onde quer</w:t>
        </w:r>
        <w:r w:rsidR="00D973E0" w:rsidRPr="002F76E4">
          <w:t xml:space="preserve"> que o usuário se encontre</w:t>
        </w:r>
      </w:ins>
      <w:r w:rsidRPr="002F76E4">
        <w:t xml:space="preserve">.  </w:t>
      </w:r>
    </w:p>
    <w:p w14:paraId="4C6E2FF3" w14:textId="77777777" w:rsidR="00417C70" w:rsidRPr="002F76E4" w:rsidRDefault="00163407" w:rsidP="00772634">
      <w:pPr>
        <w:pStyle w:val="Heading2"/>
      </w:pPr>
      <w:bookmarkStart w:id="44" w:name="_Toc389062801"/>
      <w:r w:rsidRPr="002F76E4">
        <w:rPr>
          <w:rStyle w:val="Strong"/>
          <w:b/>
          <w:bCs/>
        </w:rPr>
        <w:t>MOTIVAÇÃO</w:t>
      </w:r>
      <w:bookmarkEnd w:id="44"/>
    </w:p>
    <w:p w14:paraId="3A325924" w14:textId="77777777" w:rsidR="0056172C" w:rsidRPr="002F76E4" w:rsidRDefault="0056172C" w:rsidP="0056172C">
      <w:pPr>
        <w:pStyle w:val="NormalIP"/>
      </w:pPr>
      <w:r w:rsidRPr="002F76E4">
        <w:t xml:space="preserve">Com a crescente popularidade da plataforma </w:t>
      </w:r>
      <w:r w:rsidRPr="002F76E4">
        <w:rPr>
          <w:i/>
          <w:rPrChange w:id="45" w:author="Anasta" w:date="2014-05-28T13:30:00Z">
            <w:rPr/>
          </w:rPrChange>
        </w:rPr>
        <w:t>Android</w:t>
      </w:r>
      <w:r w:rsidRPr="002F76E4">
        <w:t xml:space="preserve"> para dispositivos móveis, desenvolver um aplicativo de organização para esse sistema operacional constitui um meio oportuno para os alunos de graduação em Engenharia de Computação do IME aplicarem seus conhecimentos adquiridos ao longo do curso e, ao mesmo tempo, possibilitar o empreendedorismo.</w:t>
      </w:r>
    </w:p>
    <w:p w14:paraId="38928814" w14:textId="77777777" w:rsidR="0056172C" w:rsidRPr="002F76E4" w:rsidRDefault="00536EF5" w:rsidP="0056172C">
      <w:pPr>
        <w:pStyle w:val="NormalIP"/>
      </w:pPr>
      <w:del w:id="46" w:author="Anasta" w:date="2014-05-28T13:30:00Z">
        <w:r w:rsidRPr="002F76E4">
          <w:delText>Um fator que motivou a</w:delText>
        </w:r>
      </w:del>
      <w:ins w:id="47" w:author="Anasta" w:date="2014-05-28T13:30:00Z">
        <w:r w:rsidR="0056172C" w:rsidRPr="002F76E4">
          <w:t>A</w:t>
        </w:r>
      </w:ins>
      <w:r w:rsidR="0056172C" w:rsidRPr="002F76E4">
        <w:t xml:space="preserve"> escolha por desenvolver o aplicativo para dispositivos móveis, </w:t>
      </w:r>
      <w:del w:id="48" w:author="Anasta" w:date="2014-05-28T13:30:00Z">
        <w:r w:rsidRPr="002F76E4">
          <w:delText>em detrimento do desenvolvimento</w:delText>
        </w:r>
      </w:del>
      <w:ins w:id="49" w:author="Anasta" w:date="2014-05-28T13:30:00Z">
        <w:r w:rsidR="0056172C" w:rsidRPr="002F76E4">
          <w:t>ao invés</w:t>
        </w:r>
      </w:ins>
      <w:r w:rsidR="0056172C" w:rsidRPr="002F76E4">
        <w:t xml:space="preserve"> de um serviço </w:t>
      </w:r>
      <w:r w:rsidR="0056172C" w:rsidRPr="002F76E4">
        <w:rPr>
          <w:i/>
          <w:rPrChange w:id="50" w:author="Anasta" w:date="2014-05-28T13:30:00Z">
            <w:rPr>
              <w:highlight w:val="yellow"/>
            </w:rPr>
          </w:rPrChange>
        </w:rPr>
        <w:t>web</w:t>
      </w:r>
      <w:r w:rsidR="0056172C" w:rsidRPr="002F76E4">
        <w:t xml:space="preserve">, </w:t>
      </w:r>
      <w:del w:id="51" w:author="Anasta" w:date="2014-05-28T13:30:00Z">
        <w:r w:rsidR="005A5054" w:rsidRPr="002F76E4">
          <w:delText xml:space="preserve">se </w:delText>
        </w:r>
      </w:del>
      <w:r w:rsidR="0056172C" w:rsidRPr="002F76E4">
        <w:t>deve</w:t>
      </w:r>
      <w:ins w:id="52" w:author="Anasta" w:date="2014-05-28T13:30:00Z">
        <w:r w:rsidR="0056172C" w:rsidRPr="002F76E4">
          <w:t>-se</w:t>
        </w:r>
      </w:ins>
      <w:r w:rsidR="0056172C" w:rsidRPr="002F76E4">
        <w:t xml:space="preserve"> ao</w:t>
      </w:r>
      <w:del w:id="53" w:author="Anasta" w:date="2014-05-28T13:30:00Z">
        <w:r w:rsidR="005A5054" w:rsidRPr="002F76E4">
          <w:delText xml:space="preserve"> fato de o</w:delText>
        </w:r>
      </w:del>
      <w:r w:rsidR="0056172C" w:rsidRPr="002F76E4">
        <w:t xml:space="preserve"> fácil acesso a um </w:t>
      </w:r>
      <w:r w:rsidR="0056172C" w:rsidRPr="002F76E4">
        <w:rPr>
          <w:i/>
        </w:rPr>
        <w:t>smartphone</w:t>
      </w:r>
      <w:r w:rsidR="0056172C" w:rsidRPr="002F76E4">
        <w:t xml:space="preserve"> ou </w:t>
      </w:r>
      <w:r w:rsidR="0056172C" w:rsidRPr="002F76E4">
        <w:rPr>
          <w:i/>
        </w:rPr>
        <w:t xml:space="preserve">tablet </w:t>
      </w:r>
      <w:del w:id="54" w:author="Anasta" w:date="2014-05-28T13:30:00Z">
        <w:r w:rsidR="005A5054" w:rsidRPr="002F76E4">
          <w:delText xml:space="preserve"> facilitar</w:delText>
        </w:r>
      </w:del>
      <w:ins w:id="55" w:author="Anasta" w:date="2014-05-28T13:30:00Z">
        <w:r w:rsidR="0056172C" w:rsidRPr="002F76E4">
          <w:rPr>
            <w:i/>
          </w:rPr>
          <w:t>e</w:t>
        </w:r>
      </w:ins>
      <w:r w:rsidR="0056172C" w:rsidRPr="002F76E4">
        <w:rPr>
          <w:i/>
          <w:rPrChange w:id="56" w:author="Anasta" w:date="2014-05-28T13:30:00Z">
            <w:rPr>
              <w:highlight w:val="yellow"/>
            </w:rPr>
          </w:rPrChange>
        </w:rPr>
        <w:t xml:space="preserve"> </w:t>
      </w:r>
      <w:r w:rsidR="0056172C" w:rsidRPr="002F76E4">
        <w:t xml:space="preserve">a </w:t>
      </w:r>
      <w:ins w:id="57" w:author="Anasta" w:date="2014-05-28T13:30:00Z">
        <w:r w:rsidR="0056172C" w:rsidRPr="002F76E4">
          <w:t>facilidade</w:t>
        </w:r>
        <w:r w:rsidR="0056172C" w:rsidRPr="002F76E4">
          <w:rPr>
            <w:i/>
          </w:rPr>
          <w:t xml:space="preserve"> </w:t>
        </w:r>
        <w:r w:rsidR="0056172C" w:rsidRPr="002F76E4">
          <w:t xml:space="preserve">de </w:t>
        </w:r>
      </w:ins>
      <w:r w:rsidR="0056172C" w:rsidRPr="002F76E4">
        <w:t xml:space="preserve">organização </w:t>
      </w:r>
      <w:del w:id="58" w:author="Anasta" w:date="2014-05-28T13:30:00Z">
        <w:r w:rsidR="005A5054" w:rsidRPr="002F76E4">
          <w:delText>do usuário e ao fato de</w:delText>
        </w:r>
      </w:del>
      <w:ins w:id="59" w:author="Anasta" w:date="2014-05-28T13:30:00Z">
        <w:r w:rsidR="0056172C" w:rsidRPr="002F76E4">
          <w:t>que oferecem aos usuários, considerando-se ainda que</w:t>
        </w:r>
      </w:ins>
      <w:r w:rsidR="0056172C" w:rsidRPr="002F76E4">
        <w:t xml:space="preserve"> o aplicativo a ser desenvolvido </w:t>
      </w:r>
      <w:del w:id="60" w:author="Anasta" w:date="2014-05-28T13:30:00Z">
        <w:r w:rsidR="005A5054" w:rsidRPr="002F76E4">
          <w:delText xml:space="preserve">permitir </w:delText>
        </w:r>
      </w:del>
      <w:ins w:id="61" w:author="Anasta" w:date="2014-05-28T13:30:00Z">
        <w:r w:rsidR="0056172C" w:rsidRPr="002F76E4">
          <w:t>possibilitará o</w:t>
        </w:r>
      </w:ins>
      <w:r w:rsidR="0056172C" w:rsidRPr="002F76E4">
        <w:t xml:space="preserve"> acesso </w:t>
      </w:r>
      <w:r w:rsidR="0056172C" w:rsidRPr="002F76E4">
        <w:rPr>
          <w:i/>
        </w:rPr>
        <w:t>off-line</w:t>
      </w:r>
      <w:r w:rsidR="0056172C" w:rsidRPr="002F76E4">
        <w:t>, não havendo necessidade de acesso à internet sempre que for utilizado.</w:t>
      </w:r>
    </w:p>
    <w:p w14:paraId="687B4479" w14:textId="77777777" w:rsidR="0056172C" w:rsidRPr="002F76E4" w:rsidRDefault="0056172C" w:rsidP="0056172C">
      <w:pPr>
        <w:pStyle w:val="NormalIP"/>
      </w:pPr>
      <w:r w:rsidRPr="002F76E4">
        <w:t xml:space="preserve">Aliado a isso, o renome e a simplicidade do sistema de organização GTD fez com que se adotasse esse modelo para estabelecer as funcionalidades a serem incorporadas a esse aplicativo. </w:t>
      </w:r>
    </w:p>
    <w:p w14:paraId="5BFED4A9" w14:textId="77777777" w:rsidR="0056172C" w:rsidRPr="002F76E4" w:rsidRDefault="0056172C" w:rsidP="00D1055D">
      <w:pPr>
        <w:pStyle w:val="NormalIP"/>
        <w:rPr>
          <w:ins w:id="62" w:author="Anasta" w:date="2014-05-28T13:30:00Z"/>
        </w:rPr>
      </w:pPr>
    </w:p>
    <w:p w14:paraId="5A313727" w14:textId="77777777" w:rsidR="00417C70" w:rsidRPr="002F76E4" w:rsidRDefault="00163407" w:rsidP="00772634">
      <w:pPr>
        <w:pStyle w:val="Heading2"/>
      </w:pPr>
      <w:bookmarkStart w:id="63" w:name="_Toc388915895"/>
      <w:bookmarkStart w:id="64" w:name="_Toc389062802"/>
      <w:r w:rsidRPr="002F76E4">
        <w:t>OBJETIVO</w:t>
      </w:r>
      <w:bookmarkEnd w:id="63"/>
      <w:bookmarkEnd w:id="64"/>
    </w:p>
    <w:p w14:paraId="2D1DB241" w14:textId="77777777" w:rsidR="00163407" w:rsidRPr="002F76E4" w:rsidRDefault="00163407" w:rsidP="00D1055D">
      <w:pPr>
        <w:pStyle w:val="NormalIP"/>
      </w:pPr>
      <w:r w:rsidRPr="002F76E4">
        <w:t>O objetivo deste projeto é desenvolver um aplicativo</w:t>
      </w:r>
      <w:r w:rsidR="00776FB4" w:rsidRPr="002F76E4">
        <w:t xml:space="preserve"> de organização pessoal</w:t>
      </w:r>
      <w:del w:id="65" w:author="Anasta" w:date="2014-05-28T13:30:00Z">
        <w:r w:rsidR="00776FB4" w:rsidRPr="002F76E4">
          <w:delText xml:space="preserve"> ,</w:delText>
        </w:r>
      </w:del>
      <w:ins w:id="66" w:author="Anasta" w:date="2014-05-28T13:30:00Z">
        <w:r w:rsidR="00930C2B" w:rsidRPr="002F76E4">
          <w:t xml:space="preserve">, </w:t>
        </w:r>
      </w:ins>
      <w:r w:rsidR="00776FB4" w:rsidRPr="002F76E4">
        <w:t>baseado nos preceitos do GTD (</w:t>
      </w:r>
      <w:r w:rsidR="00776FB4" w:rsidRPr="002F76E4">
        <w:rPr>
          <w:i/>
        </w:rPr>
        <w:t>Getting Things Done</w:t>
      </w:r>
      <w:r w:rsidR="00776FB4" w:rsidRPr="002F76E4">
        <w:t>),</w:t>
      </w:r>
      <w:r w:rsidRPr="002F76E4">
        <w:t xml:space="preserve"> para </w:t>
      </w:r>
      <w:r w:rsidRPr="002F76E4">
        <w:rPr>
          <w:i/>
        </w:rPr>
        <w:t>smartphone</w:t>
      </w:r>
      <w:r w:rsidR="00D17451" w:rsidRPr="002F76E4">
        <w:rPr>
          <w:i/>
        </w:rPr>
        <w:t xml:space="preserve">s </w:t>
      </w:r>
      <w:r w:rsidR="00D17451" w:rsidRPr="002F76E4">
        <w:t>que possuam Android</w:t>
      </w:r>
      <w:r w:rsidR="00776FB4" w:rsidRPr="002F76E4">
        <w:t>.</w:t>
      </w:r>
    </w:p>
    <w:p w14:paraId="674C2E58" w14:textId="77777777" w:rsidR="00163407" w:rsidRPr="002F76E4" w:rsidRDefault="00163407" w:rsidP="00163407">
      <w:pPr>
        <w:rPr>
          <w:del w:id="67" w:author="Anasta" w:date="2014-05-28T13:30:00Z"/>
        </w:rPr>
      </w:pPr>
      <w:bookmarkStart w:id="68" w:name="_Toc389051924"/>
      <w:bookmarkStart w:id="69" w:name="_Toc389057643"/>
      <w:bookmarkStart w:id="70" w:name="_Toc389058347"/>
      <w:bookmarkStart w:id="71" w:name="_Toc389062749"/>
      <w:bookmarkStart w:id="72" w:name="_Toc389062803"/>
      <w:bookmarkEnd w:id="68"/>
      <w:bookmarkEnd w:id="69"/>
      <w:bookmarkEnd w:id="70"/>
      <w:bookmarkEnd w:id="71"/>
      <w:bookmarkEnd w:id="72"/>
    </w:p>
    <w:p w14:paraId="709AD1CA" w14:textId="77777777" w:rsidR="00417C70" w:rsidRPr="002F76E4" w:rsidRDefault="004532A4" w:rsidP="00772634">
      <w:pPr>
        <w:pStyle w:val="Heading2"/>
      </w:pPr>
      <w:bookmarkStart w:id="73" w:name="_Toc388915896"/>
      <w:bookmarkStart w:id="74" w:name="_Toc389062804"/>
      <w:commentRangeStart w:id="75"/>
      <w:r w:rsidRPr="002F76E4">
        <w:t>METODOLOGIA</w:t>
      </w:r>
      <w:commentRangeEnd w:id="75"/>
      <w:r w:rsidR="00837217" w:rsidRPr="002F76E4">
        <w:rPr>
          <w:rStyle w:val="CommentReference"/>
          <w:rFonts w:eastAsia="DejaVu Sans"/>
          <w:b w:val="0"/>
          <w:bCs w:val="0"/>
          <w:i w:val="0"/>
          <w:iCs w:val="0"/>
        </w:rPr>
        <w:commentReference w:id="75"/>
      </w:r>
      <w:bookmarkEnd w:id="73"/>
      <w:bookmarkEnd w:id="74"/>
    </w:p>
    <w:p w14:paraId="7E6F1AD4" w14:textId="77777777" w:rsidR="00053A78" w:rsidRPr="002F76E4" w:rsidRDefault="00930C2B" w:rsidP="002F76E4">
      <w:pPr>
        <w:pStyle w:val="NormalIP"/>
      </w:pPr>
      <w:r w:rsidRPr="002F76E4">
        <w:t xml:space="preserve">Para </w:t>
      </w:r>
      <w:del w:id="76" w:author="Anasta" w:date="2014-05-28T13:30:00Z">
        <w:r w:rsidR="00C11B5D" w:rsidRPr="002F76E4">
          <w:delText xml:space="preserve">alcançar o objetivo proposto, o </w:delText>
        </w:r>
      </w:del>
      <w:r w:rsidR="002F76E4" w:rsidRPr="002F76E4">
        <w:t>desenvolvimento</w:t>
      </w:r>
      <w:ins w:id="77" w:author="Anasta" w:date="2014-05-28T13:30:00Z">
        <w:r w:rsidR="00F320B1" w:rsidRPr="002F76E4">
          <w:t xml:space="preserve"> do </w:t>
        </w:r>
      </w:ins>
      <w:r w:rsidR="00F320B1" w:rsidRPr="002F76E4">
        <w:t>projeto</w:t>
      </w:r>
      <w:del w:id="78" w:author="Anasta" w:date="2014-05-28T13:30:00Z">
        <w:r w:rsidR="00C11B5D" w:rsidRPr="002F76E4">
          <w:delText xml:space="preserve"> </w:delText>
        </w:r>
        <w:r w:rsidR="00F5245B" w:rsidRPr="002F76E4">
          <w:delText>seguiu, i</w:delText>
        </w:r>
        <w:r w:rsidR="00B926AD" w:rsidRPr="002F76E4">
          <w:delText>terativa</w:delText>
        </w:r>
        <w:r w:rsidR="00F5245B" w:rsidRPr="002F76E4">
          <w:delText>mente</w:delText>
        </w:r>
      </w:del>
      <w:ins w:id="79" w:author="Anasta" w:date="2014-05-28T13:30:00Z">
        <w:r w:rsidRPr="002F76E4">
          <w:t xml:space="preserve">, </w:t>
        </w:r>
        <w:r w:rsidR="00F320B1" w:rsidRPr="002F76E4">
          <w:t>foram adotadas</w:t>
        </w:r>
        <w:r w:rsidRPr="002F76E4">
          <w:t>, de maneira interativa</w:t>
        </w:r>
      </w:ins>
      <w:r w:rsidRPr="002F76E4">
        <w:t>, as seguintes etapas:</w:t>
      </w:r>
    </w:p>
    <w:p w14:paraId="07653F50" w14:textId="5E34A900" w:rsidR="00F320B1" w:rsidRPr="002F76E4" w:rsidRDefault="003D63CF">
      <w:pPr>
        <w:pStyle w:val="NormalIP"/>
        <w:numPr>
          <w:ilvl w:val="0"/>
          <w:numId w:val="38"/>
        </w:numPr>
        <w:ind w:hanging="436"/>
        <w:pPrChange w:id="80" w:author="Anasta" w:date="2014-05-28T13:30:00Z">
          <w:pPr>
            <w:pStyle w:val="NormalIP"/>
            <w:numPr>
              <w:numId w:val="38"/>
            </w:numPr>
            <w:ind w:left="1145" w:hanging="360"/>
          </w:pPr>
        </w:pPrChange>
      </w:pPr>
      <w:r w:rsidRPr="002F76E4">
        <w:t>Estud</w:t>
      </w:r>
      <w:r w:rsidR="00134C9C" w:rsidRPr="002F76E4">
        <w:t>o do método de organização GTD</w:t>
      </w:r>
      <w:del w:id="81" w:author="Anasta" w:date="2014-05-28T13:30:00Z">
        <w:r w:rsidR="00134C9C" w:rsidRPr="002F76E4">
          <w:delText xml:space="preserve"> – </w:delText>
        </w:r>
        <w:r w:rsidRPr="002F76E4">
          <w:delText>no qual</w:delText>
        </w:r>
        <w:r w:rsidR="002A3835" w:rsidRPr="002F76E4">
          <w:delText xml:space="preserve"> leu-se o livro e</w:delText>
        </w:r>
        <w:r w:rsidRPr="002F76E4">
          <w:delText xml:space="preserve"> i</w:delText>
        </w:r>
        <w:r w:rsidR="002A3835" w:rsidRPr="002F76E4">
          <w:delText>dentificou-se</w:delText>
        </w:r>
      </w:del>
      <w:ins w:id="82" w:author="Anasta" w:date="2014-05-28T13:30:00Z">
        <w:r w:rsidR="00F320B1" w:rsidRPr="002F76E4">
          <w:t>, por meio de</w:t>
        </w:r>
        <w:r w:rsidR="00930C2B" w:rsidRPr="002F76E4">
          <w:t xml:space="preserve"> leitura de literatura a respeito</w:t>
        </w:r>
        <w:r w:rsidR="00F320B1" w:rsidRPr="002F76E4">
          <w:t>, o que permitiu determinar</w:t>
        </w:r>
      </w:ins>
      <w:r w:rsidR="002A3835" w:rsidRPr="002F76E4">
        <w:t xml:space="preserve"> </w:t>
      </w:r>
      <w:r w:rsidR="005F53C8" w:rsidRPr="002F76E4">
        <w:t>os principais elementos que poderiam ser úteis para uma aplicação móvel</w:t>
      </w:r>
      <w:del w:id="83" w:author="Anasta" w:date="2014-05-28T13:30:00Z">
        <w:r w:rsidR="005F53C8" w:rsidRPr="002F76E4">
          <w:delText xml:space="preserve"> (os</w:delText>
        </w:r>
      </w:del>
      <w:ins w:id="84" w:author="Anasta" w:date="2014-05-28T13:30:00Z">
        <w:r w:rsidR="00930C2B" w:rsidRPr="002F76E4">
          <w:t>, cujos</w:t>
        </w:r>
      </w:ins>
      <w:r w:rsidR="00930C2B" w:rsidRPr="002F76E4">
        <w:t xml:space="preserve"> </w:t>
      </w:r>
      <w:r w:rsidR="005F53C8" w:rsidRPr="002F76E4">
        <w:t xml:space="preserve">detalhes </w:t>
      </w:r>
      <w:del w:id="85" w:author="Anasta" w:date="2014-05-28T13:30:00Z">
        <w:r w:rsidR="005F53C8" w:rsidRPr="002F76E4">
          <w:delText>podem ser obtidos</w:delText>
        </w:r>
      </w:del>
      <w:ins w:id="86" w:author="Anasta" w:date="2014-05-28T13:30:00Z">
        <w:r w:rsidR="00930C2B" w:rsidRPr="002F76E4">
          <w:t>estão descritos</w:t>
        </w:r>
      </w:ins>
      <w:r w:rsidR="005F53C8" w:rsidRPr="002F76E4">
        <w:t xml:space="preserve"> no capítulo</w:t>
      </w:r>
      <w:r w:rsidR="00D773C6">
        <w:t xml:space="preserve"> </w:t>
      </w:r>
      <w:r w:rsidR="00D773C6">
        <w:fldChar w:fldCharType="begin"/>
      </w:r>
      <w:r w:rsidR="00D773C6">
        <w:instrText xml:space="preserve"> REF _Ref389059660 \w \h </w:instrText>
      </w:r>
      <w:r w:rsidR="00D773C6">
        <w:fldChar w:fldCharType="separate"/>
      </w:r>
      <w:r w:rsidR="00245CEA">
        <w:t>2</w:t>
      </w:r>
      <w:r w:rsidR="00D773C6">
        <w:fldChar w:fldCharType="end"/>
      </w:r>
      <w:del w:id="87" w:author="Anasta" w:date="2014-05-28T13:30:00Z">
        <w:r w:rsidR="005F53C8" w:rsidRPr="002F76E4">
          <w:delText>)</w:delText>
        </w:r>
        <w:r w:rsidR="00DE6BFF" w:rsidRPr="002F76E4">
          <w:delText>. Fez-se</w:delText>
        </w:r>
        <w:r w:rsidR="000A691A" w:rsidRPr="002F76E4">
          <w:delText>,</w:delText>
        </w:r>
        <w:r w:rsidR="00DE6BFF" w:rsidRPr="002F76E4">
          <w:delText xml:space="preserve"> assim</w:delText>
        </w:r>
        <w:r w:rsidR="000A691A" w:rsidRPr="002F76E4">
          <w:delText>,</w:delText>
        </w:r>
        <w:r w:rsidR="00DE6BFF" w:rsidRPr="002F76E4">
          <w:delText xml:space="preserve"> o l</w:delText>
        </w:r>
        <w:r w:rsidR="00134C9C" w:rsidRPr="002F76E4">
          <w:delText xml:space="preserve">evantamento de </w:delText>
        </w:r>
      </w:del>
      <w:ins w:id="88" w:author="Anasta" w:date="2014-05-28T13:30:00Z">
        <w:r w:rsidR="00493CCB" w:rsidRPr="002F76E4">
          <w:t xml:space="preserve"> do presente relatório,</w:t>
        </w:r>
        <w:r w:rsidR="00F320B1" w:rsidRPr="002F76E4">
          <w:t xml:space="preserve"> l</w:t>
        </w:r>
        <w:r w:rsidR="00134C9C" w:rsidRPr="002F76E4">
          <w:t>evanta</w:t>
        </w:r>
        <w:r w:rsidR="00930C2B" w:rsidRPr="002F76E4">
          <w:t>r os</w:t>
        </w:r>
        <w:r w:rsidR="00134C9C" w:rsidRPr="002F76E4">
          <w:t xml:space="preserve"> </w:t>
        </w:r>
      </w:ins>
      <w:r w:rsidR="00134C9C" w:rsidRPr="002F76E4">
        <w:t>requisitos</w:t>
      </w:r>
      <w:r w:rsidR="00F320B1" w:rsidRPr="002F76E4">
        <w:t xml:space="preserve"> </w:t>
      </w:r>
      <w:del w:id="89" w:author="Anasta" w:date="2014-05-28T13:30:00Z">
        <w:r w:rsidR="00134C9C" w:rsidRPr="002F76E4">
          <w:delText>– na</w:delText>
        </w:r>
        <w:r w:rsidR="00B95108" w:rsidRPr="002F76E4">
          <w:delText xml:space="preserve"> qual se identificou</w:delText>
        </w:r>
      </w:del>
      <w:ins w:id="90" w:author="Anasta" w:date="2014-05-28T13:30:00Z">
        <w:r w:rsidR="00F320B1" w:rsidRPr="002F76E4">
          <w:t>e identificar</w:t>
        </w:r>
      </w:ins>
      <w:r w:rsidR="00F320B1" w:rsidRPr="002F76E4">
        <w:t xml:space="preserve"> </w:t>
      </w:r>
      <w:r w:rsidR="00B95108" w:rsidRPr="002F76E4">
        <w:t xml:space="preserve">as </w:t>
      </w:r>
      <w:r w:rsidR="00C8130E" w:rsidRPr="002F76E4">
        <w:t>características relevantes d</w:t>
      </w:r>
      <w:r w:rsidR="00F320B1" w:rsidRPr="002F76E4">
        <w:t>o sistema de organização do GTD</w:t>
      </w:r>
      <w:del w:id="91" w:author="Anasta" w:date="2014-05-28T13:30:00Z">
        <w:r w:rsidR="00C8130E" w:rsidRPr="002F76E4">
          <w:delText>.</w:delText>
        </w:r>
      </w:del>
      <w:ins w:id="92" w:author="Anasta" w:date="2014-05-28T13:30:00Z">
        <w:r w:rsidR="00F320B1" w:rsidRPr="002F76E4">
          <w:t>;</w:t>
        </w:r>
      </w:ins>
    </w:p>
    <w:p w14:paraId="523AA31F" w14:textId="2BF3601B" w:rsidR="00C909EC" w:rsidRPr="002F76E4" w:rsidRDefault="00493CCB" w:rsidP="00C909EC">
      <w:pPr>
        <w:pStyle w:val="NormalIP"/>
        <w:numPr>
          <w:ilvl w:val="0"/>
          <w:numId w:val="38"/>
        </w:numPr>
      </w:pPr>
      <w:r w:rsidRPr="002F76E4">
        <w:t xml:space="preserve">Análise de </w:t>
      </w:r>
      <w:del w:id="93" w:author="Anasta" w:date="2014-05-28T13:30:00Z">
        <w:r w:rsidR="00FD50EE" w:rsidRPr="002F76E4">
          <w:delText>requisitos</w:delText>
        </w:r>
        <w:r w:rsidR="00134C9C" w:rsidRPr="002F76E4">
          <w:delText xml:space="preserve"> </w:delText>
        </w:r>
        <w:r w:rsidR="00513E26" w:rsidRPr="002F76E4">
          <w:delText>–</w:delText>
        </w:r>
        <w:r w:rsidR="00134C9C" w:rsidRPr="002F76E4">
          <w:delText xml:space="preserve"> </w:delText>
        </w:r>
        <w:r w:rsidR="00513E26" w:rsidRPr="002F76E4">
          <w:delText>na</w:delText>
        </w:r>
      </w:del>
      <w:r w:rsidR="008E6AF2">
        <w:t>requisitos</w:t>
      </w:r>
      <w:ins w:id="94" w:author="Anasta" w:date="2014-05-28T13:30:00Z">
        <w:r w:rsidR="00F320B1" w:rsidRPr="002F76E4">
          <w:t>, a</w:t>
        </w:r>
      </w:ins>
      <w:r w:rsidR="00F320B1" w:rsidRPr="002F76E4">
        <w:t xml:space="preserve"> qual</w:t>
      </w:r>
      <w:ins w:id="95" w:author="Anasta" w:date="2014-05-28T13:30:00Z">
        <w:r w:rsidR="00F320B1" w:rsidRPr="002F76E4">
          <w:t xml:space="preserve"> possibilitou definir</w:t>
        </w:r>
      </w:ins>
      <w:r w:rsidR="00513E26" w:rsidRPr="002F76E4">
        <w:t>, d</w:t>
      </w:r>
      <w:r w:rsidRPr="002F76E4">
        <w:t xml:space="preserve">entre todas </w:t>
      </w:r>
      <w:del w:id="96" w:author="Anasta" w:date="2014-05-28T13:30:00Z">
        <w:r w:rsidR="00D95996" w:rsidRPr="002F76E4">
          <w:delText>os requisitos</w:delText>
        </w:r>
      </w:del>
      <w:ins w:id="97" w:author="Anasta" w:date="2014-05-28T13:30:00Z">
        <w:r w:rsidRPr="002F76E4">
          <w:t>a</w:t>
        </w:r>
        <w:r w:rsidR="00D95996" w:rsidRPr="002F76E4">
          <w:t xml:space="preserve">s </w:t>
        </w:r>
        <w:r w:rsidRPr="002F76E4">
          <w:t>condições</w:t>
        </w:r>
      </w:ins>
      <w:r w:rsidR="00D95996" w:rsidRPr="002F76E4">
        <w:t xml:space="preserve"> funcionais e não funcionais </w:t>
      </w:r>
      <w:del w:id="98" w:author="Anasta" w:date="2014-05-28T13:30:00Z">
        <w:r w:rsidR="00FD50EE" w:rsidRPr="002F76E4">
          <w:delText>reque</w:delText>
        </w:r>
        <w:r w:rsidR="00D95996" w:rsidRPr="002F76E4">
          <w:delText>rido</w:delText>
        </w:r>
        <w:r w:rsidR="00FD50EE" w:rsidRPr="002F76E4">
          <w:delText>s</w:delText>
        </w:r>
      </w:del>
      <w:ins w:id="99" w:author="Anasta" w:date="2014-05-28T13:30:00Z">
        <w:r w:rsidR="00FD50EE" w:rsidRPr="002F76E4">
          <w:t>reque</w:t>
        </w:r>
        <w:r w:rsidRPr="002F76E4">
          <w:t>rida</w:t>
        </w:r>
        <w:r w:rsidR="00FD50EE" w:rsidRPr="002F76E4">
          <w:t>s</w:t>
        </w:r>
      </w:ins>
      <w:r w:rsidR="00FD50EE" w:rsidRPr="002F76E4">
        <w:t xml:space="preserve"> do método GTD </w:t>
      </w:r>
      <w:r w:rsidR="00CA3C92" w:rsidRPr="002F76E4">
        <w:t>para uso num</w:t>
      </w:r>
      <w:r w:rsidR="00FD50EE" w:rsidRPr="002F76E4">
        <w:t xml:space="preserve"> aplicativo móvel, </w:t>
      </w:r>
      <w:del w:id="100" w:author="Anasta" w:date="2014-05-28T13:30:00Z">
        <w:r w:rsidR="00C8130E" w:rsidRPr="002F76E4">
          <w:delText>definiu</w:delText>
        </w:r>
        <w:r w:rsidR="00FD50EE" w:rsidRPr="002F76E4">
          <w:delText>-se</w:delText>
        </w:r>
        <w:r w:rsidR="00D95996" w:rsidRPr="002F76E4">
          <w:delText xml:space="preserve"> aqueles</w:delText>
        </w:r>
      </w:del>
      <w:ins w:id="101" w:author="Anasta" w:date="2014-05-28T13:30:00Z">
        <w:r w:rsidRPr="002F76E4">
          <w:t>aquela</w:t>
        </w:r>
        <w:r w:rsidR="00D95996" w:rsidRPr="002F76E4">
          <w:t>s</w:t>
        </w:r>
      </w:ins>
      <w:r w:rsidR="00D95996" w:rsidRPr="002F76E4">
        <w:t xml:space="preserve"> </w:t>
      </w:r>
      <w:r w:rsidR="00C8130E" w:rsidRPr="002F76E4">
        <w:t>que</w:t>
      </w:r>
      <w:r w:rsidR="00CA3C92" w:rsidRPr="002F76E4">
        <w:t xml:space="preserve"> poderiam ser</w:t>
      </w:r>
      <w:r w:rsidR="00C8130E" w:rsidRPr="002F76E4">
        <w:t xml:space="preserve"> </w:t>
      </w:r>
      <w:del w:id="102" w:author="Anasta" w:date="2014-05-28T13:30:00Z">
        <w:r w:rsidR="001B03C4" w:rsidRPr="002F76E4">
          <w:delText>incorporados</w:delText>
        </w:r>
      </w:del>
      <w:ins w:id="103" w:author="Anasta" w:date="2014-05-28T13:30:00Z">
        <w:r w:rsidRPr="002F76E4">
          <w:t>incorporada</w:t>
        </w:r>
        <w:r w:rsidR="001B03C4" w:rsidRPr="002F76E4">
          <w:t>s</w:t>
        </w:r>
      </w:ins>
      <w:r w:rsidR="001B03C4" w:rsidRPr="002F76E4">
        <w:t xml:space="preserve"> </w:t>
      </w:r>
      <w:r w:rsidR="00134C9C" w:rsidRPr="002F76E4">
        <w:t>ao</w:t>
      </w:r>
      <w:r w:rsidR="001B03C4" w:rsidRPr="002F76E4">
        <w:t xml:space="preserve"> </w:t>
      </w:r>
      <w:r w:rsidR="00D95996" w:rsidRPr="002F76E4">
        <w:rPr>
          <w:i/>
          <w:rPrChange w:id="104" w:author="Anasta" w:date="2014-05-28T13:30:00Z">
            <w:rPr>
              <w:highlight w:val="red"/>
            </w:rPr>
          </w:rPrChange>
        </w:rPr>
        <w:t>software</w:t>
      </w:r>
      <w:r w:rsidR="00D95996" w:rsidRPr="002F76E4">
        <w:t xml:space="preserve"> deste</w:t>
      </w:r>
      <w:r w:rsidR="008C232C" w:rsidRPr="002F76E4">
        <w:t xml:space="preserve"> projeto</w:t>
      </w:r>
      <w:r w:rsidR="00D95996" w:rsidRPr="002F76E4">
        <w:t xml:space="preserve"> e que </w:t>
      </w:r>
      <w:del w:id="105" w:author="Anasta" w:date="2014-05-28T13:30:00Z">
        <w:r w:rsidR="00513E26" w:rsidRPr="002F76E4">
          <w:delText>poreriam</w:delText>
        </w:r>
        <w:r w:rsidR="00D95996" w:rsidRPr="002F76E4">
          <w:delText xml:space="preserve"> </w:delText>
        </w:r>
        <w:r w:rsidR="00513E26" w:rsidRPr="002F76E4">
          <w:delText>satisfazer</w:delText>
        </w:r>
      </w:del>
      <w:ins w:id="106" w:author="Anasta" w:date="2014-05-28T13:30:00Z">
        <w:r w:rsidRPr="002F76E4">
          <w:t>pod</w:t>
        </w:r>
        <w:r w:rsidR="00513E26" w:rsidRPr="002F76E4">
          <w:t>eriam</w:t>
        </w:r>
        <w:r w:rsidR="00D95996" w:rsidRPr="002F76E4">
          <w:t xml:space="preserve"> </w:t>
        </w:r>
        <w:r w:rsidRPr="002F76E4">
          <w:t>atender</w:t>
        </w:r>
      </w:ins>
      <w:r w:rsidR="00D95996" w:rsidRPr="002F76E4">
        <w:t xml:space="preserve"> ao prazo de entrega</w:t>
      </w:r>
      <w:r w:rsidR="00230837" w:rsidRPr="002F76E4">
        <w:t>, que é de aproximadamente um ano</w:t>
      </w:r>
      <w:r w:rsidR="002E025B" w:rsidRPr="002F76E4">
        <w:t>.</w:t>
      </w:r>
      <w:r w:rsidR="00230837" w:rsidRPr="002F76E4">
        <w:t xml:space="preserve"> </w:t>
      </w:r>
      <w:del w:id="107" w:author="Anasta" w:date="2014-05-28T13:30:00Z">
        <w:r w:rsidR="000A691A" w:rsidRPr="002F76E4">
          <w:delText>Alocou</w:delText>
        </w:r>
      </w:del>
      <w:ins w:id="108" w:author="Anasta" w:date="2014-05-28T13:30:00Z">
        <w:r w:rsidRPr="002F76E4">
          <w:t>Destinou</w:t>
        </w:r>
      </w:ins>
      <w:r w:rsidR="000A691A" w:rsidRPr="002F76E4">
        <w:t>-se</w:t>
      </w:r>
      <w:r w:rsidR="00230837" w:rsidRPr="002F76E4">
        <w:t xml:space="preserve">, assim, tempo para estudo dos elementos da plataforma </w:t>
      </w:r>
      <w:r w:rsidR="00230837" w:rsidRPr="002F76E4">
        <w:rPr>
          <w:i/>
          <w:rPrChange w:id="109" w:author="Anasta" w:date="2014-05-28T13:30:00Z">
            <w:rPr>
              <w:highlight w:val="red"/>
            </w:rPr>
          </w:rPrChange>
        </w:rPr>
        <w:t>Android</w:t>
      </w:r>
      <w:del w:id="110" w:author="Anasta" w:date="2014-05-28T13:30:00Z">
        <w:r w:rsidR="00230837" w:rsidRPr="002F76E4">
          <w:delText xml:space="preserve"> (que será abordado no</w:delText>
        </w:r>
        <w:r w:rsidR="00DA7B78" w:rsidRPr="002F76E4">
          <w:delText xml:space="preserve"> capítulo </w:delText>
        </w:r>
        <w:r w:rsidR="00424581" w:rsidRPr="002F76E4">
          <w:fldChar w:fldCharType="begin"/>
        </w:r>
        <w:r w:rsidR="00424581" w:rsidRPr="002F76E4">
          <w:delInstrText xml:space="preserve"> REF _Ref388912249 \w \h </w:delInstrText>
        </w:r>
      </w:del>
      <w:r w:rsidR="002F76E4">
        <w:instrText xml:space="preserve"> \* MERGEFORMAT </w:instrText>
      </w:r>
      <w:del w:id="111" w:author="Anasta" w:date="2014-05-28T13:30:00Z">
        <w:r w:rsidR="00424581" w:rsidRPr="002F76E4">
          <w:fldChar w:fldCharType="separate"/>
        </w:r>
        <w:r w:rsidR="00985FA2" w:rsidRPr="002F76E4">
          <w:delText>4</w:delText>
        </w:r>
        <w:r w:rsidR="00424581" w:rsidRPr="002F76E4">
          <w:fldChar w:fldCharType="end"/>
        </w:r>
        <w:r w:rsidR="00230837" w:rsidRPr="002F76E4">
          <w:delText>)</w:delText>
        </w:r>
        <w:r w:rsidR="00B4503E" w:rsidRPr="002F76E4">
          <w:delText>,</w:delText>
        </w:r>
      </w:del>
      <w:ins w:id="112" w:author="Anasta" w:date="2014-05-28T13:30:00Z">
        <w:r w:rsidRPr="002F76E4">
          <w:rPr>
            <w:i/>
          </w:rPr>
          <w:t>,</w:t>
        </w:r>
      </w:ins>
      <w:r w:rsidRPr="002F76E4">
        <w:rPr>
          <w:i/>
          <w:rPrChange w:id="113" w:author="Anasta" w:date="2014-05-28T13:30:00Z">
            <w:rPr>
              <w:highlight w:val="red"/>
            </w:rPr>
          </w:rPrChange>
        </w:rPr>
        <w:t xml:space="preserve"> </w:t>
      </w:r>
      <w:r w:rsidRPr="002F76E4">
        <w:t>para o projeto do sistema,</w:t>
      </w:r>
      <w:r w:rsidRPr="002F76E4">
        <w:rPr>
          <w:i/>
          <w:rPrChange w:id="114" w:author="Anasta" w:date="2014-05-28T13:30:00Z">
            <w:rPr>
              <w:highlight w:val="red"/>
            </w:rPr>
          </w:rPrChange>
        </w:rPr>
        <w:t xml:space="preserve"> </w:t>
      </w:r>
      <w:del w:id="115" w:author="Anasta" w:date="2014-05-28T13:30:00Z">
        <w:r w:rsidR="00B4503E" w:rsidRPr="002F76E4">
          <w:delText>para</w:delText>
        </w:r>
      </w:del>
      <w:ins w:id="116" w:author="Anasta" w:date="2014-05-28T13:30:00Z">
        <w:r w:rsidR="00380958" w:rsidRPr="002F76E4">
          <w:t>a</w:t>
        </w:r>
      </w:ins>
      <w:r w:rsidR="00380958" w:rsidRPr="002F76E4">
        <w:t xml:space="preserve"> </w:t>
      </w:r>
      <w:r w:rsidRPr="002F76E4">
        <w:t xml:space="preserve">codificação e </w:t>
      </w:r>
      <w:del w:id="117" w:author="Anasta" w:date="2014-05-28T13:30:00Z">
        <w:r w:rsidR="00B4503E" w:rsidRPr="002F76E4">
          <w:delText>para</w:delText>
        </w:r>
      </w:del>
      <w:ins w:id="118" w:author="Anasta" w:date="2014-05-28T13:30:00Z">
        <w:r w:rsidR="00380958" w:rsidRPr="002F76E4">
          <w:t>os</w:t>
        </w:r>
      </w:ins>
      <w:r w:rsidR="00380958" w:rsidRPr="002F76E4">
        <w:t xml:space="preserve"> </w:t>
      </w:r>
      <w:r w:rsidRPr="002F76E4">
        <w:t>testes</w:t>
      </w:r>
      <w:del w:id="119" w:author="Anasta" w:date="2014-05-28T13:30:00Z">
        <w:r w:rsidR="000A691A" w:rsidRPr="002F76E4">
          <w:delText xml:space="preserve"> </w:delText>
        </w:r>
      </w:del>
      <w:r w:rsidR="008E6AF2">
        <w:t>.</w:t>
      </w:r>
    </w:p>
    <w:p w14:paraId="2E90CBE8" w14:textId="77777777" w:rsidR="00C909EC" w:rsidRPr="002F76E4" w:rsidRDefault="00134C9C" w:rsidP="00C909EC">
      <w:pPr>
        <w:pStyle w:val="NormalIP"/>
        <w:numPr>
          <w:ilvl w:val="0"/>
          <w:numId w:val="38"/>
        </w:numPr>
      </w:pPr>
      <w:r w:rsidRPr="002F76E4">
        <w:t>Projeto do sistema</w:t>
      </w:r>
      <w:del w:id="120" w:author="Anasta" w:date="2014-05-28T13:30:00Z">
        <w:r w:rsidRPr="002F76E4">
          <w:delText xml:space="preserve"> – na</w:delText>
        </w:r>
        <w:r w:rsidR="003C7BC4" w:rsidRPr="002F76E4">
          <w:delText xml:space="preserve"> qual se definiu</w:delText>
        </w:r>
      </w:del>
      <w:ins w:id="121" w:author="Anasta" w:date="2014-05-28T13:30:00Z">
        <w:r w:rsidR="00727805" w:rsidRPr="002F76E4">
          <w:t>. Nesta etapa foram definidos</w:t>
        </w:r>
      </w:ins>
      <w:r w:rsidR="00727805" w:rsidRPr="002F76E4">
        <w:t xml:space="preserve"> </w:t>
      </w:r>
      <w:r w:rsidR="003C7BC4" w:rsidRPr="002F76E4">
        <w:t xml:space="preserve">os componentes e </w:t>
      </w:r>
      <w:ins w:id="122" w:author="Anasta" w:date="2014-05-28T13:30:00Z">
        <w:r w:rsidR="00727805" w:rsidRPr="002F76E4">
          <w:t xml:space="preserve">as </w:t>
        </w:r>
      </w:ins>
      <w:r w:rsidR="003C7BC4" w:rsidRPr="002F76E4">
        <w:t>bibliotecas necessárias para o funcionamento do sistema</w:t>
      </w:r>
      <w:del w:id="123" w:author="Anasta" w:date="2014-05-28T13:30:00Z">
        <w:r w:rsidR="0083173E" w:rsidRPr="002F76E4">
          <w:delText>.</w:delText>
        </w:r>
      </w:del>
      <w:ins w:id="124" w:author="Anasta" w:date="2014-05-28T13:30:00Z">
        <w:r w:rsidR="00380958" w:rsidRPr="002F76E4">
          <w:t>;</w:t>
        </w:r>
      </w:ins>
    </w:p>
    <w:p w14:paraId="03EB4F7D" w14:textId="77777777" w:rsidR="0083173E" w:rsidRPr="002F76E4" w:rsidRDefault="000176B4" w:rsidP="00C909EC">
      <w:pPr>
        <w:pStyle w:val="NormalIP"/>
        <w:numPr>
          <w:ilvl w:val="0"/>
          <w:numId w:val="38"/>
        </w:numPr>
      </w:pPr>
      <w:r w:rsidRPr="002F76E4">
        <w:t>Codificação</w:t>
      </w:r>
      <w:del w:id="125" w:author="Anasta" w:date="2014-05-28T13:30:00Z">
        <w:r w:rsidR="007B446D" w:rsidRPr="002F76E4">
          <w:delText xml:space="preserve"> –</w:delText>
        </w:r>
        <w:r w:rsidR="00134C9C" w:rsidRPr="002F76E4">
          <w:delText xml:space="preserve"> na</w:delText>
        </w:r>
        <w:r w:rsidR="007B446D" w:rsidRPr="002F76E4">
          <w:delText xml:space="preserve"> qual se implementou </w:delText>
        </w:r>
        <w:r w:rsidR="00FA6DC7" w:rsidRPr="002F76E4">
          <w:delText>o que ficou especificado</w:delText>
        </w:r>
      </w:del>
      <w:ins w:id="126" w:author="Anasta" w:date="2014-05-28T13:30:00Z">
        <w:r w:rsidR="00727805" w:rsidRPr="002F76E4">
          <w:t xml:space="preserve">, </w:t>
        </w:r>
        <w:r w:rsidR="00EA2848" w:rsidRPr="002F76E4">
          <w:t xml:space="preserve">fase </w:t>
        </w:r>
        <w:r w:rsidR="00727805" w:rsidRPr="002F76E4">
          <w:t xml:space="preserve">em que </w:t>
        </w:r>
        <w:r w:rsidR="00EA2848" w:rsidRPr="002F76E4">
          <w:t xml:space="preserve">as </w:t>
        </w:r>
      </w:ins>
      <w:r w:rsidR="002F76E4" w:rsidRPr="002F76E4">
        <w:t>especificações</w:t>
      </w:r>
      <w:ins w:id="127" w:author="Anasta" w:date="2014-05-28T13:30:00Z">
        <w:r w:rsidR="00EA2848" w:rsidRPr="002F76E4">
          <w:t xml:space="preserve"> definidas</w:t>
        </w:r>
      </w:ins>
      <w:r w:rsidR="00EA2848" w:rsidRPr="002F76E4">
        <w:t xml:space="preserve"> na análise de </w:t>
      </w:r>
      <w:del w:id="128" w:author="Anasta" w:date="2014-05-28T13:30:00Z">
        <w:r w:rsidR="00FA6DC7" w:rsidRPr="002F76E4">
          <w:delText>requisitos.</w:delText>
        </w:r>
      </w:del>
      <w:ins w:id="129" w:author="Anasta" w:date="2014-05-28T13:30:00Z">
        <w:r w:rsidR="00EA2848" w:rsidRPr="002F76E4">
          <w:t>que</w:t>
        </w:r>
        <w:r w:rsidR="000642E6" w:rsidRPr="002F76E4">
          <w:t>sitos foram implementadas</w:t>
        </w:r>
        <w:r w:rsidR="00EA2848" w:rsidRPr="002F76E4">
          <w:t>;</w:t>
        </w:r>
      </w:ins>
    </w:p>
    <w:p w14:paraId="75551778" w14:textId="77777777" w:rsidR="0083173E" w:rsidRPr="002F76E4" w:rsidRDefault="0083173E" w:rsidP="00C909EC">
      <w:pPr>
        <w:pStyle w:val="NormalIP"/>
        <w:numPr>
          <w:ilvl w:val="0"/>
          <w:numId w:val="38"/>
        </w:numPr>
      </w:pPr>
      <w:r w:rsidRPr="002F76E4">
        <w:lastRenderedPageBreak/>
        <w:t>Teste do sistema</w:t>
      </w:r>
      <w:del w:id="130" w:author="Anasta" w:date="2014-05-28T13:30:00Z">
        <w:r w:rsidR="009568A8" w:rsidRPr="002F76E4">
          <w:delText xml:space="preserve"> – na qual se realizou</w:delText>
        </w:r>
      </w:del>
      <w:ins w:id="131" w:author="Anasta" w:date="2014-05-28T13:30:00Z">
        <w:r w:rsidR="00A764AF" w:rsidRPr="002F76E4">
          <w:t xml:space="preserve">. Neste </w:t>
        </w:r>
      </w:ins>
      <w:r w:rsidR="002F76E4" w:rsidRPr="002F76E4">
        <w:t>estágio</w:t>
      </w:r>
      <w:ins w:id="132" w:author="Anasta" w:date="2014-05-28T13:30:00Z">
        <w:r w:rsidR="00A764AF" w:rsidRPr="002F76E4">
          <w:t xml:space="preserve"> foram efetuados</w:t>
        </w:r>
      </w:ins>
      <w:r w:rsidR="009568A8" w:rsidRPr="002F76E4">
        <w:t xml:space="preserve"> testes à medida que cada funcionalidade era </w:t>
      </w:r>
      <w:del w:id="133" w:author="Anasta" w:date="2014-05-28T13:30:00Z">
        <w:r w:rsidR="009568A8" w:rsidRPr="002F76E4">
          <w:delText>implementada. Testes foram realizados</w:delText>
        </w:r>
      </w:del>
      <w:ins w:id="134" w:author="Anasta" w:date="2014-05-28T13:30:00Z">
        <w:r w:rsidR="009568A8" w:rsidRPr="002F76E4">
          <w:t>impl</w:t>
        </w:r>
        <w:r w:rsidR="00A764AF" w:rsidRPr="002F76E4">
          <w:t>antada e</w:t>
        </w:r>
      </w:ins>
      <w:r w:rsidR="009568A8" w:rsidRPr="002F76E4">
        <w:t xml:space="preserve"> ao fim da </w:t>
      </w:r>
      <w:r w:rsidR="008C6B2B" w:rsidRPr="002F76E4">
        <w:t>codificação de todas as funcionalidades.</w:t>
      </w:r>
    </w:p>
    <w:p w14:paraId="5C72451D" w14:textId="77777777" w:rsidR="00780322" w:rsidRPr="002F76E4" w:rsidRDefault="00780322" w:rsidP="00D1055D">
      <w:pPr>
        <w:pStyle w:val="NormalIP"/>
        <w:rPr>
          <w:del w:id="135" w:author="Anasta" w:date="2014-05-28T13:30:00Z"/>
        </w:rPr>
      </w:pPr>
      <w:bookmarkStart w:id="136" w:name="_Toc389051926"/>
      <w:bookmarkStart w:id="137" w:name="_Toc389057645"/>
      <w:bookmarkStart w:id="138" w:name="_Toc389058349"/>
      <w:bookmarkStart w:id="139" w:name="_Toc389062751"/>
      <w:bookmarkStart w:id="140" w:name="_Toc389062805"/>
      <w:bookmarkEnd w:id="136"/>
      <w:bookmarkEnd w:id="137"/>
      <w:bookmarkEnd w:id="138"/>
      <w:bookmarkEnd w:id="139"/>
      <w:bookmarkEnd w:id="140"/>
    </w:p>
    <w:p w14:paraId="26D24061" w14:textId="77777777" w:rsidR="00417C70" w:rsidRPr="002F76E4" w:rsidRDefault="004532A4" w:rsidP="00772634">
      <w:pPr>
        <w:pStyle w:val="Heading2"/>
      </w:pPr>
      <w:bookmarkStart w:id="141" w:name="_Toc389062806"/>
      <w:r w:rsidRPr="002F76E4">
        <w:t>ORGANIZAÇÃO DA MONOGRAFIA</w:t>
      </w:r>
      <w:bookmarkEnd w:id="141"/>
    </w:p>
    <w:p w14:paraId="6AFC90B8" w14:textId="77777777" w:rsidR="00780322" w:rsidRPr="002F76E4" w:rsidRDefault="00320E29" w:rsidP="00D1055D">
      <w:pPr>
        <w:pStyle w:val="NormalIP"/>
      </w:pPr>
      <w:del w:id="142" w:author="Anasta" w:date="2014-05-28T13:30:00Z">
        <w:r w:rsidRPr="002F76E4">
          <w:delText>Este</w:delText>
        </w:r>
      </w:del>
      <w:ins w:id="143" w:author="Anasta" w:date="2014-05-28T13:30:00Z">
        <w:r w:rsidR="00380958" w:rsidRPr="002F76E4">
          <w:t>O</w:t>
        </w:r>
      </w:ins>
      <w:r w:rsidR="00380958" w:rsidRPr="002F76E4">
        <w:t xml:space="preserve"> </w:t>
      </w:r>
      <w:r w:rsidRPr="002F76E4">
        <w:t xml:space="preserve">presente trabalho se encontra dividido em </w:t>
      </w:r>
      <w:r w:rsidR="00E136C4" w:rsidRPr="002F76E4">
        <w:t>3 capítulos</w:t>
      </w:r>
      <w:del w:id="144" w:author="Anasta" w:date="2014-05-28T13:30:00Z">
        <w:r w:rsidR="00780322" w:rsidRPr="002F76E4">
          <w:delText>:</w:delText>
        </w:r>
      </w:del>
      <w:ins w:id="145" w:author="Anasta" w:date="2014-05-28T13:30:00Z">
        <w:r w:rsidR="00380958" w:rsidRPr="002F76E4">
          <w:t>.</w:t>
        </w:r>
      </w:ins>
    </w:p>
    <w:p w14:paraId="7648C79F" w14:textId="00201DA0" w:rsidR="00780322" w:rsidRPr="002F76E4" w:rsidRDefault="00380958" w:rsidP="00D1055D">
      <w:pPr>
        <w:pStyle w:val="NormalIP"/>
      </w:pPr>
      <w:ins w:id="146" w:author="Anasta" w:date="2014-05-28T13:30:00Z">
        <w:r w:rsidRPr="002F76E4">
          <w:t xml:space="preserve">No </w:t>
        </w:r>
      </w:ins>
      <w:r w:rsidR="00F23DEB" w:rsidRPr="002F76E4">
        <w:t>Capitulo</w:t>
      </w:r>
      <w:r w:rsidR="00982757">
        <w:t xml:space="preserve"> </w:t>
      </w:r>
      <w:r w:rsidR="008906DB">
        <w:fldChar w:fldCharType="begin"/>
      </w:r>
      <w:r w:rsidR="008906DB">
        <w:instrText xml:space="preserve"> REF _Ref389060359 \w \h </w:instrText>
      </w:r>
      <w:r w:rsidR="008906DB">
        <w:fldChar w:fldCharType="separate"/>
      </w:r>
      <w:r w:rsidR="00245CEA">
        <w:t>2</w:t>
      </w:r>
      <w:r w:rsidR="008906DB">
        <w:fldChar w:fldCharType="end"/>
      </w:r>
      <w:del w:id="147" w:author="Anasta" w:date="2014-05-28T13:30:00Z">
        <w:r w:rsidR="00780322" w:rsidRPr="002F76E4">
          <w:delText>: que fará</w:delText>
        </w:r>
      </w:del>
      <w:ins w:id="148" w:author="Anasta" w:date="2014-05-28T13:30:00Z">
        <w:r w:rsidR="00780322" w:rsidRPr="002F76E4">
          <w:t xml:space="preserve"> </w:t>
        </w:r>
        <w:r w:rsidRPr="002F76E4">
          <w:t>será apresentada</w:t>
        </w:r>
      </w:ins>
      <w:r w:rsidR="00780322" w:rsidRPr="002F76E4">
        <w:t xml:space="preserve"> uma breve descrição do método GTD</w:t>
      </w:r>
      <w:r w:rsidR="00E136C4" w:rsidRPr="002F76E4">
        <w:t xml:space="preserve"> e como suas caracterís</w:t>
      </w:r>
      <w:r w:rsidR="005E1B78" w:rsidRPr="002F76E4">
        <w:t>ticas influenciaram nas fu</w:t>
      </w:r>
      <w:r w:rsidRPr="002F76E4">
        <w:t xml:space="preserve">ncionalidades do sistema </w:t>
      </w:r>
      <w:del w:id="149" w:author="Anasta" w:date="2014-05-28T13:30:00Z">
        <w:r w:rsidR="005E1B78" w:rsidRPr="002F76E4">
          <w:delText>desenvilvido</w:delText>
        </w:r>
        <w:r w:rsidR="00780322" w:rsidRPr="002F76E4">
          <w:delText>;</w:delText>
        </w:r>
      </w:del>
      <w:ins w:id="150" w:author="Anasta" w:date="2014-05-28T13:30:00Z">
        <w:r w:rsidRPr="002F76E4">
          <w:t>desenvo</w:t>
        </w:r>
        <w:r w:rsidR="005E1B78" w:rsidRPr="002F76E4">
          <w:t>lvido</w:t>
        </w:r>
        <w:r w:rsidRPr="002F76E4">
          <w:t>.</w:t>
        </w:r>
      </w:ins>
    </w:p>
    <w:p w14:paraId="611F0470" w14:textId="5C9A710A" w:rsidR="00927218" w:rsidRPr="002F76E4" w:rsidRDefault="00380958" w:rsidP="00D1055D">
      <w:pPr>
        <w:pStyle w:val="NormalIP"/>
      </w:pPr>
      <w:ins w:id="151" w:author="Anasta" w:date="2014-05-28T13:30:00Z">
        <w:r w:rsidRPr="002F76E4">
          <w:t xml:space="preserve">O </w:t>
        </w:r>
      </w:ins>
      <w:r w:rsidR="00780322" w:rsidRPr="002F76E4">
        <w:t>Capít</w:t>
      </w:r>
      <w:r w:rsidR="00A60F13" w:rsidRPr="002F76E4">
        <w:t>ulo</w:t>
      </w:r>
      <w:r w:rsidR="008906DB">
        <w:t xml:space="preserve"> </w:t>
      </w:r>
      <w:r w:rsidR="008906DB">
        <w:fldChar w:fldCharType="begin"/>
      </w:r>
      <w:r w:rsidR="008906DB">
        <w:instrText xml:space="preserve"> REF _Ref389060374 \w \h </w:instrText>
      </w:r>
      <w:r w:rsidR="008906DB">
        <w:fldChar w:fldCharType="separate"/>
      </w:r>
      <w:r w:rsidR="00245CEA">
        <w:t>3</w:t>
      </w:r>
      <w:r w:rsidR="008906DB">
        <w:fldChar w:fldCharType="end"/>
      </w:r>
      <w:del w:id="152" w:author="Anasta" w:date="2014-05-28T13:30:00Z">
        <w:r w:rsidR="00780322" w:rsidRPr="002F76E4">
          <w:delText xml:space="preserve">: que fará uma descrição </w:delText>
        </w:r>
        <w:r w:rsidR="00C0381F" w:rsidRPr="002F76E4">
          <w:delText>dos</w:delText>
        </w:r>
      </w:del>
      <w:ins w:id="153" w:author="Anasta" w:date="2014-05-28T13:30:00Z">
        <w:r w:rsidRPr="002F76E4">
          <w:t xml:space="preserve"> versará sobre os</w:t>
        </w:r>
      </w:ins>
      <w:r w:rsidR="00C0381F" w:rsidRPr="002F76E4">
        <w:t xml:space="preserve"> elementos utilizados pelo aplicativo e como eles serão utilizados no sistema</w:t>
      </w:r>
      <w:r w:rsidR="00780322" w:rsidRPr="002F76E4">
        <w:t>.</w:t>
      </w:r>
    </w:p>
    <w:p w14:paraId="7DFA2941" w14:textId="705E2E70" w:rsidR="00927218" w:rsidRPr="002F76E4" w:rsidRDefault="00380958" w:rsidP="00380958">
      <w:pPr>
        <w:pStyle w:val="NormalIP"/>
        <w:rPr>
          <w:ins w:id="154" w:author="Anasta" w:date="2014-05-28T13:30:00Z"/>
        </w:rPr>
      </w:pPr>
      <w:ins w:id="155" w:author="Anasta" w:date="2014-05-28T13:30:00Z">
        <w:r w:rsidRPr="002F76E4">
          <w:t xml:space="preserve">O </w:t>
        </w:r>
      </w:ins>
      <w:r w:rsidR="00A60F13" w:rsidRPr="002F76E4">
        <w:t>Capítulo</w:t>
      </w:r>
      <w:r w:rsidR="00B60874" w:rsidRPr="002F76E4">
        <w:t xml:space="preserve"> </w:t>
      </w:r>
      <w:del w:id="156" w:author="Anasta" w:date="2014-05-28T13:30:00Z">
        <w:r w:rsidR="00B60874" w:rsidRPr="002F76E4">
          <w:fldChar w:fldCharType="begin"/>
        </w:r>
        <w:r w:rsidR="00B60874" w:rsidRPr="002F76E4">
          <w:delInstrText xml:space="preserve"> REF _Ref388912264 \w \h </w:delInstrText>
        </w:r>
      </w:del>
      <w:r w:rsidR="002F76E4">
        <w:instrText xml:space="preserve"> \* MERGEFORMAT </w:instrText>
      </w:r>
      <w:del w:id="157" w:author="Anasta" w:date="2014-05-28T13:30:00Z">
        <w:r w:rsidR="00B60874" w:rsidRPr="002F76E4">
          <w:fldChar w:fldCharType="separate"/>
        </w:r>
        <w:r w:rsidR="00985FA2" w:rsidRPr="002F76E4">
          <w:delText>4</w:delText>
        </w:r>
        <w:r w:rsidR="00B60874" w:rsidRPr="002F76E4">
          <w:fldChar w:fldCharType="end"/>
        </w:r>
        <w:r w:rsidR="00A60F13" w:rsidRPr="002F76E4">
          <w:delText>: que</w:delText>
        </w:r>
      </w:del>
      <w:r w:rsidR="008906DB">
        <w:fldChar w:fldCharType="begin"/>
      </w:r>
      <w:r w:rsidR="008906DB">
        <w:instrText xml:space="preserve"> REF _Ref389057718 \w \h </w:instrText>
      </w:r>
      <w:r w:rsidR="008906DB">
        <w:fldChar w:fldCharType="separate"/>
      </w:r>
      <w:r w:rsidR="00245CEA">
        <w:t>4</w:t>
      </w:r>
      <w:r w:rsidR="008906DB">
        <w:fldChar w:fldCharType="end"/>
      </w:r>
      <w:r w:rsidRPr="002F76E4">
        <w:t xml:space="preserve"> </w:t>
      </w:r>
      <w:r w:rsidR="00C0381F" w:rsidRPr="002F76E4">
        <w:t>abordará, em detalhes</w:t>
      </w:r>
      <w:r w:rsidR="009F5A06" w:rsidRPr="002F76E4">
        <w:t xml:space="preserve"> visuais</w:t>
      </w:r>
      <w:r w:rsidR="00C0381F" w:rsidRPr="002F76E4">
        <w:t xml:space="preserve">, o comportamento do sistema </w:t>
      </w:r>
      <w:r w:rsidR="006D26C6" w:rsidRPr="002F76E4">
        <w:t>durante a utilização de suas funcionalidades</w:t>
      </w:r>
      <w:r w:rsidR="009F5A06" w:rsidRPr="002F76E4">
        <w:t>.</w:t>
      </w:r>
    </w:p>
    <w:p w14:paraId="010DAA63" w14:textId="77777777" w:rsidR="00380958" w:rsidRPr="002F76E4" w:rsidRDefault="00380958" w:rsidP="00C62EFB">
      <w:pPr>
        <w:pStyle w:val="NormalIP"/>
        <w:ind w:firstLine="0"/>
        <w:sectPr w:rsidR="00380958" w:rsidRPr="002F76E4" w:rsidSect="001B25FB">
          <w:pgSz w:w="11906" w:h="16838"/>
          <w:pgMar w:top="1417" w:right="1418" w:bottom="1701" w:left="1418" w:header="720" w:footer="720" w:gutter="0"/>
          <w:cols w:space="720"/>
          <w:docGrid w:linePitch="360"/>
        </w:sectPr>
        <w:pPrChange w:id="158" w:author="Anasta" w:date="2014-05-28T13:30:00Z">
          <w:pPr>
            <w:pStyle w:val="NormalIP"/>
            <w:jc w:val="left"/>
          </w:pPr>
        </w:pPrChange>
      </w:pPr>
    </w:p>
    <w:p w14:paraId="044E508A" w14:textId="0E69084B" w:rsidR="00FD79B2" w:rsidRPr="002F76E4" w:rsidRDefault="0098055F" w:rsidP="00F23DEB">
      <w:pPr>
        <w:pStyle w:val="Heading1"/>
      </w:pPr>
      <w:bookmarkStart w:id="159" w:name="_Ref382331752"/>
      <w:bookmarkStart w:id="160" w:name="_Ref389059660"/>
      <w:bookmarkStart w:id="161" w:name="_Ref389060359"/>
      <w:bookmarkStart w:id="162" w:name="_Toc389062807"/>
      <w:r w:rsidRPr="002F76E4">
        <w:lastRenderedPageBreak/>
        <w:t>GTD</w:t>
      </w:r>
      <w:bookmarkEnd w:id="159"/>
      <w:bookmarkEnd w:id="160"/>
      <w:bookmarkEnd w:id="161"/>
      <w:bookmarkEnd w:id="162"/>
    </w:p>
    <w:p w14:paraId="4B7476EE" w14:textId="77777777" w:rsidR="00DF4888" w:rsidRPr="002F76E4" w:rsidRDefault="00DF4888" w:rsidP="00DF4888">
      <w:pPr>
        <w:rPr>
          <w:del w:id="163" w:author="Anasta" w:date="2014-05-28T13:30:00Z"/>
        </w:rPr>
      </w:pPr>
      <w:bookmarkStart w:id="164" w:name="_Toc389051929"/>
      <w:bookmarkStart w:id="165" w:name="_Toc389057648"/>
      <w:bookmarkStart w:id="166" w:name="_Toc389058352"/>
      <w:bookmarkStart w:id="167" w:name="_Toc389062754"/>
      <w:bookmarkStart w:id="168" w:name="_Toc389062808"/>
      <w:bookmarkEnd w:id="164"/>
      <w:bookmarkEnd w:id="165"/>
      <w:bookmarkEnd w:id="166"/>
      <w:bookmarkEnd w:id="167"/>
      <w:bookmarkEnd w:id="168"/>
    </w:p>
    <w:p w14:paraId="4E0361A8" w14:textId="77777777" w:rsidR="00DF4888" w:rsidRPr="002F76E4" w:rsidRDefault="00EF2C98" w:rsidP="00DF4888">
      <w:pPr>
        <w:pStyle w:val="Heading2"/>
      </w:pPr>
      <w:bookmarkStart w:id="169" w:name="_Toc389062809"/>
      <w:r w:rsidRPr="002F76E4">
        <w:t>DESCRIÇÃO</w:t>
      </w:r>
      <w:r w:rsidR="002F76E4" w:rsidRPr="002F76E4">
        <w:t xml:space="preserve"> DO MÉTODO</w:t>
      </w:r>
      <w:bookmarkEnd w:id="169"/>
    </w:p>
    <w:p w14:paraId="72C658C6" w14:textId="77777777" w:rsidR="00A5041A" w:rsidRPr="002F76E4" w:rsidRDefault="00A5041A" w:rsidP="00F23DEB"/>
    <w:p w14:paraId="3E488F9A" w14:textId="77777777" w:rsidR="0080593B" w:rsidRPr="002F76E4" w:rsidRDefault="004900FB" w:rsidP="00F23DEB">
      <w:r w:rsidRPr="002F76E4">
        <w:t>O GTD</w:t>
      </w:r>
      <w:r w:rsidR="002F76E4" w:rsidRPr="002F76E4">
        <w:t xml:space="preserve"> (</w:t>
      </w:r>
      <w:r w:rsidR="002F76E4">
        <w:rPr>
          <w:i/>
        </w:rPr>
        <w:t>Getting Things Done</w:t>
      </w:r>
      <w:r w:rsidRPr="002F76E4">
        <w:t xml:space="preserve">) é </w:t>
      </w:r>
      <w:commentRangeStart w:id="170"/>
      <w:r w:rsidRPr="002F76E4">
        <w:t xml:space="preserve">um </w:t>
      </w:r>
      <w:commentRangeEnd w:id="170"/>
      <w:r w:rsidR="006F64DD" w:rsidRPr="002F76E4">
        <w:rPr>
          <w:rStyle w:val="CommentReference"/>
        </w:rPr>
        <w:commentReference w:id="170"/>
      </w:r>
      <w:r w:rsidRPr="002F76E4">
        <w:t>método de gerenciamento pessoal que consiste em remover todas as preocupações do indi</w:t>
      </w:r>
      <w:r w:rsidR="009C5B64" w:rsidRPr="002F76E4">
        <w:t>víduo</w:t>
      </w:r>
      <w:r w:rsidR="007F37DB" w:rsidRPr="002F76E4">
        <w:t xml:space="preserve"> de sua mente</w:t>
      </w:r>
      <w:r w:rsidR="00553E30" w:rsidRPr="002F76E4">
        <w:t>, registrá-los em algum lugar</w:t>
      </w:r>
      <w:r w:rsidR="009C5B64" w:rsidRPr="002F76E4">
        <w:t xml:space="preserve"> e </w:t>
      </w:r>
      <w:r w:rsidR="00276C7B" w:rsidRPr="002F76E4">
        <w:t>agrupá</w:t>
      </w:r>
      <w:r w:rsidR="009C5B64" w:rsidRPr="002F76E4">
        <w:t>-los</w:t>
      </w:r>
      <w:r w:rsidR="002F2FF5" w:rsidRPr="002F76E4">
        <w:t xml:space="preserve"> – seja</w:t>
      </w:r>
      <w:r w:rsidR="00B80639" w:rsidRPr="002F76E4">
        <w:t xml:space="preserve"> </w:t>
      </w:r>
      <w:r w:rsidR="00471F4F" w:rsidRPr="002F76E4">
        <w:t>por meio de</w:t>
      </w:r>
      <w:r w:rsidR="002F2FF5" w:rsidRPr="002F76E4">
        <w:t xml:space="preserve"> pastas, listas</w:t>
      </w:r>
      <w:r w:rsidR="00471F4F" w:rsidRPr="002F76E4">
        <w:t xml:space="preserve"> físicas ou digitais,</w:t>
      </w:r>
      <w:r w:rsidR="00553E30" w:rsidRPr="002F76E4">
        <w:t xml:space="preserve"> dentre outros</w:t>
      </w:r>
      <w:r w:rsidR="00471F4F" w:rsidRPr="002F76E4">
        <w:t>– p</w:t>
      </w:r>
      <w:r w:rsidR="002F2FF5" w:rsidRPr="002F76E4">
        <w:t>or contexto.</w:t>
      </w:r>
    </w:p>
    <w:p w14:paraId="00B9E18A" w14:textId="77777777" w:rsidR="0080593B" w:rsidRPr="002F76E4" w:rsidRDefault="004C40A6" w:rsidP="00A81EBA">
      <w:r w:rsidRPr="002F76E4">
        <w:t>Os principais contextos no GTD são “caixa de entrada”,</w:t>
      </w:r>
      <w:r w:rsidR="000176B4" w:rsidRPr="002F76E4">
        <w:t xml:space="preserve"> “algum dia / talvez”,</w:t>
      </w:r>
      <w:r w:rsidR="002F2FF5" w:rsidRPr="002F76E4">
        <w:t xml:space="preserve"> “referência”,</w:t>
      </w:r>
      <w:r w:rsidR="00042469" w:rsidRPr="002F76E4">
        <w:t xml:space="preserve"> “projetos”,</w:t>
      </w:r>
      <w:r w:rsidR="00EE1D85" w:rsidRPr="002F76E4">
        <w:t xml:space="preserve"> “esperar”, “calendário”, “próximas ações”</w:t>
      </w:r>
      <w:r w:rsidR="00C24E15" w:rsidRPr="002F76E4">
        <w:t xml:space="preserve"> e “lixo”</w:t>
      </w:r>
      <w:sdt>
        <w:sdtPr>
          <w:id w:val="-437832276"/>
          <w:citation/>
        </w:sdtPr>
        <w:sdtContent>
          <w:r w:rsidR="0088363D" w:rsidRPr="002F76E4">
            <w:fldChar w:fldCharType="begin"/>
          </w:r>
          <w:r w:rsidR="00EE0327" w:rsidRPr="002F76E4">
            <w:instrText xml:space="preserve"> CITATION All05 \l 1046 </w:instrText>
          </w:r>
          <w:r w:rsidR="0088363D" w:rsidRPr="002F76E4">
            <w:fldChar w:fldCharType="separate"/>
          </w:r>
          <w:r w:rsidR="00382C32">
            <w:rPr>
              <w:noProof/>
            </w:rPr>
            <w:t xml:space="preserve"> (ALLEN, 2005)</w:t>
          </w:r>
          <w:r w:rsidR="0088363D" w:rsidRPr="002F76E4">
            <w:fldChar w:fldCharType="end"/>
          </w:r>
        </w:sdtContent>
      </w:sdt>
      <w:r w:rsidR="00A665CF" w:rsidRPr="002F76E4">
        <w:t>, que serão explicados em seguida</w:t>
      </w:r>
      <w:r w:rsidR="00E030C9" w:rsidRPr="002F76E4">
        <w:t>.</w:t>
      </w:r>
      <w:r w:rsidR="00A81EBA" w:rsidRPr="002F76E4">
        <w:t xml:space="preserve"> O autor do método</w:t>
      </w:r>
      <w:r w:rsidR="00E030C9" w:rsidRPr="002F76E4">
        <w:t xml:space="preserve"> afirma que um sistema de organização completo precisa levar em </w:t>
      </w:r>
      <w:r w:rsidR="00A50A25" w:rsidRPr="002F76E4">
        <w:t>consideração</w:t>
      </w:r>
      <w:r w:rsidR="00E030C9" w:rsidRPr="002F76E4">
        <w:t xml:space="preserve"> </w:t>
      </w:r>
      <w:r w:rsidR="00A81EBA" w:rsidRPr="002F76E4">
        <w:t>todos esses contextos. C</w:t>
      </w:r>
      <w:r w:rsidR="0089247D" w:rsidRPr="002F76E4">
        <w:t xml:space="preserve">aso contrário, </w:t>
      </w:r>
      <w:r w:rsidR="00A50A25" w:rsidRPr="002F76E4">
        <w:t xml:space="preserve">o indivíduo corre o risco de </w:t>
      </w:r>
      <w:r w:rsidR="0089247D" w:rsidRPr="002F76E4">
        <w:t xml:space="preserve">deixar </w:t>
      </w:r>
      <w:del w:id="171" w:author="Anasta" w:date="2014-05-28T13:30:00Z">
        <w:r w:rsidR="0089247D" w:rsidRPr="002F76E4">
          <w:delText>algum</w:delText>
        </w:r>
      </w:del>
      <w:ins w:id="172" w:author="Anasta" w:date="2014-05-28T13:30:00Z">
        <w:r w:rsidR="0089247D" w:rsidRPr="002F76E4">
          <w:t>algum</w:t>
        </w:r>
        <w:r w:rsidR="0088515F" w:rsidRPr="002F76E4">
          <w:t>a</w:t>
        </w:r>
      </w:ins>
      <w:r w:rsidR="0089247D" w:rsidRPr="002F76E4">
        <w:t xml:space="preserve"> </w:t>
      </w:r>
      <w:r w:rsidR="00A50A25" w:rsidRPr="002F76E4">
        <w:t>preocupação em</w:t>
      </w:r>
      <w:del w:id="173" w:author="Anasta" w:date="2014-05-28T13:30:00Z">
        <w:r w:rsidR="00A50A25" w:rsidRPr="002F76E4">
          <w:delText xml:space="preserve"> </w:delText>
        </w:r>
      </w:del>
      <w:r w:rsidR="00A50A25" w:rsidRPr="002F76E4">
        <w:t xml:space="preserve"> sua vida </w:t>
      </w:r>
      <w:r w:rsidR="00471F4F" w:rsidRPr="002F76E4">
        <w:t>sem ser</w:t>
      </w:r>
      <w:r w:rsidR="009C4BCC" w:rsidRPr="002F76E4">
        <w:t xml:space="preserve"> devidamente</w:t>
      </w:r>
      <w:r w:rsidR="00B80639" w:rsidRPr="002F76E4">
        <w:t xml:space="preserve"> administrada</w:t>
      </w:r>
      <w:r w:rsidR="00471F4F" w:rsidRPr="002F76E4">
        <w:t>.</w:t>
      </w:r>
    </w:p>
    <w:p w14:paraId="760E0F65" w14:textId="77777777" w:rsidR="0080593B" w:rsidRPr="002F76E4" w:rsidRDefault="0080593B" w:rsidP="00A81EBA">
      <w:r w:rsidRPr="002F76E4">
        <w:t xml:space="preserve">Boa parte das preocupações do indivíduo </w:t>
      </w:r>
      <w:del w:id="174" w:author="Anasta" w:date="2014-05-28T13:30:00Z">
        <w:r w:rsidR="0010569E" w:rsidRPr="002F76E4">
          <w:delText>podem</w:delText>
        </w:r>
      </w:del>
      <w:ins w:id="175" w:author="Anasta" w:date="2014-05-28T13:30:00Z">
        <w:r w:rsidRPr="002F76E4">
          <w:t>pode</w:t>
        </w:r>
      </w:ins>
      <w:r w:rsidRPr="002F76E4">
        <w:t xml:space="preserve"> ser </w:t>
      </w:r>
      <w:del w:id="176" w:author="Anasta" w:date="2014-05-28T13:30:00Z">
        <w:r w:rsidR="00226295" w:rsidRPr="002F76E4">
          <w:delText>registradas</w:delText>
        </w:r>
      </w:del>
      <w:ins w:id="177" w:author="Anasta" w:date="2014-05-28T13:30:00Z">
        <w:r w:rsidRPr="002F76E4">
          <w:t>registrada</w:t>
        </w:r>
      </w:ins>
      <w:r w:rsidRPr="002F76E4">
        <w:t xml:space="preserve"> por meio da escrita </w:t>
      </w:r>
      <w:del w:id="178" w:author="Anasta" w:date="2014-05-28T13:30:00Z">
        <w:r w:rsidR="00226295" w:rsidRPr="002F76E4">
          <w:delText>em meios</w:delText>
        </w:r>
      </w:del>
      <w:ins w:id="179" w:author="Anasta" w:date="2014-05-28T13:30:00Z">
        <w:r w:rsidRPr="002F76E4">
          <w:t>através</w:t>
        </w:r>
      </w:ins>
      <w:r w:rsidRPr="002F76E4">
        <w:t xml:space="preserve"> de anotação </w:t>
      </w:r>
      <w:del w:id="180" w:author="Anasta" w:date="2014-05-28T13:30:00Z">
        <w:r w:rsidR="00226295" w:rsidRPr="002F76E4">
          <w:delText>físico</w:delText>
        </w:r>
      </w:del>
      <w:ins w:id="181" w:author="Anasta" w:date="2014-05-28T13:30:00Z">
        <w:r w:rsidRPr="002F76E4">
          <w:t>física</w:t>
        </w:r>
      </w:ins>
      <w:r w:rsidRPr="002F76E4">
        <w:t xml:space="preserve"> ou digital. </w:t>
      </w:r>
      <w:del w:id="182" w:author="Anasta" w:date="2014-05-28T13:30:00Z">
        <w:r w:rsidR="00226295" w:rsidRPr="002F76E4">
          <w:delText>Conse</w:delText>
        </w:r>
        <w:r w:rsidR="00B517A6" w:rsidRPr="002F76E4">
          <w:delText>qïentemente</w:delText>
        </w:r>
      </w:del>
      <w:ins w:id="183" w:author="Anasta" w:date="2014-05-28T13:30:00Z">
        <w:r w:rsidRPr="002F76E4">
          <w:t>Consequentemente</w:t>
        </w:r>
      </w:ins>
      <w:r w:rsidRPr="002F76E4">
        <w:t xml:space="preserve">, com exceção de “projetos”, “referência” e “lixo”, que requerem meios mais robustos de armazenamento, os demais grupos contextuais são </w:t>
      </w:r>
      <w:del w:id="184" w:author="Anasta" w:date="2014-05-28T13:30:00Z">
        <w:r w:rsidR="00CD52B0" w:rsidRPr="002F76E4">
          <w:delText>melhor</w:delText>
        </w:r>
      </w:del>
      <w:ins w:id="185" w:author="Anasta" w:date="2014-05-28T13:30:00Z">
        <w:r w:rsidRPr="002F76E4">
          <w:t>mais bem</w:t>
        </w:r>
      </w:ins>
      <w:r w:rsidRPr="002F76E4">
        <w:t xml:space="preserve"> visualizados quando os itens neles contidos são listados. Dessa forma, o uso de listas é muito comum para visualização de seu conteúdo. </w:t>
      </w:r>
    </w:p>
    <w:p w14:paraId="1471929A" w14:textId="77777777" w:rsidR="005D6C52" w:rsidRPr="002F76E4" w:rsidRDefault="0080593B" w:rsidP="0080593B">
      <w:pPr>
        <w:rPr>
          <w:noProof/>
          <w:lang w:eastAsia="pt-BR"/>
        </w:rPr>
      </w:pPr>
      <w:r w:rsidRPr="002F76E4">
        <w:t xml:space="preserve">Cada item dessas listas equivale a alguma informação </w:t>
      </w:r>
      <w:ins w:id="186" w:author="Anasta" w:date="2014-05-28T13:30:00Z">
        <w:r w:rsidRPr="002F76E4">
          <w:t xml:space="preserve">que </w:t>
        </w:r>
      </w:ins>
      <w:r w:rsidRPr="002F76E4">
        <w:t xml:space="preserve">pode requerer ações do indivíduo ou armazenamento para </w:t>
      </w:r>
      <w:del w:id="187" w:author="Anasta" w:date="2014-05-28T13:30:00Z">
        <w:r w:rsidR="009011E5" w:rsidRPr="002F76E4">
          <w:delText>uso</w:delText>
        </w:r>
        <w:r w:rsidR="00042541" w:rsidRPr="002F76E4">
          <w:delText xml:space="preserve"> futuro</w:delText>
        </w:r>
      </w:del>
      <w:ins w:id="188" w:author="Anasta" w:date="2014-05-28T13:30:00Z">
        <w:r w:rsidRPr="002F76E4">
          <w:t>um</w:t>
        </w:r>
      </w:ins>
      <w:r w:rsidRPr="002F76E4">
        <w:t xml:space="preserve"> potencial </w:t>
      </w:r>
      <w:ins w:id="189" w:author="Anasta" w:date="2014-05-28T13:30:00Z">
        <w:r w:rsidRPr="002F76E4">
          <w:t xml:space="preserve">uso futuro, </w:t>
        </w:r>
      </w:ins>
      <w:r w:rsidRPr="002F76E4">
        <w:t xml:space="preserve">em projetos </w:t>
      </w:r>
      <w:ins w:id="190" w:author="Anasta" w:date="2014-05-28T13:30:00Z">
        <w:r w:rsidRPr="002F76E4">
          <w:t xml:space="preserve">que possam estar </w:t>
        </w:r>
      </w:ins>
      <w:r w:rsidRPr="002F76E4">
        <w:t xml:space="preserve">em </w:t>
      </w:r>
      <w:del w:id="191" w:author="Anasta" w:date="2014-05-28T13:30:00Z">
        <w:r w:rsidR="009011E5" w:rsidRPr="002F76E4">
          <w:delText>adamento</w:delText>
        </w:r>
      </w:del>
      <w:ins w:id="192" w:author="Anasta" w:date="2014-05-28T13:30:00Z">
        <w:r w:rsidRPr="002F76E4">
          <w:t>andamento</w:t>
        </w:r>
      </w:ins>
      <w:r w:rsidRPr="002F76E4">
        <w:t>. Após um item ser devidamente administrado</w:t>
      </w:r>
      <w:del w:id="193" w:author="Anasta" w:date="2014-05-28T13:30:00Z">
        <w:r w:rsidR="000326B7" w:rsidRPr="002F76E4">
          <w:delText>,</w:delText>
        </w:r>
      </w:del>
      <w:r w:rsidRPr="002F76E4">
        <w:t xml:space="preserve"> é recomendado marcá-lo como processado para que visualmente seja fácil distinguir </w:t>
      </w:r>
      <w:del w:id="194" w:author="Anasta" w:date="2014-05-28T13:30:00Z">
        <w:r w:rsidR="003C32A7" w:rsidRPr="002F76E4">
          <w:delText xml:space="preserve">os itens que foram administrados </w:delText>
        </w:r>
      </w:del>
      <w:r w:rsidRPr="002F76E4">
        <w:t>daqueles que ainda não</w:t>
      </w:r>
      <w:ins w:id="195" w:author="Anasta" w:date="2014-05-28T13:30:00Z">
        <w:r w:rsidRPr="002F76E4">
          <w:t xml:space="preserve"> foram administrados</w:t>
        </w:r>
      </w:ins>
      <w:r w:rsidRPr="002F76E4">
        <w:t>.</w:t>
      </w:r>
    </w:p>
    <w:p w14:paraId="6411D52A" w14:textId="77777777" w:rsidR="0080593B" w:rsidRPr="002F76E4" w:rsidRDefault="0080593B" w:rsidP="00B0433C">
      <w:pPr>
        <w:rPr>
          <w:noProof/>
          <w:lang w:eastAsia="pt-BR"/>
        </w:rPr>
      </w:pPr>
      <w:r w:rsidRPr="002F76E4">
        <w:t xml:space="preserve">De maneira geral, as preocupações do indivíduo, após serem inicialmente registradas, devem seguir o fluxo </w:t>
      </w:r>
      <w:del w:id="196" w:author="Anasta" w:date="2014-05-28T13:30:00Z">
        <w:r w:rsidR="00C24E15" w:rsidRPr="002F76E4">
          <w:delText>pelos</w:delText>
        </w:r>
      </w:del>
      <w:ins w:id="197" w:author="Anasta" w:date="2014-05-28T13:30:00Z">
        <w:r w:rsidRPr="002F76E4">
          <w:t>dos</w:t>
        </w:r>
      </w:ins>
      <w:r w:rsidRPr="002F76E4">
        <w:t xml:space="preserve"> contextos conforme ilustrado na </w:t>
      </w:r>
      <w:r w:rsidR="0088363D" w:rsidRPr="002F76E4">
        <w:fldChar w:fldCharType="begin"/>
      </w:r>
      <w:r w:rsidRPr="002F76E4">
        <w:instrText xml:space="preserve"> REF _Ref382437403 \h </w:instrText>
      </w:r>
      <w:r w:rsidR="002F76E4">
        <w:instrText xml:space="preserve"> \* MERGEFORMAT </w:instrText>
      </w:r>
      <w:r w:rsidR="0088363D" w:rsidRPr="002F76E4">
        <w:fldChar w:fldCharType="separate"/>
      </w:r>
      <w:r w:rsidR="00245CEA" w:rsidRPr="002F76E4">
        <w:t xml:space="preserve">FIG. </w:t>
      </w:r>
      <w:r w:rsidR="00245CEA">
        <w:rPr>
          <w:noProof/>
        </w:rPr>
        <w:t>2.1</w:t>
      </w:r>
      <w:r w:rsidR="0088363D" w:rsidRPr="002F76E4">
        <w:fldChar w:fldCharType="end"/>
      </w:r>
      <w:r w:rsidRPr="002F76E4">
        <w:t xml:space="preserve"> para uma completa organização. </w:t>
      </w:r>
    </w:p>
    <w:p w14:paraId="1B2BA771" w14:textId="77777777" w:rsidR="005D6C52" w:rsidRPr="002F76E4" w:rsidRDefault="002F76E4" w:rsidP="00474A51">
      <w:pPr>
        <w:keepNext/>
        <w:jc w:val="center"/>
        <w:rPr>
          <w:del w:id="198" w:author="Anasta" w:date="2014-05-28T13:30:00Z"/>
          <w:noProof/>
          <w:lang w:eastAsia="pt-BR"/>
        </w:rPr>
      </w:pPr>
      <w:r w:rsidRPr="002F76E4">
        <w:rPr>
          <w:noProof/>
          <w:lang w:eastAsia="pt-BR"/>
        </w:rPr>
        <w:lastRenderedPageBreak/>
        <w:drawing>
          <wp:anchor distT="0" distB="0" distL="114300" distR="114300" simplePos="0" relativeHeight="251660800" behindDoc="0" locked="0" layoutInCell="1" allowOverlap="1" wp14:anchorId="0E0B7694" wp14:editId="68D0BC2B">
            <wp:simplePos x="0" y="0"/>
            <wp:positionH relativeFrom="margin">
              <wp:posOffset>233045</wp:posOffset>
            </wp:positionH>
            <wp:positionV relativeFrom="margin">
              <wp:posOffset>-3175</wp:posOffset>
            </wp:positionV>
            <wp:extent cx="5680710" cy="55645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D.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80710" cy="55645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4C36533" w14:textId="77777777" w:rsidR="005D6C52" w:rsidRPr="002F76E4" w:rsidRDefault="005D6C52" w:rsidP="00474A51">
      <w:pPr>
        <w:keepNext/>
        <w:jc w:val="center"/>
        <w:rPr>
          <w:del w:id="199" w:author="Anasta" w:date="2014-05-28T13:30:00Z"/>
          <w:noProof/>
          <w:lang w:eastAsia="pt-BR"/>
        </w:rPr>
      </w:pPr>
    </w:p>
    <w:p w14:paraId="070E5CDA" w14:textId="77777777" w:rsidR="0048227A" w:rsidRPr="002F76E4" w:rsidRDefault="009450A1" w:rsidP="00474A51">
      <w:pPr>
        <w:keepNext/>
        <w:jc w:val="center"/>
      </w:pPr>
      <w:r w:rsidRPr="002F76E4">
        <w:rPr>
          <w:rStyle w:val="CommentReference"/>
        </w:rPr>
        <w:commentReference w:id="200"/>
      </w:r>
    </w:p>
    <w:p w14:paraId="4D0CCC78" w14:textId="0F2E745A" w:rsidR="0098055F" w:rsidRPr="002F76E4" w:rsidRDefault="0048227A" w:rsidP="005E716E">
      <w:pPr>
        <w:pStyle w:val="Caption"/>
      </w:pPr>
      <w:bookmarkStart w:id="201" w:name="_Ref382437403"/>
      <w:bookmarkStart w:id="202" w:name="_Toc389062852"/>
      <w:r w:rsidRPr="002F76E4">
        <w:t>FIG.</w:t>
      </w:r>
      <w:r w:rsidR="002B413B" w:rsidRPr="002F76E4">
        <w:t xml:space="preserve"> </w:t>
      </w:r>
      <w:r w:rsidR="00B32F22">
        <w:fldChar w:fldCharType="begin"/>
      </w:r>
      <w:r w:rsidR="00B32F22">
        <w:instrText xml:space="preserve"> STYLEREF 1 \s </w:instrText>
      </w:r>
      <w:r w:rsidR="00B32F22">
        <w:fldChar w:fldCharType="separate"/>
      </w:r>
      <w:r w:rsidR="00245CEA">
        <w:rPr>
          <w:noProof/>
        </w:rPr>
        <w:t>2</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1</w:t>
      </w:r>
      <w:r w:rsidR="00B32F22">
        <w:fldChar w:fldCharType="end"/>
      </w:r>
      <w:bookmarkEnd w:id="201"/>
      <w:r w:rsidRPr="002F76E4">
        <w:t xml:space="preserve"> - </w:t>
      </w:r>
      <w:r w:rsidR="00FC3C70" w:rsidRPr="002F76E4">
        <w:t xml:space="preserve">Diagrama do fluxo de trabalho do método GDT </w:t>
      </w:r>
      <w:sdt>
        <w:sdtPr>
          <w:id w:val="-543750725"/>
          <w:citation/>
        </w:sdtPr>
        <w:sdtContent>
          <w:r w:rsidR="0088363D" w:rsidRPr="002F76E4">
            <w:fldChar w:fldCharType="begin"/>
          </w:r>
          <w:r w:rsidR="00FC3C70" w:rsidRPr="002F76E4">
            <w:instrText xml:space="preserve"> CITATION All05 \l 1033 </w:instrText>
          </w:r>
          <w:r w:rsidR="0088363D" w:rsidRPr="002F76E4">
            <w:fldChar w:fldCharType="separate"/>
          </w:r>
          <w:r w:rsidR="00382C32">
            <w:rPr>
              <w:noProof/>
            </w:rPr>
            <w:t>(ALLEN, 2005)</w:t>
          </w:r>
          <w:r w:rsidR="0088363D" w:rsidRPr="002F76E4">
            <w:fldChar w:fldCharType="end"/>
          </w:r>
        </w:sdtContent>
      </w:sdt>
      <w:bookmarkEnd w:id="202"/>
    </w:p>
    <w:p w14:paraId="7F0CF70D" w14:textId="77777777" w:rsidR="00921E18" w:rsidRPr="002F76E4" w:rsidRDefault="005F4657" w:rsidP="00F23DEB">
      <w:r w:rsidRPr="002F76E4">
        <w:t>A seguir uma</w:t>
      </w:r>
      <w:r w:rsidR="002F76E4">
        <w:t xml:space="preserve"> explic</w:t>
      </w:r>
      <w:r w:rsidRPr="002F76E4">
        <w:t>ação sobre os contextos do GTD e sua</w:t>
      </w:r>
      <w:r w:rsidR="00B0433C" w:rsidRPr="002F76E4">
        <w:t>s funções</w:t>
      </w:r>
      <w:del w:id="203" w:author="Anasta" w:date="2014-05-28T13:30:00Z">
        <w:r w:rsidR="003112C9" w:rsidRPr="002F76E4">
          <w:delText xml:space="preserve"> </w:delText>
        </w:r>
      </w:del>
      <w:r w:rsidR="003112C9" w:rsidRPr="002F76E4">
        <w:t>.</w:t>
      </w:r>
    </w:p>
    <w:p w14:paraId="2F6E974C" w14:textId="77777777" w:rsidR="00587F3F" w:rsidRPr="002F76E4" w:rsidRDefault="00587F3F" w:rsidP="00F23DEB">
      <w:pPr>
        <w:rPr>
          <w:del w:id="204" w:author="Anasta" w:date="2014-05-28T13:30:00Z"/>
        </w:rPr>
      </w:pPr>
    </w:p>
    <w:p w14:paraId="40AF15E7" w14:textId="77777777" w:rsidR="00587F3F" w:rsidRPr="002F76E4" w:rsidRDefault="00587F3F" w:rsidP="00F23DEB"/>
    <w:p w14:paraId="17E809D9" w14:textId="7296679F" w:rsidR="00540014" w:rsidRPr="002F76E4" w:rsidRDefault="00DE3F71" w:rsidP="00DE3F71">
      <w:pPr>
        <w:pStyle w:val="SubTitulozinho"/>
      </w:pPr>
      <w:r>
        <w:t>Caixa de Entrada</w:t>
      </w:r>
    </w:p>
    <w:p w14:paraId="3BCE95E3" w14:textId="77777777" w:rsidR="00540014" w:rsidRPr="002F76E4" w:rsidRDefault="00540014" w:rsidP="00540014">
      <w:pPr>
        <w:ind w:left="284"/>
      </w:pPr>
    </w:p>
    <w:p w14:paraId="7F58E6F3" w14:textId="77777777" w:rsidR="00540014" w:rsidRPr="002F76E4" w:rsidRDefault="00540014" w:rsidP="00540014">
      <w:pPr>
        <w:ind w:left="284"/>
      </w:pPr>
      <w:r w:rsidRPr="002F76E4">
        <w:t>Para administrar adequadamente o estoque de itens que exigem atenção, o indivíduo precisa armazená-los em “</w:t>
      </w:r>
      <w:r w:rsidRPr="002F76E4">
        <w:rPr>
          <w:i/>
        </w:rPr>
        <w:t>containers”</w:t>
      </w:r>
      <w:r w:rsidRPr="002F76E4">
        <w:t xml:space="preserve"> que sirvam para guardar os </w:t>
      </w:r>
      <w:del w:id="205" w:author="Anasta" w:date="2014-05-28T13:30:00Z">
        <w:r w:rsidR="00152E1B" w:rsidRPr="002F76E4">
          <w:delText xml:space="preserve">itens </w:delText>
        </w:r>
      </w:del>
      <w:r w:rsidRPr="002F76E4">
        <w:t xml:space="preserve">pendentes até que ele tenha alguns minutos para decidir o que esses itens são e </w:t>
      </w:r>
      <w:r w:rsidRPr="002F76E4">
        <w:lastRenderedPageBreak/>
        <w:t xml:space="preserve">o que fazer com eles </w:t>
      </w:r>
      <w:sdt>
        <w:sdtPr>
          <w:id w:val="4789376"/>
          <w:citation/>
        </w:sdtPr>
        <w:sdtContent>
          <w:r w:rsidR="0088363D" w:rsidRPr="002F76E4">
            <w:fldChar w:fldCharType="begin"/>
          </w:r>
          <w:r w:rsidRPr="002F76E4">
            <w:instrText xml:space="preserve"> CITATION All05 \l 1033 </w:instrText>
          </w:r>
          <w:r w:rsidR="0088363D" w:rsidRPr="002F76E4">
            <w:fldChar w:fldCharType="separate"/>
          </w:r>
          <w:r w:rsidR="00382C32">
            <w:rPr>
              <w:noProof/>
            </w:rPr>
            <w:t>(ALLEN, 2005)</w:t>
          </w:r>
          <w:r w:rsidR="0088363D" w:rsidRPr="002F76E4">
            <w:fldChar w:fldCharType="end"/>
          </w:r>
        </w:sdtContent>
      </w:sdt>
      <w:r w:rsidRPr="002F76E4">
        <w:t>. No método GTD, esses “</w:t>
      </w:r>
      <w:r w:rsidRPr="002F76E4">
        <w:rPr>
          <w:i/>
        </w:rPr>
        <w:t>containers</w:t>
      </w:r>
      <w:r w:rsidRPr="002F76E4">
        <w:t>” são chamados de caixa de entrada. Elas podem ser de diversos tipos:</w:t>
      </w:r>
    </w:p>
    <w:p w14:paraId="10A0EF0B" w14:textId="77777777" w:rsidR="00540014" w:rsidRPr="002F76E4" w:rsidRDefault="00540014" w:rsidP="00540014">
      <w:pPr>
        <w:pStyle w:val="ListParagraph"/>
        <w:numPr>
          <w:ilvl w:val="0"/>
          <w:numId w:val="8"/>
        </w:numPr>
      </w:pPr>
      <w:r w:rsidRPr="002F76E4">
        <w:t xml:space="preserve">Caixa de </w:t>
      </w:r>
      <w:del w:id="206" w:author="Anasta" w:date="2014-05-28T13:30:00Z">
        <w:r w:rsidR="00DC4BCF" w:rsidRPr="002F76E4">
          <w:delText>Entrada</w:delText>
        </w:r>
      </w:del>
      <w:ins w:id="207" w:author="Anasta" w:date="2014-05-28T13:30:00Z">
        <w:r w:rsidRPr="002F76E4">
          <w:t>entrada</w:t>
        </w:r>
      </w:ins>
      <w:r w:rsidRPr="002F76E4">
        <w:t xml:space="preserve"> física;</w:t>
      </w:r>
    </w:p>
    <w:p w14:paraId="08FF28BB" w14:textId="77777777" w:rsidR="00540014" w:rsidRPr="002F76E4" w:rsidRDefault="00540014" w:rsidP="00540014">
      <w:pPr>
        <w:pStyle w:val="ListParagraph"/>
        <w:numPr>
          <w:ilvl w:val="0"/>
          <w:numId w:val="8"/>
        </w:numPr>
      </w:pPr>
      <w:r w:rsidRPr="002F76E4">
        <w:t>Instrumentos de anotação de papel;</w:t>
      </w:r>
    </w:p>
    <w:p w14:paraId="3FCA3618" w14:textId="77777777" w:rsidR="00540014" w:rsidRPr="002F76E4" w:rsidRDefault="00540014" w:rsidP="00540014">
      <w:pPr>
        <w:pStyle w:val="ListParagraph"/>
        <w:numPr>
          <w:ilvl w:val="0"/>
          <w:numId w:val="8"/>
        </w:numPr>
      </w:pPr>
      <w:r w:rsidRPr="002F76E4">
        <w:t>Instrumentos de anotação eletrônicos;</w:t>
      </w:r>
    </w:p>
    <w:p w14:paraId="4B8A1E58" w14:textId="77777777" w:rsidR="00540014" w:rsidRPr="002F76E4" w:rsidRDefault="00540014" w:rsidP="00540014">
      <w:pPr>
        <w:pStyle w:val="ListParagraph"/>
        <w:numPr>
          <w:ilvl w:val="0"/>
          <w:numId w:val="8"/>
        </w:numPr>
      </w:pPr>
      <w:r w:rsidRPr="002F76E4">
        <w:t>Instrumentos de gravação de voz;</w:t>
      </w:r>
    </w:p>
    <w:p w14:paraId="0CBAF7D4" w14:textId="77777777" w:rsidR="00540014" w:rsidRPr="002F76E4" w:rsidRDefault="00540014" w:rsidP="00540014">
      <w:pPr>
        <w:pStyle w:val="ListParagraph"/>
        <w:numPr>
          <w:ilvl w:val="0"/>
          <w:numId w:val="8"/>
        </w:numPr>
      </w:pPr>
      <w:r w:rsidRPr="002F76E4">
        <w:t>E-mail</w:t>
      </w:r>
      <w:del w:id="208" w:author="Anasta" w:date="2014-05-28T13:30:00Z">
        <w:r w:rsidR="00DC4BCF" w:rsidRPr="002F76E4">
          <w:delText>;</w:delText>
        </w:r>
      </w:del>
      <w:ins w:id="209" w:author="Anasta" w:date="2014-05-28T13:30:00Z">
        <w:r w:rsidRPr="002F76E4">
          <w:t>.</w:t>
        </w:r>
      </w:ins>
    </w:p>
    <w:p w14:paraId="7BC23C08" w14:textId="77777777" w:rsidR="00540014" w:rsidRPr="002F76E4" w:rsidRDefault="00540014" w:rsidP="00540014">
      <w:pPr>
        <w:ind w:left="284"/>
      </w:pPr>
    </w:p>
    <w:p w14:paraId="6585EBB3" w14:textId="347C0CD5" w:rsidR="00540014" w:rsidRPr="00C311D8" w:rsidRDefault="00C311D8" w:rsidP="00C311D8">
      <w:pPr>
        <w:pStyle w:val="SubTitulozinho"/>
      </w:pPr>
      <w:r w:rsidRPr="00C311D8">
        <w:t>Próximas Ações</w:t>
      </w:r>
    </w:p>
    <w:p w14:paraId="5DB02856" w14:textId="77777777" w:rsidR="00540014" w:rsidRPr="002F76E4" w:rsidRDefault="00540014" w:rsidP="00540014"/>
    <w:p w14:paraId="4A08642D" w14:textId="77777777" w:rsidR="00540014" w:rsidRPr="002F76E4" w:rsidRDefault="00540014" w:rsidP="00540014">
      <w:pPr>
        <w:pStyle w:val="NormalIP"/>
      </w:pPr>
      <w:r w:rsidRPr="002F76E4">
        <w:t xml:space="preserve">O contexto de próximas ações refere-se </w:t>
      </w:r>
      <w:del w:id="210" w:author="Anasta" w:date="2014-05-28T13:30:00Z">
        <w:r w:rsidR="002D2738" w:rsidRPr="002F76E4">
          <w:delText>a ações</w:delText>
        </w:r>
      </w:del>
      <w:ins w:id="211" w:author="Anasta" w:date="2014-05-28T13:30:00Z">
        <w:r w:rsidRPr="002F76E4">
          <w:t>as</w:t>
        </w:r>
      </w:ins>
      <w:r w:rsidRPr="002F76E4">
        <w:t xml:space="preserve"> que deverão ser executadas assim que possível. Elas não devem possuir data certa para acontecer, mas, sim, momentos certos. </w:t>
      </w:r>
    </w:p>
    <w:p w14:paraId="3EF7F2A2" w14:textId="77777777" w:rsidR="00540014" w:rsidRPr="002F76E4" w:rsidRDefault="00540014" w:rsidP="00540014">
      <w:pPr>
        <w:pStyle w:val="NormalIP"/>
      </w:pPr>
      <w:r w:rsidRPr="002F76E4">
        <w:t xml:space="preserve">São exemplos de ações desse contexto telefonemas a serem dados, compras a fazer, dentre outros. Dessa forma os telefonemas podem ser realizados quando houver um telefone disponível por perto. As compras podem ser feitas quando se estiver num </w:t>
      </w:r>
      <w:r w:rsidRPr="002F76E4">
        <w:rPr>
          <w:i/>
          <w:rPrChange w:id="212" w:author="Anasta" w:date="2014-05-28T13:30:00Z">
            <w:rPr>
              <w:highlight w:val="red"/>
            </w:rPr>
          </w:rPrChange>
        </w:rPr>
        <w:t>shopping.</w:t>
      </w:r>
    </w:p>
    <w:p w14:paraId="4923F3FD" w14:textId="77777777" w:rsidR="00587F3F" w:rsidRPr="002F76E4" w:rsidRDefault="00587F3F" w:rsidP="00F23DEB">
      <w:pPr>
        <w:pStyle w:val="NormalIP"/>
      </w:pPr>
    </w:p>
    <w:p w14:paraId="0354012A" w14:textId="490C46A7" w:rsidR="00540014" w:rsidRPr="002F76E4" w:rsidRDefault="00DE3F71" w:rsidP="00DE3F71">
      <w:pPr>
        <w:pStyle w:val="SubTitulozinho"/>
      </w:pPr>
      <w:r>
        <w:t>Esperar</w:t>
      </w:r>
    </w:p>
    <w:p w14:paraId="48BD49FA" w14:textId="77777777" w:rsidR="00540014" w:rsidRPr="002F76E4" w:rsidRDefault="00540014" w:rsidP="00540014"/>
    <w:p w14:paraId="20CBCBA0" w14:textId="6EDF8307" w:rsidR="00540014" w:rsidRPr="002F76E4" w:rsidRDefault="00540014" w:rsidP="00540014">
      <w:r w:rsidRPr="002F76E4">
        <w:t xml:space="preserve">Esse contexto contém informações acerca de ações que foram delegadas a outras pessoas, </w:t>
      </w:r>
      <w:del w:id="213" w:author="Anasta" w:date="2014-05-28T13:30:00Z">
        <w:r w:rsidR="00C6212F" w:rsidRPr="002F76E4">
          <w:delText>e que seria</w:delText>
        </w:r>
      </w:del>
      <w:ins w:id="214" w:author="Anasta" w:date="2014-05-28T13:30:00Z">
        <w:r w:rsidRPr="002F76E4">
          <w:t>sendo</w:t>
        </w:r>
      </w:ins>
      <w:r w:rsidRPr="002F76E4">
        <w:t xml:space="preserve"> importante manter um registro delas para </w:t>
      </w:r>
      <w:r w:rsidR="00D55E7E" w:rsidRPr="002F76E4">
        <w:t>acompanhamento</w:t>
      </w:r>
      <w:r w:rsidRPr="002F76E4">
        <w:t xml:space="preserve"> do andamento. </w:t>
      </w:r>
    </w:p>
    <w:p w14:paraId="454F6E66" w14:textId="77777777" w:rsidR="00A5041A" w:rsidRPr="002F76E4" w:rsidRDefault="00A5041A" w:rsidP="00540014">
      <w:pPr>
        <w:rPr>
          <w:ins w:id="215" w:author="Anasta" w:date="2014-05-28T13:30:00Z"/>
        </w:rPr>
      </w:pPr>
    </w:p>
    <w:p w14:paraId="134B1E84" w14:textId="77777777" w:rsidR="00A5041A" w:rsidRPr="002F76E4" w:rsidRDefault="00A5041A" w:rsidP="00540014"/>
    <w:p w14:paraId="43DE712A" w14:textId="0745E654" w:rsidR="00540014" w:rsidRPr="002F76E4" w:rsidRDefault="00DE3F71" w:rsidP="00DE3F71">
      <w:pPr>
        <w:pStyle w:val="SubTitulozinho"/>
      </w:pPr>
      <w:r>
        <w:t>Calendário</w:t>
      </w:r>
    </w:p>
    <w:p w14:paraId="47A82F79" w14:textId="77777777" w:rsidR="00540014" w:rsidRPr="002F76E4" w:rsidRDefault="00540014" w:rsidP="00540014"/>
    <w:p w14:paraId="1A321F48" w14:textId="77777777" w:rsidR="00540014" w:rsidRPr="002F76E4" w:rsidRDefault="00540014" w:rsidP="00540014">
      <w:r w:rsidRPr="002F76E4">
        <w:t xml:space="preserve">Esse contexto se </w:t>
      </w:r>
      <w:del w:id="216" w:author="Anasta" w:date="2014-05-28T13:30:00Z">
        <w:r w:rsidR="000C0C73" w:rsidRPr="002F76E4">
          <w:delText>referem</w:delText>
        </w:r>
      </w:del>
      <w:ins w:id="217" w:author="Anasta" w:date="2014-05-28T13:30:00Z">
        <w:r w:rsidRPr="002F76E4">
          <w:t>refere a</w:t>
        </w:r>
      </w:ins>
      <w:r w:rsidRPr="002F76E4">
        <w:t xml:space="preserve"> ações que possuem data e hora certa para acontecerem. Normalmente as informações desse contexto são armazenadas em agendas físicas ou digitais</w:t>
      </w:r>
      <w:del w:id="218" w:author="Anasta" w:date="2014-05-28T13:30:00Z">
        <w:r w:rsidR="00917079" w:rsidRPr="002F76E4">
          <w:delText>,</w:delText>
        </w:r>
      </w:del>
      <w:ins w:id="219" w:author="Anasta" w:date="2014-05-28T13:30:00Z">
        <w:r w:rsidRPr="002F76E4">
          <w:t>.</w:t>
        </w:r>
      </w:ins>
    </w:p>
    <w:p w14:paraId="0FE6DD55" w14:textId="77777777" w:rsidR="00587F3F" w:rsidRPr="002F76E4" w:rsidRDefault="00587F3F" w:rsidP="00587F3F"/>
    <w:p w14:paraId="26C5C6FE" w14:textId="14E62FEE" w:rsidR="00540014" w:rsidRPr="002F76E4" w:rsidRDefault="00380E5A" w:rsidP="00380E5A">
      <w:pPr>
        <w:pStyle w:val="SubTitulozinho"/>
      </w:pPr>
      <w:r>
        <w:t>Algum Dia / Talvez</w:t>
      </w:r>
    </w:p>
    <w:p w14:paraId="0C6FD232" w14:textId="77777777" w:rsidR="00540014" w:rsidRPr="002F76E4" w:rsidRDefault="00540014" w:rsidP="00540014"/>
    <w:p w14:paraId="38DF8C6D" w14:textId="77777777" w:rsidR="00540014" w:rsidRPr="002F76E4" w:rsidRDefault="00540014" w:rsidP="00540014">
      <w:r w:rsidRPr="002F76E4">
        <w:t>Esse contexto contém itens referentes a ações relacionadas a projetos futuros</w:t>
      </w:r>
      <w:del w:id="220" w:author="Anasta" w:date="2014-05-28T13:30:00Z">
        <w:r w:rsidR="007D1F4F" w:rsidRPr="002F76E4">
          <w:delText>;</w:delText>
        </w:r>
      </w:del>
      <w:ins w:id="221" w:author="Anasta" w:date="2014-05-28T13:30:00Z">
        <w:r w:rsidRPr="002F76E4">
          <w:t>,</w:t>
        </w:r>
      </w:ins>
      <w:r w:rsidRPr="002F76E4">
        <w:t xml:space="preserve"> seja porque o indivíduo </w:t>
      </w:r>
      <w:del w:id="222" w:author="Anasta" w:date="2014-05-28T13:30:00Z">
        <w:r w:rsidR="00933BBE" w:rsidRPr="002F76E4">
          <w:delText>possua</w:delText>
        </w:r>
      </w:del>
      <w:r w:rsidR="002F76E4" w:rsidRPr="002F76E4">
        <w:t>possui</w:t>
      </w:r>
      <w:r w:rsidRPr="002F76E4">
        <w:t xml:space="preserve"> muitos projetos no presente momento, seja porque essas ações dependem de recursos externos que não estão disponíveis no momento.</w:t>
      </w:r>
    </w:p>
    <w:p w14:paraId="731AF747" w14:textId="6347E032" w:rsidR="00540014" w:rsidRPr="002F76E4" w:rsidRDefault="00540014" w:rsidP="00540014">
      <w:r w:rsidRPr="002F76E4">
        <w:t xml:space="preserve">Por exemplo, se o indivíduo </w:t>
      </w:r>
      <w:del w:id="223" w:author="Anasta" w:date="2014-05-28T13:30:00Z">
        <w:r w:rsidR="004C5FED" w:rsidRPr="002F76E4">
          <w:delText>decide</w:delText>
        </w:r>
      </w:del>
      <w:ins w:id="224" w:author="Anasta" w:date="2014-05-28T13:30:00Z">
        <w:r w:rsidRPr="002F76E4">
          <w:t>resolve</w:t>
        </w:r>
      </w:ins>
      <w:r w:rsidRPr="002F76E4">
        <w:t xml:space="preserve"> fazer uma viagem que só terá tempo de fazê-la nos próximos 2 meses</w:t>
      </w:r>
      <w:del w:id="225" w:author="Anasta" w:date="2014-05-28T13:30:00Z">
        <w:r w:rsidR="00EB24F8" w:rsidRPr="002F76E4">
          <w:delText>. Ele</w:delText>
        </w:r>
      </w:del>
      <w:ins w:id="226" w:author="Anasta" w:date="2014-05-28T13:30:00Z">
        <w:r w:rsidRPr="002F76E4">
          <w:t>, ele</w:t>
        </w:r>
      </w:ins>
      <w:r w:rsidRPr="002F76E4">
        <w:t xml:space="preserve"> poderá </w:t>
      </w:r>
      <w:del w:id="227" w:author="Anasta" w:date="2014-05-28T13:30:00Z">
        <w:r w:rsidR="003B7EAF" w:rsidRPr="002F76E4">
          <w:delText xml:space="preserve">adicionar um </w:delText>
        </w:r>
        <w:r w:rsidR="00EC7541" w:rsidRPr="002F76E4">
          <w:delText>item</w:delText>
        </w:r>
      </w:del>
      <w:ins w:id="228" w:author="Anasta" w:date="2014-05-28T13:30:00Z">
        <w:r w:rsidRPr="002F76E4">
          <w:t>adicioná-la</w:t>
        </w:r>
      </w:ins>
      <w:r w:rsidRPr="002F76E4">
        <w:t xml:space="preserve"> na lista “Algum dia</w:t>
      </w:r>
      <w:del w:id="229" w:author="Anasta" w:date="2014-05-28T13:30:00Z">
        <w:r w:rsidR="003B7EAF" w:rsidRPr="002F76E4">
          <w:delText>/talvez</w:delText>
        </w:r>
      </w:del>
      <w:ins w:id="230" w:author="Anasta" w:date="2014-05-28T13:30:00Z">
        <w:r w:rsidRPr="002F76E4">
          <w:t xml:space="preserve"> / Talvez</w:t>
        </w:r>
      </w:ins>
      <w:r w:rsidRPr="002F76E4">
        <w:t xml:space="preserve">” para </w:t>
      </w:r>
      <w:del w:id="231" w:author="Anasta" w:date="2014-05-28T13:30:00Z">
        <w:r w:rsidR="003B7EAF" w:rsidRPr="002F76E4">
          <w:delText>que ele</w:delText>
        </w:r>
      </w:del>
      <w:r w:rsidRPr="002F76E4">
        <w:t xml:space="preserve">se </w:t>
      </w:r>
      <w:del w:id="232" w:author="Anasta" w:date="2014-05-28T13:30:00Z">
        <w:r w:rsidR="003B7EAF" w:rsidRPr="002F76E4">
          <w:delText>lembre,</w:delText>
        </w:r>
      </w:del>
      <w:r w:rsidR="00D55E7E" w:rsidRPr="002F76E4">
        <w:t>lembrar-se dela</w:t>
      </w:r>
      <w:r w:rsidRPr="002F76E4">
        <w:t xml:space="preserve"> durante suas </w:t>
      </w:r>
      <w:del w:id="233" w:author="Anasta" w:date="2014-05-28T13:30:00Z">
        <w:r w:rsidR="003B7EAF" w:rsidRPr="002F76E4">
          <w:delText>revisoões</w:delText>
        </w:r>
      </w:del>
      <w:ins w:id="234" w:author="Anasta" w:date="2014-05-28T13:30:00Z">
        <w:r w:rsidRPr="002F76E4">
          <w:t>revisões</w:t>
        </w:r>
      </w:ins>
      <w:r w:rsidRPr="002F76E4">
        <w:t xml:space="preserve"> semanais</w:t>
      </w:r>
      <w:del w:id="235" w:author="Anasta" w:date="2014-05-28T13:30:00Z">
        <w:r w:rsidR="003B7EAF" w:rsidRPr="002F76E4">
          <w:delText>, de que ele pretendia fazer uma viagem</w:delText>
        </w:r>
        <w:r w:rsidR="00A73B65" w:rsidRPr="002F76E4">
          <w:delText xml:space="preserve"> .</w:delText>
        </w:r>
      </w:del>
      <w:ins w:id="236" w:author="Anasta" w:date="2014-05-28T13:30:00Z">
        <w:r w:rsidRPr="002F76E4">
          <w:t>.</w:t>
        </w:r>
      </w:ins>
      <w:r w:rsidRPr="002F76E4">
        <w:t xml:space="preserve"> Dessa forma, ele lembrará periodicamente </w:t>
      </w:r>
      <w:del w:id="237" w:author="Anasta" w:date="2014-05-28T13:30:00Z">
        <w:r w:rsidR="00A73B65" w:rsidRPr="002F76E4">
          <w:delText xml:space="preserve">desse evento </w:delText>
        </w:r>
      </w:del>
      <w:ins w:id="238" w:author="Anasta" w:date="2014-05-28T13:30:00Z">
        <w:r w:rsidRPr="002F76E4">
          <w:t>dessa pretensão</w:t>
        </w:r>
      </w:ins>
      <w:r w:rsidRPr="002F76E4">
        <w:t xml:space="preserve"> e poderá </w:t>
      </w:r>
      <w:del w:id="239" w:author="Anasta" w:date="2014-05-28T13:30:00Z">
        <w:r w:rsidR="00A73B65" w:rsidRPr="002F76E4">
          <w:delText xml:space="preserve">tomar decisões </w:delText>
        </w:r>
      </w:del>
      <w:ins w:id="240" w:author="Anasta" w:date="2014-05-28T13:30:00Z">
        <w:r w:rsidRPr="002F76E4">
          <w:t>se decidir</w:t>
        </w:r>
      </w:ins>
      <w:r w:rsidRPr="002F76E4">
        <w:t xml:space="preserve"> quando a data da viagem se aproximar. </w:t>
      </w:r>
    </w:p>
    <w:p w14:paraId="6C8D5C25" w14:textId="77777777" w:rsidR="00587F3F" w:rsidRPr="002F76E4" w:rsidRDefault="00587F3F" w:rsidP="00587F3F"/>
    <w:p w14:paraId="0614F34D" w14:textId="00686261" w:rsidR="00540014" w:rsidRPr="002F76E4" w:rsidRDefault="00380E5A" w:rsidP="00380E5A">
      <w:pPr>
        <w:pStyle w:val="SubTitulozinho"/>
      </w:pPr>
      <w:r>
        <w:t>Incubação</w:t>
      </w:r>
    </w:p>
    <w:p w14:paraId="6CC68E30" w14:textId="77777777" w:rsidR="00540014" w:rsidRPr="002F76E4" w:rsidRDefault="00540014" w:rsidP="00540014"/>
    <w:p w14:paraId="1849B0A4" w14:textId="77777777" w:rsidR="00540014" w:rsidRPr="002F76E4" w:rsidRDefault="000E75FA" w:rsidP="00540014">
      <w:del w:id="241" w:author="Anasta" w:date="2014-05-28T13:30:00Z">
        <w:r w:rsidRPr="002F76E4">
          <w:delText>Um</w:delText>
        </w:r>
      </w:del>
      <w:ins w:id="242" w:author="Anasta" w:date="2014-05-28T13:30:00Z">
        <w:r w:rsidR="00540014" w:rsidRPr="002F76E4">
          <w:t>Esse</w:t>
        </w:r>
      </w:ins>
      <w:r w:rsidR="00540014" w:rsidRPr="002F76E4">
        <w:t xml:space="preserve"> contexto </w:t>
      </w:r>
      <w:del w:id="243" w:author="Anasta" w:date="2014-05-28T13:30:00Z">
        <w:r w:rsidRPr="002F76E4">
          <w:delText xml:space="preserve">relacionado </w:delText>
        </w:r>
        <w:r w:rsidR="00EC166D" w:rsidRPr="002F76E4">
          <w:delText>a</w:delText>
        </w:r>
      </w:del>
      <w:ins w:id="244" w:author="Anasta" w:date="2014-05-28T13:30:00Z">
        <w:r w:rsidR="00540014" w:rsidRPr="002F76E4">
          <w:t>tem por finalidade registrar e relacionar as</w:t>
        </w:r>
      </w:ins>
      <w:r w:rsidR="00540014" w:rsidRPr="002F76E4">
        <w:t xml:space="preserve"> preocupações do indivíduo que requerem </w:t>
      </w:r>
      <w:del w:id="245" w:author="Anasta" w:date="2014-05-28T13:30:00Z">
        <w:r w:rsidR="00EC166D" w:rsidRPr="002F76E4">
          <w:delText>mais</w:delText>
        </w:r>
      </w:del>
      <w:ins w:id="246" w:author="Anasta" w:date="2014-05-28T13:30:00Z">
        <w:r w:rsidR="00540014" w:rsidRPr="002F76E4">
          <w:t>um maior</w:t>
        </w:r>
      </w:ins>
      <w:r w:rsidR="00540014" w:rsidRPr="002F76E4">
        <w:t xml:space="preserve"> tempo para serem analisadas para que se possa tomar </w:t>
      </w:r>
      <w:del w:id="247" w:author="Anasta" w:date="2014-05-28T13:30:00Z">
        <w:r w:rsidR="00EC166D" w:rsidRPr="002F76E4">
          <w:delText>a ação correta</w:delText>
        </w:r>
      </w:del>
      <w:ins w:id="248" w:author="Anasta" w:date="2014-05-28T13:30:00Z">
        <w:r w:rsidR="00540014" w:rsidRPr="002F76E4">
          <w:t>as decisões e as ações mais adequadas</w:t>
        </w:r>
      </w:ins>
      <w:r w:rsidR="00540014" w:rsidRPr="002F76E4">
        <w:t xml:space="preserve"> a respeito.</w:t>
      </w:r>
    </w:p>
    <w:p w14:paraId="5E0A37F4" w14:textId="77777777" w:rsidR="00540014" w:rsidRPr="002F76E4" w:rsidRDefault="00540014">
      <w:pPr>
        <w:pStyle w:val="NormalIP"/>
        <w:jc w:val="center"/>
        <w:pPrChange w:id="249" w:author="Anasta" w:date="2014-05-28T13:30:00Z">
          <w:pPr>
            <w:pStyle w:val="NormalIP"/>
          </w:pPr>
        </w:pPrChange>
      </w:pPr>
    </w:p>
    <w:p w14:paraId="49116435" w14:textId="7FE6E20D" w:rsidR="00540014" w:rsidRPr="002F76E4" w:rsidRDefault="00380E5A" w:rsidP="00380E5A">
      <w:pPr>
        <w:pStyle w:val="SubTitulozinho"/>
        <w:rPr>
          <w:ins w:id="250" w:author="Anasta" w:date="2014-05-28T13:30:00Z"/>
        </w:rPr>
      </w:pPr>
      <w:r>
        <w:t>Referência</w:t>
      </w:r>
    </w:p>
    <w:p w14:paraId="3B3E138E" w14:textId="77777777" w:rsidR="00540014" w:rsidRPr="002F76E4" w:rsidRDefault="00540014" w:rsidP="00540014">
      <w:pPr>
        <w:pStyle w:val="NormalIP"/>
        <w:jc w:val="center"/>
      </w:pPr>
    </w:p>
    <w:p w14:paraId="5781014E" w14:textId="77777777" w:rsidR="00540014" w:rsidRPr="002F76E4" w:rsidRDefault="00540014" w:rsidP="00540014">
      <w:pPr>
        <w:pStyle w:val="NormalIP"/>
      </w:pPr>
      <w:r w:rsidRPr="002F76E4">
        <w:t xml:space="preserve">Esse contexto refere-se ao sistema de armazenamento de informação do indivíduo. O GTD recomenda que haja um sistema físico ou digital eficiente para armazenamento de informações que o indivíduo julgar pertinentes para si. Essas informações podem ser acessadas sempre que necessário. </w:t>
      </w:r>
    </w:p>
    <w:p w14:paraId="0B1BFB8F" w14:textId="77777777" w:rsidR="00540014" w:rsidRPr="002F76E4" w:rsidRDefault="00540014" w:rsidP="00540014">
      <w:pPr>
        <w:pStyle w:val="NormalIP"/>
      </w:pPr>
      <w:r w:rsidRPr="002F76E4">
        <w:t xml:space="preserve">Um exemplo, para fins de ilustração, seria uma pessoa guardar uma receita de bolo de uma revista na pasta pessoal (física ou digital) de receitas dela, </w:t>
      </w:r>
      <w:del w:id="251" w:author="Anasta" w:date="2014-05-28T13:30:00Z">
        <w:r w:rsidR="00F273EF" w:rsidRPr="002F76E4">
          <w:delText xml:space="preserve">porque ela achou que precisaria </w:delText>
        </w:r>
        <w:r w:rsidR="00C40BDA" w:rsidRPr="002F76E4">
          <w:delText>utilizá-la</w:delText>
        </w:r>
      </w:del>
      <w:ins w:id="252" w:author="Anasta" w:date="2014-05-28T13:30:00Z">
        <w:r w:rsidRPr="002F76E4">
          <w:t>com a intenção de</w:t>
        </w:r>
      </w:ins>
      <w:r w:rsidRPr="002F76E4">
        <w:t xml:space="preserve"> um dia</w:t>
      </w:r>
      <w:ins w:id="253" w:author="Anasta" w:date="2014-05-28T13:30:00Z">
        <w:r w:rsidRPr="002F76E4">
          <w:t xml:space="preserve"> utilizar</w:t>
        </w:r>
      </w:ins>
      <w:r w:rsidRPr="002F76E4">
        <w:t>.</w:t>
      </w:r>
    </w:p>
    <w:p w14:paraId="4B8E57D8" w14:textId="77777777" w:rsidR="00BB68D9" w:rsidRPr="002F76E4" w:rsidRDefault="00BB68D9" w:rsidP="00FE00C5">
      <w:pPr>
        <w:pStyle w:val="NormalIP"/>
      </w:pPr>
    </w:p>
    <w:p w14:paraId="2ECCCA78" w14:textId="2427CED1" w:rsidR="007F0149" w:rsidRPr="002F76E4" w:rsidRDefault="00380E5A" w:rsidP="00380E5A">
      <w:pPr>
        <w:pStyle w:val="SubTitulozinho"/>
      </w:pPr>
      <w:r>
        <w:t>Projeto</w:t>
      </w:r>
    </w:p>
    <w:p w14:paraId="01801EA3" w14:textId="77777777" w:rsidR="007F0149" w:rsidRPr="002F76E4" w:rsidRDefault="007F0149" w:rsidP="007F0149">
      <w:pPr>
        <w:pStyle w:val="NormalIP"/>
        <w:jc w:val="center"/>
        <w:rPr>
          <w:ins w:id="254" w:author="Anasta" w:date="2014-05-28T13:30:00Z"/>
        </w:rPr>
      </w:pPr>
    </w:p>
    <w:p w14:paraId="2B23F9CE" w14:textId="77777777" w:rsidR="007F0149" w:rsidRPr="002F76E4" w:rsidRDefault="007F0149" w:rsidP="007F0149">
      <w:pPr>
        <w:pStyle w:val="NormalIP"/>
      </w:pPr>
      <w:r w:rsidRPr="002F76E4">
        <w:t xml:space="preserve">Segundo </w:t>
      </w:r>
      <w:ins w:id="255" w:author="Anasta" w:date="2014-05-28T13:30:00Z">
        <w:r w:rsidRPr="002F76E4">
          <w:t xml:space="preserve">o </w:t>
        </w:r>
      </w:ins>
      <w:r w:rsidRPr="002F76E4">
        <w:t xml:space="preserve">GTD, projeto corresponde a uma ação de múltiplos passos. </w:t>
      </w:r>
      <w:del w:id="256" w:author="Anasta" w:date="2014-05-28T13:30:00Z">
        <w:r w:rsidR="00516CEE" w:rsidRPr="002F76E4">
          <w:delText>Simples ações</w:delText>
        </w:r>
      </w:del>
      <w:ins w:id="257" w:author="Anasta" w:date="2014-05-28T13:30:00Z">
        <w:r w:rsidRPr="002F76E4">
          <w:t>Uma simples ação</w:t>
        </w:r>
      </w:ins>
      <w:r w:rsidRPr="002F76E4">
        <w:t xml:space="preserve"> do dia</w:t>
      </w:r>
      <w:del w:id="258" w:author="Anasta" w:date="2014-05-28T13:30:00Z">
        <w:r w:rsidR="00516CEE" w:rsidRPr="002F76E4">
          <w:delText xml:space="preserve"> </w:delText>
        </w:r>
      </w:del>
      <w:ins w:id="259" w:author="Anasta" w:date="2014-05-28T13:30:00Z">
        <w:r w:rsidRPr="002F76E4">
          <w:t>-</w:t>
        </w:r>
      </w:ins>
      <w:r w:rsidRPr="002F76E4">
        <w:t>a</w:t>
      </w:r>
      <w:del w:id="260" w:author="Anasta" w:date="2014-05-28T13:30:00Z">
        <w:r w:rsidR="00516CEE" w:rsidRPr="002F76E4">
          <w:delText xml:space="preserve"> </w:delText>
        </w:r>
      </w:del>
      <w:ins w:id="261" w:author="Anasta" w:date="2014-05-28T13:30:00Z">
        <w:r w:rsidRPr="002F76E4">
          <w:t>-</w:t>
        </w:r>
      </w:ins>
      <w:r w:rsidRPr="002F76E4">
        <w:t>dia</w:t>
      </w:r>
      <w:ins w:id="262" w:author="Anasta" w:date="2014-05-28T13:30:00Z">
        <w:r w:rsidRPr="002F76E4">
          <w:t>,</w:t>
        </w:r>
      </w:ins>
      <w:r w:rsidRPr="002F76E4">
        <w:t xml:space="preserve"> como planejar uma festa, </w:t>
      </w:r>
      <w:del w:id="263" w:author="Anasta" w:date="2014-05-28T13:30:00Z">
        <w:r w:rsidR="00516CEE" w:rsidRPr="002F76E4">
          <w:lastRenderedPageBreak/>
          <w:delText>corresponderia</w:delText>
        </w:r>
      </w:del>
      <w:ins w:id="264" w:author="Anasta" w:date="2014-05-28T13:30:00Z">
        <w:r w:rsidRPr="002F76E4">
          <w:t>corresponde</w:t>
        </w:r>
      </w:ins>
      <w:r w:rsidRPr="002F76E4">
        <w:t xml:space="preserve"> a um projeto.</w:t>
      </w:r>
    </w:p>
    <w:p w14:paraId="1E331C38" w14:textId="1EC7DC91" w:rsidR="007F0149" w:rsidRPr="002F76E4" w:rsidRDefault="007F0149" w:rsidP="007F0149">
      <w:pPr>
        <w:pStyle w:val="NormalIP"/>
      </w:pPr>
      <w:r w:rsidRPr="002F76E4">
        <w:t xml:space="preserve">O GTD recomenda que o indivíduo tenha </w:t>
      </w:r>
      <w:del w:id="265" w:author="Anasta" w:date="2014-05-28T13:30:00Z">
        <w:r w:rsidR="00D83D9B" w:rsidRPr="002F76E4">
          <w:delText>representado</w:delText>
        </w:r>
      </w:del>
      <w:r w:rsidR="00D55E7E" w:rsidRPr="002F76E4">
        <w:t>representado</w:t>
      </w:r>
      <w:r w:rsidRPr="002F76E4">
        <w:t xml:space="preserve">, físico ou digitalmente, todos os seus projetos ativos, de forma que cada </w:t>
      </w:r>
      <w:del w:id="266" w:author="Anasta" w:date="2014-05-28T13:30:00Z">
        <w:r w:rsidR="00BB5F10" w:rsidRPr="002F76E4">
          <w:delText xml:space="preserve">ação do indivíduo </w:delText>
        </w:r>
      </w:del>
      <w:ins w:id="267" w:author="Anasta" w:date="2014-05-28T13:30:00Z">
        <w:r w:rsidRPr="002F76E4">
          <w:t xml:space="preserve">uma das suas ações </w:t>
        </w:r>
      </w:ins>
      <w:r w:rsidRPr="002F76E4">
        <w:t xml:space="preserve">possa estar </w:t>
      </w:r>
      <w:del w:id="268" w:author="Anasta" w:date="2014-05-28T13:30:00Z">
        <w:r w:rsidR="00BB5F10" w:rsidRPr="002F76E4">
          <w:delText>associado</w:delText>
        </w:r>
      </w:del>
      <w:ins w:id="269" w:author="Anasta" w:date="2014-05-28T13:30:00Z">
        <w:r w:rsidRPr="002F76E4">
          <w:t>associada</w:t>
        </w:r>
      </w:ins>
      <w:r w:rsidRPr="002F76E4">
        <w:t xml:space="preserve"> a um projeto.</w:t>
      </w:r>
    </w:p>
    <w:p w14:paraId="29CE6128" w14:textId="7C84E0B2" w:rsidR="000E6075" w:rsidRPr="002F76E4" w:rsidRDefault="00380E5A" w:rsidP="00380E5A">
      <w:pPr>
        <w:pStyle w:val="SubTitulozinho"/>
      </w:pPr>
      <w:r>
        <w:t>Lixo</w:t>
      </w:r>
    </w:p>
    <w:p w14:paraId="6D71FE54" w14:textId="77777777" w:rsidR="0085733C" w:rsidRPr="002F76E4" w:rsidRDefault="0085733C" w:rsidP="0096639C"/>
    <w:p w14:paraId="4936C6F3" w14:textId="77777777" w:rsidR="00CA5E8A" w:rsidRPr="002F76E4" w:rsidRDefault="00794261" w:rsidP="00CE778C">
      <w:r w:rsidRPr="002F76E4">
        <w:t>Esse contexto representa o ato de descartar uma determinada preocupação</w:t>
      </w:r>
      <w:r w:rsidR="00CE778C" w:rsidRPr="002F76E4">
        <w:t>, por não se enquadrar em nenhum outro contexto e, consequentemente, não ter utilidade alguma.</w:t>
      </w:r>
    </w:p>
    <w:p w14:paraId="557B4632" w14:textId="77777777" w:rsidR="00CA5E8A" w:rsidRPr="002F76E4" w:rsidRDefault="00CA5E8A" w:rsidP="0098055F"/>
    <w:p w14:paraId="7540D7E8" w14:textId="77777777" w:rsidR="00EF2C98" w:rsidRPr="002F76E4" w:rsidRDefault="00EF2C98">
      <w:pPr>
        <w:pStyle w:val="Heading2"/>
      </w:pPr>
      <w:bookmarkStart w:id="270" w:name="_Ref382331762"/>
      <w:bookmarkStart w:id="271" w:name="_Toc389062810"/>
      <w:r w:rsidRPr="002F76E4">
        <w:t>USO DO GTD NA APLICAÇÃO</w:t>
      </w:r>
      <w:bookmarkEnd w:id="271"/>
    </w:p>
    <w:p w14:paraId="53A7E720" w14:textId="70994C51" w:rsidR="003A5FC4" w:rsidRPr="002F76E4" w:rsidRDefault="00875308" w:rsidP="00203239">
      <w:r w:rsidRPr="002F76E4">
        <w:t>O aplicativo deste projeto, para atender os preceitos do GTD</w:t>
      </w:r>
      <w:r w:rsidR="003A5FC4" w:rsidRPr="002F76E4">
        <w:t xml:space="preserve"> implementar</w:t>
      </w:r>
      <w:r w:rsidRPr="002F76E4">
        <w:t>á</w:t>
      </w:r>
      <w:r w:rsidR="003A5FC4" w:rsidRPr="002F76E4">
        <w:t>, em forma de lista</w:t>
      </w:r>
      <w:r w:rsidR="000721CB" w:rsidRPr="002F76E4">
        <w:t xml:space="preserve"> textual</w:t>
      </w:r>
      <w:r w:rsidR="003A5FC4" w:rsidRPr="002F76E4">
        <w:t>, os contextos “caixa de entrada”, “próximas ações”, “algum dia / talvez”</w:t>
      </w:r>
      <w:r w:rsidR="001E78DC" w:rsidRPr="002F76E4">
        <w:t>, “calendário”</w:t>
      </w:r>
      <w:r w:rsidR="00CD1488" w:rsidRPr="002F76E4">
        <w:t>, “esperar”</w:t>
      </w:r>
      <w:r w:rsidR="00B6506B" w:rsidRPr="002F76E4">
        <w:t xml:space="preserve"> e “incubação”</w:t>
      </w:r>
      <w:r w:rsidR="00275048" w:rsidRPr="002F76E4">
        <w:t xml:space="preserve">. </w:t>
      </w:r>
      <w:proofErr w:type="gramStart"/>
      <w:r w:rsidR="00275048" w:rsidRPr="002F76E4">
        <w:t xml:space="preserve">Os contextos de “projeto” e “referência” serão </w:t>
      </w:r>
      <w:r w:rsidR="00AF31EE" w:rsidRPr="002F76E4">
        <w:t>contemplados</w:t>
      </w:r>
      <w:r w:rsidR="001529DD" w:rsidRPr="002F76E4">
        <w:t xml:space="preserve"> com listas, porém, o aplicativo fornecerá</w:t>
      </w:r>
      <w:r w:rsidR="00AF31EE" w:rsidRPr="002F76E4">
        <w:t xml:space="preserve"> a funcionalidade de “compartilhar”, que proverá os meios para que o usuário possa remanejar</w:t>
      </w:r>
      <w:r w:rsidR="00C70180" w:rsidRPr="002F76E4">
        <w:t xml:space="preserve"> </w:t>
      </w:r>
      <w:r w:rsidR="000721CB" w:rsidRPr="002F76E4">
        <w:t>os respectivos</w:t>
      </w:r>
      <w:r w:rsidR="00AF31EE" w:rsidRPr="002F76E4">
        <w:t xml:space="preserve"> itens para seu</w:t>
      </w:r>
      <w:r w:rsidR="00C70180" w:rsidRPr="002F76E4">
        <w:t xml:space="preserve"> sistema pessoal de “projeto” e ‘referência”</w:t>
      </w:r>
      <w:proofErr w:type="gramEnd"/>
      <w:r w:rsidR="00837E41" w:rsidRPr="002F76E4">
        <w:t>, externo ao aplicativo</w:t>
      </w:r>
      <w:r w:rsidR="00C70180" w:rsidRPr="002F76E4">
        <w:t>.</w:t>
      </w:r>
      <w:r w:rsidR="00067138" w:rsidRPr="002F76E4">
        <w:t xml:space="preserve"> O contexto “lixo”</w:t>
      </w:r>
      <w:r w:rsidR="009538E7" w:rsidRPr="002F76E4">
        <w:t>, no aplicativo,</w:t>
      </w:r>
      <w:r w:rsidR="00067138" w:rsidRPr="002F76E4">
        <w:t xml:space="preserve"> corresponderá </w:t>
      </w:r>
      <w:r w:rsidR="00D55E7E" w:rsidRPr="002F76E4">
        <w:t>à</w:t>
      </w:r>
      <w:r w:rsidR="00067138" w:rsidRPr="002F76E4">
        <w:t xml:space="preserve"> opç</w:t>
      </w:r>
      <w:r w:rsidR="009538E7" w:rsidRPr="002F76E4">
        <w:t xml:space="preserve">ão de excluir </w:t>
      </w:r>
      <w:r w:rsidR="002F76E4" w:rsidRPr="002F76E4">
        <w:t>itens</w:t>
      </w:r>
      <w:r w:rsidR="00067138" w:rsidRPr="002F76E4">
        <w:t>.</w:t>
      </w:r>
    </w:p>
    <w:p w14:paraId="6B5A9C9A" w14:textId="77777777" w:rsidR="00875308" w:rsidRPr="002F76E4" w:rsidRDefault="00B17673" w:rsidP="00203239">
      <w:r w:rsidRPr="002F76E4">
        <w:t>A</w:t>
      </w:r>
      <w:r w:rsidR="00DE23DE" w:rsidRPr="002F76E4">
        <w:t xml:space="preserve"> </w:t>
      </w:r>
      <w:r w:rsidRPr="002F76E4">
        <w:t>fim de facilitar o fluxo de trabalho entre contextos prescrito pelo GTD (</w:t>
      </w:r>
      <w:r w:rsidR="0088363D" w:rsidRPr="002F76E4">
        <w:fldChar w:fldCharType="begin"/>
      </w:r>
      <w:r w:rsidR="00DE23DE" w:rsidRPr="002F76E4">
        <w:instrText xml:space="preserve"> REF _Ref382437403 \h </w:instrText>
      </w:r>
      <w:r w:rsidR="002F76E4">
        <w:instrText xml:space="preserve"> \* MERGEFORMAT </w:instrText>
      </w:r>
      <w:r w:rsidR="0088363D" w:rsidRPr="002F76E4">
        <w:fldChar w:fldCharType="separate"/>
      </w:r>
      <w:r w:rsidR="00245CEA" w:rsidRPr="002F76E4">
        <w:t xml:space="preserve">FIG. </w:t>
      </w:r>
      <w:r w:rsidR="00245CEA">
        <w:rPr>
          <w:noProof/>
        </w:rPr>
        <w:t>2.1</w:t>
      </w:r>
      <w:r w:rsidR="0088363D" w:rsidRPr="002F76E4">
        <w:fldChar w:fldCharType="end"/>
      </w:r>
      <w:r w:rsidRPr="002F76E4">
        <w:t>)</w:t>
      </w:r>
      <w:r w:rsidR="00DE23DE" w:rsidRPr="002F76E4">
        <w:t xml:space="preserve">, o aplicativo </w:t>
      </w:r>
      <w:r w:rsidR="00837E41" w:rsidRPr="002F76E4">
        <w:t>oferecerá funcionalidade que permite</w:t>
      </w:r>
      <w:r w:rsidR="00DE23DE" w:rsidRPr="002F76E4">
        <w:t xml:space="preserve"> que cada item possa ser remanejado</w:t>
      </w:r>
      <w:del w:id="272" w:author="Anasta" w:date="2014-05-28T13:30:00Z">
        <w:r w:rsidR="00275048" w:rsidRPr="002F76E4">
          <w:delText>,</w:delText>
        </w:r>
      </w:del>
      <w:r w:rsidR="00275048" w:rsidRPr="002F76E4">
        <w:t xml:space="preserve"> de uma lista para outra.</w:t>
      </w:r>
    </w:p>
    <w:p w14:paraId="0E36A1F4" w14:textId="77777777" w:rsidR="00581880" w:rsidRPr="002F76E4" w:rsidRDefault="00581880" w:rsidP="00203239">
      <w:r w:rsidRPr="002F76E4">
        <w:t xml:space="preserve">O aplicativo </w:t>
      </w:r>
      <w:r w:rsidR="008E1741" w:rsidRPr="002F76E4">
        <w:t>proverá</w:t>
      </w:r>
      <w:r w:rsidRPr="002F76E4">
        <w:t xml:space="preserve"> o mesmo tratamento visual</w:t>
      </w:r>
      <w:r w:rsidR="00041E23" w:rsidRPr="002F76E4">
        <w:t xml:space="preserve"> para as listas.</w:t>
      </w:r>
      <w:r w:rsidR="002A020A" w:rsidRPr="002F76E4">
        <w:t xml:space="preserve"> </w:t>
      </w:r>
      <w:r w:rsidR="00041E23" w:rsidRPr="002F76E4">
        <w:t xml:space="preserve">O calendário, em especial, utilizará os </w:t>
      </w:r>
      <w:r w:rsidR="00743CB5" w:rsidRPr="002F76E4">
        <w:t xml:space="preserve">serviços do </w:t>
      </w:r>
      <w:r w:rsidR="00743CB5" w:rsidRPr="002F76E4">
        <w:rPr>
          <w:i/>
          <w:rPrChange w:id="273" w:author="Anasta" w:date="2014-05-28T13:30:00Z">
            <w:rPr>
              <w:highlight w:val="red"/>
            </w:rPr>
          </w:rPrChange>
        </w:rPr>
        <w:t>Google Calendar</w:t>
      </w:r>
      <w:r w:rsidR="00743CB5" w:rsidRPr="002F76E4">
        <w:t xml:space="preserve"> para </w:t>
      </w:r>
      <w:r w:rsidR="008E1741" w:rsidRPr="002F76E4">
        <w:t>fornecer</w:t>
      </w:r>
      <w:r w:rsidR="00743CB5" w:rsidRPr="002F76E4">
        <w:t xml:space="preserve"> o conteúdo dessa lista.</w:t>
      </w:r>
      <w:r w:rsidRPr="002F76E4">
        <w:t xml:space="preserve"> </w:t>
      </w:r>
    </w:p>
    <w:p w14:paraId="60EFD798" w14:textId="77777777" w:rsidR="00203239" w:rsidRPr="002F76E4" w:rsidRDefault="00203239" w:rsidP="00203239">
      <w:r w:rsidRPr="002F76E4">
        <w:t xml:space="preserve">A seguir, uma breve descrição das </w:t>
      </w:r>
      <w:r w:rsidRPr="002F76E4">
        <w:rPr>
          <w:i/>
        </w:rPr>
        <w:t>checklists</w:t>
      </w:r>
      <w:r w:rsidRPr="002F76E4">
        <w:t xml:space="preserve"> fixas do GTD e como elas serão abordadas durante o decorrer do projeto.</w:t>
      </w:r>
    </w:p>
    <w:p w14:paraId="6C2EC6C5" w14:textId="514B5373" w:rsidR="00794261" w:rsidRPr="002F76E4" w:rsidRDefault="00142E42" w:rsidP="005A1995">
      <w:pPr>
        <w:ind w:left="284"/>
      </w:pPr>
      <w:r w:rsidRPr="002F76E4">
        <w:t xml:space="preserve">Os requisitos estão formalmente documentados nas descrições de </w:t>
      </w:r>
      <w:r w:rsidR="0038672B" w:rsidRPr="002F76E4">
        <w:t xml:space="preserve">caso de uso, localizados no </w:t>
      </w:r>
      <w:del w:id="274" w:author="Anasta" w:date="2014-05-28T13:30:00Z">
        <w:r w:rsidR="0038672B" w:rsidRPr="002F76E4">
          <w:delText>apêncide</w:delText>
        </w:r>
      </w:del>
      <w:ins w:id="275" w:author="Anasta" w:date="2014-05-28T13:30:00Z">
        <w:r w:rsidR="0038672B" w:rsidRPr="002F76E4">
          <w:t>apên</w:t>
        </w:r>
        <w:r w:rsidR="006A3B25" w:rsidRPr="002F76E4">
          <w:t>dice</w:t>
        </w:r>
      </w:ins>
      <w:r w:rsidR="0038672B" w:rsidRPr="002F76E4">
        <w:t xml:space="preserve"> </w:t>
      </w:r>
      <w:r w:rsidR="0088363D" w:rsidRPr="002F76E4">
        <w:fldChar w:fldCharType="begin"/>
      </w:r>
      <w:r w:rsidR="0038672B" w:rsidRPr="002F76E4">
        <w:instrText xml:space="preserve"> REF _Ref382483496 \w \h </w:instrText>
      </w:r>
      <w:r w:rsidR="002F76E4">
        <w:instrText xml:space="preserve"> \* MERGEFORMAT </w:instrText>
      </w:r>
      <w:r w:rsidR="0088363D" w:rsidRPr="002F76E4">
        <w:fldChar w:fldCharType="separate"/>
      </w:r>
      <w:r w:rsidR="00245CEA">
        <w:t>1.1</w:t>
      </w:r>
      <w:r w:rsidR="0088363D" w:rsidRPr="002F76E4">
        <w:fldChar w:fldCharType="end"/>
      </w:r>
      <w:del w:id="276" w:author="Anasta" w:date="2014-05-28T13:30:00Z">
        <w:r w:rsidR="0094465D" w:rsidRPr="002F76E4">
          <w:delText xml:space="preserve"> .</w:delText>
        </w:r>
        <w:r w:rsidR="00553196" w:rsidRPr="002F76E4">
          <w:delText xml:space="preserve"> O resultado, bem como a sua descrição,</w:delText>
        </w:r>
      </w:del>
      <w:ins w:id="277" w:author="Anasta" w:date="2014-05-28T13:30:00Z">
        <w:r w:rsidR="0094465D" w:rsidRPr="002F76E4">
          <w:t>.</w:t>
        </w:r>
        <w:r w:rsidR="00553196" w:rsidRPr="002F76E4">
          <w:t xml:space="preserve"> O</w:t>
        </w:r>
      </w:ins>
      <w:r w:rsidR="00D37CE9">
        <w:t xml:space="preserve"> funcionamento do sistema resultante </w:t>
      </w:r>
      <w:ins w:id="278" w:author="Anasta" w:date="2014-05-28T13:30:00Z">
        <w:r w:rsidR="00D25DD3" w:rsidRPr="002F76E4">
          <w:t>e as respectivas descrições</w:t>
        </w:r>
      </w:ins>
      <w:r w:rsidR="00553196" w:rsidRPr="002F76E4">
        <w:t xml:space="preserve"> são </w:t>
      </w:r>
      <w:r w:rsidR="00D25DD3" w:rsidRPr="002F76E4">
        <w:t>detalhados no capí</w:t>
      </w:r>
      <w:r w:rsidR="00553196" w:rsidRPr="002F76E4">
        <w:t>tulo</w:t>
      </w:r>
      <w:r w:rsidR="00245CEA">
        <w:t xml:space="preserve"> </w:t>
      </w:r>
      <w:r w:rsidR="00245CEA">
        <w:fldChar w:fldCharType="begin"/>
      </w:r>
      <w:r w:rsidR="00245CEA">
        <w:instrText xml:space="preserve"> REF _Ref389062880 \w \h </w:instrText>
      </w:r>
      <w:r w:rsidR="00245CEA">
        <w:fldChar w:fldCharType="separate"/>
      </w:r>
      <w:r w:rsidR="00245CEA">
        <w:t>4</w:t>
      </w:r>
      <w:r w:rsidR="00245CEA">
        <w:fldChar w:fldCharType="end"/>
      </w:r>
      <w:r w:rsidR="00553196" w:rsidRPr="002F76E4">
        <w:t>.</w:t>
      </w:r>
    </w:p>
    <w:p w14:paraId="598C6AA0" w14:textId="77777777" w:rsidR="005A1995" w:rsidRPr="002F76E4" w:rsidRDefault="005A1995" w:rsidP="00203239">
      <w:pPr>
        <w:rPr>
          <w:del w:id="279" w:author="Anasta" w:date="2014-05-28T13:30:00Z"/>
        </w:rPr>
      </w:pPr>
    </w:p>
    <w:p w14:paraId="7AE36E16" w14:textId="77777777" w:rsidR="00203239" w:rsidRPr="002F76E4" w:rsidRDefault="00203239" w:rsidP="00203239"/>
    <w:p w14:paraId="591B7BCB" w14:textId="77777777" w:rsidR="007E138D" w:rsidRDefault="007E138D">
      <w:pPr>
        <w:widowControl/>
        <w:suppressAutoHyphens w:val="0"/>
        <w:spacing w:line="240" w:lineRule="auto"/>
        <w:ind w:firstLine="0"/>
        <w:jc w:val="left"/>
        <w:rPr>
          <w:rFonts w:eastAsiaTheme="majorEastAsia"/>
          <w:b/>
          <w:bCs/>
          <w:sz w:val="32"/>
          <w:szCs w:val="32"/>
        </w:rPr>
      </w:pPr>
      <w:bookmarkStart w:id="280" w:name="_Ref388912252"/>
      <w:r>
        <w:lastRenderedPageBreak/>
        <w:br w:type="page"/>
      </w:r>
    </w:p>
    <w:p w14:paraId="02034CC3" w14:textId="1236BDC9" w:rsidR="00EF2C98" w:rsidRPr="002F76E4" w:rsidRDefault="00553196" w:rsidP="00EF2C98">
      <w:pPr>
        <w:pStyle w:val="Heading1"/>
      </w:pPr>
      <w:bookmarkStart w:id="281" w:name="_Ref389060374"/>
      <w:bookmarkStart w:id="282" w:name="_Toc389062811"/>
      <w:r w:rsidRPr="002F76E4">
        <w:lastRenderedPageBreak/>
        <w:t>COMPONENTES UTILIZADOS</w:t>
      </w:r>
      <w:bookmarkEnd w:id="280"/>
      <w:bookmarkEnd w:id="281"/>
      <w:bookmarkEnd w:id="282"/>
    </w:p>
    <w:p w14:paraId="53A4979A" w14:textId="77777777" w:rsidR="001E17E7" w:rsidRPr="002F76E4" w:rsidRDefault="001E17E7" w:rsidP="001E17E7">
      <w:pPr>
        <w:rPr>
          <w:del w:id="283" w:author="Anasta" w:date="2014-05-28T13:30:00Z"/>
        </w:rPr>
      </w:pPr>
      <w:bookmarkStart w:id="284" w:name="_Toc389051933"/>
      <w:bookmarkStart w:id="285" w:name="_Toc389057652"/>
      <w:bookmarkStart w:id="286" w:name="_Toc389058356"/>
      <w:bookmarkStart w:id="287" w:name="_Toc389062758"/>
      <w:bookmarkStart w:id="288" w:name="_Toc389062812"/>
      <w:bookmarkEnd w:id="284"/>
      <w:bookmarkEnd w:id="285"/>
      <w:bookmarkEnd w:id="286"/>
      <w:bookmarkEnd w:id="287"/>
      <w:bookmarkEnd w:id="288"/>
    </w:p>
    <w:p w14:paraId="6C58C2B7" w14:textId="77777777" w:rsidR="00186523" w:rsidRPr="002F76E4" w:rsidRDefault="0098055F" w:rsidP="00BD3177">
      <w:pPr>
        <w:pStyle w:val="Heading2"/>
        <w:rPr>
          <w:ins w:id="289" w:author="Anasta" w:date="2014-05-28T13:30:00Z"/>
        </w:rPr>
      </w:pPr>
      <w:bookmarkStart w:id="290" w:name="_Toc389062813"/>
      <w:commentRangeStart w:id="291"/>
      <w:r w:rsidRPr="002F76E4">
        <w:t>ANDROID</w:t>
      </w:r>
      <w:bookmarkEnd w:id="270"/>
      <w:commentRangeEnd w:id="291"/>
      <w:r w:rsidR="00700386" w:rsidRPr="002F76E4">
        <w:rPr>
          <w:rStyle w:val="CommentReference"/>
          <w:rFonts w:eastAsia="DejaVu Sans"/>
          <w:b w:val="0"/>
          <w:bCs w:val="0"/>
        </w:rPr>
        <w:commentReference w:id="291"/>
      </w:r>
      <w:bookmarkEnd w:id="290"/>
      <w:r w:rsidR="00EF2C98" w:rsidRPr="002F76E4">
        <w:t xml:space="preserve"> </w:t>
      </w:r>
    </w:p>
    <w:p w14:paraId="2432DA2C" w14:textId="77777777" w:rsidR="009F43E1" w:rsidRPr="002F76E4" w:rsidRDefault="009F43E1">
      <w:pPr>
        <w:pStyle w:val="Subtitle"/>
        <w:jc w:val="left"/>
        <w:rPr>
          <w:rPrChange w:id="292" w:author="Anasta" w:date="2014-05-28T13:30:00Z">
            <w:rPr>
              <w:highlight w:val="yellow"/>
            </w:rPr>
          </w:rPrChange>
        </w:rPr>
        <w:pPrChange w:id="293" w:author="Anasta" w:date="2014-05-28T13:30:00Z">
          <w:pPr>
            <w:pStyle w:val="Heading2"/>
          </w:pPr>
        </w:pPrChange>
      </w:pPr>
    </w:p>
    <w:p w14:paraId="4DE88ED8" w14:textId="77777777" w:rsidR="009F43E1" w:rsidRDefault="009F43E1">
      <w:pPr>
        <w:pStyle w:val="SubTtulo"/>
        <w:pPrChange w:id="294" w:author="Anasta" w:date="2014-05-28T13:30:00Z">
          <w:pPr>
            <w:pStyle w:val="Subtitle"/>
          </w:pPr>
        </w:pPrChange>
      </w:pPr>
      <w:r w:rsidRPr="002F18F4">
        <w:t>DESCRIÇÃO</w:t>
      </w:r>
    </w:p>
    <w:p w14:paraId="0B8D4888" w14:textId="77777777" w:rsidR="007D5257" w:rsidRPr="00313A22" w:rsidRDefault="007D5257" w:rsidP="007D5257">
      <w:pPr>
        <w:pStyle w:val="SubTtulo"/>
      </w:pPr>
    </w:p>
    <w:p w14:paraId="6DBCCB88" w14:textId="2EE6301E" w:rsidR="009F43E1" w:rsidRPr="002F76E4" w:rsidRDefault="009F43E1" w:rsidP="009F43E1">
      <w:r w:rsidRPr="002F76E4">
        <w:rPr>
          <w:i/>
          <w:rPrChange w:id="295" w:author="Anasta" w:date="2014-05-28T13:30:00Z">
            <w:rPr/>
          </w:rPrChange>
        </w:rPr>
        <w:t>Android</w:t>
      </w:r>
      <w:r w:rsidRPr="002F76E4">
        <w:t xml:space="preserve"> é uma pilha de </w:t>
      </w:r>
      <w:r w:rsidR="00401B9D" w:rsidRPr="002F76E4">
        <w:rPr>
          <w:i/>
        </w:rPr>
        <w:t>softwares</w:t>
      </w:r>
      <w:r w:rsidRPr="002F76E4">
        <w:t xml:space="preserve"> para dispositivos móveis que inclui um sistema operacional, </w:t>
      </w:r>
      <w:r w:rsidRPr="002F76E4">
        <w:rPr>
          <w:i/>
          <w:rPrChange w:id="296" w:author="Anasta" w:date="2014-05-28T13:30:00Z">
            <w:rPr/>
          </w:rPrChange>
        </w:rPr>
        <w:t>middleware</w:t>
      </w:r>
      <w:r w:rsidRPr="002F76E4">
        <w:t xml:space="preserve"> e aplicações chave.</w:t>
      </w:r>
    </w:p>
    <w:p w14:paraId="7ED92327" w14:textId="77777777" w:rsidR="009F43E1" w:rsidRPr="002F76E4" w:rsidRDefault="009F43E1" w:rsidP="009F43E1">
      <w:r w:rsidRPr="002F76E4">
        <w:t>Seu sistema operacional é baseado no kernel do Linux 2.6.</w:t>
      </w:r>
    </w:p>
    <w:p w14:paraId="6B268E05" w14:textId="77777777" w:rsidR="009F43E1" w:rsidRPr="002F76E4" w:rsidRDefault="009F43E1" w:rsidP="009F43E1">
      <w:r w:rsidRPr="002F76E4">
        <w:t xml:space="preserve">O </w:t>
      </w:r>
      <w:r w:rsidRPr="002F76E4">
        <w:rPr>
          <w:i/>
          <w:rPrChange w:id="297" w:author="Anasta" w:date="2014-05-28T13:30:00Z">
            <w:rPr/>
          </w:rPrChange>
        </w:rPr>
        <w:t xml:space="preserve">Android </w:t>
      </w:r>
      <w:r w:rsidRPr="002F76E4">
        <w:t xml:space="preserve">SDK fornece as ferramentas e APIs necessárias para começar a desenvolver aplicações na plataforma </w:t>
      </w:r>
      <w:r w:rsidRPr="002F76E4">
        <w:rPr>
          <w:i/>
          <w:rPrChange w:id="298" w:author="Anasta" w:date="2014-05-28T13:30:00Z">
            <w:rPr/>
          </w:rPrChange>
        </w:rPr>
        <w:t xml:space="preserve">Android </w:t>
      </w:r>
      <w:r w:rsidRPr="002F76E4">
        <w:t>usando a linguagem de programação Java.</w:t>
      </w:r>
    </w:p>
    <w:p w14:paraId="41234396" w14:textId="77777777" w:rsidR="009F43E1" w:rsidRPr="002F76E4" w:rsidRDefault="009F43E1" w:rsidP="009F43E1">
      <w:r w:rsidRPr="002F76E4">
        <w:t xml:space="preserve">A arquitetura do </w:t>
      </w:r>
      <w:r w:rsidRPr="002F76E4">
        <w:rPr>
          <w:i/>
          <w:rPrChange w:id="299" w:author="Anasta" w:date="2014-05-28T13:30:00Z">
            <w:rPr/>
          </w:rPrChange>
        </w:rPr>
        <w:t>Android</w:t>
      </w:r>
      <w:r w:rsidRPr="002F76E4">
        <w:t xml:space="preserve"> pode ser subdividia em </w:t>
      </w:r>
      <w:del w:id="300" w:author="Anasta" w:date="2014-05-28T13:30:00Z">
        <w:r w:rsidR="006246B1" w:rsidRPr="002F76E4">
          <w:delText>5</w:delText>
        </w:r>
      </w:del>
      <w:ins w:id="301" w:author="Anasta" w:date="2014-05-28T13:30:00Z">
        <w:r w:rsidRPr="002F76E4">
          <w:t>cinco</w:t>
        </w:r>
      </w:ins>
      <w:r w:rsidRPr="002F76E4">
        <w:t xml:space="preserve">, conforme </w:t>
      </w:r>
      <w:r w:rsidR="0088363D" w:rsidRPr="002F76E4">
        <w:fldChar w:fldCharType="begin"/>
      </w:r>
      <w:r w:rsidRPr="002F76E4">
        <w:instrText xml:space="preserve"> REF _Ref382329619 \h </w:instrText>
      </w:r>
      <w:r w:rsidR="002F76E4">
        <w:instrText xml:space="preserve"> \* MERGEFORMAT </w:instrText>
      </w:r>
      <w:r w:rsidR="0088363D" w:rsidRPr="002F76E4">
        <w:fldChar w:fldCharType="separate"/>
      </w:r>
      <w:r w:rsidR="00245CEA" w:rsidRPr="002F76E4">
        <w:t xml:space="preserve">FIG. </w:t>
      </w:r>
      <w:r w:rsidR="00245CEA">
        <w:rPr>
          <w:noProof/>
        </w:rPr>
        <w:t>3.1</w:t>
      </w:r>
      <w:r w:rsidR="0088363D" w:rsidRPr="002F76E4">
        <w:fldChar w:fldCharType="end"/>
      </w:r>
      <w:r w:rsidRPr="002F76E4">
        <w:t>:</w:t>
      </w:r>
    </w:p>
    <w:p w14:paraId="00E4AF62" w14:textId="77777777" w:rsidR="009F43E1" w:rsidRPr="002F76E4" w:rsidRDefault="009F43E1" w:rsidP="009F43E1">
      <w:pPr>
        <w:pStyle w:val="ListParagraph"/>
        <w:numPr>
          <w:ilvl w:val="0"/>
          <w:numId w:val="22"/>
        </w:numPr>
      </w:pPr>
      <w:r w:rsidRPr="002F76E4">
        <w:t xml:space="preserve">Aplicações: Camada formada pelos aplicativos utilizados pelo usuário. Esses aplicativos utilizam o </w:t>
      </w:r>
      <w:r w:rsidRPr="002F76E4">
        <w:rPr>
          <w:i/>
          <w:rPrChange w:id="302" w:author="Anasta" w:date="2014-05-28T13:30:00Z">
            <w:rPr/>
          </w:rPrChange>
        </w:rPr>
        <w:t>framework</w:t>
      </w:r>
      <w:r w:rsidRPr="002F76E4">
        <w:t xml:space="preserve"> de aplicação poderoso e flexível para desenvolvimento. São escritos na linguagem Java.</w:t>
      </w:r>
    </w:p>
    <w:p w14:paraId="6028E691" w14:textId="77777777" w:rsidR="009F43E1" w:rsidRPr="002F76E4" w:rsidRDefault="009F43E1" w:rsidP="009F43E1">
      <w:pPr>
        <w:pStyle w:val="ListParagraph"/>
        <w:numPr>
          <w:ilvl w:val="0"/>
          <w:numId w:val="22"/>
        </w:numPr>
      </w:pPr>
      <w:r w:rsidRPr="002F76E4">
        <w:rPr>
          <w:i/>
        </w:rPr>
        <w:t>Framework</w:t>
      </w:r>
      <w:r w:rsidRPr="002F76E4">
        <w:t xml:space="preserve"> da aplicação: Camada com a qual aplicativos interagem. Composto por serviços como </w:t>
      </w:r>
      <w:r w:rsidRPr="002F76E4">
        <w:rPr>
          <w:i/>
          <w:rPrChange w:id="303" w:author="Anasta" w:date="2014-05-28T13:30:00Z">
            <w:rPr/>
          </w:rPrChange>
        </w:rPr>
        <w:t>Activity Manager, Content Provider, Telephony Manager, Location Manager, Resource Manager</w:t>
      </w:r>
      <w:r w:rsidRPr="002F76E4">
        <w:t>, dentre outros. Esses serviços são disponibilizados na forma de classes para que possam ser utilizados pelos programadores no desenvolvimento de seus aplicativos.</w:t>
      </w:r>
    </w:p>
    <w:p w14:paraId="1C2229B6" w14:textId="77777777" w:rsidR="009F43E1" w:rsidRPr="002F76E4" w:rsidRDefault="009F43E1" w:rsidP="009F43E1">
      <w:pPr>
        <w:pStyle w:val="ListParagraph"/>
        <w:numPr>
          <w:ilvl w:val="0"/>
          <w:numId w:val="22"/>
        </w:numPr>
      </w:pPr>
      <w:r w:rsidRPr="002F76E4">
        <w:t xml:space="preserve">Bibliotecas: Camada que permite que o dispositivo manipule diferentes tipos de informação. Elas são escritas em linguagem c ou c++ e são específicas para cada </w:t>
      </w:r>
      <w:r w:rsidRPr="002F76E4">
        <w:rPr>
          <w:i/>
        </w:rPr>
        <w:t>hardware</w:t>
      </w:r>
      <w:r w:rsidRPr="002F76E4">
        <w:t xml:space="preserve">. </w:t>
      </w:r>
    </w:p>
    <w:p w14:paraId="65A6F2AC" w14:textId="77777777" w:rsidR="009F43E1" w:rsidRPr="002F76E4" w:rsidRDefault="009F43E1" w:rsidP="009F43E1">
      <w:pPr>
        <w:pStyle w:val="ListParagraph"/>
        <w:numPr>
          <w:ilvl w:val="0"/>
          <w:numId w:val="22"/>
        </w:numPr>
      </w:pPr>
      <w:r w:rsidRPr="002F76E4">
        <w:rPr>
          <w:i/>
          <w:rPrChange w:id="304" w:author="Anasta" w:date="2014-05-28T13:30:00Z">
            <w:rPr/>
          </w:rPrChange>
        </w:rPr>
        <w:t>Android Runtime</w:t>
      </w:r>
      <w:r w:rsidRPr="002F76E4">
        <w:t xml:space="preserve">: Camada composta pela máquina virtual </w:t>
      </w:r>
      <w:r w:rsidRPr="002F76E4">
        <w:rPr>
          <w:i/>
          <w:rPrChange w:id="305" w:author="Anasta" w:date="2014-05-28T13:30:00Z">
            <w:rPr/>
          </w:rPrChange>
        </w:rPr>
        <w:t>Dalvik</w:t>
      </w:r>
      <w:r w:rsidRPr="002F76E4">
        <w:t xml:space="preserve"> – um tipo de máquina virtual Java desenvolvido e otimizado para </w:t>
      </w:r>
      <w:r w:rsidRPr="002F76E4">
        <w:rPr>
          <w:i/>
          <w:rPrChange w:id="306" w:author="Anasta" w:date="2014-05-28T13:30:00Z">
            <w:rPr/>
          </w:rPrChange>
        </w:rPr>
        <w:t>Android –</w:t>
      </w:r>
      <w:r w:rsidRPr="002F76E4">
        <w:t xml:space="preserve"> e pelas </w:t>
      </w:r>
      <w:r w:rsidR="005240A1">
        <w:rPr>
          <w:i/>
        </w:rPr>
        <w:t>bibliotecas principais do Java</w:t>
      </w:r>
      <w:r w:rsidRPr="002F76E4">
        <w:t xml:space="preserve">. Assim, a máquina virtual </w:t>
      </w:r>
      <w:r w:rsidRPr="002F76E4">
        <w:rPr>
          <w:i/>
          <w:rPrChange w:id="307" w:author="Anasta" w:date="2014-05-28T13:30:00Z">
            <w:rPr/>
          </w:rPrChange>
        </w:rPr>
        <w:t xml:space="preserve">Dalvik </w:t>
      </w:r>
      <w:r w:rsidRPr="002F76E4">
        <w:t>pode utilizar recursos como gerenciamento de memória e de multi-</w:t>
      </w:r>
      <w:r w:rsidRPr="002F76E4">
        <w:rPr>
          <w:i/>
        </w:rPr>
        <w:t>threading</w:t>
      </w:r>
      <w:r w:rsidRPr="002F76E4">
        <w:t xml:space="preserve">, intrínseco à linguagem Java, bem como permite que cada aplicação </w:t>
      </w:r>
      <w:r w:rsidRPr="002F76E4">
        <w:lastRenderedPageBreak/>
        <w:t xml:space="preserve">funcionando tenha seu próprio processo, com sua própria instância da </w:t>
      </w:r>
      <w:r w:rsidRPr="002F76E4">
        <w:rPr>
          <w:i/>
          <w:rPrChange w:id="308" w:author="Anasta" w:date="2014-05-28T13:30:00Z">
            <w:rPr/>
          </w:rPrChange>
        </w:rPr>
        <w:t xml:space="preserve">Dalvik </w:t>
      </w:r>
      <w:r w:rsidRPr="002F76E4">
        <w:rPr>
          <w:i/>
        </w:rPr>
        <w:t>VM</w:t>
      </w:r>
      <w:r w:rsidRPr="002F76E4">
        <w:t>.</w:t>
      </w:r>
    </w:p>
    <w:p w14:paraId="50B89C3B" w14:textId="77777777" w:rsidR="009F43E1" w:rsidRPr="002F76E4" w:rsidRDefault="009F43E1" w:rsidP="009F43E1">
      <w:pPr>
        <w:pStyle w:val="ListParagraph"/>
        <w:numPr>
          <w:ilvl w:val="0"/>
          <w:numId w:val="22"/>
        </w:numPr>
      </w:pPr>
      <w:r w:rsidRPr="002F76E4">
        <w:rPr>
          <w:i/>
        </w:rPr>
        <w:t>Kernel</w:t>
      </w:r>
      <w:r w:rsidRPr="002F76E4">
        <w:t xml:space="preserve"> do </w:t>
      </w:r>
      <w:r w:rsidRPr="002F76E4">
        <w:rPr>
          <w:i/>
          <w:rPrChange w:id="309" w:author="Anasta" w:date="2014-05-28T13:30:00Z">
            <w:rPr/>
          </w:rPrChange>
        </w:rPr>
        <w:t>Linux</w:t>
      </w:r>
      <w:r w:rsidRPr="002F76E4">
        <w:t xml:space="preserve">: Camada responsável por funcionalidades básicas de sistema operacional como gerenciamento de processos, de memória, de energia e de </w:t>
      </w:r>
      <w:r w:rsidRPr="002F76E4">
        <w:rPr>
          <w:i/>
        </w:rPr>
        <w:t>drivers</w:t>
      </w:r>
      <w:r w:rsidRPr="002F76E4">
        <w:t xml:space="preserve"> de dispositivos (câmera, teclado, </w:t>
      </w:r>
      <w:r w:rsidRPr="002F76E4">
        <w:rPr>
          <w:i/>
        </w:rPr>
        <w:t>display</w:t>
      </w:r>
      <w:r w:rsidRPr="002F76E4">
        <w:t>).</w:t>
      </w:r>
    </w:p>
    <w:p w14:paraId="554E64EA" w14:textId="77777777" w:rsidR="006246B1" w:rsidRPr="002F76E4" w:rsidRDefault="006246B1" w:rsidP="006246B1">
      <w:pPr>
        <w:keepNext/>
        <w:rPr>
          <w:del w:id="310" w:author="Anasta" w:date="2014-05-28T13:30:00Z"/>
        </w:rPr>
      </w:pPr>
      <w:del w:id="311" w:author="Anasta" w:date="2014-05-28T13:30:00Z">
        <w:r w:rsidRPr="002F76E4">
          <w:rPr>
            <w:noProof/>
            <w:lang w:eastAsia="pt-BR"/>
          </w:rPr>
          <w:lastRenderedPageBreak/>
          <w:drawing>
            <wp:anchor distT="0" distB="0" distL="114300" distR="114300" simplePos="0" relativeHeight="251662848" behindDoc="0" locked="0" layoutInCell="1" allowOverlap="1" wp14:anchorId="2ACFA480" wp14:editId="7AE68508">
              <wp:simplePos x="1169670" y="897890"/>
              <wp:positionH relativeFrom="margin">
                <wp:align>left</wp:align>
              </wp:positionH>
              <wp:positionV relativeFrom="margin">
                <wp:align>top</wp:align>
              </wp:positionV>
              <wp:extent cx="5975985" cy="4339590"/>
              <wp:effectExtent l="0" t="0" r="571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grayscl/>
                        <a:extLst>
                          <a:ext uri="{28A0092B-C50C-407E-A947-70E740481C1C}">
                            <a14:useLocalDpi xmlns:a14="http://schemas.microsoft.com/office/drawing/2010/main" val="0"/>
                          </a:ext>
                        </a:extLst>
                      </a:blip>
                      <a:stretch>
                        <a:fillRect/>
                      </a:stretch>
                    </pic:blipFill>
                    <pic:spPr>
                      <a:xfrm>
                        <a:off x="0" y="0"/>
                        <a:ext cx="5975985" cy="4339590"/>
                      </a:xfrm>
                      <a:prstGeom prst="rect">
                        <a:avLst/>
                      </a:prstGeom>
                    </pic:spPr>
                  </pic:pic>
                </a:graphicData>
              </a:graphic>
            </wp:anchor>
          </w:drawing>
        </w:r>
      </w:del>
    </w:p>
    <w:p w14:paraId="3B824AE9" w14:textId="77777777" w:rsidR="006246B1" w:rsidRPr="002F76E4" w:rsidRDefault="006246B1" w:rsidP="006246B1">
      <w:pPr>
        <w:keepNext/>
        <w:rPr>
          <w:ins w:id="312" w:author="Anasta" w:date="2014-05-28T13:30:00Z"/>
        </w:rPr>
      </w:pPr>
    </w:p>
    <w:p w14:paraId="1080A7B0" w14:textId="77777777" w:rsidR="009F43E1" w:rsidRPr="002F76E4" w:rsidRDefault="009F43E1" w:rsidP="006246B1">
      <w:pPr>
        <w:keepNext/>
        <w:rPr>
          <w:ins w:id="313" w:author="Anasta" w:date="2014-05-28T13:30:00Z"/>
        </w:rPr>
      </w:pPr>
      <w:ins w:id="314" w:author="Anasta" w:date="2014-05-28T13:30:00Z">
        <w:r w:rsidRPr="002F76E4">
          <w:rPr>
            <w:i/>
            <w:noProof/>
            <w:lang w:eastAsia="pt-BR"/>
            <w:rPrChange w:id="315" w:author="Unknown">
              <w:rPr>
                <w:noProof/>
                <w:lang w:eastAsia="pt-BR"/>
              </w:rPr>
            </w:rPrChange>
          </w:rPr>
          <w:lastRenderedPageBreak/>
          <w:drawing>
            <wp:inline distT="0" distB="0" distL="0" distR="0" wp14:anchorId="788A8F7F" wp14:editId="76AFE442">
              <wp:extent cx="5412643" cy="3933646"/>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grayscl/>
                        <a:extLst>
                          <a:ext uri="{28A0092B-C50C-407E-A947-70E740481C1C}">
                            <a14:useLocalDpi xmlns:a14="http://schemas.microsoft.com/office/drawing/2010/main" val="0"/>
                          </a:ext>
                        </a:extLst>
                      </a:blip>
                      <a:stretch>
                        <a:fillRect/>
                      </a:stretch>
                    </pic:blipFill>
                    <pic:spPr>
                      <a:xfrm>
                        <a:off x="0" y="0"/>
                        <a:ext cx="5415073" cy="3935412"/>
                      </a:xfrm>
                      <a:prstGeom prst="rect">
                        <a:avLst/>
                      </a:prstGeom>
                    </pic:spPr>
                  </pic:pic>
                </a:graphicData>
              </a:graphic>
            </wp:inline>
          </w:drawing>
        </w:r>
      </w:ins>
    </w:p>
    <w:p w14:paraId="32ADB2A7" w14:textId="5A994AA3" w:rsidR="006246B1" w:rsidRPr="002F76E4" w:rsidRDefault="006246B1" w:rsidP="006246B1">
      <w:pPr>
        <w:pStyle w:val="Caption"/>
      </w:pPr>
      <w:bookmarkStart w:id="316" w:name="_Ref382329619"/>
      <w:bookmarkStart w:id="317" w:name="_Toc389062853"/>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1</w:t>
      </w:r>
      <w:r w:rsidR="00B32F22">
        <w:fldChar w:fldCharType="end"/>
      </w:r>
      <w:bookmarkEnd w:id="316"/>
      <w:r w:rsidRPr="002F76E4">
        <w:t xml:space="preserve"> - Arquitetura do Android </w:t>
      </w:r>
      <w:sdt>
        <w:sdtPr>
          <w:id w:val="-1300695122"/>
          <w:citation/>
        </w:sdtPr>
        <w:sdtContent>
          <w:r w:rsidR="0088363D" w:rsidRPr="002F76E4">
            <w:fldChar w:fldCharType="begin"/>
          </w:r>
          <w:r w:rsidRPr="002F76E4">
            <w:instrText xml:space="preserve">CITATION Man14 \l 1046 </w:instrText>
          </w:r>
          <w:r w:rsidR="0088363D" w:rsidRPr="002F76E4">
            <w:fldChar w:fldCharType="separate"/>
          </w:r>
          <w:r w:rsidR="00382C32">
            <w:rPr>
              <w:noProof/>
            </w:rPr>
            <w:t>(ANDROID, 2014)</w:t>
          </w:r>
          <w:r w:rsidR="0088363D" w:rsidRPr="002F76E4">
            <w:fldChar w:fldCharType="end"/>
          </w:r>
        </w:sdtContent>
      </w:sdt>
      <w:bookmarkEnd w:id="317"/>
    </w:p>
    <w:p w14:paraId="4CAB6E7C" w14:textId="77777777" w:rsidR="005A61CE" w:rsidRPr="002F76E4" w:rsidRDefault="005A61CE" w:rsidP="005A61CE"/>
    <w:p w14:paraId="67BA5F44" w14:textId="77777777" w:rsidR="003F3363" w:rsidRDefault="00491A8E" w:rsidP="003F3363">
      <w:r w:rsidRPr="002F76E4">
        <w:t>A seguir, será detalhado</w:t>
      </w:r>
      <w:r w:rsidR="00B40C91" w:rsidRPr="002F76E4">
        <w:t xml:space="preserve"> o uso dos principais elementos do Android necessários para </w:t>
      </w:r>
      <w:r w:rsidR="004427D8" w:rsidRPr="002F76E4">
        <w:t>o desenvolvimento do aplicativo deste projeto,</w:t>
      </w:r>
      <w:r w:rsidR="00F85682" w:rsidRPr="002F76E4">
        <w:t xml:space="preserve"> separado por camada.</w:t>
      </w:r>
      <w:r w:rsidR="003F3363" w:rsidRPr="002F76E4">
        <w:t xml:space="preserve"> </w:t>
      </w:r>
    </w:p>
    <w:p w14:paraId="46242FC5" w14:textId="77777777" w:rsidR="007D5257" w:rsidRPr="002F76E4" w:rsidRDefault="007D5257" w:rsidP="003F3363"/>
    <w:p w14:paraId="73E593D5" w14:textId="77777777" w:rsidR="003F3363" w:rsidRDefault="00CD16BF" w:rsidP="00BD4A93">
      <w:pPr>
        <w:pStyle w:val="Heading3"/>
      </w:pPr>
      <w:bookmarkStart w:id="318" w:name="_Toc389062814"/>
      <w:r w:rsidRPr="002F76E4">
        <w:t>CAMADA DE APRESENTAÇÃO</w:t>
      </w:r>
      <w:bookmarkEnd w:id="318"/>
    </w:p>
    <w:p w14:paraId="00A23E19" w14:textId="77777777" w:rsidR="00313A22" w:rsidRPr="00313A22" w:rsidRDefault="00313A22" w:rsidP="00313A22"/>
    <w:p w14:paraId="4965544E" w14:textId="536F4309" w:rsidR="003F3363" w:rsidRPr="002F76E4" w:rsidRDefault="00616F5D" w:rsidP="00313A22">
      <w:pPr>
        <w:pStyle w:val="SubTitulozinho"/>
      </w:pPr>
      <w:r>
        <w:t xml:space="preserve">View </w:t>
      </w:r>
      <w:r w:rsidR="003F3363" w:rsidRPr="002F76E4">
        <w:rPr>
          <w:rPrChange w:id="319" w:author="Anasta" w:date="2014-05-28T13:30:00Z">
            <w:rPr>
              <w:highlight w:val="red"/>
            </w:rPr>
          </w:rPrChange>
        </w:rPr>
        <w:t>System</w:t>
      </w:r>
    </w:p>
    <w:p w14:paraId="4F600CFA" w14:textId="77777777" w:rsidR="0081340D" w:rsidRPr="002F76E4" w:rsidRDefault="0081340D" w:rsidP="003F3363">
      <w:pPr>
        <w:rPr>
          <w:b/>
        </w:rPr>
      </w:pPr>
    </w:p>
    <w:p w14:paraId="32DEA817" w14:textId="2B3FE15A" w:rsidR="0081340D" w:rsidRPr="002F76E4" w:rsidRDefault="00CF1F85" w:rsidP="003F3363">
      <w:r w:rsidRPr="002F76E4">
        <w:t xml:space="preserve">Representada pela classe </w:t>
      </w:r>
      <w:r w:rsidRPr="002F76E4">
        <w:rPr>
          <w:i/>
          <w:rPrChange w:id="320" w:author="Anasta" w:date="2014-05-28T13:30:00Z">
            <w:rPr/>
          </w:rPrChange>
        </w:rPr>
        <w:t>View</w:t>
      </w:r>
      <w:r w:rsidRPr="002F76E4">
        <w:t xml:space="preserve">, </w:t>
      </w:r>
      <w:del w:id="321" w:author="Anasta" w:date="2014-05-28T13:30:00Z">
        <w:r w:rsidR="008A7E49" w:rsidRPr="002F76E4">
          <w:delText>representa</w:delText>
        </w:r>
      </w:del>
      <w:ins w:id="322" w:author="Anasta" w:date="2014-05-28T13:30:00Z">
        <w:r w:rsidRPr="002F76E4">
          <w:t>simula</w:t>
        </w:r>
      </w:ins>
      <w:r w:rsidRPr="002F76E4">
        <w:t xml:space="preserve"> o bloco básico para construir os componentes de interface de usuário. A classe </w:t>
      </w:r>
      <w:r w:rsidRPr="002F76E4">
        <w:rPr>
          <w:i/>
          <w:rPrChange w:id="323" w:author="Anasta" w:date="2014-05-28T13:30:00Z">
            <w:rPr/>
          </w:rPrChange>
        </w:rPr>
        <w:t>View</w:t>
      </w:r>
      <w:r w:rsidRPr="002F76E4">
        <w:t xml:space="preserve"> é a base para os </w:t>
      </w:r>
      <w:r w:rsidRPr="002F76E4">
        <w:rPr>
          <w:i/>
        </w:rPr>
        <w:t>Widgets</w:t>
      </w:r>
      <w:r w:rsidRPr="002F76E4">
        <w:t>, utilizados para a criação de componentes de interface do usuário interativos</w:t>
      </w:r>
      <w:r w:rsidR="00243911" w:rsidRPr="002F76E4">
        <w:t>.</w:t>
      </w:r>
      <w:sdt>
        <w:sdtPr>
          <w:id w:val="-583449406"/>
          <w:citation/>
        </w:sdtPr>
        <w:sdtContent>
          <w:r w:rsidR="0088363D" w:rsidRPr="002F76E4">
            <w:fldChar w:fldCharType="begin"/>
          </w:r>
          <w:r w:rsidR="00BB0DE7">
            <w:instrText xml:space="preserve">CITATION And149 \l 1046 </w:instrText>
          </w:r>
          <w:r w:rsidR="0088363D" w:rsidRPr="002F76E4">
            <w:fldChar w:fldCharType="separate"/>
          </w:r>
          <w:r w:rsidR="00382C32">
            <w:rPr>
              <w:noProof/>
            </w:rPr>
            <w:t xml:space="preserve"> (ANDROID, 2014)</w:t>
          </w:r>
          <w:r w:rsidR="0088363D" w:rsidRPr="002F76E4">
            <w:fldChar w:fldCharType="end"/>
          </w:r>
        </w:sdtContent>
      </w:sdt>
    </w:p>
    <w:p w14:paraId="22E348F5" w14:textId="77777777" w:rsidR="00CF1F85" w:rsidRPr="002F76E4" w:rsidRDefault="00CF1F85" w:rsidP="00CF1F85">
      <w:r w:rsidRPr="002F76E4">
        <w:t xml:space="preserve">Todos os objetos da classe </w:t>
      </w:r>
      <w:r w:rsidRPr="002F76E4">
        <w:rPr>
          <w:i/>
          <w:rPrChange w:id="324" w:author="Anasta" w:date="2014-05-28T13:30:00Z">
            <w:rPr/>
          </w:rPrChange>
        </w:rPr>
        <w:t>View</w:t>
      </w:r>
      <w:r w:rsidRPr="002F76E4">
        <w:t xml:space="preserve"> seguem o padrão WYSIWYG</w:t>
      </w:r>
      <w:del w:id="325" w:author="Anasta" w:date="2014-05-28T13:30:00Z">
        <w:r w:rsidR="009C22DF" w:rsidRPr="002F76E4">
          <w:delText>,</w:delText>
        </w:r>
      </w:del>
      <w:r w:rsidRPr="002F76E4">
        <w:t xml:space="preserve"> e se estruturam em árvores. Uma </w:t>
      </w:r>
      <w:r w:rsidRPr="002F76E4">
        <w:rPr>
          <w:i/>
          <w:rPrChange w:id="326" w:author="Anasta" w:date="2014-05-28T13:30:00Z">
            <w:rPr/>
          </w:rPrChange>
        </w:rPr>
        <w:t>GroupView</w:t>
      </w:r>
      <w:del w:id="327" w:author="Anasta" w:date="2014-05-28T13:30:00Z">
        <w:r w:rsidR="009C22DF" w:rsidRPr="002F76E4">
          <w:delText>,</w:delText>
        </w:r>
      </w:del>
      <w:r w:rsidRPr="002F76E4">
        <w:t xml:space="preserve"> correspondente aos nós dessa árvore</w:t>
      </w:r>
      <w:del w:id="328" w:author="Anasta" w:date="2014-05-28T13:30:00Z">
        <w:r w:rsidR="009C22DF" w:rsidRPr="002F76E4">
          <w:delText>,</w:delText>
        </w:r>
      </w:del>
      <w:ins w:id="329" w:author="Anasta" w:date="2014-05-28T13:30:00Z">
        <w:r w:rsidRPr="002F76E4">
          <w:t xml:space="preserve"> e</w:t>
        </w:r>
      </w:ins>
      <w:r w:rsidRPr="002F76E4">
        <w:t xml:space="preserve"> são a base para os </w:t>
      </w:r>
      <w:r w:rsidRPr="002F76E4">
        <w:rPr>
          <w:i/>
        </w:rPr>
        <w:t>layouts</w:t>
      </w:r>
      <w:r w:rsidRPr="002F76E4">
        <w:t xml:space="preserve"> (</w:t>
      </w:r>
      <w:r w:rsidRPr="002F76E4">
        <w:rPr>
          <w:i/>
        </w:rPr>
        <w:t>containers</w:t>
      </w:r>
      <w:r w:rsidRPr="002F76E4">
        <w:t xml:space="preserve"> invisíveis que possuem referência às </w:t>
      </w:r>
      <w:r w:rsidRPr="002F76E4">
        <w:rPr>
          <w:i/>
          <w:rPrChange w:id="330" w:author="Anasta" w:date="2014-05-28T13:30:00Z">
            <w:rPr/>
          </w:rPrChange>
        </w:rPr>
        <w:t>Views</w:t>
      </w:r>
      <w:r w:rsidRPr="002F76E4">
        <w:t xml:space="preserve"> filhas), conforme esquematizado na </w:t>
      </w:r>
      <w:r w:rsidR="0088363D" w:rsidRPr="002F76E4">
        <w:fldChar w:fldCharType="begin"/>
      </w:r>
      <w:r w:rsidRPr="002F76E4">
        <w:instrText xml:space="preserve"> REF _Ref383551853 \h </w:instrText>
      </w:r>
      <w:r w:rsidR="002F76E4">
        <w:instrText xml:space="preserve"> \* MERGEFORMAT </w:instrText>
      </w:r>
      <w:r w:rsidR="0088363D" w:rsidRPr="002F76E4">
        <w:fldChar w:fldCharType="separate"/>
      </w:r>
      <w:r w:rsidR="00245CEA" w:rsidRPr="002F76E4">
        <w:t xml:space="preserve">FIG. </w:t>
      </w:r>
      <w:r w:rsidR="00245CEA">
        <w:rPr>
          <w:noProof/>
        </w:rPr>
        <w:t>3.2</w:t>
      </w:r>
      <w:r w:rsidR="0088363D" w:rsidRPr="002F76E4">
        <w:fldChar w:fldCharType="end"/>
      </w:r>
      <w:r w:rsidRPr="002F76E4">
        <w:t>:</w:t>
      </w:r>
    </w:p>
    <w:p w14:paraId="0472A73D" w14:textId="77777777" w:rsidR="00DD63DE" w:rsidRPr="002F76E4" w:rsidRDefault="00DD63DE" w:rsidP="00DD63DE">
      <w:pPr>
        <w:keepNext/>
        <w:jc w:val="center"/>
      </w:pPr>
      <w:r w:rsidRPr="002F76E4">
        <w:rPr>
          <w:noProof/>
          <w:lang w:eastAsia="pt-BR"/>
        </w:rPr>
        <w:lastRenderedPageBreak/>
        <w:drawing>
          <wp:inline distT="0" distB="0" distL="0" distR="0" wp14:anchorId="54D4B22F" wp14:editId="7EC498CD">
            <wp:extent cx="3925697" cy="20953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14">
                      <a:extLst>
                        <a:ext uri="{28A0092B-C50C-407E-A947-70E740481C1C}">
                          <a14:useLocalDpi xmlns:a14="http://schemas.microsoft.com/office/drawing/2010/main" val="0"/>
                        </a:ext>
                      </a:extLst>
                    </a:blip>
                    <a:stretch>
                      <a:fillRect/>
                    </a:stretch>
                  </pic:blipFill>
                  <pic:spPr>
                    <a:xfrm>
                      <a:off x="0" y="0"/>
                      <a:ext cx="3926507" cy="2095794"/>
                    </a:xfrm>
                    <a:prstGeom prst="rect">
                      <a:avLst/>
                    </a:prstGeom>
                  </pic:spPr>
                </pic:pic>
              </a:graphicData>
            </a:graphic>
          </wp:inline>
        </w:drawing>
      </w:r>
    </w:p>
    <w:p w14:paraId="3D868688" w14:textId="0DDDD927" w:rsidR="00DD63DE" w:rsidRPr="002F76E4" w:rsidRDefault="00DD63DE" w:rsidP="00DD63DE">
      <w:pPr>
        <w:pStyle w:val="Caption"/>
      </w:pPr>
      <w:bookmarkStart w:id="331" w:name="_Ref383551853"/>
      <w:bookmarkStart w:id="332" w:name="_Toc383100143"/>
      <w:bookmarkStart w:id="333" w:name="_Ref383551847"/>
      <w:bookmarkStart w:id="334" w:name="_Toc389062854"/>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2</w:t>
      </w:r>
      <w:r w:rsidR="00B32F22">
        <w:fldChar w:fldCharType="end"/>
      </w:r>
      <w:bookmarkEnd w:id="331"/>
      <w:r w:rsidRPr="002F76E4">
        <w:t xml:space="preserve"> – Relacionamento entre as Views</w:t>
      </w:r>
      <w:bookmarkEnd w:id="332"/>
      <w:bookmarkEnd w:id="333"/>
      <w:bookmarkEnd w:id="334"/>
    </w:p>
    <w:p w14:paraId="6CE3F229" w14:textId="77777777" w:rsidR="00DD63DE" w:rsidRPr="002F76E4" w:rsidRDefault="00DD63DE" w:rsidP="003F3363"/>
    <w:p w14:paraId="7FCDF82A" w14:textId="77777777" w:rsidR="00CF1F85" w:rsidRPr="002F76E4" w:rsidRDefault="00CF1F85" w:rsidP="00CF1F85">
      <w:r w:rsidRPr="002F76E4">
        <w:t xml:space="preserve">As </w:t>
      </w:r>
      <w:r w:rsidRPr="002F76E4">
        <w:rPr>
          <w:i/>
          <w:rPrChange w:id="335" w:author="Anasta" w:date="2014-05-28T13:30:00Z">
            <w:rPr/>
          </w:rPrChange>
        </w:rPr>
        <w:t>Views</w:t>
      </w:r>
      <w:r w:rsidRPr="002F76E4">
        <w:t xml:space="preserve"> e suas estruturas podem ser declaradas tanto por meio de arquivo XML (normalmente localizadas no arquivo de nome “</w:t>
      </w:r>
      <w:r w:rsidRPr="002F76E4">
        <w:rPr>
          <w:i/>
          <w:rPrChange w:id="336" w:author="Anasta" w:date="2014-05-28T13:30:00Z">
            <w:rPr/>
          </w:rPrChange>
        </w:rPr>
        <w:t>layout.xml</w:t>
      </w:r>
      <w:r w:rsidR="002F76E4" w:rsidRPr="002F76E4">
        <w:t>”</w:t>
      </w:r>
      <w:r w:rsidRPr="002F76E4">
        <w:t xml:space="preserve">) quanto por meio de código. Uma vez </w:t>
      </w:r>
      <w:del w:id="337" w:author="Anasta" w:date="2014-05-28T13:30:00Z">
        <w:r w:rsidR="008248BB" w:rsidRPr="002F76E4">
          <w:delText>configuarada</w:delText>
        </w:r>
      </w:del>
      <w:ins w:id="338" w:author="Anasta" w:date="2014-05-28T13:30:00Z">
        <w:r w:rsidRPr="002F76E4">
          <w:t>configurada</w:t>
        </w:r>
      </w:ins>
      <w:r w:rsidRPr="002F76E4">
        <w:t xml:space="preserve"> a estrutura de </w:t>
      </w:r>
      <w:r w:rsidRPr="002F76E4">
        <w:rPr>
          <w:i/>
          <w:rPrChange w:id="339" w:author="Anasta" w:date="2014-05-28T13:30:00Z">
            <w:rPr/>
          </w:rPrChange>
        </w:rPr>
        <w:t>Views</w:t>
      </w:r>
      <w:r w:rsidRPr="002F76E4">
        <w:t xml:space="preserve"> da aplicação, algumas operações são comumente feitas nas </w:t>
      </w:r>
      <w:r w:rsidRPr="002F76E4">
        <w:rPr>
          <w:i/>
          <w:rPrChange w:id="340" w:author="Anasta" w:date="2014-05-28T13:30:00Z">
            <w:rPr/>
          </w:rPrChange>
        </w:rPr>
        <w:t>Views</w:t>
      </w:r>
      <w:r w:rsidRPr="002F76E4">
        <w:t>, como:</w:t>
      </w:r>
    </w:p>
    <w:p w14:paraId="1BB66B68" w14:textId="77777777" w:rsidR="00CF1F85" w:rsidRPr="002F76E4" w:rsidRDefault="00CF1F85" w:rsidP="00CF1F85">
      <w:pPr>
        <w:pStyle w:val="ListParagraph"/>
      </w:pPr>
      <w:r w:rsidRPr="002F76E4">
        <w:t xml:space="preserve">Configurar propriedades: </w:t>
      </w:r>
      <w:del w:id="341" w:author="Anasta" w:date="2014-05-28T13:30:00Z">
        <w:r w:rsidR="00E62677" w:rsidRPr="002F76E4">
          <w:delText>Estabelece</w:delText>
        </w:r>
      </w:del>
      <w:ins w:id="342" w:author="Anasta" w:date="2014-05-28T13:30:00Z">
        <w:r w:rsidRPr="002F76E4">
          <w:t>estabelece</w:t>
        </w:r>
      </w:ins>
      <w:r w:rsidRPr="002F76E4">
        <w:t xml:space="preserve"> configurações </w:t>
      </w:r>
      <w:del w:id="343" w:author="Anasta" w:date="2014-05-28T13:30:00Z">
        <w:r w:rsidR="00E62677" w:rsidRPr="002F76E4">
          <w:delText>especefícas</w:delText>
        </w:r>
      </w:del>
      <w:ins w:id="344" w:author="Anasta" w:date="2014-05-28T13:30:00Z">
        <w:r w:rsidRPr="002F76E4">
          <w:t>específicas</w:t>
        </w:r>
      </w:ins>
      <w:r w:rsidRPr="002F76E4">
        <w:t xml:space="preserve"> de algumas </w:t>
      </w:r>
      <w:r w:rsidRPr="002F76E4">
        <w:rPr>
          <w:i/>
          <w:rPrChange w:id="345" w:author="Anasta" w:date="2014-05-28T13:30:00Z">
            <w:rPr/>
          </w:rPrChange>
        </w:rPr>
        <w:t>Views</w:t>
      </w:r>
      <w:r w:rsidRPr="002F76E4">
        <w:t xml:space="preserve">. Para uma </w:t>
      </w:r>
      <w:r w:rsidRPr="002F76E4">
        <w:rPr>
          <w:i/>
          <w:rPrChange w:id="346" w:author="Anasta" w:date="2014-05-28T13:30:00Z">
            <w:rPr/>
          </w:rPrChange>
        </w:rPr>
        <w:t>TextView</w:t>
      </w:r>
      <w:r w:rsidRPr="002F76E4">
        <w:t>, por exemplo, é possível configurar o texto a ser exibido;</w:t>
      </w:r>
    </w:p>
    <w:p w14:paraId="404329E8" w14:textId="77777777" w:rsidR="00CF1F85" w:rsidRPr="002F76E4" w:rsidRDefault="00CF1F85" w:rsidP="00CF1F85">
      <w:pPr>
        <w:pStyle w:val="ListParagraph"/>
      </w:pPr>
      <w:r w:rsidRPr="002F76E4">
        <w:t xml:space="preserve">Estabelecer foco: </w:t>
      </w:r>
      <w:del w:id="347" w:author="Anasta" w:date="2014-05-28T13:30:00Z">
        <w:r w:rsidR="006E0EE2" w:rsidRPr="002F76E4">
          <w:delText>Uma</w:delText>
        </w:r>
      </w:del>
      <w:ins w:id="348" w:author="Anasta" w:date="2014-05-28T13:30:00Z">
        <w:r w:rsidRPr="002F76E4">
          <w:t>uma</w:t>
        </w:r>
      </w:ins>
      <w:r w:rsidRPr="002F76E4">
        <w:t xml:space="preserve"> </w:t>
      </w:r>
      <w:r w:rsidRPr="002F76E4">
        <w:rPr>
          <w:i/>
          <w:rPrChange w:id="349" w:author="Anasta" w:date="2014-05-28T13:30:00Z">
            <w:rPr/>
          </w:rPrChange>
        </w:rPr>
        <w:t>View,</w:t>
      </w:r>
      <w:r w:rsidRPr="002F76E4">
        <w:t xml:space="preserve"> por meio da chamada da função “</w:t>
      </w:r>
      <w:r w:rsidRPr="002F76E4">
        <w:rPr>
          <w:i/>
          <w:rPrChange w:id="350" w:author="Anasta" w:date="2014-05-28T13:30:00Z">
            <w:rPr/>
          </w:rPrChange>
        </w:rPr>
        <w:t>requestFocus</w:t>
      </w:r>
      <w:del w:id="351" w:author="Anasta" w:date="2014-05-28T13:30:00Z">
        <w:r w:rsidR="006F0983" w:rsidRPr="002F76E4">
          <w:delText>()“</w:delText>
        </w:r>
        <w:r w:rsidR="006E0EE2" w:rsidRPr="002F76E4">
          <w:delText>,</w:delText>
        </w:r>
      </w:del>
      <w:ins w:id="352" w:author="Anasta" w:date="2014-05-28T13:30:00Z">
        <w:r w:rsidRPr="002F76E4">
          <w:rPr>
            <w:i/>
          </w:rPr>
          <w:t>()</w:t>
        </w:r>
        <w:r w:rsidRPr="002F76E4">
          <w:t>“,</w:t>
        </w:r>
      </w:ins>
      <w:r w:rsidRPr="002F76E4">
        <w:t xml:space="preserve"> é possível instruir o sistema para que ela receba os dados de entrada do usuário;</w:t>
      </w:r>
    </w:p>
    <w:p w14:paraId="6BAB7ACD" w14:textId="77777777" w:rsidR="00CF1F85" w:rsidRPr="002F76E4" w:rsidRDefault="00CF1F85" w:rsidP="00CF1F85">
      <w:pPr>
        <w:pStyle w:val="ListParagraph"/>
      </w:pPr>
      <w:r w:rsidRPr="002F76E4">
        <w:t xml:space="preserve">Configurar </w:t>
      </w:r>
      <w:r w:rsidRPr="002F76E4">
        <w:rPr>
          <w:i/>
        </w:rPr>
        <w:t>listeners</w:t>
      </w:r>
      <w:r w:rsidRPr="002F76E4">
        <w:t xml:space="preserve">: </w:t>
      </w:r>
      <w:del w:id="353" w:author="Anasta" w:date="2014-05-28T13:30:00Z">
        <w:r w:rsidR="00141B8F" w:rsidRPr="002F76E4">
          <w:delText xml:space="preserve"> </w:delText>
        </w:r>
        <w:r w:rsidR="00DB7166" w:rsidRPr="002F76E4">
          <w:delText>C</w:delText>
        </w:r>
        <w:r w:rsidR="006724AF" w:rsidRPr="002F76E4">
          <w:delText>ada</w:delText>
        </w:r>
      </w:del>
      <w:ins w:id="354" w:author="Anasta" w:date="2014-05-28T13:30:00Z">
        <w:r w:rsidRPr="002F76E4">
          <w:t>cada</w:t>
        </w:r>
      </w:ins>
      <w:r w:rsidRPr="002F76E4">
        <w:t xml:space="preserve"> </w:t>
      </w:r>
      <w:r w:rsidRPr="002F76E4">
        <w:rPr>
          <w:i/>
          <w:rPrChange w:id="355" w:author="Anasta" w:date="2014-05-28T13:30:00Z">
            <w:rPr/>
          </w:rPrChange>
        </w:rPr>
        <w:t>View</w:t>
      </w:r>
      <w:r w:rsidRPr="002F76E4">
        <w:t xml:space="preserve"> pode ser configurada para responder </w:t>
      </w:r>
      <w:del w:id="356" w:author="Anasta" w:date="2014-05-28T13:30:00Z">
        <w:r w:rsidR="006724AF" w:rsidRPr="002F76E4">
          <w:delText>aeventos</w:delText>
        </w:r>
      </w:del>
      <w:ins w:id="357" w:author="Anasta" w:date="2014-05-28T13:30:00Z">
        <w:r w:rsidRPr="002F76E4">
          <w:t>a eventos</w:t>
        </w:r>
      </w:ins>
      <w:r w:rsidRPr="002F76E4">
        <w:t xml:space="preserve"> do sistema como gestos de clique, pressionar por longo período, arrastar, dentre outros;</w:t>
      </w:r>
    </w:p>
    <w:p w14:paraId="2C92FC4A" w14:textId="77777777" w:rsidR="00CF1F85" w:rsidRPr="002F76E4" w:rsidRDefault="00CF1F85" w:rsidP="00CF1F85">
      <w:pPr>
        <w:pStyle w:val="ListParagraph"/>
      </w:pPr>
      <w:r w:rsidRPr="002F76E4">
        <w:t xml:space="preserve">Configurar visibilidade: </w:t>
      </w:r>
      <w:del w:id="358" w:author="Anasta" w:date="2014-05-28T13:30:00Z">
        <w:r w:rsidR="00B931DD" w:rsidRPr="002F76E4">
          <w:delText xml:space="preserve"> Cada</w:delText>
        </w:r>
      </w:del>
      <w:ins w:id="359" w:author="Anasta" w:date="2014-05-28T13:30:00Z">
        <w:r w:rsidRPr="002F76E4">
          <w:rPr>
            <w:i/>
          </w:rPr>
          <w:t>c</w:t>
        </w:r>
        <w:r w:rsidRPr="002F76E4">
          <w:t>ada</w:t>
        </w:r>
      </w:ins>
      <w:r w:rsidRPr="002F76E4">
        <w:t xml:space="preserve"> </w:t>
      </w:r>
      <w:r w:rsidRPr="002F76E4">
        <w:rPr>
          <w:i/>
          <w:rPrChange w:id="360" w:author="Anasta" w:date="2014-05-28T13:30:00Z">
            <w:rPr/>
          </w:rPrChange>
        </w:rPr>
        <w:t>View</w:t>
      </w:r>
      <w:r w:rsidRPr="002F76E4">
        <w:t xml:space="preserve"> pode estar visível ou não, conforme necessidade da aplicação cliente, por meio da chamada do método “setVisibility(int)”;</w:t>
      </w:r>
    </w:p>
    <w:p w14:paraId="1DE5796D" w14:textId="77777777" w:rsidR="00CF1F85" w:rsidRPr="002F76E4" w:rsidRDefault="00CF1F85" w:rsidP="00CF1F85">
      <w:pPr>
        <w:pStyle w:val="NormalIP"/>
      </w:pPr>
      <w:r w:rsidRPr="002F76E4">
        <w:t>Dentre as subclasses mais utilizadas neste trabalho, destacam-se:</w:t>
      </w:r>
    </w:p>
    <w:p w14:paraId="07701C93" w14:textId="77777777" w:rsidR="0081340D" w:rsidRPr="002F76E4" w:rsidRDefault="0081340D" w:rsidP="003F3363">
      <w:pPr>
        <w:rPr>
          <w:b/>
        </w:rPr>
      </w:pPr>
    </w:p>
    <w:p w14:paraId="7304DBF0" w14:textId="050AFC0D" w:rsidR="00CF1F85" w:rsidRDefault="00CF1F85" w:rsidP="00313A22">
      <w:pPr>
        <w:pStyle w:val="SubTitulozinho"/>
      </w:pPr>
      <w:r w:rsidRPr="002F76E4">
        <w:rPr>
          <w:rPrChange w:id="361" w:author="Anasta" w:date="2014-05-28T13:30:00Z">
            <w:rPr>
              <w:highlight w:val="magenta"/>
            </w:rPr>
          </w:rPrChange>
        </w:rPr>
        <w:t>ListView</w:t>
      </w:r>
    </w:p>
    <w:p w14:paraId="6B34E752" w14:textId="77777777" w:rsidR="00313A22" w:rsidRPr="00313A22" w:rsidRDefault="00313A22" w:rsidP="00313A22">
      <w:pPr>
        <w:pStyle w:val="SubTitulozinho"/>
        <w:rPr>
          <w:i w:val="0"/>
          <w:rPrChange w:id="362" w:author="Anasta" w:date="2014-05-28T13:30:00Z">
            <w:rPr/>
          </w:rPrChange>
        </w:rPr>
      </w:pPr>
    </w:p>
    <w:p w14:paraId="1C766A4B" w14:textId="77777777" w:rsidR="00CF1F85" w:rsidRPr="002F76E4" w:rsidRDefault="00CF1F85" w:rsidP="00CF1F85">
      <w:pPr>
        <w:rPr>
          <w:b/>
          <w:noProof/>
          <w:lang w:eastAsia="pt-BR"/>
        </w:rPr>
      </w:pPr>
      <w:r w:rsidRPr="002F76E4">
        <w:t xml:space="preserve">Corresponde a uma </w:t>
      </w:r>
      <w:r w:rsidRPr="002F76E4">
        <w:rPr>
          <w:i/>
          <w:rPrChange w:id="363" w:author="Anasta" w:date="2014-05-28T13:30:00Z">
            <w:rPr/>
          </w:rPrChange>
        </w:rPr>
        <w:t>GroupView</w:t>
      </w:r>
      <w:r w:rsidRPr="002F76E4">
        <w:t xml:space="preserve"> responsável </w:t>
      </w:r>
      <w:ins w:id="364" w:author="Anasta" w:date="2014-05-28T13:30:00Z">
        <w:r w:rsidRPr="002F76E4">
          <w:t xml:space="preserve">por </w:t>
        </w:r>
      </w:ins>
      <w:r w:rsidRPr="002F76E4">
        <w:t xml:space="preserve">exibir uma lista que desliza verticalmente. Os itens que constituirão a lista podem ser inseridos dinamicamente </w:t>
      </w:r>
      <w:r w:rsidRPr="002F76E4">
        <w:lastRenderedPageBreak/>
        <w:t xml:space="preserve">por meio de objeto da classe </w:t>
      </w:r>
      <w:r w:rsidRPr="002F76E4">
        <w:rPr>
          <w:i/>
          <w:rPrChange w:id="365" w:author="Anasta" w:date="2014-05-28T13:30:00Z">
            <w:rPr/>
          </w:rPrChange>
        </w:rPr>
        <w:t>Adapter</w:t>
      </w:r>
      <w:r w:rsidRPr="002F76E4">
        <w:t>. Esse objeto</w:t>
      </w:r>
      <w:del w:id="366" w:author="Anasta" w:date="2014-05-28T13:30:00Z">
        <w:r w:rsidR="005A2156" w:rsidRPr="002F76E4">
          <w:delText>,</w:delText>
        </w:r>
      </w:del>
      <w:r w:rsidRPr="002F76E4">
        <w:t xml:space="preserve"> é responsável por adaptar uma determinada estrutura de dados, como um </w:t>
      </w:r>
      <w:r w:rsidRPr="002F76E4">
        <w:rPr>
          <w:i/>
        </w:rPr>
        <w:t>array</w:t>
      </w:r>
      <w:r w:rsidRPr="002F76E4">
        <w:t xml:space="preserve"> ou uma </w:t>
      </w:r>
      <w:r w:rsidRPr="002F76E4">
        <w:rPr>
          <w:i/>
        </w:rPr>
        <w:t>query</w:t>
      </w:r>
      <w:r w:rsidRPr="002F76E4">
        <w:t xml:space="preserve"> de banco de dados, de forma a associar cada elemento dela a uma </w:t>
      </w:r>
      <w:r w:rsidRPr="002F76E4">
        <w:rPr>
          <w:i/>
          <w:rPrChange w:id="367" w:author="Anasta" w:date="2014-05-28T13:30:00Z">
            <w:rPr/>
          </w:rPrChange>
        </w:rPr>
        <w:t xml:space="preserve">View </w:t>
      </w:r>
      <w:r w:rsidRPr="002F76E4">
        <w:t xml:space="preserve">que constituirá a lista. As </w:t>
      </w:r>
      <w:del w:id="368" w:author="Anasta" w:date="2014-05-28T13:30:00Z">
        <w:r w:rsidR="001B71F3" w:rsidRPr="002F76E4">
          <w:delText>sublcasses</w:delText>
        </w:r>
      </w:del>
      <w:ins w:id="369" w:author="Anasta" w:date="2014-05-28T13:30:00Z">
        <w:r w:rsidRPr="002F76E4">
          <w:t>subclasses</w:t>
        </w:r>
      </w:ins>
      <w:r w:rsidRPr="002F76E4">
        <w:t xml:space="preserve"> de </w:t>
      </w:r>
      <w:r w:rsidRPr="002F76E4">
        <w:rPr>
          <w:i/>
          <w:rPrChange w:id="370" w:author="Anasta" w:date="2014-05-28T13:30:00Z">
            <w:rPr/>
          </w:rPrChange>
        </w:rPr>
        <w:t>Adapter</w:t>
      </w:r>
      <w:r w:rsidRPr="002F76E4">
        <w:t xml:space="preserve"> mais utilizadas são </w:t>
      </w:r>
      <w:r w:rsidRPr="002F76E4">
        <w:rPr>
          <w:i/>
          <w:rPrChange w:id="371" w:author="Anasta" w:date="2014-05-28T13:30:00Z">
            <w:rPr/>
          </w:rPrChange>
        </w:rPr>
        <w:t xml:space="preserve">ArrayAdapter </w:t>
      </w:r>
      <w:r w:rsidRPr="002F76E4">
        <w:t xml:space="preserve">(quando os dados são provenientes de um </w:t>
      </w:r>
      <w:r w:rsidRPr="002F76E4">
        <w:rPr>
          <w:i/>
        </w:rPr>
        <w:t>array</w:t>
      </w:r>
      <w:r w:rsidRPr="002F76E4">
        <w:t xml:space="preserve">) e </w:t>
      </w:r>
      <w:r w:rsidRPr="002F76E4">
        <w:rPr>
          <w:i/>
          <w:rPrChange w:id="372" w:author="Anasta" w:date="2014-05-28T13:30:00Z">
            <w:rPr/>
          </w:rPrChange>
        </w:rPr>
        <w:t>CursorAdapter</w:t>
      </w:r>
      <w:r w:rsidRPr="002F76E4">
        <w:t xml:space="preserve"> (quando os dados </w:t>
      </w:r>
      <w:del w:id="373" w:author="Anasta" w:date="2014-05-28T13:30:00Z">
        <w:r w:rsidR="0088427A" w:rsidRPr="002F76E4">
          <w:delText>provenientes</w:delText>
        </w:r>
      </w:del>
      <w:ins w:id="374" w:author="Anasta" w:date="2014-05-28T13:30:00Z">
        <w:r w:rsidRPr="002F76E4">
          <w:t>são originários</w:t>
        </w:r>
      </w:ins>
      <w:r w:rsidRPr="002F76E4">
        <w:t xml:space="preserve"> de um </w:t>
      </w:r>
      <w:r w:rsidRPr="002F76E4">
        <w:rPr>
          <w:i/>
        </w:rPr>
        <w:t>cursor</w:t>
      </w:r>
      <w:r w:rsidRPr="002F76E4">
        <w:t xml:space="preserve">, normalmente relacionado a uma </w:t>
      </w:r>
      <w:r w:rsidRPr="002F76E4">
        <w:rPr>
          <w:i/>
        </w:rPr>
        <w:t>query</w:t>
      </w:r>
      <w:r w:rsidRPr="002F76E4">
        <w:t xml:space="preserve"> </w:t>
      </w:r>
      <w:del w:id="375" w:author="Anasta" w:date="2014-05-28T13:30:00Z">
        <w:r w:rsidR="00D57903" w:rsidRPr="002F76E4">
          <w:delText>a</w:delText>
        </w:r>
      </w:del>
      <w:ins w:id="376" w:author="Anasta" w:date="2014-05-28T13:30:00Z">
        <w:r w:rsidRPr="002F76E4">
          <w:t>de</w:t>
        </w:r>
      </w:ins>
      <w:r w:rsidRPr="002F76E4">
        <w:t xml:space="preserve"> banco de dados).</w:t>
      </w:r>
      <w:r w:rsidRPr="002F76E4">
        <w:rPr>
          <w:b/>
          <w:noProof/>
          <w:lang w:eastAsia="pt-BR"/>
        </w:rPr>
        <w:t xml:space="preserve"> </w:t>
      </w:r>
    </w:p>
    <w:p w14:paraId="05D88C80" w14:textId="77777777" w:rsidR="00CF1F85" w:rsidRPr="002F76E4" w:rsidRDefault="00CF1F85" w:rsidP="00CF1F85">
      <w:pPr>
        <w:rPr>
          <w:b/>
          <w:noProof/>
          <w:lang w:eastAsia="pt-BR"/>
        </w:rPr>
      </w:pPr>
    </w:p>
    <w:p w14:paraId="5F92C864" w14:textId="77777777" w:rsidR="000F3632" w:rsidRPr="002F76E4" w:rsidRDefault="001A39D3" w:rsidP="003F3363">
      <w:r w:rsidRPr="002F76E4">
        <w:rPr>
          <w:b/>
          <w:noProof/>
          <w:lang w:eastAsia="pt-BR"/>
        </w:rPr>
        <w:drawing>
          <wp:inline distT="0" distB="0" distL="0" distR="0" wp14:anchorId="5726E79C" wp14:editId="0A901E52">
            <wp:extent cx="5759450" cy="1565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5 às 23.30.32.png"/>
                    <pic:cNvPicPr/>
                  </pic:nvPicPr>
                  <pic:blipFill>
                    <a:blip r:embed="rId15">
                      <a:extLst>
                        <a:ext uri="{BEBA8EAE-BF5A-486C-A8C5-ECC9F3942E4B}">
                          <a14:imgProps xmlns:a14="http://schemas.microsoft.com/office/drawing/2010/main">
                            <a14:imgLayer r:embed="rId16">
                              <a14:imgEffect>
                                <a14:backgroundRemoval t="0" b="100000" l="0" r="10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59450" cy="1565275"/>
                    </a:xfrm>
                    <a:prstGeom prst="rect">
                      <a:avLst/>
                    </a:prstGeom>
                  </pic:spPr>
                </pic:pic>
              </a:graphicData>
            </a:graphic>
          </wp:inline>
        </w:drawing>
      </w:r>
    </w:p>
    <w:p w14:paraId="1D1E7F85" w14:textId="7B050A11" w:rsidR="001A39D3" w:rsidRPr="002F76E4" w:rsidRDefault="001A39D3" w:rsidP="001A39D3">
      <w:pPr>
        <w:pStyle w:val="Caption"/>
      </w:pPr>
      <w:bookmarkStart w:id="377" w:name="_Toc389062855"/>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3</w:t>
      </w:r>
      <w:r w:rsidR="00B32F22">
        <w:fldChar w:fldCharType="end"/>
      </w:r>
      <w:r w:rsidRPr="002F76E4">
        <w:t xml:space="preserve"> – Hierarquia de classes para ListView.</w:t>
      </w:r>
      <w:sdt>
        <w:sdtPr>
          <w:id w:val="1901404396"/>
          <w:citation/>
        </w:sdtPr>
        <w:sdtContent>
          <w:r w:rsidR="0088363D" w:rsidRPr="002F76E4">
            <w:fldChar w:fldCharType="begin"/>
          </w:r>
          <w:r w:rsidR="00BB0DE7">
            <w:instrText xml:space="preserve">CITATION And149 \l 1046 </w:instrText>
          </w:r>
          <w:r w:rsidR="0088363D" w:rsidRPr="002F76E4">
            <w:fldChar w:fldCharType="separate"/>
          </w:r>
          <w:r w:rsidR="00382C32">
            <w:rPr>
              <w:noProof/>
            </w:rPr>
            <w:t xml:space="preserve"> (ANDROID, 2014)</w:t>
          </w:r>
          <w:r w:rsidR="0088363D" w:rsidRPr="002F76E4">
            <w:fldChar w:fldCharType="end"/>
          </w:r>
        </w:sdtContent>
      </w:sdt>
      <w:bookmarkEnd w:id="377"/>
    </w:p>
    <w:p w14:paraId="360EC6F7" w14:textId="77777777" w:rsidR="001A39D3" w:rsidRPr="002F76E4" w:rsidRDefault="001A39D3" w:rsidP="003F3363"/>
    <w:p w14:paraId="6FF3CDAA" w14:textId="77777777" w:rsidR="001A39D3" w:rsidRPr="002F76E4" w:rsidRDefault="001A39D3" w:rsidP="003F3363">
      <w:pPr>
        <w:rPr>
          <w:del w:id="378" w:author="Anasta" w:date="2014-05-28T13:30:00Z"/>
        </w:rPr>
      </w:pPr>
    </w:p>
    <w:p w14:paraId="7725EE16" w14:textId="77777777" w:rsidR="00CF1F85" w:rsidRPr="002F76E4" w:rsidRDefault="00CF1F85" w:rsidP="00313A22">
      <w:pPr>
        <w:pStyle w:val="SubTitulozinho"/>
      </w:pPr>
      <w:r w:rsidRPr="002F76E4">
        <w:t>ArrayAdatpter</w:t>
      </w:r>
    </w:p>
    <w:p w14:paraId="052BC199" w14:textId="77777777" w:rsidR="00CF1F85" w:rsidRPr="002F76E4" w:rsidRDefault="00CF1F85" w:rsidP="00CF1F85"/>
    <w:p w14:paraId="7AAECAF1" w14:textId="48D3AA4C" w:rsidR="00CF1F85" w:rsidRPr="002F76E4" w:rsidRDefault="00CF1F85" w:rsidP="004F67CA">
      <w:r w:rsidRPr="002F76E4">
        <w:t xml:space="preserve">O </w:t>
      </w:r>
      <w:r w:rsidRPr="002F76E4">
        <w:rPr>
          <w:i/>
          <w:rPrChange w:id="379" w:author="Anasta" w:date="2014-05-28T13:30:00Z">
            <w:rPr/>
          </w:rPrChange>
        </w:rPr>
        <w:t>ArrayAdapter</w:t>
      </w:r>
      <w:r w:rsidRPr="002F76E4">
        <w:t xml:space="preserve">, por padrão, espera que a </w:t>
      </w:r>
      <w:r w:rsidRPr="002F76E4">
        <w:rPr>
          <w:i/>
          <w:rPrChange w:id="380" w:author="Anasta" w:date="2014-05-28T13:30:00Z">
            <w:rPr/>
          </w:rPrChange>
        </w:rPr>
        <w:t xml:space="preserve">ListView </w:t>
      </w:r>
      <w:r w:rsidRPr="002F76E4">
        <w:t xml:space="preserve">seja constituída de </w:t>
      </w:r>
      <w:r w:rsidRPr="002F76E4">
        <w:rPr>
          <w:i/>
          <w:rPrChange w:id="381" w:author="Anasta" w:date="2014-05-28T13:30:00Z">
            <w:rPr/>
          </w:rPrChange>
        </w:rPr>
        <w:t>Views</w:t>
      </w:r>
      <w:r w:rsidRPr="002F76E4">
        <w:t xml:space="preserve"> do tipo </w:t>
      </w:r>
      <w:r w:rsidRPr="002F76E4">
        <w:rPr>
          <w:i/>
          <w:rPrChange w:id="382" w:author="Anasta" w:date="2014-05-28T13:30:00Z">
            <w:rPr/>
          </w:rPrChange>
        </w:rPr>
        <w:t>TextView</w:t>
      </w:r>
      <w:r w:rsidRPr="002F76E4">
        <w:t>, de forma que ela irá utilizar o método “</w:t>
      </w:r>
      <w:commentRangeStart w:id="383"/>
      <w:r w:rsidRPr="002F76E4">
        <w:rPr>
          <w:i/>
          <w:rPrChange w:id="384" w:author="Anasta" w:date="2014-05-28T13:30:00Z">
            <w:rPr/>
          </w:rPrChange>
        </w:rPr>
        <w:t>toString</w:t>
      </w:r>
      <w:commentRangeEnd w:id="383"/>
      <w:r w:rsidRPr="002F76E4">
        <w:rPr>
          <w:rStyle w:val="CommentReference"/>
          <w:i/>
          <w:rPrChange w:id="385" w:author="Anasta" w:date="2014-05-28T13:30:00Z">
            <w:rPr>
              <w:rStyle w:val="CommentReference"/>
            </w:rPr>
          </w:rPrChange>
        </w:rPr>
        <w:commentReference w:id="383"/>
      </w:r>
      <w:r w:rsidRPr="002F76E4">
        <w:rPr>
          <w:i/>
          <w:rPrChange w:id="386" w:author="Anasta" w:date="2014-05-28T13:30:00Z">
            <w:rPr/>
          </w:rPrChange>
        </w:rPr>
        <w:t>()”</w:t>
      </w:r>
      <w:r w:rsidRPr="002F76E4">
        <w:t xml:space="preserve"> para converter cada elemento do </w:t>
      </w:r>
      <w:r w:rsidRPr="002F76E4">
        <w:rPr>
          <w:i/>
          <w:rPrChange w:id="387" w:author="Anasta" w:date="2014-05-28T13:30:00Z">
            <w:rPr/>
          </w:rPrChange>
        </w:rPr>
        <w:t>Array</w:t>
      </w:r>
      <w:r w:rsidRPr="002F76E4">
        <w:t xml:space="preserve"> em texto. </w:t>
      </w:r>
      <w:r w:rsidR="004F67CA">
        <w:t xml:space="preserve">Utilizando o padrão de projeto </w:t>
      </w:r>
      <w:r w:rsidR="004F67CA">
        <w:rPr>
          <w:i/>
        </w:rPr>
        <w:t>adapter</w:t>
      </w:r>
      <w:r w:rsidR="004F67CA">
        <w:t xml:space="preserve"> </w:t>
      </w:r>
      <w:sdt>
        <w:sdtPr>
          <w:id w:val="-438680477"/>
          <w:citation/>
        </w:sdtPr>
        <w:sdtContent>
          <w:r w:rsidR="004F67CA">
            <w:fldChar w:fldCharType="begin"/>
          </w:r>
          <w:r w:rsidR="004F67CA">
            <w:instrText xml:space="preserve"> CITATION Gam94 \l 1046 </w:instrText>
          </w:r>
          <w:r w:rsidR="004F67CA">
            <w:fldChar w:fldCharType="separate"/>
          </w:r>
          <w:r w:rsidR="00382C32">
            <w:rPr>
              <w:noProof/>
            </w:rPr>
            <w:t xml:space="preserve">(GAMMA </w:t>
          </w:r>
          <w:r w:rsidR="00382C32">
            <w:rPr>
              <w:i/>
              <w:iCs/>
              <w:noProof/>
            </w:rPr>
            <w:t>et al.</w:t>
          </w:r>
          <w:r w:rsidR="00382C32">
            <w:rPr>
              <w:noProof/>
            </w:rPr>
            <w:t>, 1994)</w:t>
          </w:r>
          <w:r w:rsidR="004F67CA">
            <w:fldChar w:fldCharType="end"/>
          </w:r>
        </w:sdtContent>
      </w:sdt>
      <w:r w:rsidR="004F67CA">
        <w:t>, essa classe permite usar uma interface para comunicação do aplicativo com o Android para exibição de itens em uma lista.</w:t>
      </w:r>
    </w:p>
    <w:p w14:paraId="1EAC80E1" w14:textId="3FD25876" w:rsidR="00CF1F85" w:rsidRPr="002F76E4" w:rsidRDefault="004F67CA" w:rsidP="00CF1F85">
      <w:r>
        <w:t>P</w:t>
      </w:r>
      <w:r w:rsidR="00CF1F85" w:rsidRPr="002F76E4">
        <w:t xml:space="preserve">ara elaborar </w:t>
      </w:r>
      <w:r w:rsidR="00CF1F85" w:rsidRPr="002F76E4">
        <w:rPr>
          <w:i/>
          <w:rPrChange w:id="388" w:author="Anasta" w:date="2014-05-28T13:30:00Z">
            <w:rPr/>
          </w:rPrChange>
        </w:rPr>
        <w:t>ListViews</w:t>
      </w:r>
      <w:r w:rsidR="00CF1F85" w:rsidRPr="002F76E4">
        <w:t xml:space="preserve"> mais </w:t>
      </w:r>
      <w:del w:id="389" w:author="Anasta" w:date="2014-05-28T13:30:00Z">
        <w:r w:rsidR="00007BA5" w:rsidRPr="002F76E4">
          <w:delText>complexos</w:delText>
        </w:r>
      </w:del>
      <w:ins w:id="390" w:author="Anasta" w:date="2014-05-28T13:30:00Z">
        <w:r w:rsidR="00CF1F85" w:rsidRPr="002F76E4">
          <w:t>complexas</w:t>
        </w:r>
      </w:ins>
      <w:r w:rsidR="00CF1F85" w:rsidRPr="002F76E4">
        <w:t>, que possam conter outros elementos</w:t>
      </w:r>
      <w:ins w:id="391" w:author="Anasta" w:date="2014-05-28T13:30:00Z">
        <w:r w:rsidR="00CF1F85" w:rsidRPr="002F76E4">
          <w:t>,</w:t>
        </w:r>
      </w:ins>
      <w:r w:rsidR="00CF1F85" w:rsidRPr="002F76E4">
        <w:t xml:space="preserve"> além de </w:t>
      </w:r>
      <w:r w:rsidR="00CF1F85" w:rsidRPr="002F76E4">
        <w:rPr>
          <w:i/>
          <w:rPrChange w:id="392" w:author="Anasta" w:date="2014-05-28T13:30:00Z">
            <w:rPr/>
          </w:rPrChange>
        </w:rPr>
        <w:t>TextView,</w:t>
      </w:r>
      <w:r w:rsidR="00CF1F85" w:rsidRPr="002F76E4">
        <w:t xml:space="preserve"> é possível sobrescrever o método “</w:t>
      </w:r>
      <w:r w:rsidR="00CF1F85" w:rsidRPr="002F76E4">
        <w:rPr>
          <w:i/>
          <w:rPrChange w:id="393" w:author="Anasta" w:date="2014-05-28T13:30:00Z">
            <w:rPr/>
          </w:rPrChange>
        </w:rPr>
        <w:t>getView</w:t>
      </w:r>
      <w:ins w:id="394" w:author="Anasta" w:date="2014-05-28T13:30:00Z">
        <w:r w:rsidR="00CF1F85" w:rsidRPr="002F76E4">
          <w:rPr>
            <w:i/>
          </w:rPr>
          <w:t xml:space="preserve"> </w:t>
        </w:r>
      </w:ins>
      <w:r w:rsidR="00CF1F85" w:rsidRPr="002F76E4">
        <w:rPr>
          <w:i/>
          <w:rPrChange w:id="395" w:author="Anasta" w:date="2014-05-28T13:30:00Z">
            <w:rPr/>
          </w:rPrChange>
        </w:rPr>
        <w:t>(int</w:t>
      </w:r>
      <w:r w:rsidR="00CF1F85" w:rsidRPr="002F76E4">
        <w:t xml:space="preserve">, </w:t>
      </w:r>
      <w:r w:rsidR="00CF1F85" w:rsidRPr="002F76E4">
        <w:rPr>
          <w:i/>
          <w:rPrChange w:id="396" w:author="Anasta" w:date="2014-05-28T13:30:00Z">
            <w:rPr/>
          </w:rPrChange>
        </w:rPr>
        <w:t>View</w:t>
      </w:r>
      <w:r w:rsidR="00CF1F85" w:rsidRPr="002F76E4">
        <w:t xml:space="preserve">, </w:t>
      </w:r>
      <w:r w:rsidR="00CF1F85" w:rsidRPr="002F76E4">
        <w:rPr>
          <w:i/>
          <w:rPrChange w:id="397" w:author="Anasta" w:date="2014-05-28T13:30:00Z">
            <w:rPr/>
          </w:rPrChange>
        </w:rPr>
        <w:t>ViewGroup</w:t>
      </w:r>
      <w:r w:rsidR="00CF1F85" w:rsidRPr="002F76E4">
        <w:t xml:space="preserve">)” da classe </w:t>
      </w:r>
      <w:r w:rsidR="00CF1F85" w:rsidRPr="002F76E4">
        <w:rPr>
          <w:i/>
          <w:rPrChange w:id="398" w:author="Anasta" w:date="2014-05-28T13:30:00Z">
            <w:rPr/>
          </w:rPrChange>
        </w:rPr>
        <w:t>ArrayAdapter</w:t>
      </w:r>
      <w:r w:rsidR="00CF1F85" w:rsidRPr="002F76E4">
        <w:t xml:space="preserve">. </w:t>
      </w:r>
    </w:p>
    <w:p w14:paraId="5AD8FEFE" w14:textId="77777777" w:rsidR="00CF1F85" w:rsidRPr="002F76E4" w:rsidRDefault="00CF1F85" w:rsidP="00CF1F85">
      <w:r w:rsidRPr="002F76E4">
        <w:t xml:space="preserve">Conforme a assinatura detalhada na figura </w:t>
      </w:r>
      <w:r w:rsidR="0088363D" w:rsidRPr="002F76E4">
        <w:fldChar w:fldCharType="begin"/>
      </w:r>
      <w:r w:rsidRPr="002F76E4">
        <w:instrText xml:space="preserve"> REF _Ref383597967 \h </w:instrText>
      </w:r>
      <w:r w:rsidR="002F76E4">
        <w:instrText xml:space="preserve"> \* MERGEFORMAT </w:instrText>
      </w:r>
      <w:r w:rsidR="0088363D" w:rsidRPr="002F76E4">
        <w:fldChar w:fldCharType="separate"/>
      </w:r>
      <w:r w:rsidR="00245CEA" w:rsidRPr="002F76E4">
        <w:t xml:space="preserve">FIG. </w:t>
      </w:r>
      <w:r w:rsidR="00245CEA">
        <w:rPr>
          <w:noProof/>
        </w:rPr>
        <w:t>3.4</w:t>
      </w:r>
      <w:r w:rsidR="0088363D" w:rsidRPr="002F76E4">
        <w:fldChar w:fldCharType="end"/>
      </w:r>
      <w:r w:rsidRPr="002F76E4">
        <w:t xml:space="preserve">, utilizando </w:t>
      </w:r>
      <w:r w:rsidRPr="002F76E4">
        <w:rPr>
          <w:i/>
        </w:rPr>
        <w:t xml:space="preserve">position </w:t>
      </w:r>
      <w:r w:rsidRPr="002F76E4">
        <w:t xml:space="preserve">para referenciar cada elemento do </w:t>
      </w:r>
      <w:r w:rsidRPr="002F76E4">
        <w:rPr>
          <w:i/>
          <w:rPrChange w:id="399" w:author="Anasta" w:date="2014-05-28T13:30:00Z">
            <w:rPr/>
          </w:rPrChange>
        </w:rPr>
        <w:t>Array</w:t>
      </w:r>
      <w:r w:rsidRPr="002F76E4">
        <w:t xml:space="preserve"> pelo qual o </w:t>
      </w:r>
      <w:r w:rsidRPr="002F76E4">
        <w:rPr>
          <w:i/>
          <w:rPrChange w:id="400" w:author="Anasta" w:date="2014-05-28T13:30:00Z">
            <w:rPr/>
          </w:rPrChange>
        </w:rPr>
        <w:t>ArrayAdapter</w:t>
      </w:r>
      <w:r w:rsidRPr="002F76E4">
        <w:t xml:space="preserve"> é responsável, é possível instanciar outras </w:t>
      </w:r>
      <w:r w:rsidRPr="002F76E4">
        <w:rPr>
          <w:i/>
          <w:rPrChange w:id="401" w:author="Anasta" w:date="2014-05-28T13:30:00Z">
            <w:rPr/>
          </w:rPrChange>
        </w:rPr>
        <w:t>Views</w:t>
      </w:r>
      <w:r w:rsidRPr="002F76E4">
        <w:t xml:space="preserve">, como </w:t>
      </w:r>
      <w:r w:rsidRPr="002F76E4">
        <w:rPr>
          <w:i/>
          <w:rPrChange w:id="402" w:author="Anasta" w:date="2014-05-28T13:30:00Z">
            <w:rPr/>
          </w:rPrChange>
        </w:rPr>
        <w:t>CheckBox</w:t>
      </w:r>
      <w:r w:rsidRPr="002F76E4">
        <w:t xml:space="preserve"> e </w:t>
      </w:r>
      <w:r w:rsidRPr="002F76E4">
        <w:rPr>
          <w:i/>
          <w:rPrChange w:id="403" w:author="Anasta" w:date="2014-05-28T13:30:00Z">
            <w:rPr/>
          </w:rPrChange>
        </w:rPr>
        <w:t>Images</w:t>
      </w:r>
      <w:r w:rsidRPr="002F76E4">
        <w:t xml:space="preserve">. Essas </w:t>
      </w:r>
      <w:r w:rsidRPr="002F76E4">
        <w:rPr>
          <w:i/>
          <w:rPrChange w:id="404" w:author="Anasta" w:date="2014-05-28T13:30:00Z">
            <w:rPr/>
          </w:rPrChange>
        </w:rPr>
        <w:t>Views</w:t>
      </w:r>
      <w:r w:rsidRPr="002F76E4">
        <w:t xml:space="preserve"> são instanciadas através do uso dos objetos </w:t>
      </w:r>
      <w:r w:rsidRPr="002F76E4">
        <w:rPr>
          <w:i/>
        </w:rPr>
        <w:t>convertView e parent</w:t>
      </w:r>
      <w:r w:rsidRPr="002F76E4">
        <w:t xml:space="preserve"> em colaborações de classes que não serão detalhados neste capítulo.</w:t>
      </w:r>
    </w:p>
    <w:p w14:paraId="51BB4C82" w14:textId="77777777" w:rsidR="002F4C06" w:rsidRPr="002F76E4" w:rsidRDefault="002F4C06" w:rsidP="00CF1F85"/>
    <w:p w14:paraId="19730932" w14:textId="77777777" w:rsidR="002F4C06" w:rsidRPr="002F76E4" w:rsidRDefault="002F4C06" w:rsidP="00CF1F85">
      <w:pPr>
        <w:rPr>
          <w:ins w:id="405" w:author="Anasta" w:date="2014-05-28T13:30:00Z"/>
        </w:rPr>
      </w:pPr>
    </w:p>
    <w:p w14:paraId="6D348134" w14:textId="77777777" w:rsidR="00F830F8" w:rsidRPr="002F76E4" w:rsidRDefault="00F830F8" w:rsidP="00F830F8">
      <w:pPr>
        <w:keepNext/>
      </w:pPr>
      <w:r w:rsidRPr="002F76E4">
        <w:rPr>
          <w:noProof/>
          <w:lang w:eastAsia="pt-BR"/>
        </w:rPr>
        <w:drawing>
          <wp:inline distT="0" distB="0" distL="0" distR="0" wp14:anchorId="55E7F0AD" wp14:editId="3E09023A">
            <wp:extent cx="6368906" cy="2689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1.48.13.png"/>
                    <pic:cNvPicPr/>
                  </pic:nvPicPr>
                  <pic:blipFill>
                    <a:blip r:embed="rId17">
                      <a:biLevel thresh="75000"/>
                      <a:extLst>
                        <a:ext uri="{28A0092B-C50C-407E-A947-70E740481C1C}">
                          <a14:useLocalDpi xmlns:a14="http://schemas.microsoft.com/office/drawing/2010/main" val="0"/>
                        </a:ext>
                      </a:extLst>
                    </a:blip>
                    <a:stretch>
                      <a:fillRect/>
                    </a:stretch>
                  </pic:blipFill>
                  <pic:spPr>
                    <a:xfrm>
                      <a:off x="0" y="0"/>
                      <a:ext cx="6481135" cy="273680"/>
                    </a:xfrm>
                    <a:prstGeom prst="rect">
                      <a:avLst/>
                    </a:prstGeom>
                  </pic:spPr>
                </pic:pic>
              </a:graphicData>
            </a:graphic>
          </wp:inline>
        </w:drawing>
      </w:r>
    </w:p>
    <w:p w14:paraId="124D9105" w14:textId="537F95A6" w:rsidR="00F830F8" w:rsidRPr="002F76E4" w:rsidRDefault="00F830F8" w:rsidP="00F830F8">
      <w:pPr>
        <w:pStyle w:val="Caption"/>
      </w:pPr>
      <w:bookmarkStart w:id="406" w:name="_Ref383597967"/>
      <w:bookmarkStart w:id="407" w:name="_Toc389062856"/>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4</w:t>
      </w:r>
      <w:r w:rsidR="00B32F22">
        <w:fldChar w:fldCharType="end"/>
      </w:r>
      <w:bookmarkEnd w:id="406"/>
      <w:r w:rsidRPr="002F76E4">
        <w:t xml:space="preserve"> – Assinatura do método getView</w:t>
      </w:r>
      <w:sdt>
        <w:sdtPr>
          <w:id w:val="1100909954"/>
          <w:citation/>
        </w:sdtPr>
        <w:sdtContent>
          <w:r w:rsidR="0088363D" w:rsidRPr="002F76E4">
            <w:fldChar w:fldCharType="begin"/>
          </w:r>
          <w:r w:rsidR="00BB0DE7">
            <w:instrText xml:space="preserve">CITATION And149 \l 1046 </w:instrText>
          </w:r>
          <w:r w:rsidR="0088363D" w:rsidRPr="002F76E4">
            <w:fldChar w:fldCharType="separate"/>
          </w:r>
          <w:r w:rsidR="00382C32">
            <w:rPr>
              <w:noProof/>
            </w:rPr>
            <w:t xml:space="preserve"> (ANDROID, 2014)</w:t>
          </w:r>
          <w:r w:rsidR="0088363D" w:rsidRPr="002F76E4">
            <w:fldChar w:fldCharType="end"/>
          </w:r>
        </w:sdtContent>
      </w:sdt>
      <w:bookmarkEnd w:id="407"/>
    </w:p>
    <w:p w14:paraId="44C11A4C" w14:textId="77777777" w:rsidR="000F3632" w:rsidRPr="002F76E4" w:rsidRDefault="000F3632" w:rsidP="000F3632">
      <w:pPr>
        <w:keepNext/>
      </w:pPr>
    </w:p>
    <w:p w14:paraId="3F1AB944" w14:textId="1BEA42A2" w:rsidR="00E7739D" w:rsidRPr="002F76E4" w:rsidRDefault="00E7739D" w:rsidP="00313A22">
      <w:pPr>
        <w:pStyle w:val="SubTitulozinho"/>
      </w:pPr>
      <w:r w:rsidRPr="002F76E4">
        <w:t>TextView</w:t>
      </w:r>
    </w:p>
    <w:p w14:paraId="7F422F81" w14:textId="77777777" w:rsidR="00273215" w:rsidRPr="002F76E4" w:rsidRDefault="00273215" w:rsidP="00E7739D">
      <w:pPr>
        <w:ind w:firstLine="709"/>
        <w:rPr>
          <w:b/>
        </w:rPr>
      </w:pPr>
    </w:p>
    <w:p w14:paraId="292564D8" w14:textId="77777777" w:rsidR="003406F9" w:rsidRPr="002F76E4" w:rsidRDefault="003406F9" w:rsidP="00FD151B">
      <w:pPr>
        <w:keepNext/>
        <w:ind w:firstLine="709"/>
        <w:rPr>
          <w:del w:id="408" w:author="Anasta" w:date="2014-05-28T13:30:00Z"/>
        </w:rPr>
      </w:pPr>
      <w:del w:id="409" w:author="Anasta" w:date="2014-05-28T13:30:00Z">
        <w:r w:rsidRPr="002F76E4">
          <w:rPr>
            <w:b/>
            <w:noProof/>
            <w:lang w:eastAsia="pt-BR"/>
            <w:rPrChange w:id="410" w:author="Unknown">
              <w:rPr>
                <w:noProof/>
                <w:lang w:eastAsia="pt-BR"/>
              </w:rPr>
            </w:rPrChange>
          </w:rPr>
          <w:drawing>
            <wp:inline distT="0" distB="0" distL="0" distR="0" wp14:anchorId="7AA73BB1" wp14:editId="7CA9E038">
              <wp:extent cx="6152397" cy="162865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16.48.png"/>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179181" cy="1635744"/>
                      </a:xfrm>
                      <a:prstGeom prst="rect">
                        <a:avLst/>
                      </a:prstGeom>
                    </pic:spPr>
                  </pic:pic>
                </a:graphicData>
              </a:graphic>
            </wp:inline>
          </w:drawing>
        </w:r>
      </w:del>
    </w:p>
    <w:p w14:paraId="1A9A8B69" w14:textId="77777777" w:rsidR="003406F9" w:rsidRPr="002F76E4" w:rsidRDefault="003406F9" w:rsidP="00FD151B">
      <w:pPr>
        <w:keepNext/>
        <w:ind w:firstLine="709"/>
        <w:rPr>
          <w:ins w:id="411" w:author="Anasta" w:date="2014-05-28T13:30:00Z"/>
        </w:rPr>
      </w:pPr>
      <w:ins w:id="412" w:author="Anasta" w:date="2014-05-28T13:30:00Z">
        <w:r w:rsidRPr="002F76E4">
          <w:rPr>
            <w:b/>
            <w:noProof/>
            <w:lang w:eastAsia="pt-BR"/>
            <w:rPrChange w:id="413" w:author="Unknown">
              <w:rPr>
                <w:noProof/>
                <w:lang w:eastAsia="pt-BR"/>
              </w:rPr>
            </w:rPrChange>
          </w:rPr>
          <w:drawing>
            <wp:inline distT="0" distB="0" distL="0" distR="0" wp14:anchorId="1C0BCC57" wp14:editId="0BAAF329">
              <wp:extent cx="5243063" cy="1799873"/>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16.48.png"/>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270124" cy="1809163"/>
                      </a:xfrm>
                      <a:prstGeom prst="rect">
                        <a:avLst/>
                      </a:prstGeom>
                    </pic:spPr>
                  </pic:pic>
                </a:graphicData>
              </a:graphic>
            </wp:inline>
          </w:drawing>
        </w:r>
      </w:ins>
    </w:p>
    <w:p w14:paraId="35E305ED" w14:textId="10667836" w:rsidR="00273215" w:rsidRPr="002F76E4" w:rsidRDefault="003406F9" w:rsidP="003406F9">
      <w:pPr>
        <w:pStyle w:val="Caption"/>
      </w:pPr>
      <w:bookmarkStart w:id="414" w:name="_Toc389062857"/>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5</w:t>
      </w:r>
      <w:r w:rsidR="00B32F22">
        <w:fldChar w:fldCharType="end"/>
      </w:r>
      <w:r w:rsidRPr="002F76E4">
        <w:t xml:space="preserve"> – Hierarquia de classes do TextView</w:t>
      </w:r>
      <w:sdt>
        <w:sdtPr>
          <w:id w:val="-2144570788"/>
          <w:citation/>
        </w:sdtPr>
        <w:sdtContent>
          <w:r w:rsidR="0088363D" w:rsidRPr="002F76E4">
            <w:fldChar w:fldCharType="begin"/>
          </w:r>
          <w:r w:rsidR="00BB0DE7">
            <w:instrText xml:space="preserve">CITATION And149 \l 1046 </w:instrText>
          </w:r>
          <w:r w:rsidR="0088363D" w:rsidRPr="002F76E4">
            <w:fldChar w:fldCharType="separate"/>
          </w:r>
          <w:r w:rsidR="00382C32">
            <w:rPr>
              <w:noProof/>
            </w:rPr>
            <w:t xml:space="preserve"> (ANDROID, 2014)</w:t>
          </w:r>
          <w:r w:rsidR="0088363D" w:rsidRPr="002F76E4">
            <w:fldChar w:fldCharType="end"/>
          </w:r>
        </w:sdtContent>
      </w:sdt>
      <w:r w:rsidR="00114063" w:rsidRPr="002F76E4">
        <w:t>.</w:t>
      </w:r>
      <w:bookmarkEnd w:id="414"/>
    </w:p>
    <w:p w14:paraId="61671336" w14:textId="77777777" w:rsidR="00114063" w:rsidRPr="002F76E4" w:rsidRDefault="00114063" w:rsidP="00114063"/>
    <w:p w14:paraId="4A58EEB6" w14:textId="77777777" w:rsidR="00CF1F85" w:rsidRPr="002F76E4" w:rsidRDefault="00CF1F85" w:rsidP="00CF1F85">
      <w:r w:rsidRPr="002F76E4">
        <w:t xml:space="preserve">Corresponde à subclasse de </w:t>
      </w:r>
      <w:r w:rsidRPr="002F76E4">
        <w:rPr>
          <w:i/>
          <w:rPrChange w:id="415" w:author="Anasta" w:date="2014-05-28T13:30:00Z">
            <w:rPr/>
          </w:rPrChange>
        </w:rPr>
        <w:t>View</w:t>
      </w:r>
      <w:r w:rsidRPr="002F76E4">
        <w:t xml:space="preserve"> responsável por exibir e, quando necessário, editar texto.</w:t>
      </w:r>
    </w:p>
    <w:p w14:paraId="50CA8BC4" w14:textId="7886CE82" w:rsidR="00CF1F85" w:rsidRPr="002F76E4" w:rsidRDefault="00CF1F85" w:rsidP="00CF1F85">
      <w:r w:rsidRPr="002F76E4">
        <w:t>Para</w:t>
      </w:r>
      <w:del w:id="416" w:author="Anasta" w:date="2014-05-28T13:30:00Z">
        <w:r w:rsidR="005F5981" w:rsidRPr="002F76E4">
          <w:delText xml:space="preserve"> o</w:delText>
        </w:r>
      </w:del>
      <w:r w:rsidRPr="002F76E4">
        <w:t xml:space="preserve"> configurar o texto de uma </w:t>
      </w:r>
      <w:r w:rsidRPr="002F76E4">
        <w:rPr>
          <w:i/>
          <w:rPrChange w:id="417" w:author="Anasta" w:date="2014-05-28T13:30:00Z">
            <w:rPr/>
          </w:rPrChange>
        </w:rPr>
        <w:t>TextView,</w:t>
      </w:r>
      <w:r w:rsidRPr="002F76E4">
        <w:t xml:space="preserve"> usa-se o método “</w:t>
      </w:r>
      <w:r w:rsidRPr="002F76E4">
        <w:rPr>
          <w:i/>
          <w:rPrChange w:id="418" w:author="Anasta" w:date="2014-05-28T13:30:00Z">
            <w:rPr/>
          </w:rPrChange>
        </w:rPr>
        <w:t>setText(String)”</w:t>
      </w:r>
      <w:r w:rsidRPr="002F76E4">
        <w:t xml:space="preserve">. É possível também configurar sua aparência por arquivo XML ou por meio de código, utilizando-se </w:t>
      </w:r>
      <w:del w:id="419" w:author="Anasta" w:date="2014-05-28T13:30:00Z">
        <w:r w:rsidR="000D242F" w:rsidRPr="002F76E4">
          <w:delText xml:space="preserve"> </w:delText>
        </w:r>
      </w:del>
      <w:r w:rsidRPr="002F76E4">
        <w:t>métodos como “</w:t>
      </w:r>
      <w:r w:rsidRPr="002F76E4">
        <w:rPr>
          <w:i/>
          <w:rPrChange w:id="420" w:author="Anasta" w:date="2014-05-28T13:30:00Z">
            <w:rPr/>
          </w:rPrChange>
        </w:rPr>
        <w:t>setTextAppearance(</w:t>
      </w:r>
      <w:r w:rsidR="00D55E7E" w:rsidRPr="00382C32">
        <w:rPr>
          <w:i/>
        </w:rPr>
        <w:t>Context</w:t>
      </w:r>
      <w:r w:rsidRPr="002F76E4">
        <w:rPr>
          <w:i/>
          <w:rPrChange w:id="421" w:author="Anasta" w:date="2014-05-28T13:30:00Z">
            <w:rPr/>
          </w:rPrChange>
        </w:rPr>
        <w:t>, int resid)”</w:t>
      </w:r>
      <w:r w:rsidRPr="002F76E4">
        <w:t xml:space="preserve"> .</w:t>
      </w:r>
    </w:p>
    <w:p w14:paraId="0560BB45" w14:textId="77777777" w:rsidR="000C2D7E" w:rsidRPr="002F76E4" w:rsidRDefault="000C2D7E" w:rsidP="005F5981"/>
    <w:p w14:paraId="6AFCEA1B" w14:textId="77777777" w:rsidR="00E7739D" w:rsidRPr="002F76E4" w:rsidRDefault="00E7739D" w:rsidP="00313A22">
      <w:pPr>
        <w:pStyle w:val="SubTitulozinho"/>
        <w:rPr>
          <w:lang w:val="en-US"/>
        </w:rPr>
      </w:pPr>
      <w:r w:rsidRPr="00313A22">
        <w:rPr>
          <w:rPrChange w:id="422" w:author="Anasta" w:date="2014-05-28T13:30:00Z">
            <w:rPr>
              <w:lang w:val="en-US"/>
            </w:rPr>
          </w:rPrChange>
        </w:rPr>
        <w:t>CheckBox</w:t>
      </w:r>
    </w:p>
    <w:p w14:paraId="03ADF5D0" w14:textId="77777777" w:rsidR="00850ABD" w:rsidRPr="002F76E4" w:rsidRDefault="00850ABD" w:rsidP="00E7739D">
      <w:pPr>
        <w:ind w:firstLine="709"/>
        <w:rPr>
          <w:b/>
          <w:lang w:val="en-US"/>
        </w:rPr>
      </w:pPr>
    </w:p>
    <w:p w14:paraId="43BBE489" w14:textId="77777777" w:rsidR="00EC5E7B" w:rsidRPr="002F76E4" w:rsidRDefault="00EC5E7B" w:rsidP="005007E3">
      <w:pPr>
        <w:keepNext/>
        <w:ind w:firstLine="709"/>
        <w:jc w:val="center"/>
      </w:pPr>
      <w:r w:rsidRPr="002F76E4">
        <w:rPr>
          <w:b/>
          <w:noProof/>
          <w:lang w:eastAsia="pt-BR"/>
        </w:rPr>
        <w:lastRenderedPageBreak/>
        <w:drawing>
          <wp:inline distT="0" distB="0" distL="0" distR="0" wp14:anchorId="383F1F4C" wp14:editId="68A07150">
            <wp:extent cx="4242018" cy="166378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25.01.png"/>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4242018" cy="1663786"/>
                    </a:xfrm>
                    <a:prstGeom prst="rect">
                      <a:avLst/>
                    </a:prstGeom>
                  </pic:spPr>
                </pic:pic>
              </a:graphicData>
            </a:graphic>
          </wp:inline>
        </w:drawing>
      </w:r>
    </w:p>
    <w:p w14:paraId="1A3B298C" w14:textId="712A2713" w:rsidR="00EC5E7B" w:rsidRPr="002F76E4" w:rsidRDefault="00EC5E7B" w:rsidP="006D1896">
      <w:pPr>
        <w:pStyle w:val="Caption"/>
      </w:pPr>
      <w:bookmarkStart w:id="423" w:name="_Toc389062858"/>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6</w:t>
      </w:r>
      <w:r w:rsidR="00B32F22">
        <w:fldChar w:fldCharType="end"/>
      </w:r>
      <w:r w:rsidRPr="002F76E4">
        <w:t xml:space="preserve"> – Hierarquia de classes do TextView</w:t>
      </w:r>
      <w:sdt>
        <w:sdtPr>
          <w:id w:val="-1437586907"/>
          <w:citation/>
        </w:sdtPr>
        <w:sdtContent>
          <w:r w:rsidR="0088363D" w:rsidRPr="002F76E4">
            <w:fldChar w:fldCharType="begin"/>
          </w:r>
          <w:r w:rsidR="00BB0DE7">
            <w:instrText xml:space="preserve">CITATION And149 \l 1046 </w:instrText>
          </w:r>
          <w:r w:rsidR="0088363D" w:rsidRPr="002F76E4">
            <w:fldChar w:fldCharType="separate"/>
          </w:r>
          <w:r w:rsidR="00382C32">
            <w:rPr>
              <w:noProof/>
            </w:rPr>
            <w:t xml:space="preserve"> (ANDROID, 2014)</w:t>
          </w:r>
          <w:r w:rsidR="0088363D" w:rsidRPr="002F76E4">
            <w:fldChar w:fldCharType="end"/>
          </w:r>
        </w:sdtContent>
      </w:sdt>
      <w:r w:rsidRPr="002F76E4">
        <w:t>.</w:t>
      </w:r>
      <w:bookmarkEnd w:id="423"/>
    </w:p>
    <w:p w14:paraId="6AB5A82A" w14:textId="77777777" w:rsidR="000C2D7E" w:rsidRPr="002F76E4" w:rsidRDefault="000C2D7E" w:rsidP="000C2D7E"/>
    <w:p w14:paraId="560137F6" w14:textId="77777777" w:rsidR="00850ABD" w:rsidRPr="002F76E4" w:rsidRDefault="00CF1F85" w:rsidP="002F4C06">
      <w:pPr>
        <w:rPr>
          <w:b/>
          <w:rPrChange w:id="424" w:author="Anasta" w:date="2014-05-28T13:30:00Z">
            <w:rPr/>
          </w:rPrChange>
        </w:rPr>
      </w:pPr>
      <w:r w:rsidRPr="002F76E4">
        <w:t xml:space="preserve">Esta classe é </w:t>
      </w:r>
      <w:del w:id="425" w:author="Anasta" w:date="2014-05-28T13:30:00Z">
        <w:r w:rsidR="006D1896" w:rsidRPr="002F76E4">
          <w:delText xml:space="preserve">a </w:delText>
        </w:r>
      </w:del>
      <w:r w:rsidRPr="002F76E4">
        <w:t xml:space="preserve">uma </w:t>
      </w:r>
      <w:r w:rsidRPr="002F76E4">
        <w:rPr>
          <w:i/>
          <w:rPrChange w:id="426" w:author="Anasta" w:date="2014-05-28T13:30:00Z">
            <w:rPr/>
          </w:rPrChange>
        </w:rPr>
        <w:t>View</w:t>
      </w:r>
      <w:r w:rsidRPr="002F76E4">
        <w:t xml:space="preserve"> correspondente a um botão de dois estados (</w:t>
      </w:r>
      <w:r w:rsidRPr="002F76E4">
        <w:rPr>
          <w:i/>
        </w:rPr>
        <w:t>checked</w:t>
      </w:r>
      <w:r w:rsidRPr="002F76E4">
        <w:t xml:space="preserve"> e </w:t>
      </w:r>
      <w:r w:rsidRPr="002F76E4">
        <w:rPr>
          <w:i/>
        </w:rPr>
        <w:t>unchecked</w:t>
      </w:r>
      <w:del w:id="427" w:author="Anasta" w:date="2014-05-28T13:30:00Z">
        <w:r w:rsidR="006D1896" w:rsidRPr="002F76E4">
          <w:delText>)</w:delText>
        </w:r>
        <w:r w:rsidR="00A6494F" w:rsidRPr="002F76E4">
          <w:rPr>
            <w:i/>
          </w:rPr>
          <w:delText>,</w:delText>
        </w:r>
      </w:del>
      <w:ins w:id="428" w:author="Anasta" w:date="2014-05-28T13:30:00Z">
        <w:r w:rsidRPr="002F76E4">
          <w:t>)</w:t>
        </w:r>
        <w:r w:rsidRPr="002F76E4">
          <w:rPr>
            <w:i/>
          </w:rPr>
          <w:t>.</w:t>
        </w:r>
      </w:ins>
      <w:r w:rsidRPr="002F76E4">
        <w:rPr>
          <w:i/>
        </w:rPr>
        <w:t xml:space="preserve"> </w:t>
      </w:r>
      <w:r w:rsidRPr="002F76E4">
        <w:t>Os métodos mais utilizados são o “</w:t>
      </w:r>
      <w:r w:rsidRPr="002F76E4">
        <w:rPr>
          <w:i/>
          <w:rPrChange w:id="429" w:author="Anasta" w:date="2014-05-28T13:30:00Z">
            <w:rPr/>
          </w:rPrChange>
        </w:rPr>
        <w:t>isChecked()”</w:t>
      </w:r>
      <w:r w:rsidRPr="002F76E4">
        <w:t xml:space="preserve"> que retorna valor booleano informando se o </w:t>
      </w:r>
      <w:r w:rsidRPr="002F76E4">
        <w:rPr>
          <w:i/>
          <w:rPrChange w:id="430" w:author="Anasta" w:date="2014-05-28T13:30:00Z">
            <w:rPr/>
          </w:rPrChange>
        </w:rPr>
        <w:t>CheckBox</w:t>
      </w:r>
      <w:r w:rsidRPr="002F76E4">
        <w:t xml:space="preserve"> está no estado </w:t>
      </w:r>
      <w:r w:rsidRPr="002F76E4">
        <w:rPr>
          <w:i/>
        </w:rPr>
        <w:t xml:space="preserve">checked </w:t>
      </w:r>
      <w:r w:rsidRPr="002F76E4">
        <w:t xml:space="preserve">(retornando </w:t>
      </w:r>
      <w:r w:rsidRPr="002F76E4">
        <w:rPr>
          <w:i/>
        </w:rPr>
        <w:t>true</w:t>
      </w:r>
      <w:r w:rsidRPr="002F76E4">
        <w:t xml:space="preserve">) ou </w:t>
      </w:r>
      <w:r w:rsidRPr="002F76E4">
        <w:rPr>
          <w:i/>
        </w:rPr>
        <w:t xml:space="preserve">unchecked </w:t>
      </w:r>
      <w:r w:rsidRPr="002F76E4">
        <w:t xml:space="preserve">(retornando </w:t>
      </w:r>
      <w:r w:rsidRPr="002F76E4">
        <w:rPr>
          <w:i/>
        </w:rPr>
        <w:t>false</w:t>
      </w:r>
      <w:r w:rsidRPr="002F76E4">
        <w:t>).</w:t>
      </w:r>
    </w:p>
    <w:p w14:paraId="07CCB701" w14:textId="77777777" w:rsidR="00850ABD" w:rsidRPr="002F76E4" w:rsidRDefault="00850ABD" w:rsidP="00313A22">
      <w:pPr>
        <w:pStyle w:val="SubTtulo"/>
        <w:rPr>
          <w:del w:id="431" w:author="Anasta" w:date="2014-05-28T13:30:00Z"/>
        </w:rPr>
      </w:pPr>
    </w:p>
    <w:p w14:paraId="539564A6" w14:textId="77777777" w:rsidR="000C2D7E" w:rsidRPr="002F76E4" w:rsidRDefault="00F8660F" w:rsidP="00313A22">
      <w:pPr>
        <w:pStyle w:val="SubTtulo"/>
      </w:pPr>
      <w:r w:rsidRPr="002F76E4">
        <w:t>JUSTIFICATIVA</w:t>
      </w:r>
    </w:p>
    <w:p w14:paraId="2543127E" w14:textId="77777777" w:rsidR="00F8660F" w:rsidRPr="002F76E4" w:rsidRDefault="00F8660F" w:rsidP="00F8660F"/>
    <w:p w14:paraId="19292B9D" w14:textId="6D17B3D2" w:rsidR="00F6318B" w:rsidRPr="002F76E4" w:rsidRDefault="00F6318B" w:rsidP="00F6318B">
      <w:r w:rsidRPr="002F76E4">
        <w:t xml:space="preserve">Neste projeto, utilizaram-se subclasses de </w:t>
      </w:r>
      <w:r w:rsidRPr="002F76E4">
        <w:rPr>
          <w:i/>
        </w:rPr>
        <w:t>Views</w:t>
      </w:r>
      <w:r w:rsidRPr="002F76E4">
        <w:t xml:space="preserve"> - </w:t>
      </w:r>
      <w:r w:rsidRPr="002F76E4">
        <w:rPr>
          <w:i/>
          <w:rPrChange w:id="432" w:author="Anasta" w:date="2014-05-28T13:30:00Z">
            <w:rPr/>
          </w:rPrChange>
        </w:rPr>
        <w:t>ListView, TextView</w:t>
      </w:r>
      <w:r w:rsidRPr="002F76E4">
        <w:t xml:space="preserve"> e </w:t>
      </w:r>
      <w:r w:rsidRPr="002F76E4">
        <w:rPr>
          <w:i/>
          <w:rPrChange w:id="433" w:author="Anasta" w:date="2014-05-28T13:30:00Z">
            <w:rPr/>
          </w:rPrChange>
        </w:rPr>
        <w:t>CheckBox</w:t>
      </w:r>
      <w:r w:rsidRPr="002F76E4">
        <w:t xml:space="preserve"> - para compor a interface gráfica equivalente a lista de tarefas com itens. Os itens recuperados da camada de dados referentes a uma lista serão armazenados em um </w:t>
      </w:r>
      <w:r w:rsidRPr="002F76E4">
        <w:rPr>
          <w:i/>
        </w:rPr>
        <w:t>arraylist</w:t>
      </w:r>
      <w:r w:rsidRPr="002F76E4">
        <w:t xml:space="preserve">. Uma instância de </w:t>
      </w:r>
      <w:r w:rsidRPr="002F76E4">
        <w:rPr>
          <w:i/>
          <w:rPrChange w:id="434" w:author="Anasta" w:date="2014-05-28T13:30:00Z">
            <w:rPr/>
          </w:rPrChange>
        </w:rPr>
        <w:t>ArrayAdapter</w:t>
      </w:r>
      <w:r w:rsidRPr="002F76E4">
        <w:t xml:space="preserve"> utilizará o </w:t>
      </w:r>
      <w:r w:rsidRPr="002F76E4">
        <w:rPr>
          <w:i/>
        </w:rPr>
        <w:t>arraylist</w:t>
      </w:r>
      <w:r w:rsidRPr="002F76E4">
        <w:t xml:space="preserve"> para customizar a exibição final de cada item dessa lista de tarefas</w:t>
      </w:r>
      <w:r w:rsidR="002466A9">
        <w:t>.</w:t>
      </w:r>
    </w:p>
    <w:p w14:paraId="5B7AF695" w14:textId="77777777" w:rsidR="00F6318B" w:rsidRPr="002F76E4" w:rsidRDefault="00F6318B" w:rsidP="00F6318B">
      <w:r w:rsidRPr="002F76E4">
        <w:t xml:space="preserve">Foi utilizada uma subclasse de </w:t>
      </w:r>
      <w:r w:rsidRPr="002F76E4">
        <w:rPr>
          <w:i/>
          <w:rPrChange w:id="435" w:author="Anasta" w:date="2014-05-28T13:30:00Z">
            <w:rPr/>
          </w:rPrChange>
        </w:rPr>
        <w:t>ListView</w:t>
      </w:r>
      <w:r w:rsidRPr="002F76E4">
        <w:t xml:space="preserve"> de forma a gerar uma interface personalizada de lista, conhecida como </w:t>
      </w:r>
      <w:r w:rsidRPr="002F76E4">
        <w:rPr>
          <w:i/>
        </w:rPr>
        <w:t>Swipelistview</w:t>
      </w:r>
      <w:sdt>
        <w:sdtPr>
          <w:rPr>
            <w:i/>
          </w:rPr>
          <w:id w:val="1125576867"/>
          <w:citation/>
        </w:sdtPr>
        <w:sdtContent>
          <w:r w:rsidR="003570CB" w:rsidRPr="002F76E4">
            <w:rPr>
              <w:rPrChange w:id="436" w:author="Anasta" w:date="2014-05-28T13:30:00Z">
                <w:rPr>
                  <w:i/>
                </w:rPr>
              </w:rPrChange>
            </w:rPr>
            <w:fldChar w:fldCharType="begin"/>
          </w:r>
          <w:r w:rsidR="003570CB" w:rsidRPr="002F76E4">
            <w:instrText xml:space="preserve"> CITATION Aha14 \l 1046 </w:instrText>
          </w:r>
          <w:r w:rsidR="003570CB" w:rsidRPr="002F76E4">
            <w:rPr>
              <w:rPrChange w:id="437" w:author="Anasta" w:date="2014-05-28T13:30:00Z">
                <w:rPr>
                  <w:i/>
                </w:rPr>
              </w:rPrChange>
            </w:rPr>
            <w:fldChar w:fldCharType="separate"/>
          </w:r>
          <w:r w:rsidR="00382C32">
            <w:rPr>
              <w:noProof/>
            </w:rPr>
            <w:t xml:space="preserve"> (ISHAK, 2014)</w:t>
          </w:r>
          <w:r w:rsidR="003570CB" w:rsidRPr="002F76E4">
            <w:rPr>
              <w:rPrChange w:id="438" w:author="Anasta" w:date="2014-05-28T13:30:00Z">
                <w:rPr>
                  <w:i/>
                </w:rPr>
              </w:rPrChange>
            </w:rPr>
            <w:fldChar w:fldCharType="end"/>
          </w:r>
        </w:sdtContent>
      </w:sdt>
      <w:r w:rsidRPr="002F76E4">
        <w:t xml:space="preserve">. Ela utiliza o padrão de ferramentas </w:t>
      </w:r>
      <w:del w:id="439" w:author="Anasta" w:date="2014-05-28T13:30:00Z">
        <w:r w:rsidR="00DC697F" w:rsidRPr="002F76E4">
          <w:delText>contextuais</w:delText>
        </w:r>
      </w:del>
      <w:ins w:id="440" w:author="Anasta" w:date="2014-05-28T13:30:00Z">
        <w:r w:rsidRPr="002F76E4">
          <w:t>contextual</w:t>
        </w:r>
      </w:ins>
      <w:r w:rsidRPr="002F76E4">
        <w:t xml:space="preserve"> não modal </w:t>
      </w:r>
      <w:sdt>
        <w:sdtPr>
          <w:id w:val="1865478234"/>
          <w:citation/>
        </w:sdtPr>
        <w:sdtContent>
          <w:r w:rsidR="003570CB" w:rsidRPr="002F76E4">
            <w:fldChar w:fldCharType="begin"/>
          </w:r>
          <w:r w:rsidR="003570CB" w:rsidRPr="002F76E4">
            <w:instrText xml:space="preserve">CITATION The12 \l 1046 </w:instrText>
          </w:r>
          <w:r w:rsidR="003570CB" w:rsidRPr="002F76E4">
            <w:fldChar w:fldCharType="separate"/>
          </w:r>
          <w:r w:rsidR="00382C32">
            <w:rPr>
              <w:noProof/>
            </w:rPr>
            <w:t>(NEIL, 2012)</w:t>
          </w:r>
          <w:r w:rsidR="003570CB" w:rsidRPr="002F76E4">
            <w:rPr>
              <w:noProof/>
            </w:rPr>
            <w:fldChar w:fldCharType="end"/>
          </w:r>
        </w:sdtContent>
      </w:sdt>
      <w:r w:rsidRPr="002F76E4">
        <w:t>, no qual se permite a exibição de ferramentas relativas a um item, o que será útil quando se desejar realizar ações sobre um item de uma lista.</w:t>
      </w:r>
    </w:p>
    <w:p w14:paraId="17529616" w14:textId="77777777" w:rsidR="00F6318B" w:rsidRPr="002F76E4" w:rsidRDefault="00F6318B" w:rsidP="00F6318B">
      <w:r w:rsidRPr="002F76E4">
        <w:t xml:space="preserve">Para a exibição das listas criadas pelo usuário, utilizou-se um objeto comum da classe </w:t>
      </w:r>
      <w:r w:rsidRPr="002F76E4">
        <w:rPr>
          <w:i/>
          <w:rPrChange w:id="441" w:author="Anasta" w:date="2014-05-28T13:30:00Z">
            <w:rPr/>
          </w:rPrChange>
        </w:rPr>
        <w:t>ListView.</w:t>
      </w:r>
    </w:p>
    <w:p w14:paraId="042461D6" w14:textId="24595184" w:rsidR="000C2D7E" w:rsidRPr="002F76E4" w:rsidRDefault="00F6318B" w:rsidP="00350DF7">
      <w:pPr>
        <w:rPr>
          <w:del w:id="442" w:author="Anasta" w:date="2014-05-28T13:30:00Z"/>
          <w:b/>
        </w:rPr>
      </w:pPr>
      <w:r w:rsidRPr="002F76E4">
        <w:t xml:space="preserve">A aparência e uso final das listas e outros artefatos visuais será melhor esclarecido durante a descrição das funcionalidades do aplicativo, no capítulo </w:t>
      </w:r>
      <w:r w:rsidR="00350DF7">
        <w:fldChar w:fldCharType="begin"/>
      </w:r>
      <w:r w:rsidR="00350DF7">
        <w:instrText xml:space="preserve"> REF _Ref389057718 \r \h </w:instrText>
      </w:r>
      <w:r w:rsidR="00350DF7">
        <w:fldChar w:fldCharType="separate"/>
      </w:r>
      <w:r w:rsidR="00245CEA">
        <w:t>4</w:t>
      </w:r>
      <w:r w:rsidR="00350DF7">
        <w:fldChar w:fldCharType="end"/>
      </w:r>
      <w:del w:id="443" w:author="Anasta" w:date="2014-05-28T13:30:00Z">
        <w:r w:rsidR="004C1719" w:rsidRPr="002F76E4">
          <w:fldChar w:fldCharType="begin"/>
        </w:r>
        <w:r w:rsidR="004C1719" w:rsidRPr="002F76E4">
          <w:delInstrText xml:space="preserve"> REF _Ref388912332 \w \h </w:delInstrText>
        </w:r>
      </w:del>
      <w:r w:rsidR="002F76E4">
        <w:instrText xml:space="preserve"> \* MERGEFORMAT </w:instrText>
      </w:r>
      <w:del w:id="444" w:author="Anasta" w:date="2014-05-28T13:30:00Z">
        <w:r w:rsidR="004C1719" w:rsidRPr="002F76E4">
          <w:fldChar w:fldCharType="separate"/>
        </w:r>
        <w:r w:rsidR="00985FA2" w:rsidRPr="002F76E4">
          <w:delText>4</w:delText>
        </w:r>
        <w:r w:rsidR="004C1719" w:rsidRPr="002F76E4">
          <w:fldChar w:fldCharType="end"/>
        </w:r>
        <w:r w:rsidR="00664A26" w:rsidRPr="002F76E4">
          <w:delText>.</w:delText>
        </w:r>
      </w:del>
    </w:p>
    <w:p w14:paraId="02CA02D2" w14:textId="77777777" w:rsidR="000C2D7E" w:rsidRPr="002F76E4" w:rsidRDefault="000C2D7E" w:rsidP="00E7739D">
      <w:pPr>
        <w:ind w:firstLine="709"/>
        <w:rPr>
          <w:del w:id="445" w:author="Anasta" w:date="2014-05-28T13:30:00Z"/>
          <w:b/>
        </w:rPr>
      </w:pPr>
    </w:p>
    <w:p w14:paraId="1ADAEEFC" w14:textId="77777777" w:rsidR="000C2D7E" w:rsidRPr="002F76E4" w:rsidRDefault="000C2D7E" w:rsidP="00E7739D">
      <w:pPr>
        <w:ind w:firstLine="709"/>
        <w:rPr>
          <w:b/>
        </w:rPr>
      </w:pPr>
    </w:p>
    <w:p w14:paraId="5C0EF1F8" w14:textId="77777777" w:rsidR="000C2D7E" w:rsidRDefault="003B7CD7" w:rsidP="003B7CD7">
      <w:pPr>
        <w:pStyle w:val="Heading3"/>
      </w:pPr>
      <w:bookmarkStart w:id="446" w:name="_Toc389062815"/>
      <w:r w:rsidRPr="002F76E4">
        <w:lastRenderedPageBreak/>
        <w:t>CAMADA DE NEGÓCIOS</w:t>
      </w:r>
      <w:bookmarkEnd w:id="446"/>
    </w:p>
    <w:p w14:paraId="74E70953" w14:textId="77777777" w:rsidR="00A21147" w:rsidRPr="00A21147" w:rsidRDefault="00A21147" w:rsidP="00A21147"/>
    <w:p w14:paraId="44659F52" w14:textId="77777777" w:rsidR="0033029F" w:rsidRPr="002F76E4" w:rsidRDefault="0033029F" w:rsidP="00A21147">
      <w:pPr>
        <w:pStyle w:val="SubTitulozinho"/>
      </w:pPr>
      <w:r w:rsidRPr="002F76E4">
        <w:t>Content Provider</w:t>
      </w:r>
    </w:p>
    <w:p w14:paraId="099DD9AB" w14:textId="77777777" w:rsidR="003D26D2" w:rsidRPr="002F76E4" w:rsidRDefault="003D26D2" w:rsidP="003F3363">
      <w:pPr>
        <w:rPr>
          <w:b/>
          <w:noProof/>
          <w:lang w:eastAsia="pt-BR"/>
        </w:rPr>
      </w:pPr>
    </w:p>
    <w:p w14:paraId="07B4368A" w14:textId="77777777" w:rsidR="003D26D2" w:rsidRPr="002F76E4" w:rsidRDefault="003D26D2" w:rsidP="005007E3">
      <w:pPr>
        <w:keepNext/>
        <w:jc w:val="center"/>
      </w:pPr>
      <w:r w:rsidRPr="002F76E4">
        <w:rPr>
          <w:b/>
          <w:noProof/>
          <w:lang w:eastAsia="pt-BR"/>
        </w:rPr>
        <w:drawing>
          <wp:inline distT="0" distB="0" distL="0" distR="0" wp14:anchorId="6E27E792" wp14:editId="0BEBC042">
            <wp:extent cx="2892795" cy="1559859"/>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5.55.40.png"/>
                    <pic:cNvPicPr/>
                  </pic:nvPicPr>
                  <pic:blipFill rotWithShape="1">
                    <a:blip r:embed="rId22">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rcRect r="59597"/>
                    <a:stretch/>
                  </pic:blipFill>
                  <pic:spPr bwMode="auto">
                    <a:xfrm>
                      <a:off x="0" y="0"/>
                      <a:ext cx="2905943" cy="1566948"/>
                    </a:xfrm>
                    <a:prstGeom prst="rect">
                      <a:avLst/>
                    </a:prstGeom>
                    <a:ln>
                      <a:noFill/>
                    </a:ln>
                    <a:extLst>
                      <a:ext uri="{53640926-AAD7-44D8-BBD7-CCE9431645EC}">
                        <a14:shadowObscured xmlns:a14="http://schemas.microsoft.com/office/drawing/2010/main"/>
                      </a:ext>
                    </a:extLst>
                  </pic:spPr>
                </pic:pic>
              </a:graphicData>
            </a:graphic>
          </wp:inline>
        </w:drawing>
      </w:r>
    </w:p>
    <w:p w14:paraId="279CEF33" w14:textId="77777777" w:rsidR="000C2D7E" w:rsidRPr="002F76E4" w:rsidRDefault="000C2D7E" w:rsidP="003D26D2">
      <w:pPr>
        <w:keepNext/>
      </w:pPr>
    </w:p>
    <w:p w14:paraId="4A9151AA" w14:textId="0DD5E06D" w:rsidR="00D1682F" w:rsidRPr="002F76E4" w:rsidRDefault="003D26D2" w:rsidP="00857D75">
      <w:pPr>
        <w:pStyle w:val="Caption"/>
      </w:pPr>
      <w:bookmarkStart w:id="447" w:name="_Toc389062859"/>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7</w:t>
      </w:r>
      <w:r w:rsidR="00B32F22">
        <w:fldChar w:fldCharType="end"/>
      </w:r>
      <w:r w:rsidR="00857D75" w:rsidRPr="002F76E4">
        <w:t xml:space="preserve"> – Hierarquia de classes do </w:t>
      </w:r>
      <w:r w:rsidR="00857D75" w:rsidRPr="002F76E4">
        <w:rPr>
          <w:i/>
          <w:rPrChange w:id="448" w:author="Anasta" w:date="2014-05-28T13:30:00Z">
            <w:rPr/>
          </w:rPrChange>
        </w:rPr>
        <w:t>ContentProvider</w:t>
      </w:r>
      <w:sdt>
        <w:sdtPr>
          <w:id w:val="-99963197"/>
          <w:citation/>
        </w:sdtPr>
        <w:sdtContent>
          <w:r w:rsidR="0088363D" w:rsidRPr="002F76E4">
            <w:fldChar w:fldCharType="begin"/>
          </w:r>
          <w:r w:rsidR="00BB0DE7">
            <w:instrText xml:space="preserve">CITATION And149 \l 1046 </w:instrText>
          </w:r>
          <w:r w:rsidR="0088363D" w:rsidRPr="002F76E4">
            <w:fldChar w:fldCharType="separate"/>
          </w:r>
          <w:r w:rsidR="00382C32">
            <w:rPr>
              <w:noProof/>
            </w:rPr>
            <w:t xml:space="preserve"> (ANDROID, 2014)</w:t>
          </w:r>
          <w:r w:rsidR="0088363D" w:rsidRPr="002F76E4">
            <w:fldChar w:fldCharType="end"/>
          </w:r>
        </w:sdtContent>
      </w:sdt>
      <w:bookmarkEnd w:id="447"/>
    </w:p>
    <w:p w14:paraId="43F6D44E" w14:textId="77777777" w:rsidR="00175EDA" w:rsidRPr="002F76E4" w:rsidRDefault="00175EDA" w:rsidP="003F3363">
      <w:pPr>
        <w:rPr>
          <w:b/>
        </w:rPr>
      </w:pPr>
    </w:p>
    <w:p w14:paraId="6F3B7D3D" w14:textId="78EA9B4C" w:rsidR="00344633" w:rsidRPr="002F76E4" w:rsidRDefault="00344633" w:rsidP="00344633">
      <w:r w:rsidRPr="002F76E4">
        <w:t xml:space="preserve">Os </w:t>
      </w:r>
      <w:r w:rsidRPr="002F76E4">
        <w:rPr>
          <w:i/>
        </w:rPr>
        <w:t>Content Provider</w:t>
      </w:r>
      <w:r w:rsidRPr="002F76E4">
        <w:t xml:space="preserve">s são parte da arquitetura de um sistema </w:t>
      </w:r>
      <w:r w:rsidRPr="002F76E4">
        <w:rPr>
          <w:i/>
          <w:rPrChange w:id="449" w:author="Anasta" w:date="2014-05-28T13:30:00Z">
            <w:rPr/>
          </w:rPrChange>
        </w:rPr>
        <w:t>Android</w:t>
      </w:r>
      <w:r w:rsidRPr="002F76E4">
        <w:t xml:space="preserve"> e são responsáveis por prover às aplicações </w:t>
      </w:r>
      <w:ins w:id="450" w:author="Anasta" w:date="2014-05-28T13:30:00Z">
        <w:r w:rsidRPr="002F76E4">
          <w:t xml:space="preserve">e </w:t>
        </w:r>
      </w:ins>
      <w:r w:rsidRPr="002F76E4">
        <w:t>os dados necessários que elas precisam para funcionar. Eles gerenciam o acesso a um repositório central de dados e permite que aplicações diferentes compartilhem os mesmo</w:t>
      </w:r>
      <w:r w:rsidR="003C724B">
        <w:t>s</w:t>
      </w:r>
      <w:r w:rsidRPr="002F76E4">
        <w:t xml:space="preserve"> dados. Com isso</w:t>
      </w:r>
      <w:ins w:id="451" w:author="Anasta" w:date="2014-05-28T13:30:00Z">
        <w:r w:rsidRPr="002F76E4">
          <w:t>,</w:t>
        </w:r>
      </w:ins>
      <w:r w:rsidRPr="002F76E4">
        <w:t xml:space="preserve"> as aplicações conseguem facilmente</w:t>
      </w:r>
      <w:del w:id="452" w:author="Anasta" w:date="2014-05-28T13:30:00Z">
        <w:r w:rsidR="00FA5D38" w:rsidRPr="002F76E4">
          <w:delText>,</w:delText>
        </w:r>
      </w:del>
      <w:r w:rsidRPr="002F76E4">
        <w:t xml:space="preserve"> acessar os dados de um contato</w:t>
      </w:r>
      <w:del w:id="453" w:author="Anasta" w:date="2014-05-28T13:30:00Z">
        <w:r w:rsidR="00FA5D38" w:rsidRPr="002F76E4">
          <w:delText>,</w:delText>
        </w:r>
      </w:del>
      <w:r w:rsidRPr="002F76E4">
        <w:t xml:space="preserve"> da agenda ou ler mensagens recebidas.</w:t>
      </w:r>
    </w:p>
    <w:p w14:paraId="5840833F" w14:textId="77777777" w:rsidR="00344633" w:rsidRDefault="00344633" w:rsidP="00344633">
      <w:pPr>
        <w:rPr>
          <w:i/>
        </w:rPr>
      </w:pPr>
      <w:r w:rsidRPr="002F76E4">
        <w:t xml:space="preserve">Quando se quer acessar um dado em um </w:t>
      </w:r>
      <w:r w:rsidRPr="002F76E4">
        <w:rPr>
          <w:i/>
        </w:rPr>
        <w:t>content</w:t>
      </w:r>
      <w:r w:rsidRPr="002F76E4">
        <w:t xml:space="preserve"> </w:t>
      </w:r>
      <w:r w:rsidRPr="002F76E4">
        <w:rPr>
          <w:i/>
        </w:rPr>
        <w:t>provider</w:t>
      </w:r>
      <w:r w:rsidRPr="002F76E4">
        <w:t xml:space="preserve">, a aplicação cliente deve utilizar um objeto </w:t>
      </w:r>
      <w:r w:rsidRPr="002F76E4">
        <w:rPr>
          <w:i/>
        </w:rPr>
        <w:t>Content Resolver</w:t>
      </w:r>
      <w:r w:rsidRPr="002F76E4">
        <w:t xml:space="preserve"> juntamente com o objeto </w:t>
      </w:r>
      <w:r w:rsidRPr="002F76E4">
        <w:rPr>
          <w:i/>
        </w:rPr>
        <w:t>Context</w:t>
      </w:r>
      <w:r w:rsidRPr="002F76E4">
        <w:t xml:space="preserve"> para se comunicar com o </w:t>
      </w:r>
      <w:r w:rsidRPr="002F76E4">
        <w:rPr>
          <w:i/>
        </w:rPr>
        <w:t xml:space="preserve">provider. </w:t>
      </w:r>
      <w:r w:rsidRPr="002F76E4">
        <w:t>O objeto do tipo</w:t>
      </w:r>
      <w:r w:rsidRPr="002F76E4">
        <w:rPr>
          <w:i/>
        </w:rPr>
        <w:t xml:space="preserve"> ContentResolver </w:t>
      </w:r>
      <w:r w:rsidRPr="002F76E4">
        <w:t>se comunicará com a instância que implementa</w:t>
      </w:r>
      <w:r w:rsidR="005240A1">
        <w:t xml:space="preserve"> </w:t>
      </w:r>
      <w:r w:rsidRPr="002F76E4">
        <w:rPr>
          <w:i/>
        </w:rPr>
        <w:t>ContentProvider.</w:t>
      </w:r>
    </w:p>
    <w:p w14:paraId="5E5DB787" w14:textId="77777777" w:rsidR="00A21147" w:rsidRPr="002F76E4" w:rsidRDefault="00A21147" w:rsidP="00344633">
      <w:pPr>
        <w:rPr>
          <w:i/>
        </w:rPr>
      </w:pPr>
    </w:p>
    <w:p w14:paraId="3DF7EBEB" w14:textId="77777777" w:rsidR="00E05502" w:rsidRPr="002F76E4" w:rsidRDefault="00E05502" w:rsidP="00A21147">
      <w:pPr>
        <w:pStyle w:val="SubTtulo"/>
      </w:pPr>
      <w:r w:rsidRPr="002F76E4">
        <w:t>Application</w:t>
      </w:r>
    </w:p>
    <w:p w14:paraId="6B225CA7" w14:textId="77777777" w:rsidR="00E05502" w:rsidRPr="002F76E4" w:rsidRDefault="00E05502" w:rsidP="00E05502"/>
    <w:p w14:paraId="20495B0C" w14:textId="77777777" w:rsidR="00E05502" w:rsidRPr="002F76E4" w:rsidRDefault="00E05502" w:rsidP="00E05502">
      <w:pPr>
        <w:keepNext/>
        <w:jc w:val="center"/>
      </w:pPr>
      <w:r w:rsidRPr="002F76E4">
        <w:rPr>
          <w:noProof/>
          <w:lang w:eastAsia="pt-BR"/>
        </w:rPr>
        <w:lastRenderedPageBreak/>
        <w:drawing>
          <wp:inline distT="0" distB="0" distL="0" distR="0" wp14:anchorId="6E3B4CF6" wp14:editId="740460EA">
            <wp:extent cx="3581584" cy="3010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2 às 14.29.01.png"/>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81584" cy="3010055"/>
                    </a:xfrm>
                    <a:prstGeom prst="rect">
                      <a:avLst/>
                    </a:prstGeom>
                  </pic:spPr>
                </pic:pic>
              </a:graphicData>
            </a:graphic>
          </wp:inline>
        </w:drawing>
      </w:r>
    </w:p>
    <w:p w14:paraId="39368FE3" w14:textId="7506E7BC" w:rsidR="00E05502" w:rsidRPr="002F76E4" w:rsidRDefault="00E05502" w:rsidP="00E05502">
      <w:pPr>
        <w:pStyle w:val="Caption"/>
        <w:rPr>
          <w:i/>
          <w:rPrChange w:id="454" w:author="Anasta" w:date="2014-05-28T13:30:00Z">
            <w:rPr/>
          </w:rPrChange>
        </w:rPr>
      </w:pPr>
      <w:bookmarkStart w:id="455" w:name="_Toc389062860"/>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8</w:t>
      </w:r>
      <w:r w:rsidR="00B32F22">
        <w:fldChar w:fldCharType="end"/>
      </w:r>
      <w:r w:rsidRPr="002F76E4">
        <w:t xml:space="preserve"> – Hierarquia de classes do </w:t>
      </w:r>
      <w:r w:rsidRPr="002F76E4">
        <w:rPr>
          <w:i/>
          <w:rPrChange w:id="456" w:author="Anasta" w:date="2014-05-28T13:30:00Z">
            <w:rPr/>
          </w:rPrChange>
        </w:rPr>
        <w:t>Application</w:t>
      </w:r>
      <w:bookmarkEnd w:id="455"/>
    </w:p>
    <w:p w14:paraId="7D3AB79A" w14:textId="77777777" w:rsidR="00E05502" w:rsidRPr="002F76E4" w:rsidRDefault="00E05502" w:rsidP="00E05502"/>
    <w:p w14:paraId="50A27B5E" w14:textId="77777777" w:rsidR="00E05502" w:rsidRPr="005240A1" w:rsidRDefault="00E05502" w:rsidP="00E05502">
      <w:r w:rsidRPr="005240A1">
        <w:t xml:space="preserve">A classe </w:t>
      </w:r>
      <w:r w:rsidRPr="005240A1">
        <w:rPr>
          <w:i/>
          <w:rPrChange w:id="457" w:author="Anasta" w:date="2014-05-28T13:30:00Z">
            <w:rPr/>
          </w:rPrChange>
        </w:rPr>
        <w:t>Application</w:t>
      </w:r>
      <w:r w:rsidRPr="005240A1">
        <w:t xml:space="preserve"> </w:t>
      </w:r>
      <w:r w:rsidR="005240A1">
        <w:t>existe</w:t>
      </w:r>
      <w:ins w:id="458" w:author="Anasta" w:date="2014-05-28T13:30:00Z">
        <w:r w:rsidR="00E802E8" w:rsidRPr="005240A1">
          <w:t xml:space="preserve"> </w:t>
        </w:r>
      </w:ins>
      <w:r w:rsidRPr="005240A1">
        <w:t xml:space="preserve">para os desenvolvedores que precisam manter o estado da aplicação. </w:t>
      </w:r>
    </w:p>
    <w:p w14:paraId="046398B3" w14:textId="77777777" w:rsidR="00E05502" w:rsidRPr="002F76E4" w:rsidRDefault="00E05502" w:rsidP="00E05502">
      <w:r w:rsidRPr="002F76E4">
        <w:t>Quando se decide por implementar a classe</w:t>
      </w:r>
      <w:del w:id="459" w:author="Anasta" w:date="2014-05-28T13:30:00Z">
        <w:r w:rsidRPr="002F76E4">
          <w:delText>,</w:delText>
        </w:r>
      </w:del>
      <w:r w:rsidRPr="002F76E4">
        <w:t xml:space="preserve"> é preciso declarar o nome da classe </w:t>
      </w:r>
      <w:del w:id="460" w:author="Anasta" w:date="2014-05-28T13:30:00Z">
        <w:r w:rsidRPr="002F76E4">
          <w:delText>extendida</w:delText>
        </w:r>
      </w:del>
      <w:ins w:id="461" w:author="Anasta" w:date="2014-05-28T13:30:00Z">
        <w:r w:rsidR="00FD7629" w:rsidRPr="002F76E4">
          <w:t>entendida</w:t>
        </w:r>
      </w:ins>
      <w:r w:rsidRPr="002F76E4">
        <w:t xml:space="preserve"> no elemento XML &lt;application&gt; de </w:t>
      </w:r>
      <w:r w:rsidRPr="002F76E4">
        <w:rPr>
          <w:i/>
          <w:rPrChange w:id="462" w:author="Anasta" w:date="2014-05-28T13:30:00Z">
            <w:rPr/>
          </w:rPrChange>
        </w:rPr>
        <w:t>AndroidManifest.xml.</w:t>
      </w:r>
      <w:r w:rsidRPr="002F76E4">
        <w:t xml:space="preserve"> Dessa forma, uma instância dessa classe será criada pelo </w:t>
      </w:r>
      <w:r w:rsidRPr="002F76E4">
        <w:rPr>
          <w:i/>
          <w:rPrChange w:id="463" w:author="Anasta" w:date="2014-05-28T13:30:00Z">
            <w:rPr/>
          </w:rPrChange>
        </w:rPr>
        <w:t>Android</w:t>
      </w:r>
      <w:r w:rsidRPr="002F76E4">
        <w:t xml:space="preserve"> ao se iniciar o processo da aplicação. Para isso, a instância de </w:t>
      </w:r>
      <w:r w:rsidRPr="002F76E4">
        <w:rPr>
          <w:i/>
          <w:rPrChange w:id="464" w:author="Anasta" w:date="2014-05-28T13:30:00Z">
            <w:rPr/>
          </w:rPrChange>
        </w:rPr>
        <w:t>Application</w:t>
      </w:r>
      <w:r w:rsidRPr="002F76E4">
        <w:t xml:space="preserve"> pode ser recuperada por meio da chamada da função </w:t>
      </w:r>
      <w:r w:rsidRPr="002F76E4">
        <w:rPr>
          <w:i/>
          <w:rPrChange w:id="465" w:author="Anasta" w:date="2014-05-28T13:30:00Z">
            <w:rPr/>
          </w:rPrChange>
        </w:rPr>
        <w:t>Context.getApplicationContext().</w:t>
      </w:r>
    </w:p>
    <w:p w14:paraId="7BE5AC71" w14:textId="77777777" w:rsidR="00E05502" w:rsidRDefault="00E05502" w:rsidP="00E05502"/>
    <w:p w14:paraId="35156BB4" w14:textId="77777777" w:rsidR="005240A1" w:rsidRPr="002F76E4" w:rsidRDefault="005240A1" w:rsidP="00E05502"/>
    <w:p w14:paraId="11D1AD96" w14:textId="77777777" w:rsidR="00E05502" w:rsidRPr="002F76E4" w:rsidRDefault="00E05502" w:rsidP="00A21147">
      <w:pPr>
        <w:pStyle w:val="SubTtulo"/>
      </w:pPr>
      <w:r w:rsidRPr="002F76E4">
        <w:t>Context</w:t>
      </w:r>
    </w:p>
    <w:p w14:paraId="33FD1B20" w14:textId="77777777" w:rsidR="00E05502" w:rsidRPr="002F76E4" w:rsidRDefault="00E05502" w:rsidP="00E05502"/>
    <w:p w14:paraId="100666FB" w14:textId="77777777" w:rsidR="00E05502" w:rsidRPr="002F76E4" w:rsidRDefault="00E05502" w:rsidP="00E05502">
      <w:pPr>
        <w:keepNext/>
        <w:jc w:val="center"/>
      </w:pPr>
      <w:r w:rsidRPr="002F76E4">
        <w:rPr>
          <w:noProof/>
          <w:lang w:eastAsia="pt-BR"/>
        </w:rPr>
        <w:drawing>
          <wp:inline distT="0" distB="0" distL="0" distR="0" wp14:anchorId="6706F268" wp14:editId="108E744C">
            <wp:extent cx="2362321" cy="16764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2 às 14.52.06.png"/>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362321" cy="1676486"/>
                    </a:xfrm>
                    <a:prstGeom prst="rect">
                      <a:avLst/>
                    </a:prstGeom>
                  </pic:spPr>
                </pic:pic>
              </a:graphicData>
            </a:graphic>
          </wp:inline>
        </w:drawing>
      </w:r>
    </w:p>
    <w:p w14:paraId="60A9622E" w14:textId="0A405D85" w:rsidR="00E05502" w:rsidRPr="002F76E4" w:rsidRDefault="00E05502" w:rsidP="00E05502">
      <w:pPr>
        <w:pStyle w:val="Caption"/>
        <w:rPr>
          <w:i/>
          <w:rPrChange w:id="466" w:author="Anasta" w:date="2014-05-28T13:30:00Z">
            <w:rPr/>
          </w:rPrChange>
        </w:rPr>
      </w:pPr>
      <w:bookmarkStart w:id="467" w:name="_Toc389062861"/>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9</w:t>
      </w:r>
      <w:r w:rsidR="00B32F22">
        <w:fldChar w:fldCharType="end"/>
      </w:r>
      <w:r w:rsidRPr="002F76E4">
        <w:t xml:space="preserve"> – Hierarquia de classes do </w:t>
      </w:r>
      <w:r w:rsidRPr="002F76E4">
        <w:rPr>
          <w:i/>
          <w:rPrChange w:id="468" w:author="Anasta" w:date="2014-05-28T13:30:00Z">
            <w:rPr/>
          </w:rPrChange>
        </w:rPr>
        <w:t>Context</w:t>
      </w:r>
      <w:bookmarkEnd w:id="467"/>
    </w:p>
    <w:p w14:paraId="5D2864FD" w14:textId="77777777" w:rsidR="00E05502" w:rsidRPr="002F76E4" w:rsidRDefault="00E05502" w:rsidP="00E05502">
      <w:r w:rsidRPr="002F76E4">
        <w:t xml:space="preserve"> </w:t>
      </w:r>
    </w:p>
    <w:p w14:paraId="71B7156C" w14:textId="77777777" w:rsidR="00E05502" w:rsidRPr="002F76E4" w:rsidRDefault="00E05502" w:rsidP="00E05502">
      <w:r w:rsidRPr="002F76E4">
        <w:lastRenderedPageBreak/>
        <w:t>O contexto é uma classe abstrata que serve de interface de acesso a informações globais, bem como a recursos e classes, pertencentes à aplicação. Parte da implementação é feita pelo Android.</w:t>
      </w:r>
    </w:p>
    <w:p w14:paraId="17BDD66F" w14:textId="77777777" w:rsidR="00E05502" w:rsidRPr="002F76E4" w:rsidRDefault="00E05502" w:rsidP="00E05502"/>
    <w:p w14:paraId="68D82016" w14:textId="77777777" w:rsidR="00E05502" w:rsidRPr="002F76E4" w:rsidRDefault="00E05502" w:rsidP="00E05502">
      <w:pPr>
        <w:rPr>
          <w:del w:id="469" w:author="Anasta" w:date="2014-05-28T13:30:00Z"/>
        </w:rPr>
      </w:pPr>
    </w:p>
    <w:p w14:paraId="4653DBEF" w14:textId="77777777" w:rsidR="00E05502" w:rsidRPr="002F76E4" w:rsidRDefault="00E05502" w:rsidP="00E05502">
      <w:pPr>
        <w:rPr>
          <w:ins w:id="470" w:author="Anasta" w:date="2014-05-28T13:30:00Z"/>
        </w:rPr>
      </w:pPr>
      <w:r w:rsidRPr="002F76E4">
        <w:t>Dentro do</w:t>
      </w:r>
      <w:r w:rsidR="00FD7629" w:rsidRPr="002F76E4">
        <w:t xml:space="preserve"> projeto da IDE, foram </w:t>
      </w:r>
      <w:del w:id="471" w:author="Anasta" w:date="2014-05-28T13:30:00Z">
        <w:r w:rsidRPr="002F76E4">
          <w:delText>utilizadas as</w:delText>
        </w:r>
      </w:del>
      <w:ins w:id="472" w:author="Anasta" w:date="2014-05-28T13:30:00Z">
        <w:r w:rsidR="00FD7629" w:rsidRPr="002F76E4">
          <w:t>utilizados o</w:t>
        </w:r>
        <w:r w:rsidRPr="002F76E4">
          <w:t>s</w:t>
        </w:r>
      </w:ins>
      <w:r w:rsidRPr="002F76E4">
        <w:t xml:space="preserve"> seguintes diretórios:</w:t>
      </w:r>
    </w:p>
    <w:p w14:paraId="1A2947E7" w14:textId="77777777" w:rsidR="00FD7629" w:rsidRPr="002F76E4" w:rsidRDefault="00FD7629" w:rsidP="00E05502"/>
    <w:p w14:paraId="3CB827DC" w14:textId="77777777" w:rsidR="00E05502" w:rsidRPr="002F76E4" w:rsidRDefault="00E05502" w:rsidP="00315197">
      <w:pPr>
        <w:pStyle w:val="SubTitulozinho"/>
      </w:pPr>
      <w:r w:rsidRPr="002F76E4">
        <w:t>/AndroidManifest.xml</w:t>
      </w:r>
    </w:p>
    <w:p w14:paraId="7FDDEC93" w14:textId="77777777" w:rsidR="00E05502" w:rsidRPr="002F76E4" w:rsidRDefault="00E05502" w:rsidP="00E05502">
      <w:pPr>
        <w:rPr>
          <w:b/>
        </w:rPr>
      </w:pPr>
    </w:p>
    <w:p w14:paraId="7FC9B271" w14:textId="77777777" w:rsidR="00E05502" w:rsidRPr="002F76E4" w:rsidRDefault="00E05502" w:rsidP="00E05502">
      <w:r w:rsidRPr="002F76E4">
        <w:t xml:space="preserve">Esse arquivo contém configurações da aplicação que o </w:t>
      </w:r>
      <w:r w:rsidRPr="002F76E4">
        <w:rPr>
          <w:i/>
          <w:rPrChange w:id="473" w:author="Anasta" w:date="2014-05-28T13:30:00Z">
            <w:rPr/>
          </w:rPrChange>
        </w:rPr>
        <w:t xml:space="preserve">Android </w:t>
      </w:r>
      <w:r w:rsidRPr="002F76E4">
        <w:t xml:space="preserve">obtém para oferecer as funcionalidades e permissões de que o aplicativo precisa para funcionar. A </w:t>
      </w:r>
      <w:r w:rsidR="0088363D" w:rsidRPr="002F76E4">
        <w:fldChar w:fldCharType="begin"/>
      </w:r>
      <w:r w:rsidRPr="002F76E4">
        <w:instrText xml:space="preserve"> REF _Ref382344490 \h </w:instrText>
      </w:r>
      <w:r w:rsidR="002F76E4">
        <w:instrText xml:space="preserve"> \* MERGEFORMAT </w:instrText>
      </w:r>
      <w:r w:rsidR="0088363D" w:rsidRPr="002F76E4">
        <w:fldChar w:fldCharType="separate"/>
      </w:r>
      <w:r w:rsidR="00245CEA" w:rsidRPr="002F76E4">
        <w:t xml:space="preserve">FIG. </w:t>
      </w:r>
      <w:r w:rsidR="00245CEA">
        <w:rPr>
          <w:noProof/>
        </w:rPr>
        <w:t>3.10</w:t>
      </w:r>
      <w:r w:rsidR="0088363D" w:rsidRPr="002F76E4">
        <w:fldChar w:fldCharType="end"/>
      </w:r>
      <w:r w:rsidRPr="002F76E4">
        <w:t xml:space="preserve">, mostra como o arquivo </w:t>
      </w:r>
      <w:r w:rsidRPr="002F76E4">
        <w:rPr>
          <w:i/>
          <w:rPrChange w:id="474" w:author="Anasta" w:date="2014-05-28T13:30:00Z">
            <w:rPr/>
          </w:rPrChange>
        </w:rPr>
        <w:t>AndroidManifest.xml</w:t>
      </w:r>
      <w:r w:rsidRPr="002F76E4">
        <w:t xml:space="preserve"> colabora com os demais componentes do </w:t>
      </w:r>
      <w:r w:rsidRPr="002F76E4">
        <w:rPr>
          <w:i/>
          <w:rPrChange w:id="475" w:author="Anasta" w:date="2014-05-28T13:30:00Z">
            <w:rPr/>
          </w:rPrChange>
        </w:rPr>
        <w:t>Android</w:t>
      </w:r>
      <w:r w:rsidRPr="002F76E4">
        <w:t>.</w:t>
      </w:r>
    </w:p>
    <w:p w14:paraId="77CFA0BE" w14:textId="77777777" w:rsidR="00E05502" w:rsidRPr="002F76E4" w:rsidRDefault="00E05502" w:rsidP="00E05502">
      <w:r w:rsidRPr="002F76E4">
        <w:rPr>
          <w:noProof/>
          <w:lang w:eastAsia="pt-BR"/>
        </w:rPr>
        <w:drawing>
          <wp:inline distT="0" distB="0" distL="0" distR="0" wp14:anchorId="44104C65" wp14:editId="404F8ECA">
            <wp:extent cx="5302156" cy="3816331"/>
            <wp:effectExtent l="0" t="0" r="0" b="0"/>
            <wp:docPr id="24" name="Picture 24" descr="Example of application deployment to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application deployment to Androi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9592" cy="3821683"/>
                    </a:xfrm>
                    <a:prstGeom prst="rect">
                      <a:avLst/>
                    </a:prstGeom>
                    <a:noFill/>
                    <a:ln>
                      <a:noFill/>
                    </a:ln>
                  </pic:spPr>
                </pic:pic>
              </a:graphicData>
            </a:graphic>
          </wp:inline>
        </w:drawing>
      </w:r>
    </w:p>
    <w:p w14:paraId="7356976D" w14:textId="7E8E8289" w:rsidR="00E05502" w:rsidRPr="002F76E4" w:rsidRDefault="00E05502" w:rsidP="00E05502">
      <w:pPr>
        <w:pStyle w:val="Caption"/>
      </w:pPr>
      <w:bookmarkStart w:id="476" w:name="_Ref382344490"/>
      <w:bookmarkStart w:id="477" w:name="_Toc383100139"/>
      <w:bookmarkStart w:id="478" w:name="_Toc389062862"/>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10</w:t>
      </w:r>
      <w:r w:rsidR="00B32F22">
        <w:fldChar w:fldCharType="end"/>
      </w:r>
      <w:bookmarkEnd w:id="476"/>
      <w:r w:rsidRPr="002F76E4">
        <w:t xml:space="preserve"> – Componentes para funcionamento do </w:t>
      </w:r>
      <w:r w:rsidRPr="002F76E4">
        <w:rPr>
          <w:i/>
          <w:rPrChange w:id="479" w:author="Anasta" w:date="2014-05-28T13:30:00Z">
            <w:rPr/>
          </w:rPrChange>
        </w:rPr>
        <w:t xml:space="preserve">Android </w:t>
      </w:r>
      <w:sdt>
        <w:sdtPr>
          <w:id w:val="1981411439"/>
          <w:citation/>
        </w:sdtPr>
        <w:sdtContent>
          <w:r w:rsidR="0088363D" w:rsidRPr="002F76E4">
            <w:fldChar w:fldCharType="begin"/>
          </w:r>
          <w:r w:rsidRPr="002F76E4">
            <w:instrText xml:space="preserve"> CITATION UML13 \l 1046 </w:instrText>
          </w:r>
          <w:r w:rsidR="0088363D" w:rsidRPr="002F76E4">
            <w:fldChar w:fldCharType="separate"/>
          </w:r>
          <w:r w:rsidR="00382C32">
            <w:rPr>
              <w:noProof/>
            </w:rPr>
            <w:t>(UML DIAGRAMS, 2013)</w:t>
          </w:r>
          <w:r w:rsidR="0088363D" w:rsidRPr="002F76E4">
            <w:fldChar w:fldCharType="end"/>
          </w:r>
        </w:sdtContent>
      </w:sdt>
      <w:bookmarkEnd w:id="477"/>
      <w:bookmarkEnd w:id="478"/>
    </w:p>
    <w:p w14:paraId="5BFC1AEB" w14:textId="77777777" w:rsidR="00E05502" w:rsidRPr="002F76E4" w:rsidRDefault="00E05502" w:rsidP="00E05502"/>
    <w:p w14:paraId="71A19FFB" w14:textId="77777777" w:rsidR="00E05502" w:rsidRPr="002F76E4" w:rsidRDefault="00E05502" w:rsidP="00E05502">
      <w:r w:rsidRPr="002F76E4">
        <w:t xml:space="preserve">Quando se utiliza o </w:t>
      </w:r>
      <w:r w:rsidRPr="002F76E4">
        <w:rPr>
          <w:i/>
        </w:rPr>
        <w:t>framework</w:t>
      </w:r>
      <w:r w:rsidRPr="002F76E4">
        <w:t xml:space="preserve"> de desenvolvimento incluso no </w:t>
      </w:r>
      <w:r w:rsidRPr="002F76E4">
        <w:rPr>
          <w:i/>
          <w:rPrChange w:id="480" w:author="Anasta" w:date="2014-05-28T13:30:00Z">
            <w:rPr/>
          </w:rPrChange>
        </w:rPr>
        <w:t>ADT-Bundle</w:t>
      </w:r>
      <w:r w:rsidRPr="002F76E4">
        <w:t xml:space="preserve">, alguns elementos XML do </w:t>
      </w:r>
      <w:r w:rsidRPr="002F76E4">
        <w:rPr>
          <w:i/>
        </w:rPr>
        <w:t xml:space="preserve">AndroidManifest.xml </w:t>
      </w:r>
      <w:r w:rsidRPr="002F76E4">
        <w:t xml:space="preserve">são previamente configurados. Os elementos e atributos XML que mais tiveram seus valores setados manualmente </w:t>
      </w:r>
      <w:r w:rsidRPr="002F76E4">
        <w:lastRenderedPageBreak/>
        <w:t>neste trabalho foram:</w:t>
      </w:r>
    </w:p>
    <w:p w14:paraId="60834EA0" w14:textId="77777777" w:rsidR="00E05502" w:rsidRPr="002F76E4" w:rsidRDefault="00E05502" w:rsidP="00E05502">
      <w:r w:rsidRPr="002F76E4">
        <w:rPr>
          <w:b/>
          <w:i/>
          <w:rPrChange w:id="481" w:author="Anasta" w:date="2014-05-28T13:30:00Z">
            <w:rPr/>
          </w:rPrChange>
        </w:rPr>
        <w:t>&lt;activity&gt;</w:t>
      </w:r>
      <w:r w:rsidRPr="002F76E4">
        <w:t xml:space="preserve"> - utilizada para declarar uma </w:t>
      </w:r>
      <w:r w:rsidRPr="002F76E4">
        <w:rPr>
          <w:i/>
        </w:rPr>
        <w:t>activity</w:t>
      </w:r>
      <w:r w:rsidRPr="002F76E4">
        <w:t xml:space="preserve"> que será utilizada na aplicação, bem como suas co</w:t>
      </w:r>
      <w:r w:rsidR="00570B33" w:rsidRPr="002F76E4">
        <w:t>nfigurações. Declara-se também</w:t>
      </w:r>
      <w:del w:id="482" w:author="Anasta" w:date="2014-05-28T13:30:00Z">
        <w:r w:rsidRPr="002F76E4">
          <w:delText xml:space="preserve"> </w:delText>
        </w:r>
      </w:del>
      <w:r w:rsidR="00570B33" w:rsidRPr="002F76E4">
        <w:t xml:space="preserve"> </w:t>
      </w:r>
      <w:r w:rsidRPr="002F76E4">
        <w:t>os recursos e permissões do Android necessários para o funcionamento do aplicativo.</w:t>
      </w:r>
    </w:p>
    <w:p w14:paraId="286C4670" w14:textId="77777777" w:rsidR="00E05502" w:rsidRPr="002F76E4" w:rsidRDefault="00E05502" w:rsidP="00E05502">
      <w:r w:rsidRPr="002F76E4">
        <w:rPr>
          <w:b/>
          <w:i/>
          <w:rPrChange w:id="483" w:author="Anasta" w:date="2014-05-28T13:30:00Z">
            <w:rPr/>
          </w:rPrChange>
        </w:rPr>
        <w:t>android:parentActivityName</w:t>
      </w:r>
      <w:r w:rsidRPr="002F76E4">
        <w:t xml:space="preserve"> – </w:t>
      </w:r>
      <w:r w:rsidRPr="002F76E4">
        <w:rPr>
          <w:i/>
          <w:rPrChange w:id="484" w:author="Anasta" w:date="2014-05-28T13:30:00Z">
            <w:rPr/>
          </w:rPrChange>
        </w:rPr>
        <w:t>atributo</w:t>
      </w:r>
      <w:r w:rsidRPr="002F76E4">
        <w:t xml:space="preserve"> do elemento </w:t>
      </w:r>
      <w:r w:rsidRPr="002F76E4">
        <w:rPr>
          <w:i/>
          <w:rPrChange w:id="485" w:author="Anasta" w:date="2014-05-28T13:30:00Z">
            <w:rPr/>
          </w:rPrChange>
        </w:rPr>
        <w:t>&lt;activity&gt;</w:t>
      </w:r>
      <w:r w:rsidRPr="002F76E4">
        <w:t xml:space="preserve"> que serve para citar o nome da </w:t>
      </w:r>
      <w:r w:rsidRPr="002F76E4">
        <w:rPr>
          <w:i/>
        </w:rPr>
        <w:t>activity</w:t>
      </w:r>
      <w:r w:rsidRPr="002F76E4">
        <w:t xml:space="preserve"> pai da que está sendo configurada. </w:t>
      </w:r>
    </w:p>
    <w:p w14:paraId="5CD70942" w14:textId="77777777" w:rsidR="00E05502" w:rsidRPr="002F76E4" w:rsidRDefault="00E05502" w:rsidP="00E05502">
      <w:pPr>
        <w:rPr>
          <w:b/>
        </w:rPr>
      </w:pPr>
    </w:p>
    <w:p w14:paraId="4A51E341" w14:textId="77777777" w:rsidR="00315197" w:rsidRDefault="00E05502" w:rsidP="00315197">
      <w:pPr>
        <w:pStyle w:val="SubTitulozinho"/>
      </w:pPr>
      <w:r w:rsidRPr="002F76E4">
        <w:t xml:space="preserve">Pasta de </w:t>
      </w:r>
      <w:r w:rsidR="00315197">
        <w:t>resources</w:t>
      </w:r>
    </w:p>
    <w:p w14:paraId="785D2CC9" w14:textId="77777777" w:rsidR="00315197" w:rsidRDefault="00315197" w:rsidP="00315197">
      <w:pPr>
        <w:pStyle w:val="SubTitulozinho"/>
      </w:pPr>
    </w:p>
    <w:p w14:paraId="408B0942" w14:textId="2F6909E8" w:rsidR="00E05502" w:rsidRPr="002F76E4" w:rsidRDefault="00E05502" w:rsidP="00E05502">
      <w:r w:rsidRPr="002F76E4">
        <w:rPr>
          <w:b/>
          <w:i/>
        </w:rPr>
        <w:t xml:space="preserve"> </w:t>
      </w:r>
      <w:r w:rsidRPr="002F76E4">
        <w:t xml:space="preserve">Conforme recomendado por </w:t>
      </w:r>
      <w:r w:rsidRPr="002F76E4">
        <w:rPr>
          <w:i/>
          <w:rPrChange w:id="486" w:author="Anasta" w:date="2014-05-28T13:30:00Z">
            <w:rPr>
              <w:highlight w:val="red"/>
            </w:rPr>
          </w:rPrChange>
        </w:rPr>
        <w:t>Android</w:t>
      </w:r>
      <w:customXmlInsRangeStart w:id="487" w:author="Anasta" w:date="2014-05-28T13:30:00Z"/>
      <w:sdt>
        <w:sdtPr>
          <w:rPr>
            <w:i/>
          </w:rPr>
          <w:id w:val="1239128418"/>
          <w:citation/>
        </w:sdtPr>
        <w:sdtContent>
          <w:customXmlInsRangeEnd w:id="487"/>
          <w:ins w:id="488" w:author="Anasta" w:date="2014-05-28T13:30:00Z">
            <w:r w:rsidR="003570CB" w:rsidRPr="002F76E4">
              <w:rPr>
                <w:i/>
              </w:rPr>
              <w:fldChar w:fldCharType="begin"/>
            </w:r>
            <w:r w:rsidR="00BB0DE7">
              <w:rPr>
                <w:i/>
              </w:rPr>
              <w:instrText xml:space="preserve">CITATION And149 \l 1046 </w:instrText>
            </w:r>
            <w:r w:rsidR="003570CB" w:rsidRPr="002F76E4">
              <w:rPr>
                <w:i/>
              </w:rPr>
              <w:fldChar w:fldCharType="separate"/>
            </w:r>
          </w:ins>
          <w:r w:rsidR="00382C32">
            <w:rPr>
              <w:i/>
              <w:noProof/>
            </w:rPr>
            <w:t xml:space="preserve"> </w:t>
          </w:r>
          <w:r w:rsidR="00382C32">
            <w:rPr>
              <w:noProof/>
            </w:rPr>
            <w:t>(ANDROID, 2014)</w:t>
          </w:r>
          <w:ins w:id="489" w:author="Anasta" w:date="2014-05-28T13:30:00Z">
            <w:r w:rsidR="003570CB" w:rsidRPr="002F76E4">
              <w:rPr>
                <w:i/>
              </w:rPr>
              <w:fldChar w:fldCharType="end"/>
            </w:r>
          </w:ins>
          <w:customXmlInsRangeStart w:id="490" w:author="Anasta" w:date="2014-05-28T13:30:00Z"/>
        </w:sdtContent>
      </w:sdt>
      <w:customXmlInsRangeEnd w:id="490"/>
      <w:r w:rsidRPr="002F76E4">
        <w:t>, qualquer recurso da aplicação deve ser externalizado em arquivos específicos de nomes convenc</w:t>
      </w:r>
      <w:r w:rsidR="0028295B" w:rsidRPr="002F76E4">
        <w:t>ionados. Por meio dessa prática</w:t>
      </w:r>
      <w:del w:id="491" w:author="Anasta" w:date="2014-05-28T13:30:00Z">
        <w:r w:rsidRPr="002F76E4">
          <w:delText>,</w:delText>
        </w:r>
      </w:del>
      <w:r w:rsidRPr="002F76E4">
        <w:t xml:space="preserve"> é possível prover recursos alternativos para cada dispositivo com diferentes configurações e tornar o próprio sistema operacional responsável por decidir </w:t>
      </w:r>
      <w:r w:rsidR="0028295B" w:rsidRPr="002F76E4">
        <w:t xml:space="preserve">quando utilizá-los Dentre os </w:t>
      </w:r>
      <w:del w:id="492" w:author="Anasta" w:date="2014-05-28T13:30:00Z">
        <w:r w:rsidRPr="002F76E4">
          <w:delText>prícipais</w:delText>
        </w:r>
      </w:del>
      <w:ins w:id="493" w:author="Anasta" w:date="2014-05-28T13:30:00Z">
        <w:r w:rsidR="0028295B" w:rsidRPr="002F76E4">
          <w:t>prin</w:t>
        </w:r>
        <w:r w:rsidRPr="002F76E4">
          <w:t>cipais</w:t>
        </w:r>
      </w:ins>
      <w:r w:rsidRPr="002F76E4">
        <w:t xml:space="preserve"> diretórios de recursos utilizados neste projeto, encontram-se:</w:t>
      </w:r>
    </w:p>
    <w:p w14:paraId="30EF127A" w14:textId="77777777" w:rsidR="00E05502" w:rsidRPr="002F76E4" w:rsidRDefault="00E05502" w:rsidP="00E05502">
      <w:r w:rsidRPr="002F76E4">
        <w:rPr>
          <w:b/>
        </w:rPr>
        <w:t xml:space="preserve">/res/values </w:t>
      </w:r>
      <w:r w:rsidR="00366D5E" w:rsidRPr="002F76E4">
        <w:t xml:space="preserve">– </w:t>
      </w:r>
      <w:del w:id="494" w:author="Anasta" w:date="2014-05-28T13:30:00Z">
        <w:r w:rsidRPr="002F76E4">
          <w:delText>Pasta</w:delText>
        </w:r>
      </w:del>
      <w:ins w:id="495" w:author="Anasta" w:date="2014-05-28T13:30:00Z">
        <w:r w:rsidR="00366D5E" w:rsidRPr="002F76E4">
          <w:t>p</w:t>
        </w:r>
        <w:r w:rsidRPr="002F76E4">
          <w:t>asta</w:t>
        </w:r>
      </w:ins>
      <w:r w:rsidRPr="002F76E4">
        <w:t xml:space="preserve"> que contém arquivos XML relacionados a valores simples como </w:t>
      </w:r>
      <w:r w:rsidRPr="002F76E4">
        <w:rPr>
          <w:i/>
        </w:rPr>
        <w:t>strings</w:t>
      </w:r>
      <w:r w:rsidR="00366D5E" w:rsidRPr="002F76E4">
        <w:t>, inteiros, e cores</w:t>
      </w:r>
      <w:del w:id="496" w:author="Anasta" w:date="2014-05-28T13:30:00Z">
        <w:r w:rsidRPr="002F76E4">
          <w:delText xml:space="preserve">, </w:delText>
        </w:r>
      </w:del>
      <w:ins w:id="497" w:author="Anasta" w:date="2014-05-28T13:30:00Z">
        <w:r w:rsidR="00366D5E" w:rsidRPr="002F76E4">
          <w:t>.</w:t>
        </w:r>
      </w:ins>
      <w:r w:rsidR="00366D5E" w:rsidRPr="002F76E4">
        <w:t xml:space="preserve"> </w:t>
      </w:r>
      <w:r w:rsidRPr="002F76E4">
        <w:t>Os arquivos mais comuns são:</w:t>
      </w:r>
    </w:p>
    <w:p w14:paraId="5EA4A291" w14:textId="77777777" w:rsidR="00E05502" w:rsidRPr="002F76E4" w:rsidRDefault="00E05502" w:rsidP="00E05502">
      <w:r w:rsidRPr="002F76E4">
        <w:tab/>
      </w:r>
      <w:r w:rsidR="00366D5E" w:rsidRPr="002F76E4">
        <w:rPr>
          <w:b/>
          <w:i/>
          <w:rPrChange w:id="498" w:author="Anasta" w:date="2014-05-28T13:30:00Z">
            <w:rPr/>
          </w:rPrChange>
        </w:rPr>
        <w:t>colors.xml</w:t>
      </w:r>
      <w:r w:rsidR="00366D5E" w:rsidRPr="002F76E4">
        <w:t xml:space="preserve"> – </w:t>
      </w:r>
      <w:del w:id="499" w:author="Anasta" w:date="2014-05-28T13:30:00Z">
        <w:r w:rsidRPr="002F76E4">
          <w:delText>Utlilizado</w:delText>
        </w:r>
      </w:del>
      <w:ins w:id="500" w:author="Anasta" w:date="2014-05-28T13:30:00Z">
        <w:r w:rsidR="00366D5E" w:rsidRPr="002F76E4">
          <w:t>ut</w:t>
        </w:r>
        <w:r w:rsidRPr="002F76E4">
          <w:t>ilizado</w:t>
        </w:r>
      </w:ins>
      <w:r w:rsidRPr="002F76E4">
        <w:t xml:space="preserve"> para conter todas as cores personalizadas pelo desenvolvedor.</w:t>
      </w:r>
    </w:p>
    <w:p w14:paraId="6CFD831E" w14:textId="77777777" w:rsidR="00E05502" w:rsidRPr="002F76E4" w:rsidRDefault="00366D5E" w:rsidP="00E05502">
      <w:r w:rsidRPr="002F76E4">
        <w:tab/>
      </w:r>
      <w:r w:rsidRPr="002F76E4">
        <w:rPr>
          <w:b/>
          <w:i/>
          <w:rPrChange w:id="501" w:author="Anasta" w:date="2014-05-28T13:30:00Z">
            <w:rPr/>
          </w:rPrChange>
        </w:rPr>
        <w:t>dimension.xml</w:t>
      </w:r>
      <w:r w:rsidRPr="002F76E4">
        <w:t xml:space="preserve"> – </w:t>
      </w:r>
      <w:del w:id="502" w:author="Anasta" w:date="2014-05-28T13:30:00Z">
        <w:r w:rsidR="00E05502" w:rsidRPr="002F76E4">
          <w:delText>Utilizado</w:delText>
        </w:r>
      </w:del>
      <w:ins w:id="503" w:author="Anasta" w:date="2014-05-28T13:30:00Z">
        <w:r w:rsidRPr="002F76E4">
          <w:t>u</w:t>
        </w:r>
        <w:r w:rsidR="00E05502" w:rsidRPr="002F76E4">
          <w:t>tilizado</w:t>
        </w:r>
      </w:ins>
      <w:r w:rsidR="00E05502" w:rsidRPr="002F76E4">
        <w:t xml:space="preserve"> para armazenar dimensões personalizadas pelo desenvolvedor.</w:t>
      </w:r>
    </w:p>
    <w:p w14:paraId="549C0C0F" w14:textId="77777777" w:rsidR="00E05502" w:rsidRPr="002F76E4" w:rsidRDefault="00E05502" w:rsidP="00E05502">
      <w:pPr>
        <w:ind w:firstLine="709"/>
      </w:pPr>
      <w:r w:rsidRPr="002F76E4">
        <w:rPr>
          <w:b/>
          <w:i/>
          <w:rPrChange w:id="504" w:author="Anasta" w:date="2014-05-28T13:30:00Z">
            <w:rPr/>
          </w:rPrChange>
        </w:rPr>
        <w:t>string.xml</w:t>
      </w:r>
      <w:r w:rsidRPr="002F76E4">
        <w:t xml:space="preserve"> – </w:t>
      </w:r>
      <w:del w:id="505" w:author="Anasta" w:date="2014-05-28T13:30:00Z">
        <w:r w:rsidRPr="002F76E4">
          <w:delText>Utilizado</w:delText>
        </w:r>
      </w:del>
      <w:ins w:id="506" w:author="Anasta" w:date="2014-05-28T13:30:00Z">
        <w:r w:rsidR="00366D5E" w:rsidRPr="002F76E4">
          <w:t>u</w:t>
        </w:r>
        <w:r w:rsidRPr="002F76E4">
          <w:t>tilizado</w:t>
        </w:r>
      </w:ins>
      <w:r w:rsidRPr="002F76E4">
        <w:t xml:space="preserve"> para armazenar </w:t>
      </w:r>
      <w:r w:rsidRPr="002F76E4">
        <w:rPr>
          <w:i/>
          <w:rPrChange w:id="507" w:author="Anasta" w:date="2014-05-28T13:30:00Z">
            <w:rPr/>
          </w:rPrChange>
        </w:rPr>
        <w:t>strings</w:t>
      </w:r>
      <w:r w:rsidRPr="002F76E4">
        <w:t xml:space="preserve"> que serão comumente utilizadas pelo usuário.</w:t>
      </w:r>
    </w:p>
    <w:p w14:paraId="01878687" w14:textId="77777777" w:rsidR="00E05502" w:rsidRPr="002F76E4" w:rsidRDefault="00E05502" w:rsidP="00E05502">
      <w:pPr>
        <w:ind w:firstLine="709"/>
      </w:pPr>
      <w:r w:rsidRPr="002F76E4">
        <w:rPr>
          <w:b/>
          <w:i/>
          <w:rPrChange w:id="508" w:author="Anasta" w:date="2014-05-28T13:30:00Z">
            <w:rPr/>
          </w:rPrChange>
        </w:rPr>
        <w:t>style.xml</w:t>
      </w:r>
      <w:r w:rsidR="00366D5E" w:rsidRPr="002F76E4">
        <w:t xml:space="preserve"> – </w:t>
      </w:r>
      <w:del w:id="509" w:author="Anasta" w:date="2014-05-28T13:30:00Z">
        <w:r w:rsidRPr="002F76E4">
          <w:delText>Utilizado</w:delText>
        </w:r>
      </w:del>
      <w:ins w:id="510" w:author="Anasta" w:date="2014-05-28T13:30:00Z">
        <w:r w:rsidR="00366D5E" w:rsidRPr="002F76E4">
          <w:t>u</w:t>
        </w:r>
        <w:r w:rsidRPr="002F76E4">
          <w:t>tilizado</w:t>
        </w:r>
      </w:ins>
      <w:r w:rsidRPr="002F76E4">
        <w:t xml:space="preserve"> para armazenar configurações de aparência e formato para a interface de usuário.</w:t>
      </w:r>
    </w:p>
    <w:p w14:paraId="47408BCF" w14:textId="77777777" w:rsidR="00E05502" w:rsidRDefault="00E05502" w:rsidP="00E05502">
      <w:r w:rsidRPr="002F76E4">
        <w:rPr>
          <w:b/>
        </w:rPr>
        <w:t xml:space="preserve">/res/layout </w:t>
      </w:r>
      <w:r w:rsidR="00366D5E" w:rsidRPr="002F76E4">
        <w:t xml:space="preserve"> - </w:t>
      </w:r>
      <w:del w:id="511" w:author="Anasta" w:date="2014-05-28T13:30:00Z">
        <w:r w:rsidRPr="002F76E4">
          <w:delText>Contém</w:delText>
        </w:r>
      </w:del>
      <w:ins w:id="512" w:author="Anasta" w:date="2014-05-28T13:30:00Z">
        <w:r w:rsidR="00366D5E" w:rsidRPr="002F76E4">
          <w:t>c</w:t>
        </w:r>
        <w:r w:rsidRPr="002F76E4">
          <w:t>ontém</w:t>
        </w:r>
      </w:ins>
      <w:r w:rsidRPr="002F76E4">
        <w:t xml:space="preserve"> arquivos XML responsáveis por armazenar configurações de </w:t>
      </w:r>
      <w:r w:rsidRPr="002F76E4">
        <w:rPr>
          <w:i/>
        </w:rPr>
        <w:t>layout</w:t>
      </w:r>
      <w:r w:rsidRPr="002F76E4">
        <w:t xml:space="preserve"> da interface de usuário.</w:t>
      </w:r>
    </w:p>
    <w:p w14:paraId="298C0678" w14:textId="77777777" w:rsidR="00315197" w:rsidRPr="002F76E4" w:rsidRDefault="00315197" w:rsidP="00E05502"/>
    <w:p w14:paraId="124068D5" w14:textId="77777777" w:rsidR="00C2648D" w:rsidRDefault="00C2648D" w:rsidP="00C2648D">
      <w:pPr>
        <w:jc w:val="center"/>
        <w:rPr>
          <w:b/>
        </w:rPr>
      </w:pPr>
      <w:r w:rsidRPr="002F76E4">
        <w:rPr>
          <w:b/>
        </w:rPr>
        <w:t>JUSTIFICATIVA</w:t>
      </w:r>
    </w:p>
    <w:p w14:paraId="7BE0EF59" w14:textId="77777777" w:rsidR="00315197" w:rsidRPr="002F76E4" w:rsidRDefault="00315197" w:rsidP="00C2648D">
      <w:pPr>
        <w:jc w:val="center"/>
        <w:rPr>
          <w:b/>
        </w:rPr>
      </w:pPr>
    </w:p>
    <w:p w14:paraId="4C027025" w14:textId="77777777" w:rsidR="00C97C61" w:rsidRPr="002F76E4" w:rsidRDefault="0081534C" w:rsidP="00C97C61">
      <w:r w:rsidRPr="002F76E4">
        <w:t>Durante a utilização do aplicativo</w:t>
      </w:r>
      <w:del w:id="513" w:author="Anasta" w:date="2014-05-28T13:30:00Z">
        <w:r w:rsidRPr="002F76E4">
          <w:delText>,</w:delText>
        </w:r>
      </w:del>
      <w:r w:rsidRPr="002F76E4">
        <w:t xml:space="preserve"> </w:t>
      </w:r>
      <w:r w:rsidR="009210C3" w:rsidRPr="002F76E4">
        <w:t>o usuário irá transitar entre várias telas, tais como a de menu principal, a da lista aberta</w:t>
      </w:r>
      <w:r w:rsidR="000231FA" w:rsidRPr="002F76E4">
        <w:t xml:space="preserve"> pelo usuário, dentre outras. O uso de hierarquias ente </w:t>
      </w:r>
      <w:r w:rsidR="009210C3" w:rsidRPr="002F76E4">
        <w:t xml:space="preserve">elas, no </w:t>
      </w:r>
      <w:r w:rsidR="009210C3" w:rsidRPr="002F76E4">
        <w:rPr>
          <w:i/>
          <w:rPrChange w:id="514" w:author="Anasta" w:date="2014-05-28T13:30:00Z">
            <w:rPr/>
          </w:rPrChange>
        </w:rPr>
        <w:t>Android</w:t>
      </w:r>
      <w:r w:rsidR="009210C3" w:rsidRPr="002F76E4">
        <w:t>, facilita</w:t>
      </w:r>
      <w:r w:rsidR="00A668A4" w:rsidRPr="002F76E4">
        <w:t xml:space="preserve"> a navegabilidade para o usuário</w:t>
      </w:r>
      <w:r w:rsidR="00A53251" w:rsidRPr="002F76E4">
        <w:t xml:space="preserve">, por meio </w:t>
      </w:r>
      <w:r w:rsidR="00A53251" w:rsidRPr="002F76E4">
        <w:lastRenderedPageBreak/>
        <w:t xml:space="preserve">dos </w:t>
      </w:r>
      <w:del w:id="515" w:author="Anasta" w:date="2014-05-28T13:30:00Z">
        <w:r w:rsidR="00A53251" w:rsidRPr="002F76E4">
          <w:delText>butões</w:delText>
        </w:r>
      </w:del>
      <w:ins w:id="516" w:author="Anasta" w:date="2014-05-28T13:30:00Z">
        <w:r w:rsidR="002B429B" w:rsidRPr="002F76E4">
          <w:t>botões</w:t>
        </w:r>
      </w:ins>
      <w:r w:rsidR="00A53251" w:rsidRPr="002F76E4">
        <w:t xml:space="preserve"> </w:t>
      </w:r>
      <w:r w:rsidR="00A53251" w:rsidRPr="002F76E4">
        <w:rPr>
          <w:i/>
        </w:rPr>
        <w:t>up</w:t>
      </w:r>
      <w:r w:rsidR="00A53251" w:rsidRPr="002F76E4">
        <w:t xml:space="preserve"> e </w:t>
      </w:r>
      <w:r w:rsidR="00A53251" w:rsidRPr="002F76E4">
        <w:rPr>
          <w:i/>
        </w:rPr>
        <w:t>back</w:t>
      </w:r>
      <w:r w:rsidR="00A668A4" w:rsidRPr="002F76E4">
        <w:t>.</w:t>
      </w:r>
      <w:r w:rsidR="00870F1E" w:rsidRPr="002F76E4">
        <w:t xml:space="preserve"> A fim de prover isso</w:t>
      </w:r>
      <w:del w:id="517" w:author="Anasta" w:date="2014-05-28T13:30:00Z">
        <w:r w:rsidR="00C97C61" w:rsidRPr="002F76E4">
          <w:delText>,</w:delText>
        </w:r>
      </w:del>
      <w:r w:rsidR="00C97C61" w:rsidRPr="002F76E4">
        <w:t xml:space="preserve"> utilizou-se, no arquivo </w:t>
      </w:r>
      <w:r w:rsidR="00C97C61" w:rsidRPr="002F76E4">
        <w:rPr>
          <w:i/>
          <w:rPrChange w:id="518" w:author="Anasta" w:date="2014-05-28T13:30:00Z">
            <w:rPr/>
          </w:rPrChange>
        </w:rPr>
        <w:t>“AndroidManifest.xml“,</w:t>
      </w:r>
      <w:r w:rsidR="00C97C61" w:rsidRPr="002F76E4">
        <w:t xml:space="preserve"> dentro de alguns elementos </w:t>
      </w:r>
      <w:r w:rsidR="00C97C61" w:rsidRPr="002F76E4">
        <w:rPr>
          <w:i/>
          <w:rPrChange w:id="519" w:author="Anasta" w:date="2014-05-28T13:30:00Z">
            <w:rPr/>
          </w:rPrChange>
        </w:rPr>
        <w:t>&lt;activity&gt;,</w:t>
      </w:r>
      <w:r w:rsidR="00C97C61" w:rsidRPr="002F76E4">
        <w:t xml:space="preserve"> o atributo </w:t>
      </w:r>
      <w:r w:rsidR="00C97C61" w:rsidRPr="002F76E4">
        <w:rPr>
          <w:i/>
          <w:rPrChange w:id="520" w:author="Anasta" w:date="2014-05-28T13:30:00Z">
            <w:rPr/>
          </w:rPrChange>
        </w:rPr>
        <w:t>“android:parentActivityName”</w:t>
      </w:r>
      <w:r w:rsidR="00C97C61" w:rsidRPr="002F76E4">
        <w:t xml:space="preserve"> para que </w:t>
      </w:r>
      <w:r w:rsidR="00233D7D" w:rsidRPr="002F76E4">
        <w:t xml:space="preserve">a atividade com esse atributo possa </w:t>
      </w:r>
      <w:r w:rsidR="00216343" w:rsidRPr="002F76E4">
        <w:t xml:space="preserve">levar o usuário </w:t>
      </w:r>
      <w:r w:rsidR="00C97C61" w:rsidRPr="002F76E4">
        <w:t xml:space="preserve">à </w:t>
      </w:r>
      <w:r w:rsidR="00C97C61" w:rsidRPr="002F76E4">
        <w:rPr>
          <w:i/>
        </w:rPr>
        <w:t>acitivity</w:t>
      </w:r>
      <w:r w:rsidR="00C97C61" w:rsidRPr="002F76E4">
        <w:t xml:space="preserve"> pai</w:t>
      </w:r>
      <w:r w:rsidR="00216343" w:rsidRPr="002F76E4">
        <w:t xml:space="preserve"> em questão</w:t>
      </w:r>
      <w:r w:rsidR="00C97C61" w:rsidRPr="002F76E4">
        <w:t xml:space="preserve"> e, assim, facilitar a navegação entre as listas.</w:t>
      </w:r>
    </w:p>
    <w:p w14:paraId="14952132" w14:textId="77777777" w:rsidR="00A120F2" w:rsidRPr="002F76E4" w:rsidRDefault="00A120F2" w:rsidP="00C97C61">
      <w:pPr>
        <w:rPr>
          <w:i/>
        </w:rPr>
      </w:pPr>
      <w:r w:rsidRPr="002F76E4">
        <w:t>Uma</w:t>
      </w:r>
      <w:r w:rsidR="00B70076" w:rsidRPr="002F76E4">
        <w:t xml:space="preserve"> instância</w:t>
      </w:r>
      <w:r w:rsidR="00C67651" w:rsidRPr="002F76E4">
        <w:t xml:space="preserve"> da</w:t>
      </w:r>
      <w:r w:rsidR="00B70076" w:rsidRPr="002F76E4">
        <w:t xml:space="preserve"> subclasse </w:t>
      </w:r>
      <w:r w:rsidRPr="002F76E4">
        <w:t xml:space="preserve">da classe </w:t>
      </w:r>
      <w:r w:rsidRPr="002F76E4">
        <w:rPr>
          <w:i/>
        </w:rPr>
        <w:t>Application</w:t>
      </w:r>
      <w:r w:rsidRPr="002F76E4">
        <w:t xml:space="preserve"> servirá como controlador do apl</w:t>
      </w:r>
      <w:r w:rsidR="00C86EAC" w:rsidRPr="002F76E4">
        <w:t xml:space="preserve">icativo, intermediando </w:t>
      </w:r>
      <w:r w:rsidRPr="002F76E4">
        <w:t>parte da navegaç</w:t>
      </w:r>
      <w:r w:rsidR="00C86EAC" w:rsidRPr="002F76E4">
        <w:t>ão entre as telas e</w:t>
      </w:r>
      <w:r w:rsidRPr="002F76E4">
        <w:t xml:space="preserve"> coordenando a comunicação entre</w:t>
      </w:r>
      <w:r w:rsidR="00EB6C98" w:rsidRPr="002F76E4">
        <w:t xml:space="preserve"> a camada de dados e a camada de apresentação.</w:t>
      </w:r>
      <w:r w:rsidR="0093750E" w:rsidRPr="002F76E4">
        <w:t xml:space="preserve"> Cada subclasse de </w:t>
      </w:r>
      <w:r w:rsidR="00B00FD0" w:rsidRPr="002F76E4">
        <w:rPr>
          <w:i/>
        </w:rPr>
        <w:t>Activity</w:t>
      </w:r>
      <w:r w:rsidR="00C67651" w:rsidRPr="002F76E4">
        <w:t xml:space="preserve"> </w:t>
      </w:r>
      <w:r w:rsidR="00B00FD0" w:rsidRPr="002F76E4">
        <w:t xml:space="preserve">se comunicará </w:t>
      </w:r>
      <w:r w:rsidR="00C67651" w:rsidRPr="002F76E4">
        <w:t xml:space="preserve">com o controlador informando </w:t>
      </w:r>
      <w:r w:rsidR="006D791C" w:rsidRPr="002F76E4">
        <w:t xml:space="preserve">o contexto da aplicação, encapsulado em um objeto </w:t>
      </w:r>
      <w:r w:rsidR="006D791C" w:rsidRPr="002F76E4">
        <w:rPr>
          <w:i/>
        </w:rPr>
        <w:t>Context.</w:t>
      </w:r>
    </w:p>
    <w:p w14:paraId="38274844" w14:textId="77777777" w:rsidR="00382676" w:rsidRPr="002F76E4" w:rsidRDefault="00382676" w:rsidP="00C2648D">
      <w:pPr>
        <w:jc w:val="center"/>
        <w:rPr>
          <w:b/>
        </w:rPr>
      </w:pPr>
    </w:p>
    <w:p w14:paraId="560C2F05" w14:textId="77777777" w:rsidR="00382676" w:rsidRPr="002F76E4" w:rsidRDefault="00382676" w:rsidP="00382676">
      <w:pPr>
        <w:rPr>
          <w:del w:id="521" w:author="Anasta" w:date="2014-05-28T13:30:00Z"/>
        </w:rPr>
      </w:pPr>
      <w:bookmarkStart w:id="522" w:name="_Toc389051937"/>
      <w:bookmarkStart w:id="523" w:name="_Toc389057656"/>
      <w:bookmarkStart w:id="524" w:name="_Toc389058360"/>
      <w:bookmarkStart w:id="525" w:name="_Toc389062762"/>
      <w:bookmarkStart w:id="526" w:name="_Toc389062816"/>
      <w:bookmarkEnd w:id="522"/>
      <w:bookmarkEnd w:id="523"/>
      <w:bookmarkEnd w:id="524"/>
      <w:bookmarkEnd w:id="525"/>
      <w:bookmarkEnd w:id="526"/>
    </w:p>
    <w:p w14:paraId="2C74B63F" w14:textId="77777777" w:rsidR="00E05502" w:rsidRPr="002F76E4" w:rsidRDefault="00E05502" w:rsidP="00E05502">
      <w:pPr>
        <w:pStyle w:val="Heading3"/>
      </w:pPr>
      <w:bookmarkStart w:id="527" w:name="_Toc389062817"/>
      <w:r w:rsidRPr="002F76E4">
        <w:t>CAMADA DE DADOS</w:t>
      </w:r>
      <w:bookmarkEnd w:id="527"/>
    </w:p>
    <w:p w14:paraId="14806A27" w14:textId="77777777" w:rsidR="0033029F" w:rsidRPr="002F76E4" w:rsidRDefault="0033029F" w:rsidP="003F3363">
      <w:pPr>
        <w:rPr>
          <w:b/>
        </w:rPr>
      </w:pPr>
    </w:p>
    <w:p w14:paraId="1D7516CA" w14:textId="77777777" w:rsidR="00C65810" w:rsidRPr="002F76E4" w:rsidRDefault="00C65810" w:rsidP="003F3363">
      <w:r w:rsidRPr="002F76E4">
        <w:t xml:space="preserve">Dentre as bibliotecas </w:t>
      </w:r>
      <w:r w:rsidR="00474C85" w:rsidRPr="002F76E4">
        <w:t>disponibilizadas pelo</w:t>
      </w:r>
      <w:r w:rsidR="000C2D7E" w:rsidRPr="002F76E4">
        <w:t xml:space="preserve"> </w:t>
      </w:r>
      <w:r w:rsidR="000C2D7E" w:rsidRPr="002F76E4">
        <w:rPr>
          <w:i/>
          <w:rPrChange w:id="528" w:author="Anasta" w:date="2014-05-28T13:30:00Z">
            <w:rPr/>
          </w:rPrChange>
        </w:rPr>
        <w:t>Android</w:t>
      </w:r>
      <w:r w:rsidR="000C2D7E" w:rsidRPr="002F76E4">
        <w:t>, o projeto fará uso de:</w:t>
      </w:r>
    </w:p>
    <w:p w14:paraId="2FF7F4D6" w14:textId="77777777" w:rsidR="00474C85" w:rsidRPr="002F76E4" w:rsidRDefault="00474C85" w:rsidP="003F3363"/>
    <w:p w14:paraId="56788B16" w14:textId="77777777" w:rsidR="00A5041A" w:rsidRPr="002F76E4" w:rsidRDefault="00A5041A" w:rsidP="003F3363">
      <w:pPr>
        <w:rPr>
          <w:ins w:id="529" w:author="Anasta" w:date="2014-05-28T13:30:00Z"/>
        </w:rPr>
      </w:pPr>
    </w:p>
    <w:p w14:paraId="697CA08F" w14:textId="77777777" w:rsidR="00A5041A" w:rsidRPr="002F76E4" w:rsidRDefault="00A5041A" w:rsidP="003F3363">
      <w:pPr>
        <w:rPr>
          <w:ins w:id="530" w:author="Anasta" w:date="2014-05-28T13:30:00Z"/>
        </w:rPr>
      </w:pPr>
    </w:p>
    <w:p w14:paraId="6D28786B" w14:textId="77777777" w:rsidR="00474C85" w:rsidRPr="002F76E4" w:rsidRDefault="00474C85" w:rsidP="00315197">
      <w:pPr>
        <w:pStyle w:val="SubTitulozinho"/>
      </w:pPr>
      <w:r w:rsidRPr="002F76E4">
        <w:t>SQLite</w:t>
      </w:r>
    </w:p>
    <w:p w14:paraId="44A0A558" w14:textId="77777777" w:rsidR="00F75972" w:rsidRPr="002F76E4" w:rsidRDefault="00F75972" w:rsidP="003F3363">
      <w:pPr>
        <w:rPr>
          <w:b/>
        </w:rPr>
      </w:pPr>
    </w:p>
    <w:p w14:paraId="61F40033" w14:textId="77777777" w:rsidR="00F75972" w:rsidRPr="002F76E4" w:rsidRDefault="00F75972" w:rsidP="003F3363">
      <w:r w:rsidRPr="002F76E4">
        <w:t xml:space="preserve">No </w:t>
      </w:r>
      <w:r w:rsidRPr="002F76E4">
        <w:rPr>
          <w:i/>
          <w:rPrChange w:id="531" w:author="Anasta" w:date="2014-05-28T13:30:00Z">
            <w:rPr/>
          </w:rPrChange>
        </w:rPr>
        <w:t>Android</w:t>
      </w:r>
      <w:del w:id="532" w:author="Anasta" w:date="2014-05-28T13:30:00Z">
        <w:r w:rsidRPr="002F76E4">
          <w:delText>,</w:delText>
        </w:r>
      </w:del>
      <w:r w:rsidRPr="002F76E4">
        <w:t xml:space="preserve"> é possível utilizar o pacote </w:t>
      </w:r>
      <w:r w:rsidRPr="002F76E4">
        <w:rPr>
          <w:i/>
          <w:rPrChange w:id="533" w:author="Anasta" w:date="2014-05-28T13:30:00Z">
            <w:rPr/>
          </w:rPrChange>
        </w:rPr>
        <w:t>“android.database.sqlite”</w:t>
      </w:r>
      <w:r w:rsidR="00D67625" w:rsidRPr="002F76E4">
        <w:rPr>
          <w:i/>
          <w:rPrChange w:id="534" w:author="Anasta" w:date="2014-05-28T13:30:00Z">
            <w:rPr/>
          </w:rPrChange>
        </w:rPr>
        <w:t>.</w:t>
      </w:r>
      <w:r w:rsidR="00D67625" w:rsidRPr="002F76E4">
        <w:t xml:space="preserve"> Nesse pacote se encontram as classes que uma </w:t>
      </w:r>
      <w:r w:rsidR="00790C40" w:rsidRPr="002F76E4">
        <w:t>a</w:t>
      </w:r>
      <w:r w:rsidR="00D67625" w:rsidRPr="002F76E4">
        <w:t>plicação</w:t>
      </w:r>
      <w:r w:rsidR="00790C40" w:rsidRPr="002F76E4">
        <w:t xml:space="preserve"> precisa para administrar sua </w:t>
      </w:r>
      <w:r w:rsidR="00790C40" w:rsidRPr="002F76E4">
        <w:rPr>
          <w:i/>
        </w:rPr>
        <w:t xml:space="preserve">database </w:t>
      </w:r>
      <w:r w:rsidR="00790C40" w:rsidRPr="002F76E4">
        <w:t>privada.</w:t>
      </w:r>
    </w:p>
    <w:p w14:paraId="68B89F8F" w14:textId="77777777" w:rsidR="005148A3" w:rsidRPr="002F76E4" w:rsidRDefault="005148A3" w:rsidP="003F3363">
      <w:r w:rsidRPr="002F76E4">
        <w:t>As classes mais utilizadas do pacote são:</w:t>
      </w:r>
    </w:p>
    <w:p w14:paraId="0DCE1488" w14:textId="77777777" w:rsidR="00852634" w:rsidRPr="002F76E4" w:rsidRDefault="00852634" w:rsidP="003F3363"/>
    <w:p w14:paraId="35F6683E" w14:textId="77777777" w:rsidR="005148A3" w:rsidRPr="002F76E4" w:rsidRDefault="005148A3" w:rsidP="00315197">
      <w:pPr>
        <w:pStyle w:val="SubTitulozinho"/>
      </w:pPr>
      <w:r w:rsidRPr="002F76E4">
        <w:tab/>
        <w:t>SQLiteDatabase</w:t>
      </w:r>
    </w:p>
    <w:p w14:paraId="4909ED43" w14:textId="77777777" w:rsidR="00DC520A" w:rsidRPr="002F76E4" w:rsidRDefault="00DC520A" w:rsidP="003F3363">
      <w:pPr>
        <w:rPr>
          <w:b/>
        </w:rPr>
      </w:pPr>
    </w:p>
    <w:p w14:paraId="1CDFFBE8" w14:textId="77777777" w:rsidR="005148A3" w:rsidRPr="002F76E4" w:rsidRDefault="005148A3" w:rsidP="005007E3">
      <w:pPr>
        <w:keepNext/>
        <w:jc w:val="center"/>
      </w:pPr>
      <w:r w:rsidRPr="002F76E4">
        <w:rPr>
          <w:noProof/>
          <w:lang w:eastAsia="pt-BR"/>
        </w:rPr>
        <w:lastRenderedPageBreak/>
        <w:drawing>
          <wp:inline distT="0" distB="0" distL="0" distR="0" wp14:anchorId="4725BBE4" wp14:editId="0DA5F1DF">
            <wp:extent cx="3683189" cy="18669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11.40.png"/>
                    <pic:cNvPicPr/>
                  </pic:nvPicPr>
                  <pic:blipFill>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683189" cy="1866996"/>
                    </a:xfrm>
                    <a:prstGeom prst="rect">
                      <a:avLst/>
                    </a:prstGeom>
                  </pic:spPr>
                </pic:pic>
              </a:graphicData>
            </a:graphic>
          </wp:inline>
        </w:drawing>
      </w:r>
    </w:p>
    <w:p w14:paraId="57CFC195" w14:textId="1BACF7E2" w:rsidR="005148A3" w:rsidRPr="002F76E4" w:rsidRDefault="005148A3" w:rsidP="005148A3">
      <w:pPr>
        <w:pStyle w:val="Caption"/>
      </w:pPr>
      <w:bookmarkStart w:id="535" w:name="_Toc389062863"/>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11</w:t>
      </w:r>
      <w:r w:rsidR="00B32F22">
        <w:fldChar w:fldCharType="end"/>
      </w:r>
      <w:r w:rsidRPr="002F76E4">
        <w:t xml:space="preserve"> </w:t>
      </w:r>
      <w:r w:rsidR="00DC520A" w:rsidRPr="002F76E4">
        <w:t>–</w:t>
      </w:r>
      <w:r w:rsidRPr="002F76E4">
        <w:t xml:space="preserve"> </w:t>
      </w:r>
      <w:r w:rsidR="00DC520A" w:rsidRPr="002F76E4">
        <w:t xml:space="preserve">Hierarquia de classes do </w:t>
      </w:r>
      <w:r w:rsidR="00DC520A" w:rsidRPr="002F76E4">
        <w:rPr>
          <w:i/>
          <w:rPrChange w:id="536" w:author="Anasta" w:date="2014-05-28T13:30:00Z">
            <w:rPr/>
          </w:rPrChange>
        </w:rPr>
        <w:t>SQLiteDatabase</w:t>
      </w:r>
      <w:bookmarkEnd w:id="535"/>
    </w:p>
    <w:p w14:paraId="584243D9" w14:textId="77777777" w:rsidR="00852634" w:rsidRPr="002F76E4" w:rsidRDefault="00852634" w:rsidP="00852634"/>
    <w:p w14:paraId="0131CA0E" w14:textId="77777777" w:rsidR="003C3A4D" w:rsidRPr="002F76E4" w:rsidRDefault="00DC520A" w:rsidP="003F3363">
      <w:r w:rsidRPr="002F76E4">
        <w:t xml:space="preserve">O </w:t>
      </w:r>
      <w:r w:rsidRPr="002F76E4">
        <w:rPr>
          <w:i/>
          <w:rPrChange w:id="537" w:author="Anasta" w:date="2014-05-28T13:30:00Z">
            <w:rPr/>
          </w:rPrChange>
        </w:rPr>
        <w:t xml:space="preserve">SQLliteDatabase </w:t>
      </w:r>
      <w:r w:rsidRPr="002F76E4">
        <w:t>é respons</w:t>
      </w:r>
      <w:r w:rsidR="00BB1117" w:rsidRPr="002F76E4">
        <w:t xml:space="preserve">ável por expor os métodos que gerenciam um </w:t>
      </w:r>
      <w:r w:rsidR="00294394" w:rsidRPr="002F76E4">
        <w:t xml:space="preserve">banco de dados </w:t>
      </w:r>
      <w:r w:rsidR="00BB1117" w:rsidRPr="002F76E4">
        <w:t xml:space="preserve">do </w:t>
      </w:r>
      <w:r w:rsidR="00BB1117" w:rsidRPr="002F76E4">
        <w:rPr>
          <w:i/>
          <w:rPrChange w:id="538" w:author="Anasta" w:date="2014-05-28T13:30:00Z">
            <w:rPr/>
          </w:rPrChange>
        </w:rPr>
        <w:t>SQLite</w:t>
      </w:r>
      <w:r w:rsidR="00D67D6A" w:rsidRPr="002F76E4">
        <w:t>.</w:t>
      </w:r>
      <w:r w:rsidR="00E07A54" w:rsidRPr="002F76E4">
        <w:t xml:space="preserve"> Dentre os métodos</w:t>
      </w:r>
      <w:del w:id="539" w:author="Anasta" w:date="2014-05-28T13:30:00Z">
        <w:r w:rsidR="00E07A54" w:rsidRPr="002F76E4">
          <w:delText>,</w:delText>
        </w:r>
      </w:del>
      <w:r w:rsidR="00E07A54" w:rsidRPr="002F76E4">
        <w:t xml:space="preserve"> se encontram aqueles</w:t>
      </w:r>
      <w:r w:rsidR="00294394" w:rsidRPr="002F76E4">
        <w:t xml:space="preserve"> de criar, excluir, executar comandos SQL e realizar outras tarefas comuns de banco de dados.</w:t>
      </w:r>
    </w:p>
    <w:p w14:paraId="6E2135FA" w14:textId="77777777" w:rsidR="00852634" w:rsidRPr="002F76E4" w:rsidRDefault="00852634" w:rsidP="003F3363"/>
    <w:p w14:paraId="0B20AF30" w14:textId="77777777" w:rsidR="00383DE6" w:rsidRPr="002F76E4" w:rsidRDefault="00383DE6" w:rsidP="00315197">
      <w:pPr>
        <w:pStyle w:val="SubTitulozinho"/>
      </w:pPr>
      <w:r w:rsidRPr="002F76E4">
        <w:tab/>
      </w:r>
      <w:r w:rsidR="00ED66EF" w:rsidRPr="002F76E4">
        <w:t>SQLiteOpenHelper</w:t>
      </w:r>
    </w:p>
    <w:p w14:paraId="7FED6AB9" w14:textId="77777777" w:rsidR="00852634" w:rsidRPr="002F76E4" w:rsidRDefault="00852634" w:rsidP="003F3363"/>
    <w:p w14:paraId="52243471" w14:textId="77777777" w:rsidR="00AE0792" w:rsidRPr="002F76E4" w:rsidRDefault="00AE0792" w:rsidP="005007E3">
      <w:pPr>
        <w:keepNext/>
        <w:jc w:val="center"/>
      </w:pPr>
      <w:r w:rsidRPr="002F76E4">
        <w:rPr>
          <w:noProof/>
          <w:lang w:eastAsia="pt-BR"/>
        </w:rPr>
        <w:drawing>
          <wp:inline distT="0" distB="0" distL="0" distR="0" wp14:anchorId="323CBBE6" wp14:editId="5F012FC2">
            <wp:extent cx="3594285" cy="170188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19.21.png"/>
                    <pic:cNvPicPr/>
                  </pic:nvPicPr>
                  <pic:blipFill>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94285" cy="1701887"/>
                    </a:xfrm>
                    <a:prstGeom prst="rect">
                      <a:avLst/>
                    </a:prstGeom>
                  </pic:spPr>
                </pic:pic>
              </a:graphicData>
            </a:graphic>
          </wp:inline>
        </w:drawing>
      </w:r>
    </w:p>
    <w:p w14:paraId="51FCA8FE" w14:textId="26A82228" w:rsidR="00ED66EF" w:rsidRPr="002F76E4" w:rsidRDefault="00AE0792" w:rsidP="00AE0792">
      <w:pPr>
        <w:pStyle w:val="Caption"/>
      </w:pPr>
      <w:bookmarkStart w:id="540" w:name="_Toc389062864"/>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12</w:t>
      </w:r>
      <w:r w:rsidR="00B32F22">
        <w:fldChar w:fldCharType="end"/>
      </w:r>
      <w:r w:rsidRPr="002F76E4">
        <w:t xml:space="preserve"> – Hierarquia de classes do </w:t>
      </w:r>
      <w:r w:rsidRPr="002F76E4">
        <w:rPr>
          <w:i/>
          <w:rPrChange w:id="541" w:author="Anasta" w:date="2014-05-28T13:30:00Z">
            <w:rPr/>
          </w:rPrChange>
        </w:rPr>
        <w:t>SQLiteOpenHelper</w:t>
      </w:r>
      <w:bookmarkEnd w:id="540"/>
    </w:p>
    <w:p w14:paraId="64EBFF39" w14:textId="77777777" w:rsidR="00852634" w:rsidRPr="002F76E4" w:rsidRDefault="00852634" w:rsidP="00852634"/>
    <w:p w14:paraId="4CAB1D93" w14:textId="77777777" w:rsidR="006F7FC1" w:rsidRPr="002F76E4" w:rsidRDefault="006F7FC1" w:rsidP="006F7FC1">
      <w:r w:rsidRPr="002F76E4">
        <w:t xml:space="preserve">O </w:t>
      </w:r>
      <w:r w:rsidRPr="002F76E4">
        <w:rPr>
          <w:i/>
          <w:rPrChange w:id="542" w:author="Anasta" w:date="2014-05-28T13:30:00Z">
            <w:rPr/>
          </w:rPrChange>
        </w:rPr>
        <w:t>SQLiteOpenHelper</w:t>
      </w:r>
      <w:r w:rsidRPr="002F76E4">
        <w:t xml:space="preserve"> é responsável </w:t>
      </w:r>
      <w:r w:rsidR="00795B89" w:rsidRPr="002F76E4">
        <w:t xml:space="preserve">pela </w:t>
      </w:r>
      <w:r w:rsidR="00666F8D" w:rsidRPr="002F76E4">
        <w:t>criação</w:t>
      </w:r>
      <w:del w:id="543" w:author="Anasta" w:date="2014-05-28T13:30:00Z">
        <w:r w:rsidR="00666F8D" w:rsidRPr="002F76E4">
          <w:delText>, bem como</w:delText>
        </w:r>
      </w:del>
      <w:ins w:id="544" w:author="Anasta" w:date="2014-05-28T13:30:00Z">
        <w:r w:rsidR="002B429B" w:rsidRPr="002F76E4">
          <w:t xml:space="preserve"> e</w:t>
        </w:r>
      </w:ins>
      <w:r w:rsidR="002B429B" w:rsidRPr="002F76E4">
        <w:t xml:space="preserve"> pelo</w:t>
      </w:r>
      <w:r w:rsidR="00795B89" w:rsidRPr="002F76E4">
        <w:t xml:space="preserve"> </w:t>
      </w:r>
      <w:r w:rsidR="00666F8D" w:rsidRPr="002F76E4">
        <w:t>versionamento</w:t>
      </w:r>
      <w:del w:id="545" w:author="Anasta" w:date="2014-05-28T13:30:00Z">
        <w:r w:rsidR="00666F8D" w:rsidRPr="002F76E4">
          <w:delText>,</w:delText>
        </w:r>
      </w:del>
      <w:r w:rsidR="00666F8D" w:rsidRPr="002F76E4">
        <w:t xml:space="preserve"> de banco de dados.</w:t>
      </w:r>
      <w:r w:rsidR="003E777E" w:rsidRPr="002F76E4">
        <w:t xml:space="preserve"> Ela também é responsável por abrir um banco d</w:t>
      </w:r>
      <w:r w:rsidR="002B429B" w:rsidRPr="002F76E4">
        <w:t>e dados, criar um se não existe</w:t>
      </w:r>
      <w:del w:id="546" w:author="Anasta" w:date="2014-05-28T13:30:00Z">
        <w:r w:rsidR="003E777E" w:rsidRPr="002F76E4">
          <w:delText>,</w:delText>
        </w:r>
      </w:del>
      <w:r w:rsidR="003E777E" w:rsidRPr="002F76E4">
        <w:t xml:space="preserve"> e atualizar sua versão</w:t>
      </w:r>
      <w:ins w:id="547" w:author="Anasta" w:date="2014-05-28T13:30:00Z">
        <w:r w:rsidR="002B429B" w:rsidRPr="002F76E4">
          <w:t>,</w:t>
        </w:r>
      </w:ins>
      <w:r w:rsidR="003E777E" w:rsidRPr="002F76E4">
        <w:t xml:space="preserve"> se necessário</w:t>
      </w:r>
      <w:ins w:id="548" w:author="Anasta" w:date="2014-05-28T13:30:00Z">
        <w:r w:rsidR="002B429B" w:rsidRPr="002F76E4">
          <w:t>.</w:t>
        </w:r>
      </w:ins>
    </w:p>
    <w:p w14:paraId="5B9A7182" w14:textId="77777777" w:rsidR="00DC520A" w:rsidRPr="002F76E4" w:rsidRDefault="003E777E" w:rsidP="003F3363">
      <w:r w:rsidRPr="002F76E4">
        <w:t>Para que essas funcionalidades existam</w:t>
      </w:r>
      <w:del w:id="549" w:author="Anasta" w:date="2014-05-28T13:30:00Z">
        <w:r w:rsidRPr="002F76E4">
          <w:delText>,</w:delText>
        </w:r>
      </w:del>
      <w:r w:rsidRPr="002F76E4">
        <w:t xml:space="preserve"> o programador </w:t>
      </w:r>
      <w:r w:rsidR="00795B89" w:rsidRPr="002F76E4">
        <w:t xml:space="preserve">deve implementar os métodos </w:t>
      </w:r>
      <w:r w:rsidR="0030635B" w:rsidRPr="002F76E4">
        <w:rPr>
          <w:i/>
          <w:rPrChange w:id="550" w:author="Anasta" w:date="2014-05-28T13:30:00Z">
            <w:rPr/>
          </w:rPrChange>
        </w:rPr>
        <w:t>onCreate(SQLiteDatabase), onUpgrade(SQLiteDatabase, int, int)</w:t>
      </w:r>
      <w:r w:rsidR="0030635B" w:rsidRPr="002F76E4">
        <w:t xml:space="preserve"> e, opcionalmente, </w:t>
      </w:r>
      <w:r w:rsidR="0030635B" w:rsidRPr="002F76E4">
        <w:rPr>
          <w:i/>
          <w:rPrChange w:id="551" w:author="Anasta" w:date="2014-05-28T13:30:00Z">
            <w:rPr/>
          </w:rPrChange>
        </w:rPr>
        <w:t>onOpen(SQLiteDatabase).</w:t>
      </w:r>
    </w:p>
    <w:p w14:paraId="4F0171A6" w14:textId="77777777" w:rsidR="00BC52A5" w:rsidRPr="002F76E4" w:rsidRDefault="00BC52A5" w:rsidP="003F3363"/>
    <w:p w14:paraId="0571DCF4" w14:textId="77777777" w:rsidR="00BC52A5" w:rsidRPr="002F76E4" w:rsidRDefault="00BC52A5" w:rsidP="005007E3">
      <w:pPr>
        <w:keepNext/>
        <w:jc w:val="center"/>
      </w:pPr>
      <w:r w:rsidRPr="002F76E4">
        <w:rPr>
          <w:noProof/>
          <w:lang w:eastAsia="pt-BR"/>
        </w:rPr>
        <w:lastRenderedPageBreak/>
        <w:drawing>
          <wp:inline distT="0" distB="0" distL="0" distR="0" wp14:anchorId="4B921113" wp14:editId="3DA5D973">
            <wp:extent cx="3873699" cy="21718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30.24.png"/>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873699" cy="2171812"/>
                    </a:xfrm>
                    <a:prstGeom prst="rect">
                      <a:avLst/>
                    </a:prstGeom>
                  </pic:spPr>
                </pic:pic>
              </a:graphicData>
            </a:graphic>
          </wp:inline>
        </w:drawing>
      </w:r>
    </w:p>
    <w:p w14:paraId="7C36227A" w14:textId="2FA284EE" w:rsidR="00BC52A5" w:rsidRPr="002F76E4" w:rsidRDefault="00BC52A5" w:rsidP="00BC52A5">
      <w:pPr>
        <w:pStyle w:val="Caption"/>
      </w:pPr>
      <w:bookmarkStart w:id="552" w:name="_Toc389062865"/>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13</w:t>
      </w:r>
      <w:r w:rsidR="00B32F22">
        <w:fldChar w:fldCharType="end"/>
      </w:r>
      <w:r w:rsidRPr="002F76E4">
        <w:t xml:space="preserve"> – Hierarquia de classes do </w:t>
      </w:r>
      <w:r w:rsidRPr="002F76E4">
        <w:rPr>
          <w:i/>
          <w:rPrChange w:id="553" w:author="Anasta" w:date="2014-05-28T13:30:00Z">
            <w:rPr/>
          </w:rPrChange>
        </w:rPr>
        <w:t>SQLiteCursor</w:t>
      </w:r>
      <w:bookmarkEnd w:id="552"/>
    </w:p>
    <w:p w14:paraId="43D5981C" w14:textId="77777777" w:rsidR="00BC52A5" w:rsidRPr="002F76E4" w:rsidRDefault="00BC52A5" w:rsidP="00BC52A5"/>
    <w:p w14:paraId="74393253" w14:textId="77777777" w:rsidR="00BC52A5" w:rsidRPr="002F76E4" w:rsidRDefault="00E74AED" w:rsidP="00BC52A5">
      <w:r w:rsidRPr="002F76E4">
        <w:t xml:space="preserve">O </w:t>
      </w:r>
      <w:r w:rsidRPr="002F76E4">
        <w:rPr>
          <w:i/>
          <w:rPrChange w:id="554" w:author="Anasta" w:date="2014-05-28T13:30:00Z">
            <w:rPr/>
          </w:rPrChange>
        </w:rPr>
        <w:t>SQLiteCursor</w:t>
      </w:r>
      <w:r w:rsidRPr="002F76E4">
        <w:t xml:space="preserve"> é responsável por </w:t>
      </w:r>
      <w:r w:rsidR="00436034" w:rsidRPr="002F76E4">
        <w:t xml:space="preserve">expor os resultados de uma </w:t>
      </w:r>
      <w:r w:rsidR="00436034" w:rsidRPr="002F76E4">
        <w:rPr>
          <w:i/>
        </w:rPr>
        <w:t xml:space="preserve">query </w:t>
      </w:r>
      <w:r w:rsidR="00436034" w:rsidRPr="002F76E4">
        <w:t xml:space="preserve">sobre um </w:t>
      </w:r>
      <w:r w:rsidR="00436034" w:rsidRPr="002F76E4">
        <w:rPr>
          <w:i/>
        </w:rPr>
        <w:t>SQL</w:t>
      </w:r>
      <w:r w:rsidR="002F23E3" w:rsidRPr="002F76E4">
        <w:rPr>
          <w:i/>
        </w:rPr>
        <w:t>ite</w:t>
      </w:r>
      <w:r w:rsidR="00436034" w:rsidRPr="002F76E4">
        <w:rPr>
          <w:i/>
        </w:rPr>
        <w:t>Database</w:t>
      </w:r>
      <w:r w:rsidR="002F23E3" w:rsidRPr="002F76E4">
        <w:t>.</w:t>
      </w:r>
    </w:p>
    <w:p w14:paraId="514C9748" w14:textId="77777777" w:rsidR="00884021" w:rsidRPr="002F76E4" w:rsidRDefault="00884021" w:rsidP="00BC52A5"/>
    <w:p w14:paraId="02548C30" w14:textId="77777777" w:rsidR="00DB57AD" w:rsidRDefault="00DB57AD" w:rsidP="005B5264">
      <w:pPr>
        <w:pStyle w:val="SubTtulo"/>
      </w:pPr>
      <w:r w:rsidRPr="002F76E4">
        <w:t>JUSTIFICATIVA</w:t>
      </w:r>
    </w:p>
    <w:p w14:paraId="0D5E36DE" w14:textId="77777777" w:rsidR="005B5264" w:rsidRPr="002F76E4" w:rsidRDefault="005B5264" w:rsidP="005B5264">
      <w:pPr>
        <w:pStyle w:val="SubTtulo"/>
      </w:pPr>
    </w:p>
    <w:p w14:paraId="0092B78D" w14:textId="77777777" w:rsidR="007E510D" w:rsidRPr="002F76E4" w:rsidRDefault="00FD4C84" w:rsidP="008E67AA">
      <w:r w:rsidRPr="002F76E4">
        <w:t xml:space="preserve">Utilizaram-se as classes </w:t>
      </w:r>
      <w:r w:rsidR="00D01331" w:rsidRPr="002F76E4">
        <w:rPr>
          <w:i/>
          <w:rPrChange w:id="555" w:author="Anasta" w:date="2014-05-28T13:30:00Z">
            <w:rPr/>
          </w:rPrChange>
        </w:rPr>
        <w:t>Cursor</w:t>
      </w:r>
      <w:r w:rsidR="00D01331" w:rsidRPr="002F76E4">
        <w:t xml:space="preserve">, </w:t>
      </w:r>
      <w:r w:rsidR="00D01331" w:rsidRPr="002F76E4">
        <w:rPr>
          <w:i/>
          <w:rPrChange w:id="556" w:author="Anasta" w:date="2014-05-28T13:30:00Z">
            <w:rPr/>
          </w:rPrChange>
        </w:rPr>
        <w:t>SQLiteDatabase</w:t>
      </w:r>
      <w:r w:rsidR="008E67AA" w:rsidRPr="002F76E4">
        <w:t xml:space="preserve"> e</w:t>
      </w:r>
      <w:r w:rsidR="00D01331" w:rsidRPr="002F76E4">
        <w:t xml:space="preserve"> </w:t>
      </w:r>
      <w:r w:rsidR="008E67AA" w:rsidRPr="002F76E4">
        <w:rPr>
          <w:i/>
          <w:rPrChange w:id="557" w:author="Anasta" w:date="2014-05-28T13:30:00Z">
            <w:rPr/>
          </w:rPrChange>
        </w:rPr>
        <w:t>SQLiteOpenHelper</w:t>
      </w:r>
      <w:r w:rsidR="008E67AA" w:rsidRPr="002F76E4">
        <w:t xml:space="preserve"> para que colaborem entre si para gerenciamento interno de banco de dados. Dessa forma</w:t>
      </w:r>
      <w:r w:rsidR="00563F33" w:rsidRPr="002F76E4">
        <w:t>,</w:t>
      </w:r>
      <w:r w:rsidR="008E67AA" w:rsidRPr="002F76E4">
        <w:t xml:space="preserve"> a aplicação poderá persi</w:t>
      </w:r>
      <w:r w:rsidR="00563F33" w:rsidRPr="002F76E4">
        <w:t>stir as informações</w:t>
      </w:r>
      <w:r w:rsidR="00192D85" w:rsidRPr="002F76E4">
        <w:t xml:space="preserve"> contidas nos </w:t>
      </w:r>
      <w:del w:id="558" w:author="Anasta" w:date="2014-05-28T13:30:00Z">
        <w:r w:rsidR="00192D85" w:rsidRPr="002F76E4">
          <w:delText>ítens</w:delText>
        </w:r>
      </w:del>
      <w:ins w:id="559" w:author="Anasta" w:date="2014-05-28T13:30:00Z">
        <w:r w:rsidR="002B429B" w:rsidRPr="002F76E4">
          <w:t>itens</w:t>
        </w:r>
      </w:ins>
      <w:r w:rsidR="00192D85" w:rsidRPr="002F76E4">
        <w:t xml:space="preserve"> da lista do usuário.</w:t>
      </w:r>
    </w:p>
    <w:p w14:paraId="179852DA" w14:textId="77777777" w:rsidR="00572397" w:rsidRPr="002F76E4" w:rsidRDefault="00572397" w:rsidP="00572397">
      <w:pPr>
        <w:pStyle w:val="Heading2"/>
      </w:pPr>
      <w:bookmarkStart w:id="560" w:name="_Ref382437258"/>
      <w:bookmarkStart w:id="561" w:name="_Ref382331817"/>
      <w:bookmarkStart w:id="562" w:name="_Toc389062818"/>
      <w:r w:rsidRPr="002F76E4">
        <w:t>GOOGLE CALENDAR</w:t>
      </w:r>
      <w:bookmarkEnd w:id="560"/>
      <w:bookmarkEnd w:id="562"/>
    </w:p>
    <w:p w14:paraId="49AF2944" w14:textId="77777777" w:rsidR="00572397" w:rsidRPr="002F76E4" w:rsidRDefault="00572397" w:rsidP="00572397"/>
    <w:p w14:paraId="5FCEE5A2" w14:textId="77777777" w:rsidR="00572397" w:rsidRPr="002F76E4" w:rsidRDefault="002B429B" w:rsidP="00572397">
      <w:r w:rsidRPr="002F76E4">
        <w:t>A seguir</w:t>
      </w:r>
      <w:del w:id="563" w:author="Anasta" w:date="2014-05-28T13:30:00Z">
        <w:r w:rsidR="00572397" w:rsidRPr="002F76E4">
          <w:delText>,</w:delText>
        </w:r>
      </w:del>
      <w:ins w:id="564" w:author="Anasta" w:date="2014-05-28T13:30:00Z">
        <w:r w:rsidRPr="002F76E4">
          <w:t xml:space="preserve"> será apresentada</w:t>
        </w:r>
      </w:ins>
      <w:r w:rsidR="00572397" w:rsidRPr="002F76E4">
        <w:t xml:space="preserve"> uma breve descrição dos componentes do </w:t>
      </w:r>
      <w:r w:rsidR="00572397" w:rsidRPr="002F76E4">
        <w:rPr>
          <w:i/>
          <w:rPrChange w:id="565" w:author="Anasta" w:date="2014-05-28T13:30:00Z">
            <w:rPr/>
          </w:rPrChange>
        </w:rPr>
        <w:t>Android</w:t>
      </w:r>
      <w:r w:rsidR="00572397" w:rsidRPr="002F76E4">
        <w:t xml:space="preserve"> necessários para o funcionamento dos casos de uso envolvendo o </w:t>
      </w:r>
      <w:r w:rsidR="00572397" w:rsidRPr="002F76E4">
        <w:rPr>
          <w:i/>
          <w:rPrChange w:id="566" w:author="Anasta" w:date="2014-05-28T13:30:00Z">
            <w:rPr/>
          </w:rPrChange>
        </w:rPr>
        <w:t>Google Calendar</w:t>
      </w:r>
      <w:r w:rsidR="00572397" w:rsidRPr="002F76E4">
        <w:t>.</w:t>
      </w:r>
    </w:p>
    <w:p w14:paraId="1F4C524B" w14:textId="77777777" w:rsidR="008042A5" w:rsidRPr="002F76E4" w:rsidRDefault="008042A5" w:rsidP="00572397"/>
    <w:p w14:paraId="4DFDC3F0" w14:textId="77777777" w:rsidR="00572397" w:rsidRPr="002F76E4" w:rsidRDefault="00572397" w:rsidP="005B5264">
      <w:pPr>
        <w:pStyle w:val="SubTitulozinho"/>
      </w:pPr>
      <w:r w:rsidRPr="002F76E4">
        <w:t>CONTENT PROVIDER</w:t>
      </w:r>
    </w:p>
    <w:p w14:paraId="1B52ACF9" w14:textId="77777777" w:rsidR="00572397" w:rsidRPr="002F76E4" w:rsidRDefault="00572397" w:rsidP="00572397"/>
    <w:p w14:paraId="4DC29DAE" w14:textId="3C3F95C2" w:rsidR="009D2630" w:rsidRPr="002F76E4" w:rsidRDefault="00787C1D" w:rsidP="00572397">
      <w:r w:rsidRPr="002F76E4">
        <w:rPr>
          <w:i/>
        </w:rPr>
        <w:t>Content</w:t>
      </w:r>
      <w:r w:rsidR="00764D53" w:rsidRPr="002F76E4">
        <w:rPr>
          <w:i/>
        </w:rPr>
        <w:t xml:space="preserve"> </w:t>
      </w:r>
      <w:r w:rsidR="0029269B" w:rsidRPr="002F76E4">
        <w:rPr>
          <w:i/>
        </w:rPr>
        <w:t>Providers</w:t>
      </w:r>
      <w:r w:rsidR="0029269B" w:rsidRPr="002F76E4">
        <w:t xml:space="preserve"> geram acesso a conjuntos de dados, encapsulando</w:t>
      </w:r>
      <w:r w:rsidR="003A2387" w:rsidRPr="002F76E4">
        <w:t xml:space="preserve">-os e fornecendo mecanismos </w:t>
      </w:r>
      <w:r w:rsidR="00131EDF" w:rsidRPr="002F76E4">
        <w:t>para garantir sua segurança</w:t>
      </w:r>
      <w:r w:rsidR="00351A80" w:rsidRPr="002F76E4">
        <w:t xml:space="preserve"> </w:t>
      </w:r>
      <w:sdt>
        <w:sdtPr>
          <w:id w:val="1637227745"/>
          <w:citation/>
        </w:sdtPr>
        <w:sdtContent>
          <w:r w:rsidR="0088363D" w:rsidRPr="002F76E4">
            <w:fldChar w:fldCharType="begin"/>
          </w:r>
          <w:r w:rsidR="00BB0DE7">
            <w:instrText xml:space="preserve">CITATION And149 \l 1046 </w:instrText>
          </w:r>
          <w:r w:rsidR="0088363D" w:rsidRPr="002F76E4">
            <w:fldChar w:fldCharType="separate"/>
          </w:r>
          <w:r w:rsidR="00382C32">
            <w:rPr>
              <w:noProof/>
            </w:rPr>
            <w:t>(ANDROID, 2014)</w:t>
          </w:r>
          <w:r w:rsidR="0088363D" w:rsidRPr="002F76E4">
            <w:fldChar w:fldCharType="end"/>
          </w:r>
        </w:sdtContent>
      </w:sdt>
      <w:r w:rsidR="00131EDF" w:rsidRPr="002F76E4">
        <w:t>.</w:t>
      </w:r>
      <w:r w:rsidR="009D2630" w:rsidRPr="002F76E4">
        <w:t xml:space="preserve"> </w:t>
      </w:r>
    </w:p>
    <w:p w14:paraId="3E27F227" w14:textId="77777777" w:rsidR="00572397" w:rsidRPr="002F76E4" w:rsidRDefault="009D2630" w:rsidP="00572397">
      <w:r w:rsidRPr="002F76E4">
        <w:t xml:space="preserve">Para requisitar algum dado, uma aplicação cliente deve usar um objeto da classe </w:t>
      </w:r>
      <w:r w:rsidRPr="002F76E4">
        <w:rPr>
          <w:i/>
        </w:rPr>
        <w:t>ContentResolver</w:t>
      </w:r>
      <w:r w:rsidRPr="002F76E4">
        <w:t xml:space="preserve"> </w:t>
      </w:r>
      <w:r w:rsidR="008C55BA" w:rsidRPr="002F76E4">
        <w:t xml:space="preserve">como </w:t>
      </w:r>
      <w:r w:rsidR="001B180A" w:rsidRPr="002F76E4">
        <w:t>interface para a requisição a</w:t>
      </w:r>
      <w:r w:rsidR="00B619CC" w:rsidRPr="002F76E4">
        <w:t xml:space="preserve"> determinada instância de</w:t>
      </w:r>
      <w:r w:rsidR="001B180A" w:rsidRPr="002F76E4">
        <w:t xml:space="preserve"> </w:t>
      </w:r>
      <w:r w:rsidR="001B180A" w:rsidRPr="002F76E4">
        <w:rPr>
          <w:i/>
        </w:rPr>
        <w:t>Content Provider</w:t>
      </w:r>
      <w:r w:rsidR="00B619CC" w:rsidRPr="002F76E4">
        <w:rPr>
          <w:i/>
        </w:rPr>
        <w:t>.</w:t>
      </w:r>
    </w:p>
    <w:p w14:paraId="1D81A91F" w14:textId="77777777" w:rsidR="00572397" w:rsidRPr="002F76E4" w:rsidRDefault="00572397" w:rsidP="005B5264">
      <w:pPr>
        <w:pStyle w:val="SubTitulozinho"/>
      </w:pPr>
      <w:r w:rsidRPr="002F76E4">
        <w:t>CALENDAR PROVIDER</w:t>
      </w:r>
    </w:p>
    <w:p w14:paraId="1241D3C5" w14:textId="77777777" w:rsidR="00572397" w:rsidRPr="002F76E4" w:rsidRDefault="00572397" w:rsidP="00572397"/>
    <w:p w14:paraId="0265E750" w14:textId="77777777" w:rsidR="00572397" w:rsidRPr="002F76E4" w:rsidRDefault="00572397" w:rsidP="00572397">
      <w:r w:rsidRPr="002F76E4">
        <w:lastRenderedPageBreak/>
        <w:t xml:space="preserve">O </w:t>
      </w:r>
      <w:r w:rsidRPr="002F76E4">
        <w:rPr>
          <w:i/>
        </w:rPr>
        <w:t>Calendar Provider</w:t>
      </w:r>
      <w:r w:rsidRPr="002F76E4">
        <w:t xml:space="preserve"> permite às aplicações terem acesso aos eventos do calendário como realizar uma inserção, uma remoção, uma atualização ou simplesmente uma busca sobre os eventos do dia. </w:t>
      </w:r>
    </w:p>
    <w:p w14:paraId="1A67AB20" w14:textId="77777777" w:rsidR="00572397" w:rsidRPr="002F76E4" w:rsidRDefault="00572397" w:rsidP="00572397">
      <w:r w:rsidRPr="002F76E4">
        <w:t xml:space="preserve">Uma aplicação pode realizar uma escrita ou leitura em um calendário desde que tenha as permissões de aplicação necessárias. Essas operações de escrita e leitura são feitas utilizando um conjunto de rotinas fornecidas pelo </w:t>
      </w:r>
      <w:r w:rsidRPr="002F76E4">
        <w:rPr>
          <w:i/>
        </w:rPr>
        <w:t>Calendar Provider</w:t>
      </w:r>
      <w:r w:rsidRPr="002F76E4">
        <w:t>.</w:t>
      </w:r>
    </w:p>
    <w:p w14:paraId="161CB3E9" w14:textId="77777777" w:rsidR="00722CB7" w:rsidRPr="002F76E4" w:rsidRDefault="00722CB7" w:rsidP="00572397">
      <w:r w:rsidRPr="002F76E4">
        <w:t>Qualquer dado nele armazenado possui uma URI pública</w:t>
      </w:r>
      <w:r w:rsidR="0094594E" w:rsidRPr="002F76E4">
        <w:t>, única e</w:t>
      </w:r>
      <w:r w:rsidRPr="002F76E4">
        <w:t xml:space="preserve"> </w:t>
      </w:r>
      <w:del w:id="567" w:author="Anasta" w:date="2014-05-28T13:30:00Z">
        <w:r w:rsidR="008866C4" w:rsidRPr="002F76E4">
          <w:delText>encaspulada</w:delText>
        </w:r>
      </w:del>
      <w:ins w:id="568" w:author="Anasta" w:date="2014-05-28T13:30:00Z">
        <w:r w:rsidR="008866C4" w:rsidRPr="002F76E4">
          <w:t>encap</w:t>
        </w:r>
        <w:r w:rsidR="004C5D52" w:rsidRPr="002F76E4">
          <w:t>s</w:t>
        </w:r>
        <w:r w:rsidR="008866C4" w:rsidRPr="002F76E4">
          <w:t>ulada</w:t>
        </w:r>
      </w:ins>
      <w:r w:rsidR="008866C4" w:rsidRPr="002F76E4">
        <w:t xml:space="preserve"> em um objeto </w:t>
      </w:r>
      <w:r w:rsidR="008866C4" w:rsidRPr="002F76E4">
        <w:rPr>
          <w:i/>
        </w:rPr>
        <w:t>Uri</w:t>
      </w:r>
      <w:r w:rsidR="008866C4" w:rsidRPr="002F76E4">
        <w:t>.</w:t>
      </w:r>
      <w:r w:rsidR="00163467" w:rsidRPr="002F76E4">
        <w:t xml:space="preserve"> </w:t>
      </w:r>
      <w:r w:rsidR="00400AE3" w:rsidRPr="002F76E4">
        <w:t>No esquema de dados</w:t>
      </w:r>
      <w:r w:rsidR="004D72AC" w:rsidRPr="002F76E4">
        <w:t xml:space="preserve">, elas </w:t>
      </w:r>
      <w:r w:rsidR="00400AE3" w:rsidRPr="002F76E4">
        <w:t>referenciam tabelas e colunas.</w:t>
      </w:r>
      <w:r w:rsidR="004C5D52" w:rsidRPr="002F76E4">
        <w:t xml:space="preserve"> </w:t>
      </w:r>
      <w:del w:id="569" w:author="Anasta" w:date="2014-05-28T13:30:00Z">
        <w:r w:rsidR="00B55E59" w:rsidRPr="002F76E4">
          <w:delText>Todos</w:delText>
        </w:r>
      </w:del>
      <w:ins w:id="570" w:author="Anasta" w:date="2014-05-28T13:30:00Z">
        <w:r w:rsidR="004C5D52" w:rsidRPr="002F76E4">
          <w:t>Toda</w:t>
        </w:r>
        <w:r w:rsidR="00B55E59" w:rsidRPr="002F76E4">
          <w:t>s</w:t>
        </w:r>
      </w:ins>
      <w:r w:rsidR="00B55E59" w:rsidRPr="002F76E4">
        <w:t xml:space="preserve"> as URIs começam com “</w:t>
      </w:r>
      <w:r w:rsidR="00163467" w:rsidRPr="002F76E4">
        <w:rPr>
          <w:i/>
          <w:rPrChange w:id="571" w:author="Anasta" w:date="2014-05-28T13:30:00Z">
            <w:rPr/>
          </w:rPrChange>
        </w:rPr>
        <w:t>content</w:t>
      </w:r>
      <w:r w:rsidR="00B55E59" w:rsidRPr="002F76E4">
        <w:rPr>
          <w:i/>
          <w:rPrChange w:id="572" w:author="Anasta" w:date="2014-05-28T13:30:00Z">
            <w:rPr/>
          </w:rPrChange>
        </w:rPr>
        <w:t>:</w:t>
      </w:r>
      <w:r w:rsidR="00B55E59" w:rsidRPr="002F76E4">
        <w:t>//”</w:t>
      </w:r>
      <w:r w:rsidR="00670748" w:rsidRPr="002F76E4">
        <w:t xml:space="preserve">, que servem para identificar qual entidade de </w:t>
      </w:r>
      <w:r w:rsidR="00670748" w:rsidRPr="002F76E4">
        <w:rPr>
          <w:i/>
        </w:rPr>
        <w:t>Content Provider</w:t>
      </w:r>
      <w:r w:rsidR="00670748" w:rsidRPr="002F76E4">
        <w:t xml:space="preserve"> a est</w:t>
      </w:r>
      <w:r w:rsidR="00A45538" w:rsidRPr="002F76E4">
        <w:t>á controlando</w:t>
      </w:r>
      <w:del w:id="573" w:author="Anasta" w:date="2014-05-28T13:30:00Z">
        <w:r w:rsidR="00A45538" w:rsidRPr="002F76E4">
          <w:delText>;</w:delText>
        </w:r>
      </w:del>
      <w:r w:rsidR="00A45538" w:rsidRPr="002F76E4">
        <w:t xml:space="preserve"> e possui</w:t>
      </w:r>
      <w:r w:rsidR="00A075A1" w:rsidRPr="002F76E4">
        <w:t xml:space="preserve"> o formato &lt;</w:t>
      </w:r>
      <w:r w:rsidR="009464ED" w:rsidRPr="002F76E4">
        <w:rPr>
          <w:i/>
        </w:rPr>
        <w:t>table</w:t>
      </w:r>
      <w:r w:rsidR="00A075A1" w:rsidRPr="002F76E4">
        <w:rPr>
          <w:i/>
        </w:rPr>
        <w:t>&gt;.CONTENT_URI</w:t>
      </w:r>
      <w:r w:rsidR="009464ED" w:rsidRPr="002F76E4">
        <w:t>.</w:t>
      </w:r>
    </w:p>
    <w:p w14:paraId="662EAE7C" w14:textId="77777777" w:rsidR="00874322" w:rsidRPr="002F76E4" w:rsidRDefault="00874322" w:rsidP="00572397"/>
    <w:p w14:paraId="27E8B7C5" w14:textId="77777777" w:rsidR="00572397" w:rsidRPr="002F76E4" w:rsidRDefault="00572397" w:rsidP="00572397">
      <w:r w:rsidRPr="002F76E4">
        <w:t xml:space="preserve">A figura </w:t>
      </w:r>
      <w:r w:rsidR="0088363D" w:rsidRPr="002F76E4">
        <w:fldChar w:fldCharType="begin"/>
      </w:r>
      <w:r w:rsidR="008359A3" w:rsidRPr="002F76E4">
        <w:instrText xml:space="preserve"> REF _Ref382406809 \h </w:instrText>
      </w:r>
      <w:r w:rsidR="002F76E4">
        <w:instrText xml:space="preserve"> \* MERGEFORMAT </w:instrText>
      </w:r>
      <w:r w:rsidR="0088363D" w:rsidRPr="002F76E4">
        <w:fldChar w:fldCharType="separate"/>
      </w:r>
      <w:r w:rsidR="00245CEA" w:rsidRPr="002F76E4">
        <w:t xml:space="preserve">FIG. </w:t>
      </w:r>
      <w:r w:rsidR="00245CEA">
        <w:rPr>
          <w:noProof/>
        </w:rPr>
        <w:t>3.14</w:t>
      </w:r>
      <w:r w:rsidR="0088363D" w:rsidRPr="002F76E4">
        <w:fldChar w:fldCharType="end"/>
      </w:r>
      <w:r w:rsidR="008359A3" w:rsidRPr="002F76E4">
        <w:t xml:space="preserve"> </w:t>
      </w:r>
      <w:r w:rsidR="00A45538" w:rsidRPr="002F76E4">
        <w:t>exibe</w:t>
      </w:r>
      <w:r w:rsidRPr="002F76E4">
        <w:t xml:space="preserve"> uma representação gráfica </w:t>
      </w:r>
      <w:r w:rsidR="009464ED" w:rsidRPr="002F76E4">
        <w:t>de exemplo do</w:t>
      </w:r>
      <w:r w:rsidRPr="002F76E4">
        <w:t xml:space="preserve"> modelo de dados do </w:t>
      </w:r>
      <w:r w:rsidRPr="002F76E4">
        <w:rPr>
          <w:i/>
        </w:rPr>
        <w:t>Calendar Provider</w:t>
      </w:r>
      <w:r w:rsidRPr="002F76E4">
        <w:t>.</w:t>
      </w:r>
    </w:p>
    <w:p w14:paraId="25DEC98C" w14:textId="77777777" w:rsidR="00572397" w:rsidRPr="002F76E4" w:rsidRDefault="00572397" w:rsidP="00572397">
      <w:pPr>
        <w:keepNext/>
        <w:jc w:val="center"/>
      </w:pPr>
      <w:r w:rsidRPr="002F76E4">
        <w:rPr>
          <w:noProof/>
          <w:lang w:eastAsia="pt-BR"/>
        </w:rPr>
        <w:drawing>
          <wp:inline distT="0" distB="0" distL="0" distR="0" wp14:anchorId="1E93D890" wp14:editId="28E7C03D">
            <wp:extent cx="4236720" cy="4370705"/>
            <wp:effectExtent l="0" t="0" r="0" b="0"/>
            <wp:docPr id="6" name="Picture 6" descr="https://lh6.googleusercontent.com/OIG_HIteMl5UUhndd0y4M_2FlJjiuOraTli82d7jIb633x7X3efnfEhFR7H7jpuV1GiQvDEVcidHTt-ACEJ6C4yaKQkAMNLFNaODgna5o7iWnJIi71tNSyZ18mBMI2UpuhNXx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IG_HIteMl5UUhndd0y4M_2FlJjiuOraTli82d7jIb633x7X3efnfEhFR7H7jpuV1GiQvDEVcidHTt-ACEJ6C4yaKQkAMNLFNaODgna5o7iWnJIi71tNSyZ18mBMI2UpuhNXxR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6720" cy="4370705"/>
                    </a:xfrm>
                    <a:prstGeom prst="rect">
                      <a:avLst/>
                    </a:prstGeom>
                    <a:noFill/>
                    <a:ln>
                      <a:noFill/>
                    </a:ln>
                  </pic:spPr>
                </pic:pic>
              </a:graphicData>
            </a:graphic>
          </wp:inline>
        </w:drawing>
      </w:r>
    </w:p>
    <w:p w14:paraId="6EE6D68D" w14:textId="6BC70883" w:rsidR="00572397" w:rsidRPr="002F76E4" w:rsidRDefault="00572397" w:rsidP="00572397">
      <w:pPr>
        <w:pStyle w:val="Caption"/>
      </w:pPr>
      <w:bookmarkStart w:id="574" w:name="_Ref382406809"/>
      <w:bookmarkStart w:id="575" w:name="_Toc389062866"/>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14</w:t>
      </w:r>
      <w:r w:rsidR="00B32F22">
        <w:fldChar w:fldCharType="end"/>
      </w:r>
      <w:bookmarkEnd w:id="574"/>
      <w:r w:rsidRPr="002F76E4">
        <w:t xml:space="preserve"> – </w:t>
      </w:r>
      <w:r w:rsidRPr="002F76E4">
        <w:rPr>
          <w:i/>
          <w:rPrChange w:id="576" w:author="Anasta" w:date="2014-05-28T13:30:00Z">
            <w:rPr/>
          </w:rPrChange>
        </w:rPr>
        <w:t>Calendar Provider data model</w:t>
      </w:r>
      <w:sdt>
        <w:sdtPr>
          <w:id w:val="1669369869"/>
          <w:citation/>
        </w:sdtPr>
        <w:sdtContent>
          <w:r w:rsidR="0088363D" w:rsidRPr="002F76E4">
            <w:fldChar w:fldCharType="begin"/>
          </w:r>
          <w:r w:rsidRPr="002F76E4">
            <w:instrText xml:space="preserve"> CITATION And1415 \l 1046 </w:instrText>
          </w:r>
          <w:r w:rsidR="0088363D" w:rsidRPr="002F76E4">
            <w:fldChar w:fldCharType="separate"/>
          </w:r>
          <w:r w:rsidR="00382C32">
            <w:rPr>
              <w:noProof/>
            </w:rPr>
            <w:t xml:space="preserve"> (ANDROID, 2014)</w:t>
          </w:r>
          <w:r w:rsidR="0088363D" w:rsidRPr="002F76E4">
            <w:fldChar w:fldCharType="end"/>
          </w:r>
        </w:sdtContent>
      </w:sdt>
      <w:r w:rsidRPr="002F76E4">
        <w:t>.</w:t>
      </w:r>
      <w:bookmarkEnd w:id="575"/>
    </w:p>
    <w:p w14:paraId="28C1BF22" w14:textId="77777777" w:rsidR="005C0D4F" w:rsidRPr="002F76E4" w:rsidRDefault="005C0D4F" w:rsidP="00572397"/>
    <w:p w14:paraId="2BCE4203" w14:textId="77777777" w:rsidR="00572397" w:rsidRPr="002F76E4" w:rsidRDefault="005C0D4F" w:rsidP="00572397">
      <w:r w:rsidRPr="002F76E4">
        <w:lastRenderedPageBreak/>
        <w:t xml:space="preserve">Uma aplicação pode ter acesso a mais de um calendário, Isso é possível devido ao fato de que cada Objeto </w:t>
      </w:r>
      <w:del w:id="577" w:author="Anasta" w:date="2014-05-28T13:30:00Z">
        <w:r w:rsidRPr="002F76E4">
          <w:rPr>
            <w:i/>
          </w:rPr>
          <w:delText>Calendar</w:delText>
        </w:r>
        <w:r w:rsidRPr="002F76E4">
          <w:delText>s</w:delText>
        </w:r>
      </w:del>
      <w:ins w:id="578" w:author="Anasta" w:date="2014-05-28T13:30:00Z">
        <w:r w:rsidRPr="002F76E4">
          <w:rPr>
            <w:i/>
          </w:rPr>
          <w:t>Calendar</w:t>
        </w:r>
      </w:ins>
      <w:r w:rsidRPr="002F76E4">
        <w:t xml:space="preserve"> criado recebe uma identificação única de sua base de dados.</w:t>
      </w:r>
    </w:p>
    <w:p w14:paraId="22C72B95" w14:textId="77777777" w:rsidR="00572397" w:rsidRPr="002F76E4" w:rsidRDefault="00572397" w:rsidP="00572397"/>
    <w:p w14:paraId="4DDFB956" w14:textId="77777777" w:rsidR="00572397" w:rsidRDefault="000032E6" w:rsidP="005B5264">
      <w:pPr>
        <w:pStyle w:val="SubTtulo"/>
      </w:pPr>
      <w:r w:rsidRPr="002F76E4">
        <w:t>JUSTIFICATIVA</w:t>
      </w:r>
    </w:p>
    <w:p w14:paraId="726B8F4E" w14:textId="77777777" w:rsidR="005B5264" w:rsidRPr="005B5264" w:rsidRDefault="005B5264" w:rsidP="005B5264"/>
    <w:p w14:paraId="1AD5F9A7" w14:textId="77777777" w:rsidR="000032E6" w:rsidRPr="002F76E4" w:rsidRDefault="000032E6" w:rsidP="000032E6">
      <w:r w:rsidRPr="002F76E4">
        <w:t xml:space="preserve">O uso do </w:t>
      </w:r>
      <w:r w:rsidRPr="002F76E4">
        <w:rPr>
          <w:i/>
          <w:rPrChange w:id="579" w:author="Anasta" w:date="2014-05-28T13:30:00Z">
            <w:rPr>
              <w:highlight w:val="yellow"/>
            </w:rPr>
          </w:rPrChange>
        </w:rPr>
        <w:t>Calendar Provider</w:t>
      </w:r>
      <w:r w:rsidRPr="002F76E4">
        <w:t xml:space="preserve"> será necessário para que o sistema desenvolvido possa obter todos os compromissos do usuário. Ele terá a responsabilidade de se comunicar com o sistema do</w:t>
      </w:r>
      <w:r w:rsidR="005C46B8" w:rsidRPr="002F76E4">
        <w:t xml:space="preserve"> </w:t>
      </w:r>
      <w:r w:rsidR="005C46B8" w:rsidRPr="002F76E4">
        <w:rPr>
          <w:i/>
          <w:rPrChange w:id="580" w:author="Anasta" w:date="2014-05-28T13:30:00Z">
            <w:rPr>
              <w:highlight w:val="yellow"/>
            </w:rPr>
          </w:rPrChange>
        </w:rPr>
        <w:t>Google Calendar</w:t>
      </w:r>
      <w:r w:rsidR="005C46B8" w:rsidRPr="002F76E4">
        <w:t xml:space="preserve"> para gerenciar</w:t>
      </w:r>
      <w:r w:rsidRPr="002F76E4">
        <w:t xml:space="preserve"> não só as informações de </w:t>
      </w:r>
      <w:r w:rsidRPr="002F76E4">
        <w:rPr>
          <w:i/>
        </w:rPr>
        <w:t>login</w:t>
      </w:r>
      <w:r w:rsidR="005C46B8" w:rsidRPr="002F76E4">
        <w:t>,</w:t>
      </w:r>
      <w:r w:rsidRPr="002F76E4">
        <w:t xml:space="preserve"> </w:t>
      </w:r>
      <w:r w:rsidR="005C46B8" w:rsidRPr="002F76E4">
        <w:t>mas também</w:t>
      </w:r>
      <w:r w:rsidRPr="002F76E4">
        <w:t xml:space="preserve"> os compromissos do usuário. Assim, o sistema desenvolvido não terá responsabilidade alguma sobre o gerenciamento de dados referentes ao </w:t>
      </w:r>
      <w:r w:rsidRPr="002F76E4">
        <w:rPr>
          <w:i/>
          <w:rPrChange w:id="581" w:author="Anasta" w:date="2014-05-28T13:30:00Z">
            <w:rPr>
              <w:highlight w:val="yellow"/>
            </w:rPr>
          </w:rPrChange>
        </w:rPr>
        <w:t>Google Calendar</w:t>
      </w:r>
      <w:r w:rsidRPr="002F76E4">
        <w:t xml:space="preserve"> do usuário. O</w:t>
      </w:r>
      <w:r w:rsidR="00FC3013" w:rsidRPr="002F76E4">
        <w:t xml:space="preserve"> aplicativo</w:t>
      </w:r>
      <w:r w:rsidRPr="002F76E4">
        <w:t xml:space="preserve"> fica</w:t>
      </w:r>
      <w:r w:rsidR="00FC3013" w:rsidRPr="002F76E4">
        <w:t>rá</w:t>
      </w:r>
      <w:r w:rsidRPr="002F76E4">
        <w:t xml:space="preserve"> responsável</w:t>
      </w:r>
      <w:r w:rsidR="00FC3013" w:rsidRPr="002F76E4">
        <w:t xml:space="preserve"> apenas</w:t>
      </w:r>
      <w:ins w:id="582" w:author="Anasta" w:date="2014-05-28T13:30:00Z">
        <w:r w:rsidR="00FC3013" w:rsidRPr="002F76E4">
          <w:t xml:space="preserve"> </w:t>
        </w:r>
        <w:r w:rsidR="004C5D52" w:rsidRPr="002F76E4">
          <w:t>por</w:t>
        </w:r>
      </w:ins>
      <w:r w:rsidR="004C5D52" w:rsidRPr="002F76E4">
        <w:t xml:space="preserve"> </w:t>
      </w:r>
      <w:r w:rsidR="00FC3013" w:rsidRPr="002F76E4">
        <w:t xml:space="preserve">intermediar </w:t>
      </w:r>
      <w:r w:rsidRPr="002F76E4">
        <w:t>solicitações do usuário como deletar ou criar novo compromisso.</w:t>
      </w:r>
    </w:p>
    <w:p w14:paraId="51E6027D" w14:textId="33EAD7C7" w:rsidR="00572397" w:rsidRPr="002F76E4" w:rsidRDefault="005C46B8" w:rsidP="00DA1816">
      <w:r w:rsidRPr="002F76E4">
        <w:t>Apesar de não ser uma necessidade para o projeto,</w:t>
      </w:r>
      <w:r w:rsidR="00DA1816">
        <w:t xml:space="preserve"> </w:t>
      </w:r>
    </w:p>
    <w:p w14:paraId="7FFA5D1B" w14:textId="521167BC" w:rsidR="00DA1816" w:rsidRDefault="00DA1816">
      <w:pPr>
        <w:widowControl/>
        <w:suppressAutoHyphens w:val="0"/>
        <w:spacing w:line="240" w:lineRule="auto"/>
        <w:ind w:firstLine="0"/>
        <w:jc w:val="left"/>
        <w:rPr>
          <w:rFonts w:eastAsiaTheme="majorEastAsia"/>
          <w:b/>
          <w:bCs/>
          <w:sz w:val="32"/>
          <w:szCs w:val="32"/>
        </w:rPr>
      </w:pPr>
      <w:bookmarkStart w:id="583" w:name="_Toc389051940"/>
      <w:bookmarkStart w:id="584" w:name="_Ref388912249"/>
      <w:bookmarkStart w:id="585" w:name="_Ref388912264"/>
      <w:bookmarkStart w:id="586" w:name="_Ref388912296"/>
      <w:bookmarkStart w:id="587" w:name="_Ref388912332"/>
      <w:bookmarkEnd w:id="583"/>
      <w:r>
        <w:rPr>
          <w:rFonts w:eastAsiaTheme="majorEastAsia"/>
          <w:b/>
          <w:bCs/>
          <w:sz w:val="32"/>
          <w:szCs w:val="32"/>
        </w:rPr>
        <w:br w:type="page"/>
      </w:r>
    </w:p>
    <w:p w14:paraId="541CBF2B" w14:textId="77777777" w:rsidR="00572397" w:rsidRPr="002F76E4" w:rsidRDefault="00572397" w:rsidP="00572397">
      <w:pPr>
        <w:rPr>
          <w:del w:id="588" w:author="Anasta" w:date="2014-05-28T13:30:00Z"/>
        </w:rPr>
      </w:pPr>
      <w:bookmarkStart w:id="589" w:name="_Toc389057659"/>
      <w:bookmarkStart w:id="590" w:name="_Toc389058363"/>
      <w:bookmarkStart w:id="591" w:name="_Toc389062765"/>
      <w:bookmarkStart w:id="592" w:name="_Toc389062819"/>
      <w:bookmarkEnd w:id="589"/>
      <w:bookmarkEnd w:id="590"/>
      <w:bookmarkEnd w:id="591"/>
      <w:bookmarkEnd w:id="592"/>
    </w:p>
    <w:p w14:paraId="42D2E3FF" w14:textId="77777777" w:rsidR="00572397" w:rsidRPr="002F76E4" w:rsidRDefault="00572397" w:rsidP="00572397">
      <w:pPr>
        <w:rPr>
          <w:del w:id="593" w:author="Anasta" w:date="2014-05-28T13:30:00Z"/>
        </w:rPr>
      </w:pPr>
      <w:bookmarkStart w:id="594" w:name="_Toc389051941"/>
      <w:bookmarkStart w:id="595" w:name="_Toc389057660"/>
      <w:bookmarkStart w:id="596" w:name="_Toc389058364"/>
      <w:bookmarkStart w:id="597" w:name="_Toc389062766"/>
      <w:bookmarkStart w:id="598" w:name="_Toc389062820"/>
      <w:bookmarkEnd w:id="594"/>
      <w:bookmarkEnd w:id="595"/>
      <w:bookmarkEnd w:id="596"/>
      <w:bookmarkEnd w:id="597"/>
      <w:bookmarkEnd w:id="598"/>
    </w:p>
    <w:p w14:paraId="2F818BF9" w14:textId="77777777" w:rsidR="00572397" w:rsidRPr="002F76E4" w:rsidRDefault="00572397" w:rsidP="00572397">
      <w:pPr>
        <w:rPr>
          <w:del w:id="599" w:author="Anasta" w:date="2014-05-28T13:30:00Z"/>
        </w:rPr>
      </w:pPr>
      <w:bookmarkStart w:id="600" w:name="_Toc389051942"/>
      <w:bookmarkStart w:id="601" w:name="_Toc389057661"/>
      <w:bookmarkStart w:id="602" w:name="_Toc389058365"/>
      <w:bookmarkStart w:id="603" w:name="_Toc389062767"/>
      <w:bookmarkStart w:id="604" w:name="_Toc389062821"/>
      <w:bookmarkEnd w:id="600"/>
      <w:bookmarkEnd w:id="601"/>
      <w:bookmarkEnd w:id="602"/>
      <w:bookmarkEnd w:id="603"/>
      <w:bookmarkEnd w:id="604"/>
    </w:p>
    <w:p w14:paraId="17E39D3C" w14:textId="77777777" w:rsidR="00572397" w:rsidRPr="002F76E4" w:rsidRDefault="00572397" w:rsidP="00572397">
      <w:pPr>
        <w:rPr>
          <w:del w:id="605" w:author="Anasta" w:date="2014-05-28T13:30:00Z"/>
        </w:rPr>
      </w:pPr>
      <w:bookmarkStart w:id="606" w:name="_Toc389051943"/>
      <w:bookmarkStart w:id="607" w:name="_Toc389057662"/>
      <w:bookmarkStart w:id="608" w:name="_Toc389058366"/>
      <w:bookmarkStart w:id="609" w:name="_Toc389062768"/>
      <w:bookmarkStart w:id="610" w:name="_Toc389062822"/>
      <w:bookmarkEnd w:id="606"/>
      <w:bookmarkEnd w:id="607"/>
      <w:bookmarkEnd w:id="608"/>
      <w:bookmarkEnd w:id="609"/>
      <w:bookmarkEnd w:id="610"/>
    </w:p>
    <w:p w14:paraId="1213CF1B" w14:textId="77777777" w:rsidR="00572397" w:rsidRPr="002F76E4" w:rsidRDefault="00572397" w:rsidP="00572397">
      <w:pPr>
        <w:rPr>
          <w:del w:id="611" w:author="Anasta" w:date="2014-05-28T13:30:00Z"/>
        </w:rPr>
      </w:pPr>
      <w:bookmarkStart w:id="612" w:name="_Toc389051944"/>
      <w:bookmarkStart w:id="613" w:name="_Toc389057663"/>
      <w:bookmarkStart w:id="614" w:name="_Toc389058367"/>
      <w:bookmarkStart w:id="615" w:name="_Toc389062769"/>
      <w:bookmarkStart w:id="616" w:name="_Toc389062823"/>
      <w:bookmarkEnd w:id="612"/>
      <w:bookmarkEnd w:id="613"/>
      <w:bookmarkEnd w:id="614"/>
      <w:bookmarkEnd w:id="615"/>
      <w:bookmarkEnd w:id="616"/>
    </w:p>
    <w:p w14:paraId="1CFCFD27" w14:textId="3AD9D6C7" w:rsidR="002A020A" w:rsidRPr="002F76E4" w:rsidRDefault="0002435C" w:rsidP="005240A1">
      <w:pPr>
        <w:pStyle w:val="Heading1"/>
      </w:pPr>
      <w:bookmarkStart w:id="617" w:name="_Ref389057718"/>
      <w:bookmarkStart w:id="618" w:name="_Ref389057719"/>
      <w:bookmarkStart w:id="619" w:name="_Toc389062824"/>
      <w:bookmarkStart w:id="620" w:name="_Ref389062880"/>
      <w:bookmarkStart w:id="621" w:name="_GoBack"/>
      <w:bookmarkEnd w:id="621"/>
      <w:r w:rsidRPr="002F76E4">
        <w:t>FUNCIONAMENTO</w:t>
      </w:r>
      <w:bookmarkEnd w:id="584"/>
      <w:bookmarkEnd w:id="585"/>
      <w:bookmarkEnd w:id="586"/>
      <w:bookmarkEnd w:id="587"/>
      <w:bookmarkEnd w:id="617"/>
      <w:bookmarkEnd w:id="618"/>
      <w:r w:rsidR="00DA1816">
        <w:t xml:space="preserve"> DO SISTEMA</w:t>
      </w:r>
      <w:bookmarkEnd w:id="619"/>
      <w:bookmarkEnd w:id="620"/>
    </w:p>
    <w:p w14:paraId="30887971" w14:textId="77777777" w:rsidR="00857D04" w:rsidRPr="002F76E4" w:rsidRDefault="00857D04" w:rsidP="00857D04">
      <w:r w:rsidRPr="002F76E4">
        <w:t>As classes de projeto do aplicativo colaborarão entre si de forma a prover as seguintes funcionalidades:</w:t>
      </w:r>
    </w:p>
    <w:p w14:paraId="7EA7A755" w14:textId="77777777" w:rsidR="00857D04" w:rsidRPr="002F76E4" w:rsidRDefault="00857D04" w:rsidP="00857D04">
      <w:pPr>
        <w:pStyle w:val="ListParagraph"/>
        <w:numPr>
          <w:ilvl w:val="0"/>
          <w:numId w:val="39"/>
        </w:numPr>
      </w:pPr>
      <w:r w:rsidRPr="002F76E4">
        <w:t>Acessar listas</w:t>
      </w:r>
      <w:del w:id="622" w:author="Anasta" w:date="2014-05-28T13:30:00Z">
        <w:r w:rsidRPr="002F76E4">
          <w:delText>;</w:delText>
        </w:r>
      </w:del>
    </w:p>
    <w:p w14:paraId="00CB6C6E" w14:textId="77777777" w:rsidR="00857D04" w:rsidRPr="002F76E4" w:rsidRDefault="00857D04" w:rsidP="00857D04">
      <w:pPr>
        <w:pStyle w:val="ListParagraph"/>
        <w:numPr>
          <w:ilvl w:val="0"/>
          <w:numId w:val="39"/>
        </w:numPr>
      </w:pPr>
      <w:r w:rsidRPr="002F76E4">
        <w:t xml:space="preserve">Adicionar </w:t>
      </w:r>
      <w:r w:rsidR="008E3F8D" w:rsidRPr="002F76E4">
        <w:t>item</w:t>
      </w:r>
      <w:del w:id="623" w:author="Anasta" w:date="2014-05-28T13:30:00Z">
        <w:r w:rsidRPr="002F76E4">
          <w:delText>;</w:delText>
        </w:r>
      </w:del>
    </w:p>
    <w:p w14:paraId="170B77E1" w14:textId="77777777" w:rsidR="00857D04" w:rsidRPr="002F76E4" w:rsidRDefault="00857D04" w:rsidP="00857D04">
      <w:pPr>
        <w:pStyle w:val="ListParagraph"/>
        <w:numPr>
          <w:ilvl w:val="0"/>
          <w:numId w:val="39"/>
        </w:numPr>
      </w:pPr>
      <w:r w:rsidRPr="002F76E4">
        <w:t xml:space="preserve">Remover </w:t>
      </w:r>
      <w:r w:rsidR="008E3F8D" w:rsidRPr="002F76E4">
        <w:t>item</w:t>
      </w:r>
      <w:del w:id="624" w:author="Anasta" w:date="2014-05-28T13:30:00Z">
        <w:r w:rsidRPr="002F76E4">
          <w:delText>;</w:delText>
        </w:r>
      </w:del>
    </w:p>
    <w:p w14:paraId="2E02A3E5" w14:textId="77777777" w:rsidR="00857D04" w:rsidRPr="002F76E4" w:rsidRDefault="008604C9" w:rsidP="00857D04">
      <w:pPr>
        <w:pStyle w:val="ListParagraph"/>
        <w:numPr>
          <w:ilvl w:val="0"/>
          <w:numId w:val="39"/>
        </w:numPr>
      </w:pPr>
      <w:r w:rsidRPr="002F76E4">
        <w:t xml:space="preserve">Remanejar </w:t>
      </w:r>
      <w:r w:rsidR="008E3F8D" w:rsidRPr="002F76E4">
        <w:t>item</w:t>
      </w:r>
      <w:del w:id="625" w:author="Anasta" w:date="2014-05-28T13:30:00Z">
        <w:r w:rsidR="00E070C3" w:rsidRPr="002F76E4">
          <w:delText>;</w:delText>
        </w:r>
      </w:del>
    </w:p>
    <w:p w14:paraId="36564D2A" w14:textId="77777777" w:rsidR="001D7997" w:rsidRPr="002F76E4" w:rsidRDefault="001D7997" w:rsidP="00857D04">
      <w:pPr>
        <w:pStyle w:val="ListParagraph"/>
        <w:numPr>
          <w:ilvl w:val="0"/>
          <w:numId w:val="39"/>
        </w:numPr>
      </w:pPr>
      <w:r w:rsidRPr="002F76E4">
        <w:t xml:space="preserve">Compartilhar </w:t>
      </w:r>
      <w:r w:rsidR="008E3F8D" w:rsidRPr="002F76E4">
        <w:t>item</w:t>
      </w:r>
      <w:del w:id="626" w:author="Anasta" w:date="2014-05-28T13:30:00Z">
        <w:r w:rsidRPr="002F76E4">
          <w:delText>;</w:delText>
        </w:r>
      </w:del>
    </w:p>
    <w:p w14:paraId="27DB1299" w14:textId="77777777" w:rsidR="008604C9" w:rsidRPr="002F76E4" w:rsidRDefault="008604C9" w:rsidP="008604C9">
      <w:r w:rsidRPr="002F76E4">
        <w:t xml:space="preserve">As colaborações de cada </w:t>
      </w:r>
      <w:del w:id="627" w:author="Anasta" w:date="2014-05-28T13:30:00Z">
        <w:r w:rsidRPr="002F76E4">
          <w:delText>funcionalidades</w:delText>
        </w:r>
      </w:del>
      <w:ins w:id="628" w:author="Anasta" w:date="2014-05-28T13:30:00Z">
        <w:r w:rsidRPr="002F76E4">
          <w:t>funcionalidade</w:t>
        </w:r>
      </w:ins>
      <w:r w:rsidRPr="002F76E4">
        <w:t xml:space="preserve"> serão detalhadas a seguir.</w:t>
      </w:r>
    </w:p>
    <w:p w14:paraId="1F2B1B58" w14:textId="53C4C853" w:rsidR="00616F5D" w:rsidRPr="002F76E4" w:rsidRDefault="00465F02" w:rsidP="00616F5D">
      <w:r w:rsidRPr="002F76E4">
        <w:t xml:space="preserve">Sempre que desejar o usuário pode voltar a tela do menu principal, pressionando o botão </w:t>
      </w:r>
      <w:r w:rsidRPr="002F76E4">
        <w:rPr>
          <w:i/>
          <w:rPrChange w:id="629" w:author="Anasta" w:date="2014-05-28T13:30:00Z">
            <w:rPr>
              <w:highlight w:val="yellow"/>
            </w:rPr>
          </w:rPrChange>
        </w:rPr>
        <w:t>“up”</w:t>
      </w:r>
      <w:r w:rsidRPr="002F76E4">
        <w:t xml:space="preserve"> localizado no canto superior esquerdo de qualquer tela.</w:t>
      </w:r>
    </w:p>
    <w:p w14:paraId="3884B55A" w14:textId="77777777" w:rsidR="008604C9" w:rsidRPr="002F76E4" w:rsidRDefault="00E070C3" w:rsidP="00E070C3">
      <w:pPr>
        <w:pStyle w:val="Heading2"/>
      </w:pPr>
      <w:bookmarkStart w:id="630" w:name="_Toc389062825"/>
      <w:r w:rsidRPr="002F76E4">
        <w:t>ACESSAR LISTAS</w:t>
      </w:r>
      <w:bookmarkEnd w:id="630"/>
    </w:p>
    <w:p w14:paraId="562E0E04" w14:textId="77777777" w:rsidR="00402E96" w:rsidRPr="002F76E4" w:rsidRDefault="00533954" w:rsidP="00AD368E">
      <w:pPr>
        <w:rPr>
          <w:shd w:val="clear" w:color="auto" w:fill="FFFF00"/>
        </w:rPr>
      </w:pPr>
      <w:r w:rsidRPr="002F76E4">
        <w:t>Uma vez no menu inicial</w:t>
      </w:r>
      <w:del w:id="631" w:author="Anasta" w:date="2014-05-28T13:30:00Z">
        <w:r w:rsidRPr="002F76E4">
          <w:delText>,</w:delText>
        </w:r>
      </w:del>
      <w:ins w:id="632" w:author="Anasta" w:date="2014-05-28T13:30:00Z">
        <w:r w:rsidR="00AF0F5F" w:rsidRPr="002F76E4">
          <w:t xml:space="preserve"> o usuário</w:t>
        </w:r>
      </w:ins>
      <w:r w:rsidRPr="002F76E4">
        <w:t xml:space="preserve"> terá a sua disposição o acesso às 5 listas principais do GTD</w:t>
      </w:r>
      <w:del w:id="633" w:author="Anasta" w:date="2014-05-28T13:30:00Z">
        <w:r w:rsidR="007E2626" w:rsidRPr="002F76E4">
          <w:delText xml:space="preserve"> – Nomeadas</w:delText>
        </w:r>
      </w:del>
      <w:ins w:id="634" w:author="Anasta" w:date="2014-05-28T13:30:00Z">
        <w:r w:rsidR="00AF0F5F" w:rsidRPr="002F76E4">
          <w:t>,</w:t>
        </w:r>
        <w:r w:rsidR="007E2626" w:rsidRPr="002F76E4">
          <w:t xml:space="preserve"> </w:t>
        </w:r>
        <w:r w:rsidR="00AF0F5F" w:rsidRPr="002F76E4">
          <w:t>n</w:t>
        </w:r>
        <w:r w:rsidR="007E2626" w:rsidRPr="002F76E4">
          <w:t>omeadas</w:t>
        </w:r>
      </w:ins>
      <w:r w:rsidR="007E2626" w:rsidRPr="002F76E4">
        <w:t xml:space="preserve"> de </w:t>
      </w:r>
      <w:commentRangeStart w:id="635"/>
      <w:r w:rsidR="007E2626" w:rsidRPr="002F76E4">
        <w:t>Caixa de Entrada, Próximas Ações, Agenda,</w:t>
      </w:r>
      <w:r w:rsidR="00B87885" w:rsidRPr="002F76E4">
        <w:t xml:space="preserve"> Delegados, Talvez</w:t>
      </w:r>
      <w:commentRangeEnd w:id="635"/>
      <w:r w:rsidR="000F2AA0" w:rsidRPr="002F76E4">
        <w:rPr>
          <w:rStyle w:val="CommentReference"/>
        </w:rPr>
        <w:commentReference w:id="635"/>
      </w:r>
      <w:r w:rsidR="003F605F" w:rsidRPr="002F76E4">
        <w:t xml:space="preserve"> e Incubadora. Adicionalmente, é </w:t>
      </w:r>
      <w:del w:id="636" w:author="Anasta" w:date="2014-05-28T13:30:00Z">
        <w:r w:rsidR="003F605F" w:rsidRPr="002F76E4">
          <w:delText>exibida</w:delText>
        </w:r>
      </w:del>
      <w:ins w:id="637" w:author="Anasta" w:date="2014-05-28T13:30:00Z">
        <w:r w:rsidR="00AF0F5F" w:rsidRPr="002F76E4">
          <w:t>exposta</w:t>
        </w:r>
      </w:ins>
      <w:r w:rsidR="003F605F" w:rsidRPr="002F76E4">
        <w:t xml:space="preserve"> a opção de exibir as demais listas que, por ventura, o usuário decida criar</w:t>
      </w:r>
      <w:r w:rsidR="006C7A6E" w:rsidRPr="002F76E4">
        <w:t xml:space="preserve">, conforme </w:t>
      </w:r>
      <w:del w:id="638" w:author="Anasta" w:date="2014-05-28T13:30:00Z">
        <w:r w:rsidR="006C7A6E" w:rsidRPr="002F76E4">
          <w:delText>exibido</w:delText>
        </w:r>
      </w:del>
      <w:ins w:id="639" w:author="Anasta" w:date="2014-05-28T13:30:00Z">
        <w:r w:rsidR="00AF0F5F" w:rsidRPr="002F76E4">
          <w:t>mostrado</w:t>
        </w:r>
      </w:ins>
      <w:r w:rsidR="006C7A6E" w:rsidRPr="002F76E4">
        <w:t xml:space="preserve"> na </w:t>
      </w:r>
      <w:r w:rsidR="0088363D" w:rsidRPr="002F76E4">
        <w:rPr>
          <w:shd w:val="clear" w:color="auto" w:fill="FFFF00"/>
        </w:rPr>
        <w:fldChar w:fldCharType="begin"/>
      </w:r>
      <w:r w:rsidR="00E834C9" w:rsidRPr="002F76E4">
        <w:instrText xml:space="preserve"> REF _Ref388707979 \h </w:instrText>
      </w:r>
      <w:r w:rsidR="002F76E4">
        <w:rPr>
          <w:shd w:val="clear" w:color="auto" w:fill="FFFF00"/>
        </w:rPr>
        <w:instrText xml:space="preserve"> \* MERGEFORMAT </w:instrText>
      </w:r>
      <w:r w:rsidR="0088363D" w:rsidRPr="002F76E4">
        <w:rPr>
          <w:shd w:val="clear" w:color="auto" w:fill="FFFF00"/>
        </w:rPr>
      </w:r>
      <w:r w:rsidR="0088363D" w:rsidRPr="002F76E4">
        <w:rPr>
          <w:shd w:val="clear" w:color="auto" w:fill="FFFF00"/>
        </w:rPr>
        <w:fldChar w:fldCharType="separate"/>
      </w:r>
      <w:r w:rsidR="00245CEA" w:rsidRPr="002F76E4">
        <w:t xml:space="preserve">FIG. </w:t>
      </w:r>
      <w:r w:rsidR="00245CEA">
        <w:rPr>
          <w:noProof/>
        </w:rPr>
        <w:t>4.1</w:t>
      </w:r>
      <w:r w:rsidR="0088363D" w:rsidRPr="002F76E4">
        <w:rPr>
          <w:shd w:val="clear" w:color="auto" w:fill="FFFF00"/>
        </w:rPr>
        <w:fldChar w:fldCharType="end"/>
      </w:r>
    </w:p>
    <w:p w14:paraId="3FDCA4DE" w14:textId="071DF3D4" w:rsidR="00BB29B9" w:rsidRPr="002F76E4" w:rsidRDefault="00666E8E" w:rsidP="00BB29B9">
      <w:pPr>
        <w:keepNext/>
        <w:jc w:val="center"/>
      </w:pPr>
      <w:r>
        <w:rPr>
          <w:noProof/>
          <w:lang w:eastAsia="pt-BR"/>
        </w:rPr>
        <w:lastRenderedPageBreak/>
        <w:drawing>
          <wp:inline distT="0" distB="0" distL="0" distR="0" wp14:anchorId="231FC0B1" wp14:editId="168FED1B">
            <wp:extent cx="2043070" cy="340511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44004" cy="3406674"/>
                    </a:xfrm>
                    <a:prstGeom prst="rect">
                      <a:avLst/>
                    </a:prstGeom>
                  </pic:spPr>
                </pic:pic>
              </a:graphicData>
            </a:graphic>
          </wp:inline>
        </w:drawing>
      </w:r>
    </w:p>
    <w:p w14:paraId="0EADA454" w14:textId="55DA7ED2" w:rsidR="008E1A72" w:rsidRPr="002F76E4" w:rsidRDefault="00BB29B9" w:rsidP="00BB29B9">
      <w:pPr>
        <w:pStyle w:val="Caption"/>
      </w:pPr>
      <w:bookmarkStart w:id="640" w:name="_Ref388707979"/>
      <w:bookmarkStart w:id="641" w:name="_Toc389062867"/>
      <w:r w:rsidRPr="002F76E4">
        <w:t xml:space="preserve">FIG. </w:t>
      </w:r>
      <w:r w:rsidR="00B32F22">
        <w:fldChar w:fldCharType="begin"/>
      </w:r>
      <w:r w:rsidR="00B32F22">
        <w:instrText xml:space="preserve"> STYLEREF 1 \s </w:instrText>
      </w:r>
      <w:r w:rsidR="00B32F22">
        <w:fldChar w:fldCharType="separate"/>
      </w:r>
      <w:r w:rsidR="00245CEA">
        <w:rPr>
          <w:noProof/>
        </w:rPr>
        <w:t>4</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1</w:t>
      </w:r>
      <w:r w:rsidR="00B32F22">
        <w:fldChar w:fldCharType="end"/>
      </w:r>
      <w:bookmarkEnd w:id="640"/>
      <w:r w:rsidR="00876976" w:rsidRPr="002F76E4">
        <w:t xml:space="preserve"> – Tela inicial</w:t>
      </w:r>
      <w:bookmarkEnd w:id="641"/>
    </w:p>
    <w:p w14:paraId="3685EF87" w14:textId="77777777" w:rsidR="00486385" w:rsidRPr="002F76E4" w:rsidRDefault="00486385" w:rsidP="00486385"/>
    <w:p w14:paraId="4B42CCAF" w14:textId="77777777" w:rsidR="005C1685" w:rsidRDefault="00402E96" w:rsidP="00AD368E">
      <w:r w:rsidRPr="002F76E4">
        <w:t xml:space="preserve">Caso o usuário escolha uma das principais listas, uma nova tela é </w:t>
      </w:r>
      <w:del w:id="642" w:author="Anasta" w:date="2014-05-28T13:30:00Z">
        <w:r w:rsidRPr="002F76E4">
          <w:delText>exibida, exibindo</w:delText>
        </w:r>
      </w:del>
      <w:r w:rsidR="005240A1">
        <w:t>exibida</w:t>
      </w:r>
      <w:ins w:id="643" w:author="Anasta" w:date="2014-05-28T13:30:00Z">
        <w:r w:rsidRPr="002F76E4">
          <w:t xml:space="preserve">, </w:t>
        </w:r>
        <w:r w:rsidR="00AF0F5F" w:rsidRPr="002F76E4">
          <w:t>apresentando</w:t>
        </w:r>
      </w:ins>
      <w:r w:rsidRPr="002F76E4">
        <w:t xml:space="preserve"> os itens nela contidos</w:t>
      </w:r>
      <w:r w:rsidR="006C7A6E" w:rsidRPr="002F76E4">
        <w:t xml:space="preserve">, conforme a </w:t>
      </w:r>
      <w:r w:rsidR="0088363D" w:rsidRPr="002F76E4">
        <w:fldChar w:fldCharType="begin"/>
      </w:r>
      <w:r w:rsidR="00E834C9" w:rsidRPr="002F76E4">
        <w:instrText xml:space="preserve"> REF _Ref388707995 \h </w:instrText>
      </w:r>
      <w:r w:rsidR="002F76E4">
        <w:instrText xml:space="preserve"> \* MERGEFORMAT </w:instrText>
      </w:r>
      <w:r w:rsidR="0088363D" w:rsidRPr="002F76E4">
        <w:fldChar w:fldCharType="separate"/>
      </w:r>
      <w:r w:rsidR="00245CEA" w:rsidRPr="002F76E4">
        <w:t xml:space="preserve">FIG. </w:t>
      </w:r>
      <w:r w:rsidR="00245CEA">
        <w:rPr>
          <w:noProof/>
        </w:rPr>
        <w:t>4.2</w:t>
      </w:r>
      <w:r w:rsidR="0088363D" w:rsidRPr="002F76E4">
        <w:fldChar w:fldCharType="end"/>
      </w:r>
      <w:r w:rsidR="00AA2035" w:rsidRPr="002F76E4">
        <w:t xml:space="preserve">. </w:t>
      </w:r>
    </w:p>
    <w:p w14:paraId="45F2F527" w14:textId="77777777" w:rsidR="006474A9" w:rsidRPr="002F76E4" w:rsidRDefault="006474A9" w:rsidP="00AD368E"/>
    <w:p w14:paraId="5CB329B8" w14:textId="7ECDDB7C" w:rsidR="00BB29B9" w:rsidRPr="002F76E4" w:rsidRDefault="008F13D9" w:rsidP="00876976">
      <w:pPr>
        <w:keepNext/>
        <w:jc w:val="center"/>
      </w:pPr>
      <w:r>
        <w:rPr>
          <w:noProof/>
          <w:lang w:eastAsia="pt-BR"/>
        </w:rPr>
        <w:drawing>
          <wp:inline distT="0" distB="0" distL="0" distR="0" wp14:anchorId="3A6A2539" wp14:editId="2CD1BFA7">
            <wp:extent cx="2100390" cy="350065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01351" cy="3502252"/>
                    </a:xfrm>
                    <a:prstGeom prst="rect">
                      <a:avLst/>
                    </a:prstGeom>
                  </pic:spPr>
                </pic:pic>
              </a:graphicData>
            </a:graphic>
          </wp:inline>
        </w:drawing>
      </w:r>
    </w:p>
    <w:p w14:paraId="60545102" w14:textId="6125B076" w:rsidR="005C1685" w:rsidRDefault="00BB29B9" w:rsidP="001F6C6E">
      <w:pPr>
        <w:pStyle w:val="Caption"/>
      </w:pPr>
      <w:bookmarkStart w:id="644" w:name="_Ref388707995"/>
      <w:bookmarkStart w:id="645" w:name="_Toc389062868"/>
      <w:r w:rsidRPr="002F76E4">
        <w:t xml:space="preserve">FIG. </w:t>
      </w:r>
      <w:r w:rsidR="00B32F22">
        <w:fldChar w:fldCharType="begin"/>
      </w:r>
      <w:r w:rsidR="00B32F22">
        <w:instrText xml:space="preserve"> STYLEREF 1 \s </w:instrText>
      </w:r>
      <w:r w:rsidR="00B32F22">
        <w:fldChar w:fldCharType="separate"/>
      </w:r>
      <w:r w:rsidR="00245CEA">
        <w:rPr>
          <w:noProof/>
        </w:rPr>
        <w:t>4</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2</w:t>
      </w:r>
      <w:r w:rsidR="00B32F22">
        <w:fldChar w:fldCharType="end"/>
      </w:r>
      <w:bookmarkEnd w:id="644"/>
      <w:r w:rsidR="00876976" w:rsidRPr="002F76E4">
        <w:t xml:space="preserve"> – Uma lista aberta</w:t>
      </w:r>
      <w:bookmarkEnd w:id="645"/>
    </w:p>
    <w:p w14:paraId="3461CA3E" w14:textId="77777777" w:rsidR="00A84D38" w:rsidRPr="00A84D38" w:rsidRDefault="00A84D38" w:rsidP="00A84D38"/>
    <w:p w14:paraId="35A8C54D" w14:textId="26A5E946" w:rsidR="006474A9" w:rsidRPr="002F76E4" w:rsidRDefault="00A84D38" w:rsidP="006474A9">
      <w:r>
        <w:t>Se a lista escolhida for a Agenda, será exibido um calendário com os compromissos dos próximos 5 dias do usuário.</w:t>
      </w:r>
    </w:p>
    <w:p w14:paraId="346E2943" w14:textId="77777777" w:rsidR="00E6385A" w:rsidRPr="002F76E4" w:rsidRDefault="00E6385A" w:rsidP="00E6385A">
      <w:pPr>
        <w:rPr>
          <w:ins w:id="646" w:author="Anasta" w:date="2014-05-28T13:30:00Z"/>
        </w:rPr>
      </w:pPr>
      <w:r w:rsidRPr="002F76E4">
        <w:t xml:space="preserve">Caso o usuário opte por exibir as demais listas, uma tela </w:t>
      </w:r>
      <w:del w:id="647" w:author="Anasta" w:date="2014-05-28T13:30:00Z">
        <w:r w:rsidR="00AA2035" w:rsidRPr="002F76E4">
          <w:delText>exibindo</w:delText>
        </w:r>
      </w:del>
      <w:ins w:id="648" w:author="Anasta" w:date="2014-05-28T13:30:00Z">
        <w:r w:rsidRPr="002F76E4">
          <w:t>mostrando</w:t>
        </w:r>
      </w:ins>
      <w:r w:rsidRPr="002F76E4">
        <w:t xml:space="preserve"> as listas criadas pelo usuário é </w:t>
      </w:r>
      <w:del w:id="649" w:author="Anasta" w:date="2014-05-28T13:30:00Z">
        <w:r w:rsidR="00AA2035" w:rsidRPr="002F76E4">
          <w:delText>exibida</w:delText>
        </w:r>
      </w:del>
      <w:ins w:id="650" w:author="Anasta" w:date="2014-05-28T13:30:00Z">
        <w:r w:rsidRPr="002F76E4">
          <w:t>apresentada</w:t>
        </w:r>
      </w:ins>
      <w:r w:rsidRPr="002F76E4">
        <w:t xml:space="preserve">, conforme </w:t>
      </w:r>
      <w:r w:rsidR="0088363D" w:rsidRPr="002F76E4">
        <w:fldChar w:fldCharType="begin"/>
      </w:r>
      <w:r w:rsidRPr="002F76E4">
        <w:instrText xml:space="preserve"> REF _Ref388708021 \h </w:instrText>
      </w:r>
      <w:r w:rsidR="002F76E4">
        <w:instrText xml:space="preserve"> \* MERGEFORMAT </w:instrText>
      </w:r>
      <w:r w:rsidR="0088363D" w:rsidRPr="002F76E4">
        <w:fldChar w:fldCharType="separate"/>
      </w:r>
      <w:r w:rsidR="00245CEA" w:rsidRPr="002F76E4">
        <w:t xml:space="preserve">FIG. </w:t>
      </w:r>
      <w:r w:rsidR="00245CEA">
        <w:rPr>
          <w:noProof/>
        </w:rPr>
        <w:t>4.3</w:t>
      </w:r>
      <w:r w:rsidR="0088363D" w:rsidRPr="002F76E4">
        <w:fldChar w:fldCharType="end"/>
      </w:r>
      <w:r w:rsidRPr="002F76E4">
        <w:t xml:space="preserve">. </w:t>
      </w:r>
    </w:p>
    <w:p w14:paraId="0131BA33" w14:textId="77777777" w:rsidR="00E6385A" w:rsidRPr="002F76E4" w:rsidRDefault="00E6385A" w:rsidP="00AD368E"/>
    <w:p w14:paraId="6BC0D53F" w14:textId="23934CE9" w:rsidR="00BB29B9" w:rsidRPr="002F76E4" w:rsidRDefault="00D568B1" w:rsidP="00876976">
      <w:pPr>
        <w:keepNext/>
        <w:jc w:val="center"/>
      </w:pPr>
      <w:r>
        <w:rPr>
          <w:noProof/>
          <w:lang w:eastAsia="pt-BR"/>
        </w:rPr>
        <w:drawing>
          <wp:inline distT="0" distB="0" distL="0" distR="0" wp14:anchorId="64FA589D" wp14:editId="41444928">
            <wp:extent cx="2104484" cy="35074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05447" cy="3509078"/>
                    </a:xfrm>
                    <a:prstGeom prst="rect">
                      <a:avLst/>
                    </a:prstGeom>
                  </pic:spPr>
                </pic:pic>
              </a:graphicData>
            </a:graphic>
          </wp:inline>
        </w:drawing>
      </w:r>
    </w:p>
    <w:p w14:paraId="5FC1BDDC" w14:textId="4CC1B7F5" w:rsidR="00E32AD0" w:rsidRPr="002F76E4" w:rsidRDefault="00BB29B9" w:rsidP="00876976">
      <w:pPr>
        <w:pStyle w:val="Caption"/>
      </w:pPr>
      <w:bookmarkStart w:id="651" w:name="_Ref388708021"/>
      <w:bookmarkStart w:id="652" w:name="_Toc389062869"/>
      <w:r w:rsidRPr="002F76E4">
        <w:t xml:space="preserve">FIG. </w:t>
      </w:r>
      <w:r w:rsidR="00B32F22">
        <w:fldChar w:fldCharType="begin"/>
      </w:r>
      <w:r w:rsidR="00B32F22">
        <w:instrText xml:space="preserve"> STYLEREF 1 \s </w:instrText>
      </w:r>
      <w:r w:rsidR="00B32F22">
        <w:fldChar w:fldCharType="separate"/>
      </w:r>
      <w:r w:rsidR="00245CEA">
        <w:rPr>
          <w:noProof/>
        </w:rPr>
        <w:t>4</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3</w:t>
      </w:r>
      <w:r w:rsidR="00B32F22">
        <w:fldChar w:fldCharType="end"/>
      </w:r>
      <w:bookmarkEnd w:id="651"/>
      <w:r w:rsidR="00876976" w:rsidRPr="002F76E4">
        <w:t xml:space="preserve"> – Outras Listas</w:t>
      </w:r>
      <w:bookmarkEnd w:id="652"/>
    </w:p>
    <w:p w14:paraId="269D7C90" w14:textId="77777777" w:rsidR="00486385" w:rsidRPr="002F76E4" w:rsidRDefault="00486385" w:rsidP="00486385"/>
    <w:p w14:paraId="02C05969" w14:textId="64AC9D5C" w:rsidR="00AD368E" w:rsidRPr="002F76E4" w:rsidRDefault="001E217C" w:rsidP="00AD368E">
      <w:r w:rsidRPr="002F76E4">
        <w:t>O usuário</w:t>
      </w:r>
      <w:r w:rsidR="006474A9">
        <w:t>,</w:t>
      </w:r>
      <w:r w:rsidRPr="002F76E4">
        <w:t xml:space="preserve"> ao escolher a </w:t>
      </w:r>
      <w:r w:rsidR="00513A7E" w:rsidRPr="002F76E4">
        <w:t>lista</w:t>
      </w:r>
      <w:r w:rsidR="00513A7E">
        <w:t xml:space="preserve">, </w:t>
      </w:r>
      <w:del w:id="653" w:author="Anasta" w:date="2014-05-28T13:30:00Z">
        <w:r w:rsidRPr="002F76E4">
          <w:delText>,</w:delText>
        </w:r>
      </w:del>
      <w:r w:rsidRPr="002F76E4">
        <w:t xml:space="preserve"> é levado à tela que exibe</w:t>
      </w:r>
      <w:r w:rsidR="006474A9">
        <w:t xml:space="preserve"> seus respectivos itens</w:t>
      </w:r>
      <w:r w:rsidR="0014055D" w:rsidRPr="002F76E4">
        <w:t>.</w:t>
      </w:r>
      <w:r w:rsidR="00A938D7" w:rsidRPr="002F76E4">
        <w:t xml:space="preserve"> </w:t>
      </w:r>
    </w:p>
    <w:p w14:paraId="2832D45B" w14:textId="77777777" w:rsidR="00E070C3" w:rsidRPr="002F76E4" w:rsidRDefault="00E070C3" w:rsidP="00E070C3"/>
    <w:p w14:paraId="41097E47" w14:textId="77777777" w:rsidR="00E070C3" w:rsidRPr="002F76E4" w:rsidRDefault="00E070C3" w:rsidP="00E070C3">
      <w:pPr>
        <w:pStyle w:val="Heading2"/>
      </w:pPr>
      <w:bookmarkStart w:id="654" w:name="_Toc388915909"/>
      <w:bookmarkStart w:id="655" w:name="_Toc389062826"/>
      <w:r w:rsidRPr="002F76E4">
        <w:t xml:space="preserve">ADICIONAR </w:t>
      </w:r>
      <w:r w:rsidR="008E3F8D" w:rsidRPr="002F76E4">
        <w:t>ITEM</w:t>
      </w:r>
      <w:bookmarkEnd w:id="654"/>
      <w:bookmarkEnd w:id="655"/>
    </w:p>
    <w:p w14:paraId="243E44C2" w14:textId="77777777" w:rsidR="00D80941" w:rsidRPr="002F76E4" w:rsidRDefault="00A22FC6" w:rsidP="00A22FC6">
      <w:r w:rsidRPr="002F76E4">
        <w:t>Uma vez que se encontre em alguma das listas abertas</w:t>
      </w:r>
      <w:del w:id="656" w:author="Anasta" w:date="2014-05-28T13:30:00Z">
        <w:r w:rsidRPr="002F76E4">
          <w:delText>,</w:delText>
        </w:r>
      </w:del>
      <w:r w:rsidRPr="002F76E4">
        <w:t xml:space="preserve"> o usuário pode adicionar </w:t>
      </w:r>
      <w:r w:rsidR="00350E29" w:rsidRPr="002F76E4">
        <w:t xml:space="preserve">um novo </w:t>
      </w:r>
      <w:r w:rsidR="008E3F8D" w:rsidRPr="002F76E4">
        <w:t>item</w:t>
      </w:r>
      <w:r w:rsidR="00350E29" w:rsidRPr="002F76E4">
        <w:t xml:space="preserve"> pressionando o botão com </w:t>
      </w:r>
      <w:ins w:id="657" w:author="Anasta" w:date="2014-05-28T13:30:00Z">
        <w:r w:rsidR="00E6385A" w:rsidRPr="002F76E4">
          <w:t xml:space="preserve">o </w:t>
        </w:r>
      </w:ins>
      <w:r w:rsidR="00350E29" w:rsidRPr="002F76E4">
        <w:t>símbolo “+”</w:t>
      </w:r>
      <w:r w:rsidR="0014055D" w:rsidRPr="002F76E4">
        <w:t xml:space="preserve"> no canto superior direito da tela, conforme </w:t>
      </w:r>
      <w:r w:rsidR="0088363D" w:rsidRPr="002F76E4">
        <w:fldChar w:fldCharType="begin"/>
      </w:r>
      <w:r w:rsidR="00E834C9" w:rsidRPr="002F76E4">
        <w:instrText xml:space="preserve"> REF _Ref388707995 \h </w:instrText>
      </w:r>
      <w:r w:rsidR="002F76E4">
        <w:instrText xml:space="preserve"> \* MERGEFORMAT </w:instrText>
      </w:r>
      <w:r w:rsidR="0088363D" w:rsidRPr="002F76E4">
        <w:fldChar w:fldCharType="separate"/>
      </w:r>
      <w:r w:rsidR="00245CEA" w:rsidRPr="002F76E4">
        <w:t xml:space="preserve">FIG. </w:t>
      </w:r>
      <w:r w:rsidR="00245CEA">
        <w:rPr>
          <w:noProof/>
        </w:rPr>
        <w:t>4.2</w:t>
      </w:r>
      <w:r w:rsidR="0088363D" w:rsidRPr="002F76E4">
        <w:fldChar w:fldCharType="end"/>
      </w:r>
      <w:r w:rsidR="00D80941" w:rsidRPr="002F76E4">
        <w:t xml:space="preserve">. </w:t>
      </w:r>
    </w:p>
    <w:p w14:paraId="03E08D96" w14:textId="77777777" w:rsidR="004C4592" w:rsidRPr="002F76E4" w:rsidRDefault="004C4592" w:rsidP="00A22FC6"/>
    <w:p w14:paraId="58A4756E" w14:textId="77777777" w:rsidR="00D80941" w:rsidRPr="002F76E4" w:rsidRDefault="00D80941" w:rsidP="00A22FC6">
      <w:del w:id="658" w:author="Anasta" w:date="2014-05-28T13:30:00Z">
        <w:r w:rsidRPr="002F76E4">
          <w:delText>Uma vez optado</w:delText>
        </w:r>
      </w:del>
      <w:ins w:id="659" w:author="Anasta" w:date="2014-05-28T13:30:00Z">
        <w:r w:rsidR="00E6385A" w:rsidRPr="002F76E4">
          <w:t>Ao optar</w:t>
        </w:r>
      </w:ins>
      <w:r w:rsidRPr="002F76E4">
        <w:t xml:space="preserve"> por adicionar o </w:t>
      </w:r>
      <w:r w:rsidR="008E3F8D" w:rsidRPr="002F76E4">
        <w:t>item</w:t>
      </w:r>
      <w:del w:id="660" w:author="Anasta" w:date="2014-05-28T13:30:00Z">
        <w:r w:rsidRPr="002F76E4">
          <w:delText>,</w:delText>
        </w:r>
      </w:del>
      <w:r w:rsidRPr="002F76E4">
        <w:t xml:space="preserve"> </w:t>
      </w:r>
      <w:r w:rsidR="00275C11" w:rsidRPr="002F76E4">
        <w:t>uma caixa de diálogo é exibida oferecendo um campo para que o usuário</w:t>
      </w:r>
      <w:r w:rsidR="008B36E1" w:rsidRPr="002F76E4">
        <w:t xml:space="preserve"> digite o texto do novo </w:t>
      </w:r>
      <w:r w:rsidR="008E3F8D" w:rsidRPr="002F76E4">
        <w:t>item</w:t>
      </w:r>
      <w:r w:rsidR="008B36E1" w:rsidRPr="002F76E4">
        <w:t xml:space="preserve"> que será criado, conforme a </w:t>
      </w:r>
      <w:r w:rsidR="0088363D" w:rsidRPr="002F76E4">
        <w:fldChar w:fldCharType="begin"/>
      </w:r>
      <w:r w:rsidR="00E834C9" w:rsidRPr="002F76E4">
        <w:instrText xml:space="preserve"> REF _Ref388708115 \h </w:instrText>
      </w:r>
      <w:r w:rsidR="002F76E4">
        <w:instrText xml:space="preserve"> \* MERGEFORMAT </w:instrText>
      </w:r>
      <w:r w:rsidR="0088363D" w:rsidRPr="002F76E4">
        <w:fldChar w:fldCharType="separate"/>
      </w:r>
      <w:r w:rsidR="00245CEA" w:rsidRPr="002F76E4">
        <w:t xml:space="preserve">FIG. </w:t>
      </w:r>
      <w:r w:rsidR="00245CEA">
        <w:rPr>
          <w:noProof/>
        </w:rPr>
        <w:t>4.4</w:t>
      </w:r>
      <w:r w:rsidR="0088363D" w:rsidRPr="002F76E4">
        <w:fldChar w:fldCharType="end"/>
      </w:r>
      <w:r w:rsidR="005F1242" w:rsidRPr="002F76E4">
        <w:t xml:space="preserve">. </w:t>
      </w:r>
    </w:p>
    <w:p w14:paraId="3839D0CE" w14:textId="0F2E76CB" w:rsidR="00BB29B9" w:rsidRPr="002F76E4" w:rsidRDefault="0083712A" w:rsidP="006012C2">
      <w:pPr>
        <w:keepNext/>
        <w:jc w:val="center"/>
      </w:pPr>
      <w:r>
        <w:rPr>
          <w:noProof/>
          <w:lang w:eastAsia="pt-BR"/>
        </w:rPr>
        <w:lastRenderedPageBreak/>
        <w:drawing>
          <wp:inline distT="0" distB="0" distL="0" distR="0" wp14:anchorId="0490089D" wp14:editId="13D53896">
            <wp:extent cx="2104485" cy="35074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05448" cy="3509079"/>
                    </a:xfrm>
                    <a:prstGeom prst="rect">
                      <a:avLst/>
                    </a:prstGeom>
                  </pic:spPr>
                </pic:pic>
              </a:graphicData>
            </a:graphic>
          </wp:inline>
        </w:drawing>
      </w:r>
    </w:p>
    <w:p w14:paraId="1D0C527E" w14:textId="3F0361ED" w:rsidR="001C5A63" w:rsidRPr="002F76E4" w:rsidRDefault="00BB29B9" w:rsidP="006012C2">
      <w:pPr>
        <w:pStyle w:val="Caption"/>
      </w:pPr>
      <w:bookmarkStart w:id="661" w:name="_Ref388708115"/>
      <w:bookmarkStart w:id="662" w:name="_Toc389062870"/>
      <w:r w:rsidRPr="002F76E4">
        <w:t xml:space="preserve">FIG. </w:t>
      </w:r>
      <w:r w:rsidR="00B32F22">
        <w:fldChar w:fldCharType="begin"/>
      </w:r>
      <w:r w:rsidR="00B32F22">
        <w:instrText xml:space="preserve"> STYLEREF 1 \s </w:instrText>
      </w:r>
      <w:r w:rsidR="00B32F22">
        <w:fldChar w:fldCharType="separate"/>
      </w:r>
      <w:r w:rsidR="00245CEA">
        <w:rPr>
          <w:noProof/>
        </w:rPr>
        <w:t>4</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4</w:t>
      </w:r>
      <w:r w:rsidR="00B32F22">
        <w:fldChar w:fldCharType="end"/>
      </w:r>
      <w:bookmarkEnd w:id="661"/>
      <w:r w:rsidR="006012C2" w:rsidRPr="002F76E4">
        <w:t xml:space="preserve"> – Adicionando </w:t>
      </w:r>
      <w:r w:rsidR="00902B4D" w:rsidRPr="002F76E4">
        <w:t>item</w:t>
      </w:r>
      <w:bookmarkEnd w:id="662"/>
    </w:p>
    <w:p w14:paraId="7CC57593" w14:textId="77777777" w:rsidR="00486385" w:rsidRPr="002F76E4" w:rsidRDefault="00486385" w:rsidP="00486385"/>
    <w:p w14:paraId="3E3C8562" w14:textId="77777777" w:rsidR="005F1242" w:rsidRPr="002F76E4" w:rsidRDefault="005F1242" w:rsidP="00A22FC6">
      <w:r w:rsidRPr="002F76E4">
        <w:t>Caso o usuário se encontre na lista</w:t>
      </w:r>
      <w:r w:rsidR="00DE1C02" w:rsidRPr="002F76E4">
        <w:t xml:space="preserve"> Agenda</w:t>
      </w:r>
      <w:r w:rsidR="00E6385A" w:rsidRPr="002F76E4">
        <w:t>,</w:t>
      </w:r>
      <w:r w:rsidR="00DE1C02" w:rsidRPr="002F76E4">
        <w:t xml:space="preserve"> ao optar por adicionar </w:t>
      </w:r>
      <w:ins w:id="663" w:author="Anasta" w:date="2014-05-28T13:30:00Z">
        <w:r w:rsidR="00E6385A" w:rsidRPr="002F76E4">
          <w:t xml:space="preserve">um </w:t>
        </w:r>
      </w:ins>
      <w:r w:rsidR="00DE1C02" w:rsidRPr="002F76E4">
        <w:t xml:space="preserve">novo </w:t>
      </w:r>
      <w:r w:rsidR="008E3F8D" w:rsidRPr="002F76E4">
        <w:t>item</w:t>
      </w:r>
      <w:r w:rsidR="00DE1C02" w:rsidRPr="002F76E4">
        <w:t xml:space="preserve">, </w:t>
      </w:r>
      <w:r w:rsidRPr="002F76E4">
        <w:t>o aplicativo delegará</w:t>
      </w:r>
      <w:r w:rsidR="000B50A2" w:rsidRPr="002F76E4">
        <w:t xml:space="preserve"> a um aplicativo de calendário</w:t>
      </w:r>
      <w:r w:rsidR="002A6B8F" w:rsidRPr="002F76E4">
        <w:t>,</w:t>
      </w:r>
      <w:r w:rsidR="000B50A2" w:rsidRPr="002F76E4">
        <w:t xml:space="preserve"> a ser escolhido pelo</w:t>
      </w:r>
      <w:r w:rsidRPr="002F76E4">
        <w:t xml:space="preserve"> usuário</w:t>
      </w:r>
      <w:r w:rsidR="002A6B8F" w:rsidRPr="002F76E4">
        <w:t xml:space="preserve"> </w:t>
      </w:r>
      <w:del w:id="664" w:author="Anasta" w:date="2014-05-28T13:30:00Z">
        <w:r w:rsidR="002A6B8F" w:rsidRPr="002F76E4">
          <w:delText xml:space="preserve">(FIG </w:delText>
        </w:r>
      </w:del>
      <w:ins w:id="665" w:author="Anasta" w:date="2014-05-28T13:30:00Z">
        <w:r w:rsidR="002A6B8F" w:rsidRPr="002F76E4">
          <w:t>(</w:t>
        </w:r>
      </w:ins>
      <w:r w:rsidR="0088363D" w:rsidRPr="002F76E4">
        <w:fldChar w:fldCharType="begin"/>
      </w:r>
      <w:r w:rsidR="00E834C9" w:rsidRPr="002F76E4">
        <w:instrText xml:space="preserve"> REF _Ref388708132 \h </w:instrText>
      </w:r>
      <w:r w:rsidR="002F76E4">
        <w:instrText xml:space="preserve"> \* MERGEFORMAT </w:instrText>
      </w:r>
      <w:r w:rsidR="0088363D" w:rsidRPr="002F76E4">
        <w:fldChar w:fldCharType="separate"/>
      </w:r>
      <w:r w:rsidR="00245CEA" w:rsidRPr="002F76E4">
        <w:t xml:space="preserve">FIG. </w:t>
      </w:r>
      <w:r w:rsidR="00245CEA">
        <w:rPr>
          <w:noProof/>
        </w:rPr>
        <w:t>4.5</w:t>
      </w:r>
      <w:r w:rsidR="0088363D" w:rsidRPr="002F76E4">
        <w:fldChar w:fldCharType="end"/>
      </w:r>
      <w:r w:rsidR="002A6B8F" w:rsidRPr="002F76E4">
        <w:t>),</w:t>
      </w:r>
      <w:r w:rsidRPr="002F76E4">
        <w:t xml:space="preserve"> para </w:t>
      </w:r>
      <w:r w:rsidR="00DE1C02" w:rsidRPr="002F76E4">
        <w:t xml:space="preserve">que o novo </w:t>
      </w:r>
      <w:r w:rsidR="008E3F8D" w:rsidRPr="002F76E4">
        <w:t>item</w:t>
      </w:r>
      <w:r w:rsidR="000B50A2" w:rsidRPr="002F76E4">
        <w:t xml:space="preserve"> – no caso, um compromisso - </w:t>
      </w:r>
      <w:r w:rsidR="00DE1C02" w:rsidRPr="002F76E4">
        <w:t>seja criado.</w:t>
      </w:r>
    </w:p>
    <w:p w14:paraId="32D5D98B" w14:textId="2F52B067" w:rsidR="00BB29B9" w:rsidRPr="002F76E4" w:rsidRDefault="00F56D9A" w:rsidP="006012C2">
      <w:pPr>
        <w:keepNext/>
        <w:jc w:val="center"/>
      </w:pPr>
      <w:r>
        <w:rPr>
          <w:noProof/>
          <w:lang w:eastAsia="pt-BR"/>
        </w:rPr>
        <w:lastRenderedPageBreak/>
        <w:drawing>
          <wp:inline distT="0" distB="0" distL="0" distR="0" wp14:anchorId="12461B97" wp14:editId="2F3514AF">
            <wp:extent cx="2142698" cy="357116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43678" cy="3572797"/>
                    </a:xfrm>
                    <a:prstGeom prst="rect">
                      <a:avLst/>
                    </a:prstGeom>
                  </pic:spPr>
                </pic:pic>
              </a:graphicData>
            </a:graphic>
          </wp:inline>
        </w:drawing>
      </w:r>
    </w:p>
    <w:p w14:paraId="51077446" w14:textId="5D844679" w:rsidR="001C5A63" w:rsidRPr="002F76E4" w:rsidRDefault="00BB29B9" w:rsidP="006012C2">
      <w:pPr>
        <w:pStyle w:val="Caption"/>
      </w:pPr>
      <w:bookmarkStart w:id="666" w:name="_Ref388708132"/>
      <w:bookmarkStart w:id="667" w:name="_Toc389062871"/>
      <w:r w:rsidRPr="002F76E4">
        <w:t xml:space="preserve">FIG. </w:t>
      </w:r>
      <w:r w:rsidR="00B32F22">
        <w:fldChar w:fldCharType="begin"/>
      </w:r>
      <w:r w:rsidR="00B32F22">
        <w:instrText xml:space="preserve"> STYLEREF 1 \s </w:instrText>
      </w:r>
      <w:r w:rsidR="00B32F22">
        <w:fldChar w:fldCharType="separate"/>
      </w:r>
      <w:r w:rsidR="00245CEA">
        <w:rPr>
          <w:noProof/>
        </w:rPr>
        <w:t>4</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5</w:t>
      </w:r>
      <w:r w:rsidR="00B32F22">
        <w:fldChar w:fldCharType="end"/>
      </w:r>
      <w:bookmarkEnd w:id="666"/>
      <w:r w:rsidR="006012C2" w:rsidRPr="002F76E4">
        <w:t xml:space="preserve"> </w:t>
      </w:r>
      <w:r w:rsidR="00094D14" w:rsidRPr="002F76E4">
        <w:t>– Criando evento utilizando aplicativo externo</w:t>
      </w:r>
      <w:bookmarkEnd w:id="667"/>
    </w:p>
    <w:p w14:paraId="260485E9" w14:textId="77777777" w:rsidR="00E070C3" w:rsidRPr="002F76E4" w:rsidRDefault="00E070C3" w:rsidP="00E070C3"/>
    <w:p w14:paraId="16920560" w14:textId="77777777" w:rsidR="00E070C3" w:rsidRPr="002F76E4" w:rsidRDefault="00E070C3" w:rsidP="00E070C3">
      <w:pPr>
        <w:pStyle w:val="Heading2"/>
      </w:pPr>
      <w:bookmarkStart w:id="668" w:name="_Toc388915910"/>
      <w:bookmarkStart w:id="669" w:name="_Toc389062827"/>
      <w:r w:rsidRPr="002F76E4">
        <w:t xml:space="preserve">REMOVER </w:t>
      </w:r>
      <w:r w:rsidR="008E3F8D" w:rsidRPr="002F76E4">
        <w:t>ITEM</w:t>
      </w:r>
      <w:bookmarkEnd w:id="668"/>
      <w:bookmarkEnd w:id="669"/>
    </w:p>
    <w:p w14:paraId="7AE50385" w14:textId="77777777" w:rsidR="0057778C" w:rsidRPr="002F76E4" w:rsidRDefault="0057778C" w:rsidP="0057778C">
      <w:r w:rsidRPr="002F76E4">
        <w:t>Em qualquer lista que o usuário se encontre</w:t>
      </w:r>
      <w:del w:id="670" w:author="Anasta" w:date="2014-05-28T13:30:00Z">
        <w:r w:rsidRPr="002F76E4">
          <w:delText>,</w:delText>
        </w:r>
      </w:del>
      <w:r w:rsidR="00052286" w:rsidRPr="002F76E4">
        <w:t xml:space="preserve"> é possível que ele opte por excluir determinado </w:t>
      </w:r>
      <w:r w:rsidR="008E3F8D" w:rsidRPr="002F76E4">
        <w:t>item</w:t>
      </w:r>
      <w:r w:rsidR="000531B2" w:rsidRPr="002F76E4">
        <w:t xml:space="preserve"> de sua lista. Para isso, basta que </w:t>
      </w:r>
      <w:r w:rsidR="00E75273" w:rsidRPr="002F76E4">
        <w:t xml:space="preserve">o usuário </w:t>
      </w:r>
      <w:r w:rsidR="0013570D" w:rsidRPr="002F76E4">
        <w:t xml:space="preserve">exiba </w:t>
      </w:r>
      <w:ins w:id="671" w:author="Anasta" w:date="2014-05-28T13:30:00Z">
        <w:r w:rsidR="00E75273" w:rsidRPr="002F76E4">
          <w:t xml:space="preserve">o </w:t>
        </w:r>
      </w:ins>
      <w:r w:rsidR="00F96CAF" w:rsidRPr="002F76E4">
        <w:t>menu de ferramentas</w:t>
      </w:r>
      <w:r w:rsidR="000531B2" w:rsidRPr="002F76E4">
        <w:t xml:space="preserve"> man</w:t>
      </w:r>
      <w:r w:rsidR="00F96CAF" w:rsidRPr="002F76E4">
        <w:t>tendo</w:t>
      </w:r>
      <w:r w:rsidR="000531B2" w:rsidRPr="002F76E4">
        <w:t xml:space="preserve"> pressionado</w:t>
      </w:r>
      <w:r w:rsidR="00F96CAF" w:rsidRPr="002F76E4">
        <w:t xml:space="preserve"> por longo tempo o </w:t>
      </w:r>
      <w:r w:rsidR="008E3F8D" w:rsidRPr="002F76E4">
        <w:t>item</w:t>
      </w:r>
      <w:r w:rsidR="00F96CAF" w:rsidRPr="002F76E4">
        <w:t xml:space="preserve"> desejado. Após ter aberto o menu,</w:t>
      </w:r>
      <w:r w:rsidR="00CF1C1A" w:rsidRPr="002F76E4">
        <w:t xml:space="preserve"> demonstrado na </w:t>
      </w:r>
      <w:del w:id="672" w:author="Anasta" w:date="2014-05-28T13:30:00Z">
        <w:r w:rsidR="00CF1C1A" w:rsidRPr="002F76E4">
          <w:delText xml:space="preserve">figura </w:delText>
        </w:r>
      </w:del>
      <w:r w:rsidR="0088363D" w:rsidRPr="002F76E4">
        <w:fldChar w:fldCharType="begin"/>
      </w:r>
      <w:r w:rsidR="00C21C68" w:rsidRPr="002F76E4">
        <w:instrText xml:space="preserve"> REF _Ref388708158 \h </w:instrText>
      </w:r>
      <w:r w:rsidR="002F76E4">
        <w:instrText xml:space="preserve"> \* MERGEFORMAT </w:instrText>
      </w:r>
      <w:r w:rsidR="0088363D" w:rsidRPr="002F76E4">
        <w:fldChar w:fldCharType="separate"/>
      </w:r>
      <w:r w:rsidR="00245CEA" w:rsidRPr="002F76E4">
        <w:t xml:space="preserve">FIG. </w:t>
      </w:r>
      <w:r w:rsidR="00245CEA">
        <w:rPr>
          <w:noProof/>
        </w:rPr>
        <w:t>4.6</w:t>
      </w:r>
      <w:r w:rsidR="0088363D" w:rsidRPr="002F76E4">
        <w:fldChar w:fldCharType="end"/>
      </w:r>
      <w:ins w:id="673" w:author="Anasta" w:date="2014-05-28T13:30:00Z">
        <w:r w:rsidR="00E75273" w:rsidRPr="002F76E4">
          <w:t>,</w:t>
        </w:r>
      </w:ins>
      <w:r w:rsidR="00C21C68" w:rsidRPr="002F76E4">
        <w:t xml:space="preserve"> </w:t>
      </w:r>
      <w:r w:rsidR="00F96CAF" w:rsidRPr="002F76E4">
        <w:t>basta que o usuário clique em excluir</w:t>
      </w:r>
      <w:r w:rsidR="008F44EF" w:rsidRPr="002F76E4">
        <w:t xml:space="preserve"> – representado por um ícone em forma de lixeira</w:t>
      </w:r>
      <w:r w:rsidR="00F96CAF" w:rsidRPr="002F76E4">
        <w:t>.</w:t>
      </w:r>
    </w:p>
    <w:p w14:paraId="3EC508BE" w14:textId="5958648A" w:rsidR="00BB29B9" w:rsidRPr="002F76E4" w:rsidRDefault="00B80873" w:rsidP="00AB45D1">
      <w:pPr>
        <w:keepNext/>
        <w:jc w:val="center"/>
      </w:pPr>
      <w:r>
        <w:rPr>
          <w:noProof/>
          <w:lang w:eastAsia="pt-BR"/>
        </w:rPr>
        <w:lastRenderedPageBreak/>
        <w:drawing>
          <wp:inline distT="0" distB="0" distL="0" distR="0" wp14:anchorId="2F15DBF9" wp14:editId="322C75D7">
            <wp:extent cx="1989843" cy="33164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90753" cy="3317923"/>
                    </a:xfrm>
                    <a:prstGeom prst="rect">
                      <a:avLst/>
                    </a:prstGeom>
                  </pic:spPr>
                </pic:pic>
              </a:graphicData>
            </a:graphic>
          </wp:inline>
        </w:drawing>
      </w:r>
    </w:p>
    <w:p w14:paraId="27ED2B94" w14:textId="7F80C6C2" w:rsidR="00D673B8" w:rsidRPr="002F76E4" w:rsidRDefault="00BB29B9" w:rsidP="00AB45D1">
      <w:pPr>
        <w:pStyle w:val="Caption"/>
      </w:pPr>
      <w:bookmarkStart w:id="674" w:name="_Ref388708158"/>
      <w:bookmarkStart w:id="675" w:name="_Toc389062872"/>
      <w:r w:rsidRPr="002F76E4">
        <w:t xml:space="preserve">FIG. </w:t>
      </w:r>
      <w:r w:rsidR="00B32F22">
        <w:fldChar w:fldCharType="begin"/>
      </w:r>
      <w:r w:rsidR="00B32F22">
        <w:instrText xml:space="preserve"> STYLEREF 1 \s </w:instrText>
      </w:r>
      <w:r w:rsidR="00B32F22">
        <w:fldChar w:fldCharType="separate"/>
      </w:r>
      <w:r w:rsidR="00245CEA">
        <w:rPr>
          <w:noProof/>
        </w:rPr>
        <w:t>4</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6</w:t>
      </w:r>
      <w:r w:rsidR="00B32F22">
        <w:fldChar w:fldCharType="end"/>
      </w:r>
      <w:bookmarkEnd w:id="674"/>
      <w:r w:rsidR="00094D14" w:rsidRPr="002F76E4">
        <w:t xml:space="preserve"> – Menu de ferramentas para o </w:t>
      </w:r>
      <w:r w:rsidR="00486385" w:rsidRPr="002F76E4">
        <w:t>item</w:t>
      </w:r>
      <w:bookmarkEnd w:id="675"/>
    </w:p>
    <w:p w14:paraId="50AD9C57" w14:textId="77777777" w:rsidR="00E070C3" w:rsidRPr="002F76E4" w:rsidRDefault="00E070C3" w:rsidP="00E070C3"/>
    <w:p w14:paraId="2F538BB3" w14:textId="77777777" w:rsidR="00E070C3" w:rsidRPr="002F76E4" w:rsidRDefault="00E070C3" w:rsidP="00E070C3">
      <w:pPr>
        <w:pStyle w:val="Heading2"/>
      </w:pPr>
      <w:bookmarkStart w:id="676" w:name="_Toc388915911"/>
      <w:bookmarkStart w:id="677" w:name="_Toc389062828"/>
      <w:r w:rsidRPr="002F76E4">
        <w:t xml:space="preserve">REMANEJAR </w:t>
      </w:r>
      <w:r w:rsidR="008E3F8D" w:rsidRPr="002F76E4">
        <w:t>ITEM</w:t>
      </w:r>
      <w:bookmarkEnd w:id="676"/>
      <w:bookmarkEnd w:id="677"/>
    </w:p>
    <w:p w14:paraId="3323208E" w14:textId="77777777" w:rsidR="00D143AC" w:rsidRPr="002F76E4" w:rsidRDefault="00D143AC" w:rsidP="00D143AC">
      <w:commentRangeStart w:id="678"/>
      <w:r w:rsidRPr="002F76E4">
        <w:t>Seguindo os preceitos do GTD, no qual um item deve ser remanejado entre diversos contextos</w:t>
      </w:r>
      <w:ins w:id="679" w:author="Anasta" w:date="2014-05-28T13:30:00Z">
        <w:r w:rsidR="00013CD7" w:rsidRPr="002F76E4">
          <w:t>,</w:t>
        </w:r>
      </w:ins>
      <w:r w:rsidRPr="002F76E4">
        <w:t xml:space="preserve"> conforme a necessidade</w:t>
      </w:r>
      <w:del w:id="680" w:author="Anasta" w:date="2014-05-28T13:30:00Z">
        <w:r w:rsidRPr="002F76E4">
          <w:delText xml:space="preserve"> –</w:delText>
        </w:r>
      </w:del>
      <w:ins w:id="681" w:author="Anasta" w:date="2014-05-28T13:30:00Z">
        <w:r w:rsidR="00013CD7" w:rsidRPr="002F76E4">
          <w:t>,</w:t>
        </w:r>
      </w:ins>
      <w:r w:rsidR="00013CD7" w:rsidRPr="002F76E4">
        <w:t xml:space="preserve"> </w:t>
      </w:r>
      <w:r w:rsidRPr="002F76E4">
        <w:t>representado, no aplicativo, por listas</w:t>
      </w:r>
      <w:del w:id="682" w:author="Anasta" w:date="2014-05-28T13:30:00Z">
        <w:r w:rsidRPr="002F76E4">
          <w:delText xml:space="preserve"> -,</w:delText>
        </w:r>
      </w:del>
      <w:ins w:id="683" w:author="Anasta" w:date="2014-05-28T13:30:00Z">
        <w:r w:rsidR="00013CD7" w:rsidRPr="002F76E4">
          <w:t>,</w:t>
        </w:r>
      </w:ins>
      <w:r w:rsidRPr="002F76E4">
        <w:t xml:space="preserve"> o aplicativo permitirá o remanejamento de itens entre listas. O remanejamento envolverá apenas o envio de uma cópia do item para outra lista, uma vez que o usuário </w:t>
      </w:r>
      <w:del w:id="684" w:author="Anasta" w:date="2014-05-28T13:30:00Z">
        <w:r w:rsidRPr="002F76E4">
          <w:delText>provavelmente queira</w:delText>
        </w:r>
      </w:del>
      <w:ins w:id="685" w:author="Anasta" w:date="2014-05-28T13:30:00Z">
        <w:r w:rsidR="00013CD7" w:rsidRPr="002F76E4">
          <w:t>pode querer</w:t>
        </w:r>
      </w:ins>
      <w:r w:rsidRPr="002F76E4">
        <w:t xml:space="preserve"> realizar outras ações sobre o mesmo item e ele só deverá ser descartado quando ele finalmente utilizar a funcionalidade de excluir o item. </w:t>
      </w:r>
      <w:commentRangeEnd w:id="678"/>
      <w:r w:rsidRPr="002F76E4">
        <w:rPr>
          <w:rStyle w:val="CommentReference"/>
        </w:rPr>
        <w:commentReference w:id="678"/>
      </w:r>
    </w:p>
    <w:p w14:paraId="65A4A8D9" w14:textId="77777777" w:rsidR="001D7997" w:rsidRPr="002F76E4" w:rsidRDefault="008F44EF" w:rsidP="001D7997">
      <w:r w:rsidRPr="002F76E4">
        <w:t>Em qualquer lista que o usuário se encontre</w:t>
      </w:r>
      <w:del w:id="686" w:author="Anasta" w:date="2014-05-28T13:30:00Z">
        <w:r w:rsidRPr="002F76E4">
          <w:delText>,</w:delText>
        </w:r>
      </w:del>
      <w:r w:rsidRPr="002F76E4">
        <w:t xml:space="preserve"> é possível que ele opte por remanejar determinado </w:t>
      </w:r>
      <w:r w:rsidR="008E3F8D" w:rsidRPr="002F76E4">
        <w:t>item</w:t>
      </w:r>
      <w:r w:rsidRPr="002F76E4">
        <w:t xml:space="preserve"> para </w:t>
      </w:r>
      <w:del w:id="687" w:author="Anasta" w:date="2014-05-28T13:30:00Z">
        <w:r w:rsidRPr="002F76E4">
          <w:delText xml:space="preserve">uma </w:delText>
        </w:r>
      </w:del>
      <w:r w:rsidRPr="002F76E4">
        <w:t xml:space="preserve">outra lista. Para isso, com o menu de ferramentas do </w:t>
      </w:r>
      <w:r w:rsidR="008E3F8D" w:rsidRPr="002F76E4">
        <w:t>item</w:t>
      </w:r>
      <w:r w:rsidRPr="002F76E4">
        <w:t xml:space="preserve"> aberto, </w:t>
      </w:r>
      <w:r w:rsidR="002B532D" w:rsidRPr="002F76E4">
        <w:t xml:space="preserve">basta que </w:t>
      </w:r>
      <w:del w:id="688" w:author="Anasta" w:date="2014-05-28T13:30:00Z">
        <w:r w:rsidR="002B532D" w:rsidRPr="002F76E4">
          <w:delText xml:space="preserve">o usuário </w:delText>
        </w:r>
      </w:del>
      <w:r w:rsidR="006C0A18" w:rsidRPr="002F76E4">
        <w:t>pressione o botão de remanejar</w:t>
      </w:r>
      <w:del w:id="689" w:author="Anasta" w:date="2014-05-28T13:30:00Z">
        <w:r w:rsidR="002B532D" w:rsidRPr="002F76E4">
          <w:delText xml:space="preserve"> –</w:delText>
        </w:r>
      </w:del>
      <w:ins w:id="690" w:author="Anasta" w:date="2014-05-28T13:30:00Z">
        <w:r w:rsidR="006C0A18" w:rsidRPr="002F76E4">
          <w:t>,</w:t>
        </w:r>
      </w:ins>
      <w:r w:rsidR="002B532D" w:rsidRPr="002F76E4">
        <w:t xml:space="preserve"> representado por uma seta, conforme exibido na </w:t>
      </w:r>
      <w:r w:rsidR="0088363D" w:rsidRPr="002F76E4">
        <w:fldChar w:fldCharType="begin"/>
      </w:r>
      <w:r w:rsidR="00C21C68" w:rsidRPr="002F76E4">
        <w:instrText xml:space="preserve"> REF _Ref388708158 \h </w:instrText>
      </w:r>
      <w:r w:rsidR="002F76E4">
        <w:instrText xml:space="preserve"> \* MERGEFORMAT </w:instrText>
      </w:r>
      <w:r w:rsidR="0088363D" w:rsidRPr="002F76E4">
        <w:fldChar w:fldCharType="separate"/>
      </w:r>
      <w:r w:rsidR="00245CEA" w:rsidRPr="002F76E4">
        <w:t xml:space="preserve">FIG. </w:t>
      </w:r>
      <w:r w:rsidR="00245CEA">
        <w:rPr>
          <w:noProof/>
        </w:rPr>
        <w:t>4.6</w:t>
      </w:r>
      <w:r w:rsidR="0088363D" w:rsidRPr="002F76E4">
        <w:fldChar w:fldCharType="end"/>
      </w:r>
      <w:r w:rsidR="002B532D" w:rsidRPr="002F76E4">
        <w:t>.</w:t>
      </w:r>
    </w:p>
    <w:p w14:paraId="78EE6EAF" w14:textId="77777777" w:rsidR="002B532D" w:rsidRPr="002F76E4" w:rsidRDefault="002B532D" w:rsidP="001D7997">
      <w:r w:rsidRPr="002F76E4">
        <w:t xml:space="preserve">Em seguida, será </w:t>
      </w:r>
      <w:del w:id="691" w:author="Anasta" w:date="2014-05-28T13:30:00Z">
        <w:r w:rsidRPr="002F76E4">
          <w:delText>exibido</w:delText>
        </w:r>
      </w:del>
      <w:ins w:id="692" w:author="Anasta" w:date="2014-05-28T13:30:00Z">
        <w:r w:rsidR="006C0A18" w:rsidRPr="002F76E4">
          <w:t>exibida</w:t>
        </w:r>
      </w:ins>
      <w:r w:rsidRPr="002F76E4">
        <w:t xml:space="preserve"> para o usuário uma lista </w:t>
      </w:r>
      <w:r w:rsidR="00F371CE" w:rsidRPr="002F76E4">
        <w:t xml:space="preserve">contendo todas as listas para que ele possa escolher o destino do </w:t>
      </w:r>
      <w:r w:rsidR="008E3F8D" w:rsidRPr="002F76E4">
        <w:t>item</w:t>
      </w:r>
      <w:r w:rsidR="0020093F" w:rsidRPr="002F76E4">
        <w:t xml:space="preserve"> a ser remanejado, conforme ilustra a </w:t>
      </w:r>
      <w:r w:rsidR="0088363D" w:rsidRPr="002F76E4">
        <w:fldChar w:fldCharType="begin"/>
      </w:r>
      <w:r w:rsidR="00C21C68" w:rsidRPr="002F76E4">
        <w:instrText xml:space="preserve"> REF _Ref388708192 \h </w:instrText>
      </w:r>
      <w:r w:rsidR="002F76E4">
        <w:instrText xml:space="preserve"> \* MERGEFORMAT </w:instrText>
      </w:r>
      <w:r w:rsidR="0088363D" w:rsidRPr="002F76E4">
        <w:fldChar w:fldCharType="separate"/>
      </w:r>
      <w:r w:rsidR="00245CEA" w:rsidRPr="002F76E4">
        <w:t xml:space="preserve">FIG. </w:t>
      </w:r>
      <w:r w:rsidR="00245CEA">
        <w:rPr>
          <w:noProof/>
        </w:rPr>
        <w:t>4.7</w:t>
      </w:r>
      <w:r w:rsidR="0088363D" w:rsidRPr="002F76E4">
        <w:fldChar w:fldCharType="end"/>
      </w:r>
      <w:r w:rsidR="0079132C" w:rsidRPr="002F76E4">
        <w:t>.</w:t>
      </w:r>
    </w:p>
    <w:p w14:paraId="6E193851" w14:textId="0F70FC7D" w:rsidR="00BB29B9" w:rsidRPr="002F76E4" w:rsidRDefault="00250917" w:rsidP="00BB29B9">
      <w:pPr>
        <w:keepNext/>
        <w:jc w:val="center"/>
      </w:pPr>
      <w:r>
        <w:rPr>
          <w:noProof/>
          <w:lang w:eastAsia="pt-BR"/>
        </w:rPr>
        <w:lastRenderedPageBreak/>
        <w:drawing>
          <wp:inline distT="0" distB="0" distL="0" distR="0" wp14:anchorId="7C92EE5F" wp14:editId="57545377">
            <wp:extent cx="1981655" cy="330275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82561" cy="3304270"/>
                    </a:xfrm>
                    <a:prstGeom prst="rect">
                      <a:avLst/>
                    </a:prstGeom>
                  </pic:spPr>
                </pic:pic>
              </a:graphicData>
            </a:graphic>
          </wp:inline>
        </w:drawing>
      </w:r>
    </w:p>
    <w:p w14:paraId="5892684C" w14:textId="36589449" w:rsidR="00D673B8" w:rsidRPr="002F76E4" w:rsidRDefault="00BB29B9" w:rsidP="00BB29B9">
      <w:pPr>
        <w:pStyle w:val="Caption"/>
      </w:pPr>
      <w:bookmarkStart w:id="693" w:name="_Ref388708192"/>
      <w:bookmarkStart w:id="694" w:name="_Toc389062873"/>
      <w:r w:rsidRPr="002F76E4">
        <w:t xml:space="preserve">FIG. </w:t>
      </w:r>
      <w:r w:rsidR="00B32F22">
        <w:fldChar w:fldCharType="begin"/>
      </w:r>
      <w:r w:rsidR="00B32F22">
        <w:instrText xml:space="preserve"> STYLEREF 1 \s </w:instrText>
      </w:r>
      <w:r w:rsidR="00B32F22">
        <w:fldChar w:fldCharType="separate"/>
      </w:r>
      <w:r w:rsidR="00245CEA">
        <w:rPr>
          <w:noProof/>
        </w:rPr>
        <w:t>4</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7</w:t>
      </w:r>
      <w:r w:rsidR="00B32F22">
        <w:fldChar w:fldCharType="end"/>
      </w:r>
      <w:bookmarkEnd w:id="693"/>
      <w:r w:rsidR="00AB45D1" w:rsidRPr="002F76E4">
        <w:t xml:space="preserve"> – Remanejando um item</w:t>
      </w:r>
      <w:bookmarkEnd w:id="694"/>
    </w:p>
    <w:p w14:paraId="03B8029B" w14:textId="77777777" w:rsidR="00AB45D1" w:rsidRPr="002F76E4" w:rsidRDefault="00AB45D1" w:rsidP="00AB45D1"/>
    <w:p w14:paraId="4548A35D" w14:textId="77777777" w:rsidR="00831114" w:rsidRPr="002F76E4" w:rsidRDefault="00831114" w:rsidP="001D7997">
      <w:r w:rsidRPr="002F76E4">
        <w:t>Caso a</w:t>
      </w:r>
      <w:r w:rsidR="006B5700" w:rsidRPr="002F76E4">
        <w:t xml:space="preserve"> lista de destino seja a Agenda</w:t>
      </w:r>
      <w:del w:id="695" w:author="Anasta" w:date="2014-05-28T13:30:00Z">
        <w:r w:rsidRPr="002F76E4">
          <w:delText>,</w:delText>
        </w:r>
      </w:del>
      <w:r w:rsidR="00D3014F" w:rsidRPr="002F76E4">
        <w:t xml:space="preserve"> </w:t>
      </w:r>
      <w:r w:rsidR="006D637F" w:rsidRPr="002F76E4">
        <w:t>o usuário deverá escolher um aplicativo</w:t>
      </w:r>
      <w:r w:rsidR="00053CD5" w:rsidRPr="002F76E4">
        <w:t xml:space="preserve"> externo de calendário</w:t>
      </w:r>
      <w:r w:rsidR="006D637F" w:rsidRPr="002F76E4">
        <w:t xml:space="preserve"> para criar um evento</w:t>
      </w:r>
      <w:r w:rsidR="00053CD5" w:rsidRPr="002F76E4">
        <w:t>. O evento conterá em seu campo de preenchimento</w:t>
      </w:r>
      <w:r w:rsidR="007158A0" w:rsidRPr="002F76E4">
        <w:t xml:space="preserve"> de evento do aplicativo</w:t>
      </w:r>
      <w:del w:id="696" w:author="Anasta" w:date="2014-05-28T13:30:00Z">
        <w:r w:rsidR="00053CD5" w:rsidRPr="002F76E4">
          <w:delText>,</w:delText>
        </w:r>
      </w:del>
      <w:r w:rsidR="006D637F" w:rsidRPr="002F76E4">
        <w:t xml:space="preserve"> o texto </w:t>
      </w:r>
      <w:r w:rsidR="007158A0" w:rsidRPr="002F76E4">
        <w:t>associado</w:t>
      </w:r>
      <w:r w:rsidR="006D637F" w:rsidRPr="002F76E4">
        <w:t xml:space="preserve"> ao </w:t>
      </w:r>
      <w:r w:rsidR="007158A0" w:rsidRPr="002F76E4">
        <w:t>i</w:t>
      </w:r>
      <w:r w:rsidR="006D637F" w:rsidRPr="002F76E4">
        <w:t>tem escolhido para ser remanejado.</w:t>
      </w:r>
    </w:p>
    <w:p w14:paraId="0EB00353" w14:textId="77777777" w:rsidR="0020093F" w:rsidRPr="002F76E4" w:rsidRDefault="0020093F" w:rsidP="001D7997">
      <w:del w:id="697" w:author="Anasta" w:date="2014-05-28T13:30:00Z">
        <w:r w:rsidRPr="002F76E4">
          <w:delText>Após</w:delText>
        </w:r>
      </w:del>
      <w:ins w:id="698" w:author="Anasta" w:date="2014-05-28T13:30:00Z">
        <w:r w:rsidR="006B5700" w:rsidRPr="002F76E4">
          <w:t>Depois de</w:t>
        </w:r>
      </w:ins>
      <w:r w:rsidRPr="002F76E4">
        <w:t xml:space="preserve"> feita </w:t>
      </w:r>
      <w:r w:rsidR="00831114" w:rsidRPr="002F76E4">
        <w:t>qualquer</w:t>
      </w:r>
      <w:r w:rsidRPr="002F76E4">
        <w:t xml:space="preserve"> escolha</w:t>
      </w:r>
      <w:r w:rsidR="007158A0" w:rsidRPr="002F76E4">
        <w:t xml:space="preserve"> de lista</w:t>
      </w:r>
      <w:r w:rsidRPr="002F76E4">
        <w:t>,</w:t>
      </w:r>
      <w:r w:rsidR="007158A0" w:rsidRPr="002F76E4">
        <w:t xml:space="preserve"> no final,</w:t>
      </w:r>
      <w:r w:rsidRPr="002F76E4">
        <w:t xml:space="preserve"> </w:t>
      </w:r>
      <w:r w:rsidR="00831114" w:rsidRPr="002F76E4">
        <w:t xml:space="preserve">o aplicativo retorna para a </w:t>
      </w:r>
      <w:r w:rsidR="00A47848" w:rsidRPr="002F76E4">
        <w:t>última lista aberta.</w:t>
      </w:r>
    </w:p>
    <w:p w14:paraId="117C4725" w14:textId="77777777" w:rsidR="001D7997" w:rsidRPr="002F76E4" w:rsidRDefault="001D7997" w:rsidP="001D7997">
      <w:pPr>
        <w:pStyle w:val="Heading2"/>
      </w:pPr>
      <w:bookmarkStart w:id="699" w:name="_Toc388915912"/>
      <w:bookmarkStart w:id="700" w:name="_Toc389062829"/>
      <w:r w:rsidRPr="002F76E4">
        <w:t xml:space="preserve">COMPARTILHAR </w:t>
      </w:r>
      <w:r w:rsidR="008E3F8D" w:rsidRPr="002F76E4">
        <w:t>ITEM</w:t>
      </w:r>
      <w:bookmarkEnd w:id="699"/>
      <w:bookmarkEnd w:id="700"/>
    </w:p>
    <w:p w14:paraId="67C20E90" w14:textId="77777777" w:rsidR="00857D04" w:rsidRPr="002F76E4" w:rsidRDefault="002E32DB" w:rsidP="00857D04">
      <w:r w:rsidRPr="002F76E4">
        <w:t>Em qualquer lista que o usuário se encontre</w:t>
      </w:r>
      <w:del w:id="701" w:author="Anasta" w:date="2014-05-28T13:30:00Z">
        <w:r w:rsidRPr="002F76E4">
          <w:delText>,</w:delText>
        </w:r>
      </w:del>
      <w:r w:rsidRPr="002F76E4">
        <w:t xml:space="preserve"> é possível que ele opte por compartilhar </w:t>
      </w:r>
      <w:r w:rsidR="008E3F8D" w:rsidRPr="002F76E4">
        <w:t>o item por meio de outros aplicativos. Para isso, com o menu de ferramentas</w:t>
      </w:r>
      <w:r w:rsidR="00EE5AE1" w:rsidRPr="002F76E4">
        <w:t xml:space="preserve"> do </w:t>
      </w:r>
      <w:del w:id="702" w:author="Anasta" w:date="2014-05-28T13:30:00Z">
        <w:r w:rsidR="00EE5AE1" w:rsidRPr="002F76E4">
          <w:delText>ítem</w:delText>
        </w:r>
      </w:del>
      <w:ins w:id="703" w:author="Anasta" w:date="2014-05-28T13:30:00Z">
        <w:r w:rsidR="006B5700" w:rsidRPr="002F76E4">
          <w:t>item</w:t>
        </w:r>
      </w:ins>
      <w:r w:rsidR="00EE5AE1" w:rsidRPr="002F76E4">
        <w:t xml:space="preserve"> aberto</w:t>
      </w:r>
      <w:del w:id="704" w:author="Anasta" w:date="2014-05-28T13:30:00Z">
        <w:r w:rsidR="00EE5AE1" w:rsidRPr="002F76E4">
          <w:delText>,</w:delText>
        </w:r>
      </w:del>
      <w:r w:rsidR="00EE5AE1" w:rsidRPr="002F76E4">
        <w:t xml:space="preserve"> basta que</w:t>
      </w:r>
      <w:del w:id="705" w:author="Anasta" w:date="2014-05-28T13:30:00Z">
        <w:r w:rsidR="00EE5AE1" w:rsidRPr="002F76E4">
          <w:delText xml:space="preserve"> o usuário</w:delText>
        </w:r>
      </w:del>
      <w:r w:rsidR="00EE5AE1" w:rsidRPr="002F76E4">
        <w:t xml:space="preserve"> pressione o botão compartilhar, conforme </w:t>
      </w:r>
      <w:r w:rsidR="0088363D" w:rsidRPr="002F76E4">
        <w:fldChar w:fldCharType="begin"/>
      </w:r>
      <w:r w:rsidR="00941DBC" w:rsidRPr="002F76E4">
        <w:instrText xml:space="preserve"> REF _Ref388708290 \h </w:instrText>
      </w:r>
      <w:r w:rsidR="002F76E4">
        <w:instrText xml:space="preserve"> \* MERGEFORMAT </w:instrText>
      </w:r>
      <w:r w:rsidR="0088363D" w:rsidRPr="002F76E4">
        <w:fldChar w:fldCharType="separate"/>
      </w:r>
      <w:r w:rsidR="00245CEA" w:rsidRPr="002F76E4">
        <w:t xml:space="preserve">FIG. </w:t>
      </w:r>
      <w:r w:rsidR="00245CEA">
        <w:rPr>
          <w:noProof/>
        </w:rPr>
        <w:t>4.8</w:t>
      </w:r>
      <w:r w:rsidR="0088363D" w:rsidRPr="002F76E4">
        <w:fldChar w:fldCharType="end"/>
      </w:r>
      <w:r w:rsidR="00EE5AE1" w:rsidRPr="002F76E4">
        <w:t>.</w:t>
      </w:r>
    </w:p>
    <w:p w14:paraId="1AB58607" w14:textId="77777777" w:rsidR="00941DBC" w:rsidRPr="002F76E4" w:rsidRDefault="00941DBC" w:rsidP="00AB45D1">
      <w:pPr>
        <w:keepNext/>
        <w:jc w:val="center"/>
      </w:pPr>
      <w:r w:rsidRPr="002F76E4">
        <w:rPr>
          <w:noProof/>
          <w:lang w:eastAsia="pt-BR"/>
        </w:rPr>
        <w:lastRenderedPageBreak/>
        <w:drawing>
          <wp:inline distT="0" distB="0" distL="0" distR="0" wp14:anchorId="2DFF3CAC" wp14:editId="4B1CD4ED">
            <wp:extent cx="2094931" cy="3491552"/>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5889" cy="3493149"/>
                    </a:xfrm>
                    <a:prstGeom prst="rect">
                      <a:avLst/>
                    </a:prstGeom>
                  </pic:spPr>
                </pic:pic>
              </a:graphicData>
            </a:graphic>
          </wp:inline>
        </w:drawing>
      </w:r>
    </w:p>
    <w:p w14:paraId="40E37A9B" w14:textId="1F53E339" w:rsidR="00941DBC" w:rsidRPr="002F76E4" w:rsidRDefault="00941DBC" w:rsidP="00AB45D1">
      <w:pPr>
        <w:pStyle w:val="Caption"/>
      </w:pPr>
      <w:bookmarkStart w:id="706" w:name="_Ref388708290"/>
      <w:bookmarkStart w:id="707" w:name="_Toc389062874"/>
      <w:r w:rsidRPr="002F76E4">
        <w:t xml:space="preserve">FIG. </w:t>
      </w:r>
      <w:r w:rsidR="00B32F22">
        <w:fldChar w:fldCharType="begin"/>
      </w:r>
      <w:r w:rsidR="00B32F22">
        <w:instrText xml:space="preserve"> STYLEREF 1 \s </w:instrText>
      </w:r>
      <w:r w:rsidR="00B32F22">
        <w:fldChar w:fldCharType="separate"/>
      </w:r>
      <w:r w:rsidR="00245CEA">
        <w:rPr>
          <w:noProof/>
        </w:rPr>
        <w:t>4</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8</w:t>
      </w:r>
      <w:r w:rsidR="00B32F22">
        <w:fldChar w:fldCharType="end"/>
      </w:r>
      <w:bookmarkEnd w:id="706"/>
      <w:r w:rsidR="00AB45D1" w:rsidRPr="002F76E4">
        <w:t xml:space="preserve"> – Compartilhar um item</w:t>
      </w:r>
      <w:bookmarkEnd w:id="707"/>
    </w:p>
    <w:p w14:paraId="71E371C2" w14:textId="77777777" w:rsidR="00AB45D1" w:rsidRPr="002F76E4" w:rsidRDefault="00AB45D1" w:rsidP="00AB45D1"/>
    <w:p w14:paraId="3D901D6E" w14:textId="77777777" w:rsidR="00EE5AE1" w:rsidRPr="002F76E4" w:rsidRDefault="00EE5AE1" w:rsidP="00857D04">
      <w:r w:rsidRPr="002F76E4">
        <w:t>Em seguida o usuário deverá escolher um aplicativo para que possa</w:t>
      </w:r>
      <w:r w:rsidR="001A4A25" w:rsidRPr="002F76E4">
        <w:t xml:space="preserve"> ser levado </w:t>
      </w:r>
      <w:ins w:id="708" w:author="Anasta" w:date="2014-05-28T13:30:00Z">
        <w:r w:rsidR="00D625EA" w:rsidRPr="002F76E4">
          <w:t xml:space="preserve">o item </w:t>
        </w:r>
      </w:ins>
      <w:commentRangeStart w:id="709"/>
      <w:r w:rsidR="001A4A25" w:rsidRPr="002F76E4">
        <w:t xml:space="preserve">ao mesmo </w:t>
      </w:r>
      <w:commentRangeEnd w:id="709"/>
      <w:r w:rsidR="000815A0" w:rsidRPr="002F76E4">
        <w:rPr>
          <w:rStyle w:val="CommentReference"/>
        </w:rPr>
        <w:commentReference w:id="709"/>
      </w:r>
      <w:r w:rsidR="001A4A25" w:rsidRPr="002F76E4">
        <w:t xml:space="preserve">e seguir outros passos, </w:t>
      </w:r>
      <w:r w:rsidR="006B5700" w:rsidRPr="002F76E4">
        <w:t>sob responsabilidade</w:t>
      </w:r>
      <w:r w:rsidR="001A4A25" w:rsidRPr="002F76E4">
        <w:t xml:space="preserve"> do aplicativo escolhido.</w:t>
      </w:r>
    </w:p>
    <w:p w14:paraId="159A9E2D" w14:textId="24C18643" w:rsidR="007E138D" w:rsidRDefault="007E138D">
      <w:pPr>
        <w:widowControl/>
        <w:suppressAutoHyphens w:val="0"/>
        <w:spacing w:line="240" w:lineRule="auto"/>
        <w:ind w:firstLine="0"/>
        <w:jc w:val="left"/>
        <w:rPr>
          <w:rFonts w:eastAsiaTheme="majorEastAsia"/>
          <w:b/>
          <w:bCs/>
          <w:sz w:val="32"/>
          <w:szCs w:val="32"/>
        </w:rPr>
      </w:pPr>
      <w:bookmarkStart w:id="710" w:name="_Toc388915913"/>
      <w:bookmarkEnd w:id="561"/>
    </w:p>
    <w:p w14:paraId="211F9D0C" w14:textId="184E5497" w:rsidR="00057029" w:rsidRDefault="00057029">
      <w:pPr>
        <w:pStyle w:val="Heading2"/>
      </w:pPr>
      <w:bookmarkStart w:id="711" w:name="_Toc389062830"/>
      <w:r>
        <w:t>CADASTRAR USUÁRIO DO GOOGLE</w:t>
      </w:r>
      <w:bookmarkEnd w:id="711"/>
    </w:p>
    <w:p w14:paraId="60CC4A61" w14:textId="694A8359" w:rsidR="0096442F" w:rsidRDefault="00057029" w:rsidP="00057029">
      <w:r>
        <w:t>Caso o sistema operacional onde o aplicativo</w:t>
      </w:r>
      <w:r w:rsidR="009868AA">
        <w:t xml:space="preserve"> esteja instalado não possua nenhuma conta do Google cadastrada, o aplicativo redirecionará o usuário para o assistente padrão</w:t>
      </w:r>
      <w:r w:rsidR="002C7A9B">
        <w:t xml:space="preserve"> do Android que permite cadastrar um usuário</w:t>
      </w:r>
      <w:r w:rsidR="00B32F22">
        <w:t>, existente ou novo</w:t>
      </w:r>
      <w:r w:rsidR="002C7A9B">
        <w:t>.</w:t>
      </w:r>
    </w:p>
    <w:p w14:paraId="47D7B683" w14:textId="77777777" w:rsidR="00B32F22" w:rsidRDefault="0096442F" w:rsidP="00B32F22">
      <w:pPr>
        <w:keepNext/>
        <w:jc w:val="center"/>
      </w:pPr>
      <w:r>
        <w:rPr>
          <w:noProof/>
          <w:lang w:eastAsia="pt-BR"/>
        </w:rPr>
        <w:lastRenderedPageBreak/>
        <w:drawing>
          <wp:inline distT="0" distB="0" distL="0" distR="0" wp14:anchorId="0D21BE7F" wp14:editId="6295B805">
            <wp:extent cx="2297969" cy="3829948"/>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97969" cy="3829948"/>
                    </a:xfrm>
                    <a:prstGeom prst="rect">
                      <a:avLst/>
                    </a:prstGeom>
                  </pic:spPr>
                </pic:pic>
              </a:graphicData>
            </a:graphic>
          </wp:inline>
        </w:drawing>
      </w:r>
    </w:p>
    <w:p w14:paraId="521ED96E" w14:textId="2C86D4C2" w:rsidR="0096442F" w:rsidRPr="00B32F22" w:rsidRDefault="00B32F22" w:rsidP="00B32F22">
      <w:pPr>
        <w:pStyle w:val="Caption"/>
      </w:pPr>
      <w:bookmarkStart w:id="712" w:name="_Toc389062875"/>
      <w:r>
        <w:t xml:space="preserve">FIG. </w:t>
      </w:r>
      <w:r>
        <w:fldChar w:fldCharType="begin"/>
      </w:r>
      <w:r>
        <w:instrText xml:space="preserve"> STYLEREF 1 \s </w:instrText>
      </w:r>
      <w:r>
        <w:fldChar w:fldCharType="separate"/>
      </w:r>
      <w:r w:rsidR="00245CEA">
        <w:rPr>
          <w:noProof/>
        </w:rPr>
        <w:t>4</w:t>
      </w:r>
      <w:r>
        <w:fldChar w:fldCharType="end"/>
      </w:r>
      <w:r>
        <w:t>.</w:t>
      </w:r>
      <w:r>
        <w:fldChar w:fldCharType="begin"/>
      </w:r>
      <w:r>
        <w:instrText xml:space="preserve"> SEQ FIG. \* ARABIC \s 1 </w:instrText>
      </w:r>
      <w:r>
        <w:fldChar w:fldCharType="separate"/>
      </w:r>
      <w:r w:rsidR="00245CEA">
        <w:rPr>
          <w:noProof/>
        </w:rPr>
        <w:t>9</w:t>
      </w:r>
      <w:r>
        <w:fldChar w:fldCharType="end"/>
      </w:r>
      <w:r>
        <w:t xml:space="preserve"> – Cadastrando usuário do Google</w:t>
      </w:r>
      <w:bookmarkEnd w:id="712"/>
      <w:r>
        <w:t xml:space="preserve"> </w:t>
      </w:r>
    </w:p>
    <w:p w14:paraId="5BEA99E5" w14:textId="77777777" w:rsidR="0096442F" w:rsidRDefault="0096442F">
      <w:pPr>
        <w:widowControl/>
        <w:suppressAutoHyphens w:val="0"/>
        <w:spacing w:line="240" w:lineRule="auto"/>
        <w:ind w:firstLine="0"/>
        <w:jc w:val="left"/>
      </w:pPr>
      <w:r>
        <w:br w:type="page"/>
      </w:r>
    </w:p>
    <w:p w14:paraId="5CC5EBD6" w14:textId="2C2153DA" w:rsidR="00735B99" w:rsidRPr="002F76E4" w:rsidRDefault="00735B99" w:rsidP="00735B99">
      <w:pPr>
        <w:pStyle w:val="Heading1"/>
      </w:pPr>
      <w:bookmarkStart w:id="713" w:name="_Toc389062831"/>
      <w:r w:rsidRPr="002F76E4">
        <w:lastRenderedPageBreak/>
        <w:t>CONCLUSÃO</w:t>
      </w:r>
      <w:bookmarkEnd w:id="710"/>
      <w:bookmarkEnd w:id="713"/>
    </w:p>
    <w:p w14:paraId="2FF559A5" w14:textId="77777777" w:rsidR="00735B99" w:rsidRPr="002F76E4" w:rsidRDefault="00735B99" w:rsidP="00735B99"/>
    <w:p w14:paraId="727CCDCE" w14:textId="77777777" w:rsidR="0073761D" w:rsidRPr="002F76E4" w:rsidRDefault="0073761D" w:rsidP="00735B99">
      <w:r w:rsidRPr="002F76E4">
        <w:t xml:space="preserve">O presente projeto teve como objetivo desenvolver um aplicativo de organização para </w:t>
      </w:r>
      <w:r w:rsidRPr="002F76E4">
        <w:rPr>
          <w:i/>
          <w:rPrChange w:id="714" w:author="Anasta" w:date="2014-05-28T13:30:00Z">
            <w:rPr/>
          </w:rPrChange>
        </w:rPr>
        <w:t>Android</w:t>
      </w:r>
      <w:r w:rsidRPr="002F76E4">
        <w:t xml:space="preserve"> que pudesse utilizar </w:t>
      </w:r>
      <w:ins w:id="715" w:author="Anasta" w:date="2014-05-28T13:30:00Z">
        <w:r w:rsidR="0042118D" w:rsidRPr="002F76E4">
          <w:t xml:space="preserve">os </w:t>
        </w:r>
      </w:ins>
      <w:r w:rsidRPr="002F76E4">
        <w:t xml:space="preserve">preceitos do GTD </w:t>
      </w:r>
      <w:r w:rsidR="00544FA4" w:rsidRPr="002F76E4">
        <w:t>em suas funcionalidades.</w:t>
      </w:r>
    </w:p>
    <w:p w14:paraId="38F040E3" w14:textId="77777777" w:rsidR="00544FA4" w:rsidRPr="002F76E4" w:rsidRDefault="004D3227" w:rsidP="00CA5E62">
      <w:r w:rsidRPr="002F76E4">
        <w:t>A primeira etapa do trabalho –</w:t>
      </w:r>
      <w:r w:rsidR="00922FAC" w:rsidRPr="002F76E4">
        <w:t xml:space="preserve"> </w:t>
      </w:r>
      <w:r w:rsidR="00076619" w:rsidRPr="002F76E4">
        <w:t xml:space="preserve">levantamento de requisitos – foi </w:t>
      </w:r>
      <w:del w:id="716" w:author="Anasta" w:date="2014-05-28T13:30:00Z">
        <w:r w:rsidR="00076619" w:rsidRPr="002F76E4">
          <w:delText>cumprida</w:delText>
        </w:r>
      </w:del>
      <w:ins w:id="717" w:author="Anasta" w:date="2014-05-28T13:30:00Z">
        <w:r w:rsidR="0042118D" w:rsidRPr="002F76E4">
          <w:t>concretizada</w:t>
        </w:r>
      </w:ins>
      <w:r w:rsidR="00CA5E62" w:rsidRPr="002F76E4">
        <w:t xml:space="preserve"> por meio do estudo do método GTD e</w:t>
      </w:r>
      <w:del w:id="718" w:author="Anasta" w:date="2014-05-28T13:30:00Z">
        <w:r w:rsidR="002F5310" w:rsidRPr="002F76E4">
          <w:delText xml:space="preserve"> por meio</w:delText>
        </w:r>
      </w:del>
      <w:r w:rsidR="002F5310" w:rsidRPr="002F76E4">
        <w:t xml:space="preserve"> da explicaç</w:t>
      </w:r>
      <w:r w:rsidR="00CA5E62" w:rsidRPr="002F76E4">
        <w:t xml:space="preserve">ão dos preceitos </w:t>
      </w:r>
      <w:r w:rsidR="00922FAC" w:rsidRPr="002F76E4">
        <w:t>no capítulo 2</w:t>
      </w:r>
      <w:r w:rsidR="00CA5E62" w:rsidRPr="002F76E4">
        <w:t>.</w:t>
      </w:r>
    </w:p>
    <w:p w14:paraId="73F6116A" w14:textId="77777777" w:rsidR="0083077C" w:rsidRPr="002F76E4" w:rsidRDefault="0083077C" w:rsidP="00735B99">
      <w:r w:rsidRPr="002F76E4">
        <w:t xml:space="preserve">A segunda </w:t>
      </w:r>
      <w:del w:id="719" w:author="Anasta" w:date="2014-05-28T13:30:00Z">
        <w:r w:rsidRPr="002F76E4">
          <w:delText>etapa do trabalho</w:delText>
        </w:r>
      </w:del>
      <w:ins w:id="720" w:author="Anasta" w:date="2014-05-28T13:30:00Z">
        <w:r w:rsidR="0042118D" w:rsidRPr="002F76E4">
          <w:t>fase</w:t>
        </w:r>
      </w:ins>
      <w:r w:rsidRPr="002F76E4">
        <w:t xml:space="preserve"> – análise de requisitos – foi </w:t>
      </w:r>
      <w:del w:id="721" w:author="Anasta" w:date="2014-05-28T13:30:00Z">
        <w:r w:rsidRPr="002F76E4">
          <w:delText>realizada</w:delText>
        </w:r>
      </w:del>
      <w:ins w:id="722" w:author="Anasta" w:date="2014-05-28T13:30:00Z">
        <w:r w:rsidR="0042118D" w:rsidRPr="002F76E4">
          <w:t>alcançada</w:t>
        </w:r>
      </w:ins>
      <w:r w:rsidRPr="002F76E4">
        <w:t xml:space="preserve"> com sucesso e resultou</w:t>
      </w:r>
      <w:r w:rsidR="009B79D3" w:rsidRPr="002F76E4">
        <w:t xml:space="preserve"> no cap</w:t>
      </w:r>
      <w:r w:rsidR="00CA5E62" w:rsidRPr="002F76E4">
        <w:t xml:space="preserve">ítulo 3 e </w:t>
      </w:r>
      <w:r w:rsidRPr="002F76E4">
        <w:t>nos diagramas de caso</w:t>
      </w:r>
      <w:r w:rsidR="00D13A85" w:rsidRPr="002F76E4">
        <w:t xml:space="preserve"> de uso, localizados no apêndice </w:t>
      </w:r>
      <w:r w:rsidR="0088363D" w:rsidRPr="002F76E4">
        <w:fldChar w:fldCharType="begin"/>
      </w:r>
      <w:r w:rsidR="00D13A85" w:rsidRPr="002F76E4">
        <w:instrText xml:space="preserve"> REF _Ref382483496 \w \h </w:instrText>
      </w:r>
      <w:r w:rsidR="002F76E4">
        <w:instrText xml:space="preserve"> \* MERGEFORMAT </w:instrText>
      </w:r>
      <w:r w:rsidR="0088363D" w:rsidRPr="002F76E4">
        <w:fldChar w:fldCharType="separate"/>
      </w:r>
      <w:r w:rsidR="00245CEA">
        <w:t>1.1</w:t>
      </w:r>
      <w:r w:rsidR="0088363D" w:rsidRPr="002F76E4">
        <w:fldChar w:fldCharType="end"/>
      </w:r>
      <w:r w:rsidR="00D13A85" w:rsidRPr="002F76E4">
        <w:t>.</w:t>
      </w:r>
      <w:r w:rsidR="009B79D3" w:rsidRPr="002F76E4">
        <w:t xml:space="preserve"> </w:t>
      </w:r>
    </w:p>
    <w:p w14:paraId="4206FE41" w14:textId="77777777" w:rsidR="00470EF6" w:rsidRPr="002F76E4" w:rsidRDefault="00470EF6" w:rsidP="00735B99">
      <w:del w:id="723" w:author="Anasta" w:date="2014-05-28T13:30:00Z">
        <w:r w:rsidRPr="002F76E4">
          <w:delText>A terceira etapa do trabalho</w:delText>
        </w:r>
      </w:del>
      <w:ins w:id="724" w:author="Anasta" w:date="2014-05-28T13:30:00Z">
        <w:r w:rsidR="0042118D" w:rsidRPr="002F76E4">
          <w:t>O terceiro</w:t>
        </w:r>
        <w:r w:rsidRPr="002F76E4">
          <w:t xml:space="preserve"> </w:t>
        </w:r>
        <w:r w:rsidR="0042118D" w:rsidRPr="002F76E4">
          <w:t>estágio</w:t>
        </w:r>
      </w:ins>
      <w:r w:rsidR="0042118D" w:rsidRPr="002F76E4">
        <w:t xml:space="preserve"> </w:t>
      </w:r>
      <w:r w:rsidRPr="002F76E4">
        <w:t xml:space="preserve">– projeto do sistema – foi </w:t>
      </w:r>
      <w:del w:id="725" w:author="Anasta" w:date="2014-05-28T13:30:00Z">
        <w:r w:rsidRPr="002F76E4">
          <w:delText>cumprida</w:delText>
        </w:r>
      </w:del>
      <w:ins w:id="726" w:author="Anasta" w:date="2014-05-28T13:30:00Z">
        <w:r w:rsidR="0042118D" w:rsidRPr="002F76E4">
          <w:t>desenvolvido</w:t>
        </w:r>
      </w:ins>
      <w:r w:rsidRPr="002F76E4">
        <w:t xml:space="preserve"> </w:t>
      </w:r>
      <w:r w:rsidR="00471A75" w:rsidRPr="002F76E4">
        <w:t xml:space="preserve">e resultou no capítulo 3, onde os componentes essenciais para o funcionamento do sistema </w:t>
      </w:r>
      <w:r w:rsidR="00752D8B" w:rsidRPr="002F76E4">
        <w:t>foram</w:t>
      </w:r>
      <w:r w:rsidR="00471A75" w:rsidRPr="002F76E4">
        <w:t xml:space="preserve"> detalhado</w:t>
      </w:r>
      <w:r w:rsidR="00752D8B" w:rsidRPr="002F76E4">
        <w:t>s</w:t>
      </w:r>
      <w:r w:rsidR="00471A75" w:rsidRPr="002F76E4">
        <w:t>.</w:t>
      </w:r>
    </w:p>
    <w:p w14:paraId="2154C913" w14:textId="24E678F8" w:rsidR="001F2912" w:rsidRPr="002F76E4" w:rsidRDefault="001F2912" w:rsidP="00735B99">
      <w:del w:id="727" w:author="Anasta" w:date="2014-05-28T13:30:00Z">
        <w:r w:rsidRPr="002F76E4">
          <w:delText>A quarta etapa do trabalho</w:delText>
        </w:r>
      </w:del>
      <w:ins w:id="728" w:author="Anasta" w:date="2014-05-28T13:30:00Z">
        <w:r w:rsidR="0042118D" w:rsidRPr="002F76E4">
          <w:t>O quarto</w:t>
        </w:r>
        <w:r w:rsidRPr="002F76E4">
          <w:t xml:space="preserve"> </w:t>
        </w:r>
        <w:r w:rsidR="0042118D" w:rsidRPr="002F76E4">
          <w:t>passo</w:t>
        </w:r>
      </w:ins>
      <w:r w:rsidRPr="002F76E4">
        <w:t xml:space="preserve"> – a codificação – </w:t>
      </w:r>
      <w:del w:id="729" w:author="Anasta" w:date="2014-05-28T13:30:00Z">
        <w:r w:rsidRPr="002F76E4">
          <w:delText>foi realizada</w:delText>
        </w:r>
      </w:del>
      <w:ins w:id="730" w:author="Anasta" w:date="2014-05-28T13:30:00Z">
        <w:r w:rsidR="0042118D" w:rsidRPr="002F76E4">
          <w:t>ocorreu</w:t>
        </w:r>
      </w:ins>
      <w:r w:rsidR="0042118D" w:rsidRPr="002F76E4">
        <w:t xml:space="preserve"> com </w:t>
      </w:r>
      <w:del w:id="731" w:author="Anasta" w:date="2014-05-28T13:30:00Z">
        <w:r w:rsidRPr="002F76E4">
          <w:delText>sucesso</w:delText>
        </w:r>
      </w:del>
      <w:ins w:id="732" w:author="Anasta" w:date="2014-05-28T13:30:00Z">
        <w:r w:rsidR="0042118D" w:rsidRPr="002F76E4">
          <w:t>êxito</w:t>
        </w:r>
      </w:ins>
      <w:r w:rsidR="001A088D" w:rsidRPr="002F76E4">
        <w:t xml:space="preserve"> e </w:t>
      </w:r>
      <w:del w:id="733" w:author="Anasta" w:date="2014-05-28T13:30:00Z">
        <w:r w:rsidR="001A088D" w:rsidRPr="002F76E4">
          <w:delText>resultou no</w:delText>
        </w:r>
      </w:del>
      <w:ins w:id="734" w:author="Anasta" w:date="2014-05-28T13:30:00Z">
        <w:r w:rsidR="0042118D" w:rsidRPr="002F76E4">
          <w:t xml:space="preserve">motivou </w:t>
        </w:r>
        <w:r w:rsidR="001A088D" w:rsidRPr="002F76E4">
          <w:t>o</w:t>
        </w:r>
      </w:ins>
      <w:r w:rsidR="001A088D" w:rsidRPr="002F76E4">
        <w:t xml:space="preserve"> cap</w:t>
      </w:r>
      <w:r w:rsidR="0042118D" w:rsidRPr="002F76E4">
        <w:t xml:space="preserve">ítulo 4 e </w:t>
      </w:r>
      <w:del w:id="735" w:author="Anasta" w:date="2014-05-28T13:30:00Z">
        <w:r w:rsidR="005E33CC" w:rsidRPr="002F76E4">
          <w:delText>no</w:delText>
        </w:r>
      </w:del>
      <w:ins w:id="736" w:author="Anasta" w:date="2014-05-28T13:30:00Z">
        <w:r w:rsidR="005E33CC" w:rsidRPr="002F76E4">
          <w:t>o</w:t>
        </w:r>
      </w:ins>
      <w:r w:rsidR="005E33CC" w:rsidRPr="002F76E4">
        <w:t xml:space="preserve"> apêndice</w:t>
      </w:r>
      <w:r w:rsidR="00350DF7">
        <w:t xml:space="preserve"> </w:t>
      </w:r>
      <w:r w:rsidR="00350DF7">
        <w:rPr>
          <w:highlight w:val="yellow"/>
        </w:rPr>
        <w:fldChar w:fldCharType="begin"/>
      </w:r>
      <w:r w:rsidR="00350DF7">
        <w:instrText xml:space="preserve"> REF _Ref389057720 \r \h </w:instrText>
      </w:r>
      <w:r w:rsidR="00350DF7">
        <w:rPr>
          <w:highlight w:val="yellow"/>
        </w:rPr>
      </w:r>
      <w:r w:rsidR="00350DF7">
        <w:rPr>
          <w:highlight w:val="yellow"/>
        </w:rPr>
        <w:fldChar w:fldCharType="separate"/>
      </w:r>
      <w:r w:rsidR="00245CEA">
        <w:t>7.4</w:t>
      </w:r>
      <w:r w:rsidR="00350DF7">
        <w:rPr>
          <w:highlight w:val="yellow"/>
        </w:rPr>
        <w:fldChar w:fldCharType="end"/>
      </w:r>
      <w:r w:rsidR="00734080" w:rsidRPr="002F76E4">
        <w:t xml:space="preserve">. Juntos eles </w:t>
      </w:r>
      <w:r w:rsidR="001A088D" w:rsidRPr="002F76E4">
        <w:t>explic</w:t>
      </w:r>
      <w:r w:rsidR="00734080" w:rsidRPr="002F76E4">
        <w:t>am</w:t>
      </w:r>
      <w:r w:rsidR="005E33CC" w:rsidRPr="002F76E4">
        <w:t>,</w:t>
      </w:r>
      <w:r w:rsidR="001A088D" w:rsidRPr="002F76E4">
        <w:t xml:space="preserve"> detalhadamente</w:t>
      </w:r>
      <w:r w:rsidR="005E33CC" w:rsidRPr="002F76E4">
        <w:t>,</w:t>
      </w:r>
      <w:r w:rsidR="0093088A" w:rsidRPr="002F76E4">
        <w:t xml:space="preserve"> o comportamento</w:t>
      </w:r>
      <w:r w:rsidR="001A088D" w:rsidRPr="002F76E4">
        <w:t xml:space="preserve"> do sistema</w:t>
      </w:r>
      <w:r w:rsidR="0093088A" w:rsidRPr="002F76E4">
        <w:t xml:space="preserve"> e exibem sua estrutura interna</w:t>
      </w:r>
      <w:r w:rsidR="001A088D" w:rsidRPr="002F76E4">
        <w:t xml:space="preserve"> </w:t>
      </w:r>
      <w:del w:id="737" w:author="Anasta" w:date="2014-05-28T13:30:00Z">
        <w:r w:rsidR="001A088D" w:rsidRPr="002F76E4">
          <w:delText>após</w:delText>
        </w:r>
      </w:del>
      <w:ins w:id="738" w:author="Anasta" w:date="2014-05-28T13:30:00Z">
        <w:r w:rsidR="00C734C3" w:rsidRPr="002F76E4">
          <w:t>depois de</w:t>
        </w:r>
      </w:ins>
      <w:r w:rsidR="001A088D" w:rsidRPr="002F76E4">
        <w:t xml:space="preserve"> realizada </w:t>
      </w:r>
      <w:del w:id="739" w:author="Anasta" w:date="2014-05-28T13:30:00Z">
        <w:r w:rsidR="001A088D" w:rsidRPr="002F76E4">
          <w:delText>a</w:delText>
        </w:r>
        <w:r w:rsidR="005E33CC" w:rsidRPr="002F76E4">
          <w:delText xml:space="preserve"> </w:delText>
        </w:r>
      </w:del>
      <w:r w:rsidR="005E33CC" w:rsidRPr="002F76E4">
        <w:t>toda a</w:t>
      </w:r>
      <w:r w:rsidR="001A088D" w:rsidRPr="002F76E4">
        <w:t xml:space="preserve"> codificação</w:t>
      </w:r>
      <w:r w:rsidR="005E33CC" w:rsidRPr="002F76E4">
        <w:t xml:space="preserve">. </w:t>
      </w:r>
      <w:r w:rsidR="00136CD3" w:rsidRPr="002F76E4">
        <w:t>A</w:t>
      </w:r>
      <w:r w:rsidR="00C734C3" w:rsidRPr="002F76E4">
        <w:t xml:space="preserve"> cada funcionalidade codificada</w:t>
      </w:r>
      <w:del w:id="740" w:author="Anasta" w:date="2014-05-28T13:30:00Z">
        <w:r w:rsidR="00136CD3" w:rsidRPr="002F76E4">
          <w:delText>,</w:delText>
        </w:r>
      </w:del>
      <w:r w:rsidR="00136CD3" w:rsidRPr="002F76E4">
        <w:t xml:space="preserve"> testes foram </w:t>
      </w:r>
      <w:del w:id="741" w:author="Anasta" w:date="2014-05-28T13:30:00Z">
        <w:r w:rsidR="00136CD3" w:rsidRPr="002F76E4">
          <w:delText>realizados. Ao</w:delText>
        </w:r>
      </w:del>
      <w:ins w:id="742" w:author="Anasta" w:date="2014-05-28T13:30:00Z">
        <w:r w:rsidR="00C734C3" w:rsidRPr="002F76E4">
          <w:t>aplicados e, a</w:t>
        </w:r>
        <w:r w:rsidR="00136CD3" w:rsidRPr="002F76E4">
          <w:t>o</w:t>
        </w:r>
      </w:ins>
      <w:r w:rsidR="00136CD3" w:rsidRPr="002F76E4">
        <w:t xml:space="preserve"> fim, todas as funcionalidades, integradas, foram </w:t>
      </w:r>
      <w:del w:id="743" w:author="Anasta" w:date="2014-05-28T13:30:00Z">
        <w:r w:rsidR="00136CD3" w:rsidRPr="002F76E4">
          <w:delText>testadas</w:delText>
        </w:r>
      </w:del>
      <w:ins w:id="744" w:author="Anasta" w:date="2014-05-28T13:30:00Z">
        <w:r w:rsidR="00C734C3" w:rsidRPr="002F76E4">
          <w:t>colocadas em prática</w:t>
        </w:r>
      </w:ins>
      <w:r w:rsidR="00C734C3" w:rsidRPr="002F76E4">
        <w:t>.</w:t>
      </w:r>
    </w:p>
    <w:p w14:paraId="4CB29FFD" w14:textId="77777777" w:rsidR="00D672EF" w:rsidRPr="002F76E4" w:rsidRDefault="005F3FBF" w:rsidP="00ED5CDB">
      <w:r w:rsidRPr="002F76E4">
        <w:t xml:space="preserve">Desta forma, </w:t>
      </w:r>
      <w:del w:id="745" w:author="Anasta" w:date="2014-05-28T13:30:00Z">
        <w:r w:rsidRPr="002F76E4">
          <w:delText>o grupo</w:delText>
        </w:r>
      </w:del>
      <w:ins w:id="746" w:author="Anasta" w:date="2014-05-28T13:30:00Z">
        <w:r w:rsidR="00C734C3" w:rsidRPr="002F76E4">
          <w:t>os autores</w:t>
        </w:r>
      </w:ins>
      <w:r w:rsidRPr="002F76E4">
        <w:t xml:space="preserve"> deste projeto </w:t>
      </w:r>
      <w:del w:id="747" w:author="Anasta" w:date="2014-05-28T13:30:00Z">
        <w:r w:rsidRPr="002F76E4">
          <w:delText>conseguiu</w:delText>
        </w:r>
        <w:r w:rsidR="005018BC" w:rsidRPr="002F76E4">
          <w:delText xml:space="preserve"> –</w:delText>
        </w:r>
      </w:del>
      <w:ins w:id="748" w:author="Anasta" w:date="2014-05-28T13:30:00Z">
        <w:r w:rsidRPr="002F76E4">
          <w:t>consegui</w:t>
        </w:r>
        <w:r w:rsidR="00C734C3" w:rsidRPr="002F76E4">
          <w:t>ram,</w:t>
        </w:r>
      </w:ins>
      <w:r w:rsidR="005018BC" w:rsidRPr="002F76E4">
        <w:t xml:space="preserve"> por meio </w:t>
      </w:r>
      <w:r w:rsidR="00C734C3" w:rsidRPr="002F76E4">
        <w:t xml:space="preserve">de </w:t>
      </w:r>
      <w:del w:id="749" w:author="Anasta" w:date="2014-05-28T13:30:00Z">
        <w:r w:rsidR="005018BC" w:rsidRPr="002F76E4">
          <w:delText>especificação, projeç</w:delText>
        </w:r>
        <w:r w:rsidR="00D672EF" w:rsidRPr="002F76E4">
          <w:delText>ão, codificação</w:delText>
        </w:r>
      </w:del>
      <w:ins w:id="750" w:author="Anasta" w:date="2014-05-28T13:30:00Z">
        <w:r w:rsidR="00C734C3" w:rsidRPr="002F76E4">
          <w:t>especificações</w:t>
        </w:r>
        <w:r w:rsidR="005018BC" w:rsidRPr="002F76E4">
          <w:t>, projeç</w:t>
        </w:r>
        <w:r w:rsidR="00C734C3" w:rsidRPr="002F76E4">
          <w:t>ões, codificações</w:t>
        </w:r>
      </w:ins>
      <w:r w:rsidR="00D672EF" w:rsidRPr="002F76E4">
        <w:t xml:space="preserve"> e </w:t>
      </w:r>
      <w:del w:id="751" w:author="Anasta" w:date="2014-05-28T13:30:00Z">
        <w:r w:rsidR="00D672EF" w:rsidRPr="002F76E4">
          <w:delText>teste –</w:delText>
        </w:r>
      </w:del>
      <w:ins w:id="752" w:author="Anasta" w:date="2014-05-28T13:30:00Z">
        <w:r w:rsidR="00D672EF" w:rsidRPr="002F76E4">
          <w:t>teste</w:t>
        </w:r>
        <w:r w:rsidR="00C734C3" w:rsidRPr="002F76E4">
          <w:t>s,</w:t>
        </w:r>
      </w:ins>
      <w:r w:rsidR="00C734C3" w:rsidRPr="002F76E4">
        <w:t xml:space="preserve"> </w:t>
      </w:r>
      <w:r w:rsidRPr="002F76E4">
        <w:t xml:space="preserve">desenvolver um aplicativo capaz de utilizar os conceitos de GTD e ainda prover integração com o </w:t>
      </w:r>
      <w:r w:rsidRPr="002F76E4">
        <w:rPr>
          <w:i/>
          <w:rPrChange w:id="753" w:author="Anasta" w:date="2014-05-28T13:30:00Z">
            <w:rPr/>
          </w:rPrChange>
        </w:rPr>
        <w:t>Google Calendar</w:t>
      </w:r>
      <w:r w:rsidR="00ED5CDB" w:rsidRPr="002F76E4">
        <w:t xml:space="preserve">. </w:t>
      </w:r>
    </w:p>
    <w:p w14:paraId="7BB08EB0" w14:textId="7CB641E8" w:rsidR="00E90DE6" w:rsidRPr="002F76E4" w:rsidRDefault="00ED5CDB" w:rsidP="005127AB">
      <w:pPr>
        <w:rPr>
          <w:ins w:id="754" w:author="Anasta" w:date="2014-05-28T13:30:00Z"/>
        </w:rPr>
      </w:pPr>
      <w:del w:id="755" w:author="Anasta" w:date="2014-05-28T13:30:00Z">
        <w:r w:rsidRPr="002F76E4">
          <w:delText>Como sugestão</w:delText>
        </w:r>
      </w:del>
      <w:ins w:id="756" w:author="Anasta" w:date="2014-05-28T13:30:00Z">
        <w:r w:rsidR="00A11264" w:rsidRPr="002F76E4">
          <w:t>Com a</w:t>
        </w:r>
        <w:r w:rsidR="005127AB" w:rsidRPr="002F76E4">
          <w:t xml:space="preserve"> </w:t>
        </w:r>
        <w:r w:rsidR="00A11264" w:rsidRPr="002F76E4">
          <w:t>realização</w:t>
        </w:r>
        <w:r w:rsidR="005127AB" w:rsidRPr="002F76E4">
          <w:t xml:space="preserve"> deste projeto</w:t>
        </w:r>
      </w:ins>
      <w:r w:rsidR="00863430">
        <w:t>,</w:t>
      </w:r>
      <w:ins w:id="757" w:author="Anasta" w:date="2014-05-28T13:30:00Z">
        <w:r w:rsidR="005127AB" w:rsidRPr="002F76E4">
          <w:t xml:space="preserve"> foi possível inferir que </w:t>
        </w:r>
        <w:r w:rsidR="002D2BAD" w:rsidRPr="002F76E4">
          <w:t>o aplicativo de organização</w:t>
        </w:r>
      </w:ins>
      <w:r w:rsidR="002D2BAD" w:rsidRPr="002F76E4">
        <w:t xml:space="preserve"> para </w:t>
      </w:r>
      <w:del w:id="758" w:author="Anasta" w:date="2014-05-28T13:30:00Z">
        <w:r w:rsidRPr="002F76E4">
          <w:delText>trabalhos futuros, indica-</w:delText>
        </w:r>
      </w:del>
      <w:ins w:id="759" w:author="Anasta" w:date="2014-05-28T13:30:00Z">
        <w:r w:rsidR="002D2BAD" w:rsidRPr="002F76E4">
          <w:rPr>
            <w:i/>
          </w:rPr>
          <w:t>Android</w:t>
        </w:r>
        <w:r w:rsidR="002D2BAD" w:rsidRPr="002F76E4">
          <w:t xml:space="preserve">, utilizando os preceitos do GTD em suas funcionalidades, </w:t>
        </w:r>
        <w:r w:rsidR="00E73E7D" w:rsidRPr="002F76E4">
          <w:t>verdadeiramente</w:t>
        </w:r>
        <w:r w:rsidR="002D2BAD" w:rsidRPr="002F76E4">
          <w:t xml:space="preserve"> representa uma </w:t>
        </w:r>
        <w:r w:rsidR="005A5F76" w:rsidRPr="002F76E4">
          <w:t>ferramenta</w:t>
        </w:r>
        <w:r w:rsidR="002D2BAD" w:rsidRPr="002F76E4">
          <w:t xml:space="preserve"> para as pessoas </w:t>
        </w:r>
        <w:r w:rsidR="005127AB" w:rsidRPr="002F76E4">
          <w:t xml:space="preserve">listarem e </w:t>
        </w:r>
        <w:r w:rsidR="002D2BAD" w:rsidRPr="002F76E4">
          <w:t xml:space="preserve">organizarem </w:t>
        </w:r>
        <w:r w:rsidR="005127AB" w:rsidRPr="002F76E4">
          <w:t xml:space="preserve">as </w:t>
        </w:r>
        <w:r w:rsidR="002D2BAD" w:rsidRPr="002F76E4">
          <w:t>suas atribulações diárias, ainda mais no</w:t>
        </w:r>
      </w:ins>
      <w:r w:rsidR="00863430">
        <w:t xml:space="preserve"> século XXI</w:t>
      </w:r>
      <w:ins w:id="760" w:author="Anasta" w:date="2014-05-28T13:30:00Z">
        <w:r w:rsidR="002D2BAD" w:rsidRPr="002F76E4">
          <w:t>, em que as rotinas e compromissos são mais dinâmico</w:t>
        </w:r>
        <w:r w:rsidR="005127AB" w:rsidRPr="002F76E4">
          <w:t>s e há</w:t>
        </w:r>
        <w:r w:rsidR="002D2BAD" w:rsidRPr="002F76E4">
          <w:t xml:space="preserve"> constantes cobranças </w:t>
        </w:r>
        <w:r w:rsidR="00141019" w:rsidRPr="002F76E4">
          <w:t>por</w:t>
        </w:r>
        <w:r w:rsidR="005127AB" w:rsidRPr="002F76E4">
          <w:t xml:space="preserve"> respostas rápidas</w:t>
        </w:r>
        <w:r w:rsidR="00E90DE6" w:rsidRPr="002F76E4">
          <w:t>.</w:t>
        </w:r>
      </w:ins>
    </w:p>
    <w:p w14:paraId="3F5EF7B7" w14:textId="770B5E7C" w:rsidR="0075338A" w:rsidRPr="002F76E4" w:rsidRDefault="00583385" w:rsidP="005127AB">
      <w:pPr>
        <w:rPr>
          <w:ins w:id="761" w:author="Anasta" w:date="2014-05-28T13:30:00Z"/>
        </w:rPr>
      </w:pPr>
      <w:ins w:id="762" w:author="Anasta" w:date="2014-05-28T13:30:00Z">
        <w:r w:rsidRPr="002F76E4">
          <w:t>Diante dessa realidade</w:t>
        </w:r>
      </w:ins>
      <w:r w:rsidR="00863430">
        <w:t>,</w:t>
      </w:r>
      <w:ins w:id="763" w:author="Anasta" w:date="2014-05-28T13:30:00Z">
        <w:r w:rsidRPr="002F76E4">
          <w:t xml:space="preserve"> é confortável contar com um instrumento</w:t>
        </w:r>
        <w:r w:rsidR="00D82A2C" w:rsidRPr="002F76E4">
          <w:t xml:space="preserve">, como é o aplicativo de organização para </w:t>
        </w:r>
        <w:r w:rsidR="00D82A2C" w:rsidRPr="002F76E4">
          <w:rPr>
            <w:i/>
          </w:rPr>
          <w:t>Android</w:t>
        </w:r>
        <w:r w:rsidR="00D82A2C" w:rsidRPr="002F76E4">
          <w:t>,</w:t>
        </w:r>
        <w:r w:rsidRPr="002F76E4">
          <w:t xml:space="preserve"> que </w:t>
        </w:r>
        <w:r w:rsidR="00D82A2C" w:rsidRPr="002F76E4">
          <w:t>demonstrou nos testes efetuados, ser um grande auxiliar</w:t>
        </w:r>
        <w:r w:rsidRPr="002F76E4">
          <w:t xml:space="preserve"> </w:t>
        </w:r>
        <w:r w:rsidR="00D82A2C" w:rsidRPr="002F76E4">
          <w:t>na retirada</w:t>
        </w:r>
        <w:r w:rsidR="0075338A" w:rsidRPr="002F76E4">
          <w:t xml:space="preserve"> </w:t>
        </w:r>
        <w:r w:rsidRPr="002F76E4">
          <w:t xml:space="preserve">da mente </w:t>
        </w:r>
        <w:r w:rsidR="00D82A2C" w:rsidRPr="002F76E4">
          <w:t xml:space="preserve">de </w:t>
        </w:r>
        <w:r w:rsidR="0075338A" w:rsidRPr="002F76E4">
          <w:t xml:space="preserve">todas as </w:t>
        </w:r>
        <w:r w:rsidRPr="002F76E4">
          <w:t xml:space="preserve">ações a serem realizadas, </w:t>
        </w:r>
        <w:r w:rsidRPr="002F76E4">
          <w:lastRenderedPageBreak/>
          <w:t>armazenando-as</w:t>
        </w:r>
        <w:r w:rsidR="003C638E" w:rsidRPr="002F76E4">
          <w:t xml:space="preserve"> e organizando-as</w:t>
        </w:r>
        <w:r w:rsidRPr="002F76E4">
          <w:t xml:space="preserve"> em forma de listas</w:t>
        </w:r>
        <w:r w:rsidR="005A5F76" w:rsidRPr="002F76E4">
          <w:t xml:space="preserve"> e</w:t>
        </w:r>
        <w:r w:rsidRPr="002F76E4">
          <w:t xml:space="preserve"> agrupadas</w:t>
        </w:r>
        <w:r w:rsidR="005A5F76" w:rsidRPr="002F76E4">
          <w:t xml:space="preserve">, </w:t>
        </w:r>
        <w:r w:rsidR="0075338A" w:rsidRPr="002F76E4">
          <w:t xml:space="preserve">em </w:t>
        </w:r>
        <w:r w:rsidRPr="002F76E4">
          <w:t xml:space="preserve">aparelhos de telefonia ou de informática móveis, que possam ser rapidamente visualizadas em qualquer local em que </w:t>
        </w:r>
      </w:ins>
      <w:r w:rsidRPr="002F76E4">
        <w:t xml:space="preserve">se </w:t>
      </w:r>
      <w:ins w:id="764" w:author="Anasta" w:date="2014-05-28T13:30:00Z">
        <w:r w:rsidRPr="002F76E4">
          <w:t>encontre, evitando-se</w:t>
        </w:r>
        <w:r w:rsidR="0075338A" w:rsidRPr="002F76E4">
          <w:t xml:space="preserve"> corre</w:t>
        </w:r>
        <w:r w:rsidRPr="002F76E4">
          <w:t>r</w:t>
        </w:r>
        <w:r w:rsidR="0075338A" w:rsidRPr="002F76E4">
          <w:t xml:space="preserve"> o risco de deixar </w:t>
        </w:r>
        <w:r w:rsidRPr="002F76E4">
          <w:t xml:space="preserve">de administrar ou esquecer que já </w:t>
        </w:r>
        <w:r w:rsidR="00281B06" w:rsidRPr="002F76E4">
          <w:t xml:space="preserve">se </w:t>
        </w:r>
        <w:r w:rsidRPr="002F76E4">
          <w:t>administrou alguma</w:t>
        </w:r>
        <w:r w:rsidR="00D82A2C" w:rsidRPr="002F76E4">
          <w:t>, al</w:t>
        </w:r>
        <w:r w:rsidR="000F4DAA" w:rsidRPr="002F76E4">
          <w:t xml:space="preserve">ém do acesso </w:t>
        </w:r>
        <w:r w:rsidR="000F4DAA" w:rsidRPr="002F76E4">
          <w:rPr>
            <w:i/>
          </w:rPr>
          <w:t>off-line</w:t>
        </w:r>
        <w:r w:rsidR="00DC1BF0" w:rsidRPr="002F76E4">
          <w:t>.</w:t>
        </w:r>
      </w:ins>
    </w:p>
    <w:p w14:paraId="3951F209" w14:textId="77777777" w:rsidR="002D2BAD" w:rsidRPr="002F76E4" w:rsidRDefault="00A11264">
      <w:pPr>
        <w:pStyle w:val="NormalIP"/>
        <w:pPrChange w:id="765" w:author="Anasta" w:date="2014-05-28T13:30:00Z">
          <w:pPr/>
        </w:pPrChange>
      </w:pPr>
      <w:ins w:id="766" w:author="Anasta" w:date="2014-05-28T13:30:00Z">
        <w:r w:rsidRPr="002F76E4">
          <w:t>O desenvolvimento deste</w:t>
        </w:r>
        <w:r w:rsidR="002D2BAD" w:rsidRPr="002F76E4">
          <w:t xml:space="preserve"> </w:t>
        </w:r>
        <w:r w:rsidRPr="002F76E4">
          <w:t xml:space="preserve">aplicativo realmente </w:t>
        </w:r>
        <w:r w:rsidR="005A5F76" w:rsidRPr="002F76E4">
          <w:t>significou</w:t>
        </w:r>
        <w:r w:rsidRPr="002F76E4">
          <w:t xml:space="preserve"> uma oportunidade para os seus autores </w:t>
        </w:r>
        <w:r w:rsidR="002D2BAD" w:rsidRPr="002F76E4">
          <w:t xml:space="preserve">aplicarem </w:t>
        </w:r>
        <w:r w:rsidRPr="002F76E4">
          <w:t xml:space="preserve">os conhecimentos transmitidos pelo curso de Engenharia de Computação e estimulou o espírito empreendedor, haja vista os pensamentos voltados para </w:t>
        </w:r>
      </w:ins>
      <w:r w:rsidRPr="002F76E4">
        <w:t>a</w:t>
      </w:r>
      <w:r w:rsidR="005A5F76" w:rsidRPr="002F76E4">
        <w:t xml:space="preserve"> </w:t>
      </w:r>
      <w:r w:rsidRPr="002F76E4">
        <w:t xml:space="preserve">evolução </w:t>
      </w:r>
      <w:del w:id="767" w:author="Anasta" w:date="2014-05-28T13:30:00Z">
        <w:r w:rsidR="00D672EF" w:rsidRPr="002F76E4">
          <w:delText>desse</w:delText>
        </w:r>
      </w:del>
      <w:ins w:id="768" w:author="Anasta" w:date="2014-05-28T13:30:00Z">
        <w:r w:rsidRPr="002F76E4">
          <w:t>do</w:t>
        </w:r>
      </w:ins>
      <w:r w:rsidRPr="002F76E4">
        <w:t xml:space="preserve"> sistema, buscando</w:t>
      </w:r>
      <w:ins w:id="769" w:author="Anasta" w:date="2014-05-28T13:30:00Z">
        <w:r w:rsidRPr="002F76E4">
          <w:t>-se</w:t>
        </w:r>
      </w:ins>
      <w:r w:rsidRPr="002F76E4">
        <w:t xml:space="preserve"> acrescentar </w:t>
      </w:r>
      <w:ins w:id="770" w:author="Anasta" w:date="2014-05-28T13:30:00Z">
        <w:r w:rsidRPr="002F76E4">
          <w:t xml:space="preserve">outras </w:t>
        </w:r>
      </w:ins>
      <w:r w:rsidRPr="002F76E4">
        <w:t xml:space="preserve">funcionalidades como um assistente que permita </w:t>
      </w:r>
      <w:del w:id="771" w:author="Anasta" w:date="2014-05-28T13:30:00Z">
        <w:r w:rsidR="00E05E86" w:rsidRPr="002F76E4">
          <w:delText>o</w:delText>
        </w:r>
      </w:del>
      <w:ins w:id="772" w:author="Anasta" w:date="2014-05-28T13:30:00Z">
        <w:r w:rsidRPr="002F76E4">
          <w:t>ao</w:t>
        </w:r>
      </w:ins>
      <w:r w:rsidRPr="002F76E4">
        <w:t xml:space="preserve"> usuário planejar suas ações selecionando </w:t>
      </w:r>
      <w:del w:id="773" w:author="Anasta" w:date="2014-05-28T13:30:00Z">
        <w:r w:rsidR="00A33846" w:rsidRPr="002F76E4">
          <w:delText xml:space="preserve">os </w:delText>
        </w:r>
      </w:del>
      <w:ins w:id="774" w:author="Anasta" w:date="2014-05-28T13:30:00Z">
        <w:r w:rsidRPr="002F76E4">
          <w:t>as</w:t>
        </w:r>
      </w:ins>
      <w:r w:rsidRPr="002F76E4">
        <w:t xml:space="preserve"> que ele pretenda executar de sua agenda e das demais listas</w:t>
      </w:r>
      <w:del w:id="775" w:author="Anasta" w:date="2014-05-28T13:30:00Z">
        <w:r w:rsidR="00880BB3" w:rsidRPr="002F76E4">
          <w:delText>.</w:delText>
        </w:r>
        <w:r w:rsidR="00A756FF" w:rsidRPr="002F76E4">
          <w:delText xml:space="preserve"> Outras funcionalidades possíveis seriam</w:delText>
        </w:r>
      </w:del>
      <w:ins w:id="776" w:author="Anasta" w:date="2014-05-28T13:30:00Z">
        <w:r w:rsidR="000F2086" w:rsidRPr="002F76E4">
          <w:t>,</w:t>
        </w:r>
      </w:ins>
      <w:r w:rsidRPr="002F76E4">
        <w:t xml:space="preserve"> indentar (provendo hierarquia), reordenar e editar itens</w:t>
      </w:r>
      <w:r w:rsidR="00C3153C" w:rsidRPr="002F76E4">
        <w:t>.</w:t>
      </w:r>
    </w:p>
    <w:p w14:paraId="17BF12D9" w14:textId="77777777" w:rsidR="00A11264" w:rsidRPr="002F76E4" w:rsidRDefault="00A11264">
      <w:pPr>
        <w:widowControl/>
        <w:suppressAutoHyphens w:val="0"/>
        <w:spacing w:line="240" w:lineRule="auto"/>
        <w:ind w:firstLine="0"/>
        <w:jc w:val="left"/>
        <w:pPrChange w:id="777" w:author="Anasta" w:date="2014-05-28T13:30:00Z">
          <w:pPr/>
        </w:pPrChange>
      </w:pPr>
    </w:p>
    <w:p w14:paraId="1842BE90" w14:textId="77777777" w:rsidR="000F4DAA" w:rsidRPr="002F76E4" w:rsidRDefault="00FC71A9">
      <w:pPr>
        <w:widowControl/>
        <w:suppressAutoHyphens w:val="0"/>
        <w:spacing w:line="240" w:lineRule="auto"/>
        <w:ind w:firstLine="0"/>
        <w:jc w:val="left"/>
        <w:rPr>
          <w:ins w:id="778" w:author="Anasta" w:date="2014-05-28T13:30:00Z"/>
        </w:rPr>
      </w:pPr>
      <w:del w:id="779" w:author="Anasta" w:date="2014-05-28T13:30:00Z">
        <w:r w:rsidRPr="002F76E4">
          <w:br w:type="page"/>
        </w:r>
      </w:del>
    </w:p>
    <w:p w14:paraId="539568D6" w14:textId="77777777" w:rsidR="000F4DAA" w:rsidRPr="002F76E4" w:rsidRDefault="000F4DAA">
      <w:pPr>
        <w:widowControl/>
        <w:suppressAutoHyphens w:val="0"/>
        <w:spacing w:line="240" w:lineRule="auto"/>
        <w:ind w:firstLine="0"/>
        <w:jc w:val="left"/>
        <w:rPr>
          <w:ins w:id="780" w:author="Anasta" w:date="2014-05-28T13:30:00Z"/>
        </w:rPr>
      </w:pPr>
    </w:p>
    <w:p w14:paraId="25E3C15F" w14:textId="77777777" w:rsidR="000F4DAA" w:rsidRPr="002F76E4" w:rsidRDefault="000F4DAA">
      <w:pPr>
        <w:widowControl/>
        <w:suppressAutoHyphens w:val="0"/>
        <w:spacing w:line="240" w:lineRule="auto"/>
        <w:ind w:firstLine="0"/>
        <w:jc w:val="left"/>
        <w:rPr>
          <w:ins w:id="781" w:author="Anasta" w:date="2014-05-28T13:30:00Z"/>
        </w:rPr>
      </w:pPr>
    </w:p>
    <w:p w14:paraId="2D7E1502" w14:textId="31061BF8" w:rsidR="00513A7E" w:rsidRDefault="00513A7E">
      <w:pPr>
        <w:widowControl/>
        <w:suppressAutoHyphens w:val="0"/>
        <w:spacing w:line="240" w:lineRule="auto"/>
        <w:ind w:firstLine="0"/>
        <w:jc w:val="left"/>
      </w:pPr>
      <w:r>
        <w:br w:type="page"/>
      </w:r>
    </w:p>
    <w:bookmarkStart w:id="782" w:name="_Toc389062832" w:displacedByCustomXml="next"/>
    <w:bookmarkStart w:id="783" w:name="_Toc388915914" w:displacedByCustomXml="next"/>
    <w:sdt>
      <w:sdtPr>
        <w:rPr>
          <w:rFonts w:eastAsia="DejaVu Sans"/>
          <w:b w:val="0"/>
          <w:bCs w:val="0"/>
          <w:sz w:val="24"/>
          <w:szCs w:val="24"/>
        </w:rPr>
        <w:id w:val="300658937"/>
        <w:docPartObj>
          <w:docPartGallery w:val="Bibliographies"/>
          <w:docPartUnique/>
        </w:docPartObj>
      </w:sdtPr>
      <w:sdtContent>
        <w:commentRangeStart w:id="784" w:displacedByCustomXml="prev"/>
        <w:p w14:paraId="58F8A9BE" w14:textId="77777777" w:rsidR="005110F2" w:rsidRPr="002F76E4" w:rsidRDefault="005C2AD8" w:rsidP="003C7D54">
          <w:pPr>
            <w:pStyle w:val="Heading1"/>
          </w:pPr>
          <w:r w:rsidRPr="002F76E4">
            <w:t>BILIOGRAFIA</w:t>
          </w:r>
          <w:commentRangeEnd w:id="784"/>
          <w:r w:rsidR="00D36FE5" w:rsidRPr="002F76E4">
            <w:rPr>
              <w:rStyle w:val="CommentReference"/>
              <w:rFonts w:eastAsia="DejaVu Sans"/>
              <w:b w:val="0"/>
              <w:bCs w:val="0"/>
            </w:rPr>
            <w:commentReference w:id="784"/>
          </w:r>
          <w:bookmarkEnd w:id="783"/>
          <w:bookmarkEnd w:id="782"/>
        </w:p>
        <w:sdt>
          <w:sdtPr>
            <w:rPr>
              <w:rFonts w:eastAsia="DejaVu Sans"/>
              <w:noProof w:val="0"/>
              <w:kern w:val="1"/>
              <w:sz w:val="16"/>
              <w:lang w:val="pt-BR" w:eastAsia="ar-SA"/>
            </w:rPr>
            <w:id w:val="111145805"/>
            <w:bibliography/>
          </w:sdtPr>
          <w:sdtContent>
            <w:commentRangeStart w:id="785" w:displacedByCustomXml="prev"/>
            <w:p w14:paraId="1431EAA8" w14:textId="77777777" w:rsidR="00382C32" w:rsidRPr="00382C32" w:rsidRDefault="0088363D" w:rsidP="00382C32">
              <w:pPr>
                <w:pStyle w:val="Bibliography"/>
                <w:rPr>
                  <w:lang w:val="pt-BR"/>
                </w:rPr>
              </w:pPr>
              <w:r w:rsidRPr="002F76E4">
                <w:fldChar w:fldCharType="begin"/>
              </w:r>
              <w:r w:rsidR="005110F2" w:rsidRPr="002F76E4">
                <w:rPr>
                  <w:lang w:val="pt-BR"/>
                </w:rPr>
                <w:instrText>BIBLIOGRAPHY</w:instrText>
              </w:r>
              <w:r w:rsidRPr="002F76E4">
                <w:fldChar w:fldCharType="separate"/>
              </w:r>
              <w:r w:rsidR="00382C32" w:rsidRPr="00382C32">
                <w:rPr>
                  <w:lang w:val="pt-BR"/>
                </w:rPr>
                <w:t xml:space="preserve">ALLEN, D. </w:t>
              </w:r>
              <w:r w:rsidR="00382C32" w:rsidRPr="00382C32">
                <w:rPr>
                  <w:b/>
                  <w:bCs/>
                  <w:lang w:val="pt-BR"/>
                </w:rPr>
                <w:t>A arte de fazer acontecer</w:t>
              </w:r>
              <w:r w:rsidR="00382C32" w:rsidRPr="00382C32">
                <w:rPr>
                  <w:lang w:val="pt-BR"/>
                </w:rPr>
                <w:t>. 2a. ed. Rio de Janeiro: Campus, 2005. 300 p. ISBN 8535219080.</w:t>
              </w:r>
            </w:p>
            <w:p w14:paraId="5A03EBA6" w14:textId="77777777" w:rsidR="00382C32" w:rsidRPr="00382C32" w:rsidRDefault="00382C32" w:rsidP="00382C32">
              <w:pPr>
                <w:pStyle w:val="Bibliography"/>
                <w:rPr>
                  <w:lang w:val="pt-BR"/>
                </w:rPr>
              </w:pPr>
              <w:r w:rsidRPr="00382C32">
                <w:rPr>
                  <w:lang w:val="pt-BR"/>
                </w:rPr>
                <w:t xml:space="preserve">ANDROID. Android Developers. </w:t>
              </w:r>
              <w:r w:rsidRPr="00382C32">
                <w:rPr>
                  <w:b/>
                  <w:bCs/>
                  <w:lang w:val="pt-BR"/>
                </w:rPr>
                <w:t>Calendar Provider</w:t>
              </w:r>
              <w:r w:rsidRPr="00382C32">
                <w:rPr>
                  <w:lang w:val="pt-BR"/>
                </w:rPr>
                <w:t>, 2014. Disponivel em: &lt;http://developer.android.com/guide/topics/providers/calendar-provider.html&gt;. Acesso em: 20 Março 2014.</w:t>
              </w:r>
            </w:p>
            <w:p w14:paraId="6374171E" w14:textId="77777777" w:rsidR="00382C32" w:rsidRPr="00382C32" w:rsidRDefault="00382C32" w:rsidP="00382C32">
              <w:pPr>
                <w:pStyle w:val="Bibliography"/>
                <w:rPr>
                  <w:lang w:val="pt-BR"/>
                </w:rPr>
              </w:pPr>
              <w:r>
                <w:t xml:space="preserve">ANDROID. Android Developers. </w:t>
              </w:r>
              <w:r>
                <w:rPr>
                  <w:b/>
                  <w:bCs/>
                </w:rPr>
                <w:t>System Architecture</w:t>
              </w:r>
              <w:r>
                <w:t xml:space="preserve">, 2014. </w:t>
              </w:r>
              <w:r w:rsidRPr="00382C32">
                <w:rPr>
                  <w:lang w:val="pt-BR"/>
                </w:rPr>
                <w:t>Disponivel em: &lt;http://developer.android.com/images/system-architecture.jpg&gt;. Acesso em: 11 Março 2014.</w:t>
              </w:r>
            </w:p>
            <w:p w14:paraId="77A7D59A" w14:textId="77777777" w:rsidR="00382C32" w:rsidRPr="00382C32" w:rsidRDefault="00382C32" w:rsidP="00382C32">
              <w:pPr>
                <w:pStyle w:val="Bibliography"/>
                <w:rPr>
                  <w:lang w:val="pt-BR"/>
                </w:rPr>
              </w:pPr>
              <w:r w:rsidRPr="00382C32">
                <w:rPr>
                  <w:lang w:val="pt-BR"/>
                </w:rPr>
                <w:t xml:space="preserve">ANDROID. Android Developers. </w:t>
              </w:r>
              <w:r w:rsidRPr="00382C32">
                <w:rPr>
                  <w:b/>
                  <w:bCs/>
                  <w:lang w:val="pt-BR"/>
                </w:rPr>
                <w:t>Developers</w:t>
              </w:r>
              <w:r w:rsidRPr="00382C32">
                <w:rPr>
                  <w:lang w:val="pt-BR"/>
                </w:rPr>
                <w:t>, 2014. Disponivel em: &lt;http://developer.android.com/index.html&gt;. Acesso em: 10 Março 2014.</w:t>
              </w:r>
            </w:p>
            <w:p w14:paraId="7CBA70E0" w14:textId="77777777" w:rsidR="00382C32" w:rsidRPr="00382C32" w:rsidRDefault="00382C32" w:rsidP="00382C32">
              <w:pPr>
                <w:pStyle w:val="Bibliography"/>
                <w:rPr>
                  <w:lang w:val="pt-BR"/>
                </w:rPr>
              </w:pPr>
              <w:r w:rsidRPr="00382C32">
                <w:rPr>
                  <w:lang w:val="pt-BR"/>
                </w:rPr>
                <w:t xml:space="preserve">CAFEÍNA T.I. Cafeína T.I. </w:t>
              </w:r>
              <w:r w:rsidRPr="00382C32">
                <w:rPr>
                  <w:b/>
                  <w:bCs/>
                  <w:lang w:val="pt-BR"/>
                </w:rPr>
                <w:t>Android – Resolvendo o problema com ListView e CheckBox</w:t>
              </w:r>
              <w:r w:rsidRPr="00382C32">
                <w:rPr>
                  <w:lang w:val="pt-BR"/>
                </w:rPr>
                <w:t>, 2014. Disponivel em: &lt;http://cafeinati.wordpress.com/2011/09/05/android-resolvendo-problema-com-listview-e-checkbox/&gt;. Acesso em: 10 Março 2014.</w:t>
              </w:r>
            </w:p>
            <w:p w14:paraId="17892C00" w14:textId="77777777" w:rsidR="00382C32" w:rsidRDefault="00382C32" w:rsidP="00382C32">
              <w:pPr>
                <w:pStyle w:val="Bibliography"/>
              </w:pPr>
              <w:r w:rsidRPr="00382C32">
                <w:rPr>
                  <w:lang w:val="pt-BR"/>
                </w:rPr>
                <w:t xml:space="preserve">DALISAY, M. Java Code Geeks. </w:t>
              </w:r>
              <w:r w:rsidRPr="00382C32">
                <w:rPr>
                  <w:b/>
                  <w:bCs/>
                  <w:lang w:val="pt-BR"/>
                </w:rPr>
                <w:t>Android ViewHolder Pattern Example</w:t>
              </w:r>
              <w:r w:rsidRPr="00382C32">
                <w:rPr>
                  <w:lang w:val="pt-BR"/>
                </w:rPr>
                <w:t xml:space="preserve">, 2013. Disponivel em: &lt;http://www.javacodegeeks.com/2013/09/android-viewholder-pattern-example.html&gt;. </w:t>
              </w:r>
              <w:r>
                <w:t>Acesso em: 10 Março 2014.</w:t>
              </w:r>
            </w:p>
            <w:p w14:paraId="0469C1C3" w14:textId="77777777" w:rsidR="00382C32" w:rsidRDefault="00382C32" w:rsidP="00382C32">
              <w:pPr>
                <w:pStyle w:val="Bibliography"/>
              </w:pPr>
              <w:r>
                <w:t xml:space="preserve">DEITEL, P. et al. </w:t>
              </w:r>
              <w:r>
                <w:rPr>
                  <w:b/>
                  <w:bCs/>
                </w:rPr>
                <w:t>Android for Programmers, An App-Driven Approach</w:t>
              </w:r>
              <w:r>
                <w:t>. [S.l.]: Prentice Hall, 2012.</w:t>
              </w:r>
            </w:p>
            <w:p w14:paraId="683B0D6F" w14:textId="77777777" w:rsidR="00382C32" w:rsidRPr="00382C32" w:rsidRDefault="00382C32" w:rsidP="00382C32">
              <w:pPr>
                <w:pStyle w:val="Bibliography"/>
                <w:rPr>
                  <w:lang w:val="pt-BR"/>
                </w:rPr>
              </w:pPr>
              <w:r>
                <w:t xml:space="preserve">DUCKETT, C. TechRepublic. </w:t>
              </w:r>
              <w:r>
                <w:rPr>
                  <w:b/>
                  <w:bCs/>
                </w:rPr>
                <w:t>Making a sortable ListView in Android</w:t>
              </w:r>
              <w:r>
                <w:t xml:space="preserve">, 2012. </w:t>
              </w:r>
              <w:r w:rsidRPr="00382C32">
                <w:rPr>
                  <w:lang w:val="pt-BR"/>
                </w:rPr>
                <w:t>Disponivel em: &lt;http://www.techrepublic.com/blog/australian-technology/making-a-sortable-listview-in-android/&gt;. Acesso em: 10 Março 2014.</w:t>
              </w:r>
            </w:p>
            <w:p w14:paraId="3C7F52FC" w14:textId="77777777" w:rsidR="00382C32" w:rsidRPr="00382C32" w:rsidRDefault="00382C32" w:rsidP="00382C32">
              <w:pPr>
                <w:pStyle w:val="Bibliography"/>
                <w:rPr>
                  <w:lang w:val="pt-BR"/>
                </w:rPr>
              </w:pPr>
              <w:r w:rsidRPr="00382C32">
                <w:rPr>
                  <w:lang w:val="pt-BR"/>
                </w:rPr>
                <w:t xml:space="preserve">GAMMA, E. et al. </w:t>
              </w:r>
              <w:r w:rsidRPr="00382C32">
                <w:rPr>
                  <w:b/>
                  <w:bCs/>
                  <w:lang w:val="pt-BR"/>
                </w:rPr>
                <w:t>Padrões de Projeto - Soluções reutilizáveis de software orientado a objetos</w:t>
              </w:r>
              <w:r w:rsidRPr="00382C32">
                <w:rPr>
                  <w:lang w:val="pt-BR"/>
                </w:rPr>
                <w:t>. Tradução de Luiz A. Meirelles Salgado. [S.l.]: Bookman, 1994. 366 p. ISBN 978-85-7307-610-3.</w:t>
              </w:r>
            </w:p>
            <w:p w14:paraId="7B9F6A74" w14:textId="77777777" w:rsidR="00382C32" w:rsidRPr="00382C32" w:rsidRDefault="00382C32" w:rsidP="00382C32">
              <w:pPr>
                <w:pStyle w:val="Bibliography"/>
                <w:rPr>
                  <w:lang w:val="pt-BR"/>
                </w:rPr>
              </w:pPr>
              <w:r>
                <w:t xml:space="preserve">ISHAK, A. Tute Central. </w:t>
              </w:r>
              <w:r>
                <w:rPr>
                  <w:b/>
                  <w:bCs/>
                </w:rPr>
                <w:t>Android Swipe ListView</w:t>
              </w:r>
              <w:r>
                <w:t xml:space="preserve">, 2014. </w:t>
              </w:r>
              <w:r w:rsidRPr="00382C32">
                <w:rPr>
                  <w:lang w:val="pt-BR"/>
                </w:rPr>
                <w:t>Disponivel em: &lt;http://www.tutecentral.com/android-swipe-listview/&gt;. Acesso em: 10 Março 2014.</w:t>
              </w:r>
            </w:p>
            <w:p w14:paraId="2DC3ED56" w14:textId="77777777" w:rsidR="00382C32" w:rsidRDefault="00382C32" w:rsidP="00382C32">
              <w:pPr>
                <w:pStyle w:val="Bibliography"/>
              </w:pPr>
              <w:r w:rsidRPr="00382C32">
                <w:rPr>
                  <w:lang w:val="pt-BR"/>
                </w:rPr>
                <w:t xml:space="preserve">NEIL, T. </w:t>
              </w:r>
              <w:r w:rsidRPr="00382C32">
                <w:rPr>
                  <w:b/>
                  <w:bCs/>
                  <w:lang w:val="pt-BR"/>
                </w:rPr>
                <w:t>Padrões de Design para Aplicativos Móveis</w:t>
              </w:r>
              <w:r w:rsidRPr="00382C32">
                <w:rPr>
                  <w:lang w:val="pt-BR"/>
                </w:rPr>
                <w:t xml:space="preserve">. Tradução de Eduardo Kraszczuk. 1a. ed. </w:t>
              </w:r>
              <w:r>
                <w:t>São Paulo: Novatec, 2012. 208 p. ISBN 9788575223192.</w:t>
              </w:r>
            </w:p>
            <w:p w14:paraId="5074C632" w14:textId="77777777" w:rsidR="00382C32" w:rsidRPr="00382C32" w:rsidRDefault="00382C32" w:rsidP="00382C32">
              <w:pPr>
                <w:pStyle w:val="Bibliography"/>
                <w:rPr>
                  <w:lang w:val="pt-BR"/>
                </w:rPr>
              </w:pPr>
              <w:r>
                <w:t xml:space="preserve">SMITH, S. Tuts+. </w:t>
              </w:r>
              <w:r>
                <w:rPr>
                  <w:b/>
                  <w:bCs/>
                </w:rPr>
                <w:t>Android SDK:</w:t>
              </w:r>
              <w:r>
                <w:t xml:space="preserve"> Implementing Drag-and-Drop Functionality, 2014. </w:t>
              </w:r>
              <w:r w:rsidRPr="00382C32">
                <w:rPr>
                  <w:lang w:val="pt-BR"/>
                </w:rPr>
                <w:t>Disponivel em: &lt;http://code.tutsplus.com/tutorials/android-sdk-implementing-drag-and-drop-functionality--mobile-14402&gt;. Acesso em: 10 Março 2014.</w:t>
              </w:r>
            </w:p>
            <w:p w14:paraId="2AE450B8" w14:textId="77777777" w:rsidR="00382C32" w:rsidRPr="00382C32" w:rsidRDefault="00382C32" w:rsidP="00382C32">
              <w:pPr>
                <w:pStyle w:val="Bibliography"/>
                <w:rPr>
                  <w:lang w:val="pt-BR"/>
                </w:rPr>
              </w:pPr>
              <w:r w:rsidRPr="00382C32">
                <w:rPr>
                  <w:lang w:val="pt-BR"/>
                </w:rPr>
                <w:t xml:space="preserve">TAMADA, R. Android Hive. </w:t>
              </w:r>
              <w:r w:rsidRPr="00382C32">
                <w:rPr>
                  <w:b/>
                  <w:bCs/>
                  <w:lang w:val="pt-BR"/>
                </w:rPr>
                <w:t>Android SQLite Database with Multiple Tables</w:t>
              </w:r>
              <w:r w:rsidRPr="00382C32">
                <w:rPr>
                  <w:lang w:val="pt-BR"/>
                </w:rPr>
                <w:t>, 2013. Disponivel em: &lt;http://www.androidhive.info/2013/09/android-sqlite-database-with-multiple-tables/ &gt;. Acesso em: 12 Março 2014.</w:t>
              </w:r>
            </w:p>
            <w:p w14:paraId="13F9738B" w14:textId="77777777" w:rsidR="00382C32" w:rsidRPr="00382C32" w:rsidRDefault="00382C32" w:rsidP="00382C32">
              <w:pPr>
                <w:pStyle w:val="Bibliography"/>
                <w:rPr>
                  <w:lang w:val="pt-BR"/>
                </w:rPr>
              </w:pPr>
              <w:r w:rsidRPr="00382C32">
                <w:rPr>
                  <w:lang w:val="pt-BR"/>
                </w:rPr>
                <w:t xml:space="preserve">UML DIAGRAMS. </w:t>
              </w:r>
              <w:r w:rsidRPr="00382C32">
                <w:rPr>
                  <w:b/>
                  <w:bCs/>
                  <w:lang w:val="pt-BR"/>
                </w:rPr>
                <w:t>Android UML Examples</w:t>
              </w:r>
              <w:r w:rsidRPr="00382C32">
                <w:rPr>
                  <w:lang w:val="pt-BR"/>
                </w:rPr>
                <w:t>, 2013. Disponivel em: &lt;http://www.uml-diagrams.org/examples/android-uml-examples.html&gt;. Acesso em: 11 Março 2014.</w:t>
              </w:r>
            </w:p>
            <w:p w14:paraId="63D26706" w14:textId="77777777" w:rsidR="00382C32" w:rsidRDefault="00382C32" w:rsidP="00382C32">
              <w:pPr>
                <w:pStyle w:val="Bibliography"/>
              </w:pPr>
              <w:r w:rsidRPr="00382C32">
                <w:rPr>
                  <w:lang w:val="pt-BR"/>
                </w:rPr>
                <w:t xml:space="preserve">VOGEL, L. Vogella. </w:t>
              </w:r>
              <w:r w:rsidRPr="00382C32">
                <w:rPr>
                  <w:b/>
                  <w:bCs/>
                  <w:lang w:val="pt-BR"/>
                </w:rPr>
                <w:t>Using lists in Android (ListView) - Tutorial</w:t>
              </w:r>
              <w:r w:rsidRPr="00382C32">
                <w:rPr>
                  <w:lang w:val="pt-BR"/>
                </w:rPr>
                <w:t xml:space="preserve">, 2014. Disponivel em: &lt;http://www.vogella.com/tutorials/AndroidListView/article.html&gt;. </w:t>
              </w:r>
              <w:r>
                <w:t>Acesso em: 10 Março 2014.</w:t>
              </w:r>
            </w:p>
            <w:p w14:paraId="52F3F61B" w14:textId="77777777" w:rsidR="007E510D" w:rsidRPr="002F76E4" w:rsidRDefault="0088363D" w:rsidP="00382C32">
              <w:r w:rsidRPr="002F76E4">
                <w:rPr>
                  <w:b/>
                  <w:bCs/>
                </w:rPr>
                <w:fldChar w:fldCharType="end"/>
              </w:r>
              <w:commentRangeEnd w:id="785"/>
              <w:r w:rsidR="00CB19BF" w:rsidRPr="002F76E4">
                <w:rPr>
                  <w:rStyle w:val="CommentReference"/>
                </w:rPr>
                <w:commentReference w:id="785"/>
              </w:r>
            </w:p>
          </w:sdtContent>
        </w:sdt>
      </w:sdtContent>
    </w:sdt>
    <w:p w14:paraId="74353CAD" w14:textId="77777777" w:rsidR="00CF5B48" w:rsidRPr="002F76E4" w:rsidRDefault="00CF5B48" w:rsidP="00CA5E8A"/>
    <w:p w14:paraId="3965B501" w14:textId="77777777" w:rsidR="00CF5B48" w:rsidRPr="002F76E4" w:rsidRDefault="00CF5B48" w:rsidP="00CA5E8A"/>
    <w:p w14:paraId="0DDDC075" w14:textId="77777777" w:rsidR="00CF5B48" w:rsidRPr="002F76E4" w:rsidRDefault="00CF5B48" w:rsidP="00CA5E8A"/>
    <w:p w14:paraId="0F2CFADC" w14:textId="77777777" w:rsidR="00CF5B48" w:rsidRPr="002F76E4" w:rsidRDefault="00CF5B48" w:rsidP="00CA5E8A"/>
    <w:p w14:paraId="4BA07FCC" w14:textId="77777777" w:rsidR="00CF5B48" w:rsidRPr="002F76E4" w:rsidRDefault="00CF5B48" w:rsidP="00CA5E8A"/>
    <w:p w14:paraId="67537F96" w14:textId="77777777" w:rsidR="00CF5B48" w:rsidRPr="002F76E4" w:rsidRDefault="00CF5B48" w:rsidP="00CA5E8A"/>
    <w:p w14:paraId="09528C77" w14:textId="77777777" w:rsidR="00CF5B48" w:rsidRPr="002F76E4" w:rsidRDefault="00CF5B48" w:rsidP="00CA5E8A"/>
    <w:p w14:paraId="3EE36515" w14:textId="77777777" w:rsidR="00CF5B48" w:rsidRPr="002F76E4" w:rsidRDefault="00CF5B48" w:rsidP="00CA5E8A"/>
    <w:p w14:paraId="34A9A4C8" w14:textId="77777777" w:rsidR="00CF5B48" w:rsidRPr="002F76E4" w:rsidRDefault="00CF5B48" w:rsidP="00CA5E8A"/>
    <w:p w14:paraId="6B235170" w14:textId="77777777" w:rsidR="00E0150A" w:rsidRPr="002F76E4" w:rsidRDefault="00E0150A" w:rsidP="00CA5E8A"/>
    <w:p w14:paraId="44F82C26" w14:textId="77777777" w:rsidR="00E0150A" w:rsidRPr="002F76E4" w:rsidRDefault="00E0150A" w:rsidP="00CA5E8A"/>
    <w:p w14:paraId="7FC28E62" w14:textId="77777777" w:rsidR="00E0150A" w:rsidRPr="002F76E4" w:rsidRDefault="00E0150A" w:rsidP="00CA5E8A"/>
    <w:p w14:paraId="65DD4AF9" w14:textId="77777777" w:rsidR="00E0150A" w:rsidRPr="002F76E4" w:rsidRDefault="00E0150A" w:rsidP="00CA5E8A"/>
    <w:p w14:paraId="75921895" w14:textId="77777777" w:rsidR="00E0150A" w:rsidRPr="002F76E4" w:rsidRDefault="00E0150A" w:rsidP="00CA5E8A"/>
    <w:p w14:paraId="00C5FC13" w14:textId="77777777" w:rsidR="00E0150A" w:rsidRPr="002F76E4" w:rsidRDefault="00E0150A" w:rsidP="00CA5E8A"/>
    <w:p w14:paraId="466426C4" w14:textId="77777777" w:rsidR="00E0150A" w:rsidRPr="002F76E4" w:rsidRDefault="00E0150A" w:rsidP="00CA5E8A"/>
    <w:p w14:paraId="0B2FFA16" w14:textId="77777777" w:rsidR="00E0150A" w:rsidRPr="002F76E4" w:rsidRDefault="00E0150A" w:rsidP="00CA5E8A"/>
    <w:p w14:paraId="4A99C481" w14:textId="77777777" w:rsidR="00E0150A" w:rsidRPr="002F76E4" w:rsidRDefault="00E0150A" w:rsidP="00CA5E8A"/>
    <w:p w14:paraId="081470A5" w14:textId="77777777" w:rsidR="00E0150A" w:rsidRPr="002F76E4" w:rsidRDefault="00E0150A" w:rsidP="00CA5E8A"/>
    <w:p w14:paraId="13320D03" w14:textId="77777777" w:rsidR="00E0150A" w:rsidRPr="002F76E4" w:rsidRDefault="00E0150A" w:rsidP="00CA5E8A"/>
    <w:p w14:paraId="0229DFDF" w14:textId="77777777" w:rsidR="00CF5B48" w:rsidRPr="002F76E4" w:rsidRDefault="00CF5B48" w:rsidP="00CA5E8A"/>
    <w:p w14:paraId="1B7E0ED5" w14:textId="77777777" w:rsidR="00CF5B48" w:rsidRPr="002F76E4" w:rsidRDefault="00CF5B48" w:rsidP="00CA5E8A"/>
    <w:p w14:paraId="4E0BCA49" w14:textId="77777777" w:rsidR="00CF5B48" w:rsidRPr="002F76E4" w:rsidRDefault="00CF5B48" w:rsidP="00CA5E8A"/>
    <w:p w14:paraId="355C393F" w14:textId="77777777" w:rsidR="00CF5B48" w:rsidRPr="002F76E4" w:rsidRDefault="00CF5B48" w:rsidP="00CA5E8A"/>
    <w:p w14:paraId="2E0D00DA" w14:textId="77777777" w:rsidR="00CF5B48" w:rsidRPr="002F76E4" w:rsidRDefault="00CF5B48" w:rsidP="00CA5E8A"/>
    <w:p w14:paraId="43E6724D" w14:textId="77777777" w:rsidR="00CF5B48" w:rsidRPr="002F76E4" w:rsidRDefault="00CF5B48" w:rsidP="00CA5E8A">
      <w:pPr>
        <w:rPr>
          <w:del w:id="786" w:author="Anasta" w:date="2014-05-28T13:30:00Z"/>
        </w:rPr>
      </w:pPr>
      <w:bookmarkStart w:id="787" w:name="_Toc389051953"/>
      <w:bookmarkStart w:id="788" w:name="_Toc389057672"/>
      <w:bookmarkStart w:id="789" w:name="_Toc389058376"/>
      <w:bookmarkStart w:id="790" w:name="_Toc389062779"/>
      <w:bookmarkStart w:id="791" w:name="_Toc389062833"/>
      <w:bookmarkEnd w:id="787"/>
      <w:bookmarkEnd w:id="788"/>
      <w:bookmarkEnd w:id="789"/>
      <w:bookmarkEnd w:id="790"/>
      <w:bookmarkEnd w:id="791"/>
    </w:p>
    <w:p w14:paraId="7ABBDC45" w14:textId="77777777" w:rsidR="00CF5B48" w:rsidRPr="002F76E4" w:rsidRDefault="00CF5B48" w:rsidP="00CA5E8A">
      <w:pPr>
        <w:rPr>
          <w:del w:id="792" w:author="Anasta" w:date="2014-05-28T13:30:00Z"/>
        </w:rPr>
      </w:pPr>
      <w:bookmarkStart w:id="793" w:name="_Toc389051954"/>
      <w:bookmarkStart w:id="794" w:name="_Toc389057673"/>
      <w:bookmarkStart w:id="795" w:name="_Toc389058377"/>
      <w:bookmarkStart w:id="796" w:name="_Toc389062780"/>
      <w:bookmarkStart w:id="797" w:name="_Toc389062834"/>
      <w:bookmarkEnd w:id="793"/>
      <w:bookmarkEnd w:id="794"/>
      <w:bookmarkEnd w:id="795"/>
      <w:bookmarkEnd w:id="796"/>
      <w:bookmarkEnd w:id="797"/>
    </w:p>
    <w:p w14:paraId="13FE3D47" w14:textId="77777777" w:rsidR="00A20FCE" w:rsidRPr="002F76E4" w:rsidRDefault="00A20FCE" w:rsidP="00A20FCE">
      <w:pPr>
        <w:pStyle w:val="Heading1"/>
      </w:pPr>
      <w:bookmarkStart w:id="798" w:name="_Toc388915915"/>
      <w:bookmarkStart w:id="799" w:name="_Toc389062835"/>
      <w:r w:rsidRPr="002F76E4">
        <w:t>APÊNDICE</w:t>
      </w:r>
      <w:bookmarkEnd w:id="798"/>
      <w:bookmarkEnd w:id="799"/>
    </w:p>
    <w:p w14:paraId="1B818A29" w14:textId="77777777" w:rsidR="00A20FCE" w:rsidRPr="002F76E4" w:rsidRDefault="00A20FCE" w:rsidP="00A20FCE">
      <w:pPr>
        <w:rPr>
          <w:del w:id="800" w:author="Anasta" w:date="2014-05-28T13:30:00Z"/>
        </w:rPr>
      </w:pPr>
      <w:bookmarkStart w:id="801" w:name="_Toc389051956"/>
      <w:bookmarkStart w:id="802" w:name="_Toc389057675"/>
      <w:bookmarkStart w:id="803" w:name="_Toc389058379"/>
      <w:bookmarkStart w:id="804" w:name="_Toc389062782"/>
      <w:bookmarkStart w:id="805" w:name="_Toc389062836"/>
      <w:bookmarkEnd w:id="801"/>
      <w:bookmarkEnd w:id="802"/>
      <w:bookmarkEnd w:id="803"/>
      <w:bookmarkEnd w:id="804"/>
      <w:bookmarkEnd w:id="805"/>
    </w:p>
    <w:p w14:paraId="539E17AB" w14:textId="77777777" w:rsidR="00A20FCE" w:rsidRPr="002F76E4" w:rsidRDefault="00017D84" w:rsidP="00A20FCE">
      <w:pPr>
        <w:pStyle w:val="Heading2"/>
      </w:pPr>
      <w:bookmarkStart w:id="806" w:name="_Toc388915916"/>
      <w:bookmarkStart w:id="807" w:name="_Toc389062837"/>
      <w:r w:rsidRPr="002F76E4">
        <w:lastRenderedPageBreak/>
        <w:t>DIAGRAMA DE TELAS</w:t>
      </w:r>
      <w:bookmarkEnd w:id="806"/>
      <w:bookmarkEnd w:id="807"/>
    </w:p>
    <w:p w14:paraId="72FECD9D" w14:textId="77777777" w:rsidR="00017D84" w:rsidRPr="002F76E4" w:rsidRDefault="00017D84" w:rsidP="00017D84">
      <w:pPr>
        <w:keepNext/>
        <w:rPr>
          <w:del w:id="808" w:author="Anasta" w:date="2014-05-28T13:30:00Z"/>
        </w:rPr>
      </w:pPr>
      <w:del w:id="809" w:author="Anasta" w:date="2014-05-28T13:30:00Z">
        <w:r w:rsidRPr="002F76E4">
          <w:rPr>
            <w:noProof/>
            <w:lang w:eastAsia="pt-BR"/>
          </w:rPr>
          <w:drawing>
            <wp:inline distT="0" distB="0" distL="0" distR="0" wp14:anchorId="02B0938E" wp14:editId="4B196369">
              <wp:extent cx="5759450" cy="33439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layouts.jpg"/>
                      <pic:cNvPicPr/>
                    </pic:nvPicPr>
                    <pic:blipFill>
                      <a:blip r:embed="rId45">
                        <a:extLst>
                          <a:ext uri="{28A0092B-C50C-407E-A947-70E740481C1C}">
                            <a14:useLocalDpi xmlns:a14="http://schemas.microsoft.com/office/drawing/2010/main" val="0"/>
                          </a:ext>
                        </a:extLst>
                      </a:blip>
                      <a:stretch>
                        <a:fillRect/>
                      </a:stretch>
                    </pic:blipFill>
                    <pic:spPr>
                      <a:xfrm>
                        <a:off x="0" y="0"/>
                        <a:ext cx="5759450" cy="3343910"/>
                      </a:xfrm>
                      <a:prstGeom prst="rect">
                        <a:avLst/>
                      </a:prstGeom>
                    </pic:spPr>
                  </pic:pic>
                </a:graphicData>
              </a:graphic>
            </wp:inline>
          </w:drawing>
        </w:r>
      </w:del>
    </w:p>
    <w:p w14:paraId="3422FFB7" w14:textId="77777777" w:rsidR="00017D84" w:rsidRPr="002F76E4" w:rsidRDefault="00017D84" w:rsidP="00017D84">
      <w:pPr>
        <w:keepNext/>
        <w:rPr>
          <w:ins w:id="810" w:author="Anasta" w:date="2014-05-28T13:30:00Z"/>
        </w:rPr>
      </w:pPr>
      <w:ins w:id="811" w:author="Anasta" w:date="2014-05-28T13:30:00Z">
        <w:r w:rsidRPr="002F76E4">
          <w:rPr>
            <w:noProof/>
            <w:lang w:eastAsia="pt-BR"/>
          </w:rPr>
          <w:drawing>
            <wp:inline distT="0" distB="0" distL="0" distR="0" wp14:anchorId="28078F29" wp14:editId="450BE479">
              <wp:extent cx="5493230" cy="3347049"/>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layouts.jpg"/>
                      <pic:cNvPicPr/>
                    </pic:nvPicPr>
                    <pic:blipFill>
                      <a:blip r:embed="rId45">
                        <a:extLst>
                          <a:ext uri="{28A0092B-C50C-407E-A947-70E740481C1C}">
                            <a14:useLocalDpi xmlns:a14="http://schemas.microsoft.com/office/drawing/2010/main" val="0"/>
                          </a:ext>
                        </a:extLst>
                      </a:blip>
                      <a:stretch>
                        <a:fillRect/>
                      </a:stretch>
                    </pic:blipFill>
                    <pic:spPr>
                      <a:xfrm>
                        <a:off x="0" y="0"/>
                        <a:ext cx="5488078" cy="3343910"/>
                      </a:xfrm>
                      <a:prstGeom prst="rect">
                        <a:avLst/>
                      </a:prstGeom>
                    </pic:spPr>
                  </pic:pic>
                </a:graphicData>
              </a:graphic>
            </wp:inline>
          </w:drawing>
        </w:r>
      </w:ins>
    </w:p>
    <w:p w14:paraId="3DB8D6BD" w14:textId="2DFFFBED" w:rsidR="00017D84" w:rsidRPr="002F76E4" w:rsidRDefault="00017D84" w:rsidP="00017D84">
      <w:pPr>
        <w:pStyle w:val="Caption"/>
      </w:pPr>
      <w:bookmarkStart w:id="812" w:name="_Toc389062876"/>
      <w:r w:rsidRPr="002F76E4">
        <w:t xml:space="preserve">FIG. </w:t>
      </w:r>
      <w:r w:rsidR="00B32F22">
        <w:fldChar w:fldCharType="begin"/>
      </w:r>
      <w:r w:rsidR="00B32F22">
        <w:instrText xml:space="preserve"> STYLEREF 1 \s </w:instrText>
      </w:r>
      <w:r w:rsidR="00B32F22">
        <w:fldChar w:fldCharType="separate"/>
      </w:r>
      <w:r w:rsidR="00245CEA">
        <w:rPr>
          <w:noProof/>
        </w:rPr>
        <w:t>7</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1</w:t>
      </w:r>
      <w:r w:rsidR="00B32F22">
        <w:fldChar w:fldCharType="end"/>
      </w:r>
      <w:r w:rsidRPr="002F76E4">
        <w:t xml:space="preserve"> – DIAGRAMA DE NAVEGAÇÃO ENTRE TELAS</w:t>
      </w:r>
      <w:bookmarkEnd w:id="812"/>
    </w:p>
    <w:p w14:paraId="7712E088" w14:textId="77777777" w:rsidR="007E510D" w:rsidRPr="002F76E4" w:rsidRDefault="007E510D" w:rsidP="007E510D"/>
    <w:p w14:paraId="2A3CB360" w14:textId="77777777" w:rsidR="007E510D" w:rsidRPr="002F76E4" w:rsidRDefault="007E510D" w:rsidP="007E510D"/>
    <w:p w14:paraId="75BA27FD" w14:textId="77777777" w:rsidR="007E510D" w:rsidRPr="002F76E4" w:rsidRDefault="007E510D" w:rsidP="007E510D">
      <w:pPr>
        <w:rPr>
          <w:del w:id="813" w:author="Anasta" w:date="2014-05-28T13:30:00Z"/>
        </w:rPr>
      </w:pPr>
      <w:bookmarkStart w:id="814" w:name="_Toc389051958"/>
      <w:bookmarkStart w:id="815" w:name="_Toc389057677"/>
      <w:bookmarkStart w:id="816" w:name="_Toc389058381"/>
      <w:bookmarkStart w:id="817" w:name="_Ref382483496"/>
      <w:bookmarkStart w:id="818" w:name="_Toc389062784"/>
      <w:bookmarkStart w:id="819" w:name="_Toc389062838"/>
      <w:bookmarkEnd w:id="814"/>
      <w:bookmarkEnd w:id="815"/>
      <w:bookmarkEnd w:id="816"/>
      <w:bookmarkEnd w:id="818"/>
      <w:bookmarkEnd w:id="819"/>
    </w:p>
    <w:p w14:paraId="019D0502" w14:textId="77777777" w:rsidR="007E510D" w:rsidRPr="002F76E4" w:rsidRDefault="007E510D" w:rsidP="00017D84">
      <w:pPr>
        <w:rPr>
          <w:del w:id="820" w:author="Anasta" w:date="2014-05-28T13:30:00Z"/>
        </w:rPr>
      </w:pPr>
      <w:bookmarkStart w:id="821" w:name="_Toc389051959"/>
      <w:bookmarkStart w:id="822" w:name="_Toc389057678"/>
      <w:bookmarkStart w:id="823" w:name="_Toc389058382"/>
      <w:bookmarkStart w:id="824" w:name="_Toc389062785"/>
      <w:bookmarkStart w:id="825" w:name="_Toc389062839"/>
      <w:bookmarkEnd w:id="821"/>
      <w:bookmarkEnd w:id="822"/>
      <w:bookmarkEnd w:id="823"/>
      <w:bookmarkEnd w:id="824"/>
      <w:bookmarkEnd w:id="825"/>
    </w:p>
    <w:p w14:paraId="7FD5C702" w14:textId="77777777" w:rsidR="00E21DEA" w:rsidRPr="002F76E4" w:rsidRDefault="0093356C" w:rsidP="00E21DEA">
      <w:pPr>
        <w:pStyle w:val="Heading2"/>
      </w:pPr>
      <w:bookmarkStart w:id="826" w:name="_Toc388915917"/>
      <w:bookmarkStart w:id="827" w:name="_Toc389062840"/>
      <w:r w:rsidRPr="002F76E4">
        <w:lastRenderedPageBreak/>
        <w:t>DESCRIÇÃO DE CASOS DE USO</w:t>
      </w:r>
      <w:bookmarkEnd w:id="817"/>
      <w:bookmarkEnd w:id="826"/>
      <w:bookmarkEnd w:id="827"/>
    </w:p>
    <w:p w14:paraId="47409B27" w14:textId="77777777" w:rsidR="00A979DB" w:rsidRPr="002F76E4" w:rsidRDefault="00A979DB" w:rsidP="00A979DB">
      <w:pPr>
        <w:rPr>
          <w:del w:id="828" w:author="Anasta" w:date="2014-05-28T13:30:00Z"/>
        </w:rPr>
      </w:pPr>
      <w:bookmarkStart w:id="829" w:name="_Toc389051961"/>
      <w:bookmarkStart w:id="830" w:name="_Toc389057680"/>
      <w:bookmarkStart w:id="831" w:name="_Toc389058384"/>
      <w:bookmarkStart w:id="832" w:name="_Toc389062787"/>
      <w:bookmarkStart w:id="833" w:name="_Toc389062841"/>
      <w:bookmarkEnd w:id="829"/>
      <w:bookmarkEnd w:id="830"/>
      <w:bookmarkEnd w:id="831"/>
      <w:bookmarkEnd w:id="832"/>
      <w:bookmarkEnd w:id="833"/>
    </w:p>
    <w:p w14:paraId="148CFD1D" w14:textId="77777777" w:rsidR="002F76E4" w:rsidRDefault="002F76E4" w:rsidP="002F76E4">
      <w:pPr>
        <w:pStyle w:val="Heading3"/>
        <w:numPr>
          <w:ilvl w:val="2"/>
          <w:numId w:val="4"/>
        </w:numPr>
      </w:pPr>
      <w:bookmarkStart w:id="834" w:name="_Toc389062842"/>
      <w:r>
        <w:t>Inserir Item</w:t>
      </w:r>
      <w:bookmarkEnd w:id="834"/>
    </w:p>
    <w:p w14:paraId="7FD7021F" w14:textId="77777777" w:rsidR="002F76E4" w:rsidRDefault="002F76E4" w:rsidP="002F76E4">
      <w:pPr>
        <w:ind w:firstLine="0"/>
      </w:pPr>
    </w:p>
    <w:p w14:paraId="76794F20" w14:textId="77777777" w:rsidR="002F76E4" w:rsidRDefault="002F76E4" w:rsidP="002F76E4">
      <w:r>
        <w:t>Ator Principal: Usuário</w:t>
      </w:r>
    </w:p>
    <w:p w14:paraId="26DD862C" w14:textId="77777777" w:rsidR="002F76E4" w:rsidRDefault="002F76E4" w:rsidP="002F76E4">
      <w:r w:rsidRPr="00691BFD">
        <w:t xml:space="preserve">Precondição: Que alguma lista, com exceção da agenda, esteja sendo utilizada. </w:t>
      </w:r>
    </w:p>
    <w:p w14:paraId="1B711017" w14:textId="77777777" w:rsidR="002F76E4" w:rsidRDefault="002F76E4" w:rsidP="002F76E4">
      <w:r>
        <w:t>Fluxo Básico de Eventos:</w:t>
      </w:r>
    </w:p>
    <w:p w14:paraId="5B830E7B" w14:textId="77777777" w:rsidR="002F76E4" w:rsidRDefault="002F76E4" w:rsidP="002F76E4">
      <w:pPr>
        <w:pStyle w:val="ListParagraph"/>
        <w:numPr>
          <w:ilvl w:val="0"/>
          <w:numId w:val="25"/>
        </w:numPr>
      </w:pPr>
      <w:r>
        <w:t>Esse caso de uso começa quando o usuário opta por inserir um novo item na lista que está utilizando;</w:t>
      </w:r>
    </w:p>
    <w:p w14:paraId="4DCF7381" w14:textId="77777777" w:rsidR="002F76E4" w:rsidRDefault="002F76E4" w:rsidP="002F76E4">
      <w:pPr>
        <w:pStyle w:val="ListParagraph"/>
        <w:numPr>
          <w:ilvl w:val="0"/>
          <w:numId w:val="25"/>
        </w:numPr>
      </w:pPr>
      <w:r>
        <w:t>Um espaço é gerado na lista pelo sistema e o sistema solicita que o usuário insira as informações;</w:t>
      </w:r>
    </w:p>
    <w:p w14:paraId="2A8EE824" w14:textId="77777777" w:rsidR="002F76E4" w:rsidRDefault="002F76E4" w:rsidP="002F76E4">
      <w:pPr>
        <w:pStyle w:val="ListParagraph"/>
        <w:numPr>
          <w:ilvl w:val="0"/>
          <w:numId w:val="25"/>
        </w:numPr>
      </w:pPr>
      <w:r>
        <w:t>O usuário digita as informações no espaço gerado;</w:t>
      </w:r>
    </w:p>
    <w:p w14:paraId="476C8378" w14:textId="77777777" w:rsidR="002F76E4" w:rsidRDefault="002F76E4" w:rsidP="002F76E4">
      <w:pPr>
        <w:pStyle w:val="ListParagraph"/>
        <w:numPr>
          <w:ilvl w:val="0"/>
          <w:numId w:val="25"/>
        </w:numPr>
      </w:pPr>
      <w:r>
        <w:t>O sistema armazena as informações geradas e o caso de uso termina.</w:t>
      </w:r>
    </w:p>
    <w:p w14:paraId="28FC7CFE" w14:textId="77777777" w:rsidR="002F76E4" w:rsidRDefault="002F76E4" w:rsidP="002F76E4">
      <w:pPr>
        <w:pStyle w:val="Heading3"/>
        <w:numPr>
          <w:ilvl w:val="2"/>
          <w:numId w:val="4"/>
        </w:numPr>
      </w:pPr>
      <w:bookmarkStart w:id="835" w:name="_Toc389062843"/>
      <w:r>
        <w:t>Inserir Compromisso</w:t>
      </w:r>
      <w:bookmarkEnd w:id="835"/>
    </w:p>
    <w:p w14:paraId="7953F369" w14:textId="77777777" w:rsidR="002F76E4" w:rsidRPr="004D2DFB" w:rsidRDefault="002F76E4" w:rsidP="002F76E4"/>
    <w:p w14:paraId="24AE0CDD" w14:textId="77777777" w:rsidR="002F76E4" w:rsidRDefault="002F76E4" w:rsidP="002F76E4">
      <w:r w:rsidRPr="004D2DFB">
        <w:t>Precondição</w:t>
      </w:r>
      <w:r w:rsidRPr="00691BFD">
        <w:t xml:space="preserve">: </w:t>
      </w:r>
      <w:r>
        <w:t xml:space="preserve">O sistema deve possuir uma conta de usuário do </w:t>
      </w:r>
      <w:r w:rsidRPr="00F074BD">
        <w:rPr>
          <w:i/>
        </w:rPr>
        <w:t>Google Calendar</w:t>
      </w:r>
      <w:r>
        <w:t xml:space="preserve"> cadastrada.</w:t>
      </w:r>
    </w:p>
    <w:p w14:paraId="44304EBB" w14:textId="77777777" w:rsidR="002F76E4" w:rsidRDefault="002F76E4" w:rsidP="002F76E4">
      <w:r>
        <w:t>Ator Principal: Usuário</w:t>
      </w:r>
    </w:p>
    <w:p w14:paraId="0C492A9D" w14:textId="77777777" w:rsidR="002F76E4" w:rsidRDefault="002F76E4" w:rsidP="002F76E4">
      <w:r>
        <w:t>Fluxo Básico de Eventos:</w:t>
      </w:r>
    </w:p>
    <w:p w14:paraId="6DF471DE" w14:textId="77777777" w:rsidR="002F76E4" w:rsidRDefault="002F76E4" w:rsidP="002F76E4">
      <w:pPr>
        <w:pStyle w:val="ListParagraph"/>
        <w:numPr>
          <w:ilvl w:val="0"/>
          <w:numId w:val="26"/>
        </w:numPr>
      </w:pPr>
      <w:r>
        <w:t>Esse caso de uso começa quando o usuário opta por inserir um novo compromisso;</w:t>
      </w:r>
    </w:p>
    <w:p w14:paraId="3C4E6699" w14:textId="3D710813" w:rsidR="00D155AB" w:rsidRDefault="00D155AB" w:rsidP="002F76E4">
      <w:pPr>
        <w:pStyle w:val="ListParagraph"/>
        <w:numPr>
          <w:ilvl w:val="0"/>
          <w:numId w:val="26"/>
        </w:numPr>
      </w:pPr>
      <w:r>
        <w:t>O sistema redireciona o usuário para o aplicativo de calendário, onde ele fará a criação do compromisso;</w:t>
      </w:r>
    </w:p>
    <w:p w14:paraId="55C151A0" w14:textId="6CBF5EE4" w:rsidR="002F76E4" w:rsidRDefault="002F76E4" w:rsidP="002F76E4">
      <w:pPr>
        <w:pStyle w:val="ListParagraph"/>
        <w:numPr>
          <w:ilvl w:val="0"/>
          <w:numId w:val="26"/>
        </w:numPr>
      </w:pPr>
      <w:r>
        <w:t>O usuário fornece informações como nome do compromisso, data de início e data de término</w:t>
      </w:r>
      <w:r w:rsidR="00D155AB">
        <w:t xml:space="preserve"> ao aplicativo de calendário</w:t>
      </w:r>
      <w:r>
        <w:t>;</w:t>
      </w:r>
    </w:p>
    <w:p w14:paraId="74654A41" w14:textId="72A5C88A" w:rsidR="002F76E4" w:rsidRDefault="002F76E4" w:rsidP="002F76E4">
      <w:pPr>
        <w:pStyle w:val="ListParagraph"/>
        <w:numPr>
          <w:ilvl w:val="0"/>
          <w:numId w:val="26"/>
        </w:numPr>
      </w:pPr>
      <w:r>
        <w:t>O sistema armazena as informações</w:t>
      </w:r>
      <w:r w:rsidR="00D155AB">
        <w:t xml:space="preserve"> recuperadas do aplicativo de calendário</w:t>
      </w:r>
      <w:r>
        <w:t>, confirmando visualmente a inserção do novo compromisso e o caso de uso termina.</w:t>
      </w:r>
    </w:p>
    <w:p w14:paraId="6CDE855D" w14:textId="77777777" w:rsidR="002F76E4" w:rsidRDefault="002F76E4" w:rsidP="002F76E4">
      <w:pPr>
        <w:ind w:firstLine="0"/>
      </w:pPr>
    </w:p>
    <w:p w14:paraId="38542C72" w14:textId="6022E193" w:rsidR="002F76E4" w:rsidRDefault="002F76E4" w:rsidP="002F76E4">
      <w:pPr>
        <w:pStyle w:val="Heading3"/>
        <w:numPr>
          <w:ilvl w:val="2"/>
          <w:numId w:val="4"/>
        </w:numPr>
      </w:pPr>
      <w:bookmarkStart w:id="836" w:name="_Toc389062844"/>
      <w:r>
        <w:lastRenderedPageBreak/>
        <w:t xml:space="preserve">Cadastrar usuário do </w:t>
      </w:r>
      <w:r w:rsidRPr="0047129E">
        <w:rPr>
          <w:i/>
        </w:rPr>
        <w:t>Google</w:t>
      </w:r>
      <w:bookmarkEnd w:id="836"/>
      <w:r w:rsidRPr="0047129E">
        <w:rPr>
          <w:i/>
        </w:rPr>
        <w:t xml:space="preserve"> </w:t>
      </w:r>
    </w:p>
    <w:p w14:paraId="1039D72D" w14:textId="77777777" w:rsidR="002F76E4" w:rsidRDefault="002F76E4" w:rsidP="002F76E4"/>
    <w:p w14:paraId="160090F3" w14:textId="77777777" w:rsidR="002F76E4" w:rsidRPr="0047129E" w:rsidRDefault="002F76E4" w:rsidP="002F76E4">
      <w:pPr>
        <w:rPr>
          <w:i/>
        </w:rPr>
      </w:pPr>
      <w:r>
        <w:t xml:space="preserve">Precondição: O sistema não possui nenhuma informação de </w:t>
      </w:r>
      <w:r w:rsidRPr="0047129E">
        <w:rPr>
          <w:i/>
        </w:rPr>
        <w:t>login</w:t>
      </w:r>
      <w:r>
        <w:t xml:space="preserve"> no </w:t>
      </w:r>
      <w:r w:rsidRPr="0047129E">
        <w:rPr>
          <w:i/>
        </w:rPr>
        <w:t>Google Calendar</w:t>
      </w:r>
    </w:p>
    <w:p w14:paraId="2EC56536" w14:textId="77777777" w:rsidR="002F76E4" w:rsidRDefault="002F76E4" w:rsidP="002F76E4">
      <w:r>
        <w:t xml:space="preserve">Ator principal: Usuário </w:t>
      </w:r>
    </w:p>
    <w:p w14:paraId="65C8A587" w14:textId="62610D6F" w:rsidR="002F76E4" w:rsidRPr="0047129E" w:rsidRDefault="002F76E4" w:rsidP="002F76E4">
      <w:pPr>
        <w:rPr>
          <w:i/>
        </w:rPr>
      </w:pPr>
      <w:r>
        <w:t xml:space="preserve">Ator Secundário: Sistema do </w:t>
      </w:r>
      <w:r w:rsidR="008E5B93">
        <w:rPr>
          <w:i/>
        </w:rPr>
        <w:t>Google</w:t>
      </w:r>
    </w:p>
    <w:p w14:paraId="5D830EDF" w14:textId="77777777" w:rsidR="002F76E4" w:rsidRDefault="002F76E4" w:rsidP="002F76E4">
      <w:r>
        <w:t>Fluxo Básico de Eventos:</w:t>
      </w:r>
    </w:p>
    <w:p w14:paraId="07DE7142" w14:textId="77777777" w:rsidR="002F76E4" w:rsidRDefault="002F76E4" w:rsidP="002F76E4">
      <w:pPr>
        <w:pStyle w:val="ListParagraph"/>
        <w:numPr>
          <w:ilvl w:val="0"/>
          <w:numId w:val="27"/>
        </w:numPr>
      </w:pPr>
      <w:r>
        <w:t xml:space="preserve">Esse caso de uso começa quando o usuário opta por cadastrar suas informações de </w:t>
      </w:r>
      <w:r w:rsidRPr="000B1C41">
        <w:rPr>
          <w:i/>
        </w:rPr>
        <w:t>login</w:t>
      </w:r>
      <w:r>
        <w:t xml:space="preserve"> do </w:t>
      </w:r>
      <w:r w:rsidRPr="0047129E">
        <w:rPr>
          <w:i/>
        </w:rPr>
        <w:t>Google Calendar</w:t>
      </w:r>
      <w:r>
        <w:t>;</w:t>
      </w:r>
    </w:p>
    <w:p w14:paraId="7BABA832" w14:textId="4F8F918B" w:rsidR="002F76E4" w:rsidRDefault="002F76E4" w:rsidP="002F76E4">
      <w:pPr>
        <w:pStyle w:val="ListParagraph"/>
        <w:numPr>
          <w:ilvl w:val="0"/>
          <w:numId w:val="27"/>
        </w:numPr>
      </w:pPr>
      <w:r>
        <w:t xml:space="preserve">O sistema </w:t>
      </w:r>
      <w:r w:rsidR="008E5B93">
        <w:t xml:space="preserve">redireciona o usuário para o assistente de cadastramento de usuário do  </w:t>
      </w:r>
      <w:r w:rsidR="006E2F89">
        <w:t xml:space="preserve">sistema do </w:t>
      </w:r>
      <w:r w:rsidR="008E5B93">
        <w:t>Google.</w:t>
      </w:r>
    </w:p>
    <w:p w14:paraId="0360815A" w14:textId="77777777" w:rsidR="002F76E4" w:rsidRDefault="002F76E4" w:rsidP="002F76E4">
      <w:pPr>
        <w:pStyle w:val="ListParagraph"/>
        <w:numPr>
          <w:ilvl w:val="0"/>
          <w:numId w:val="27"/>
        </w:numPr>
      </w:pPr>
      <w:r>
        <w:t xml:space="preserve">O usuário preenche as informações de </w:t>
      </w:r>
      <w:r w:rsidRPr="000B1C41">
        <w:rPr>
          <w:i/>
        </w:rPr>
        <w:t>login</w:t>
      </w:r>
      <w:r>
        <w:t xml:space="preserve"> e senha;</w:t>
      </w:r>
    </w:p>
    <w:p w14:paraId="7985BC00" w14:textId="42E6DB82" w:rsidR="002F76E4" w:rsidRDefault="002F76E4" w:rsidP="006E2F89">
      <w:pPr>
        <w:pStyle w:val="ListParagraph"/>
        <w:numPr>
          <w:ilvl w:val="0"/>
          <w:numId w:val="27"/>
        </w:numPr>
      </w:pPr>
      <w:r>
        <w:t xml:space="preserve">O sistema </w:t>
      </w:r>
      <w:r w:rsidR="009E45A0">
        <w:t xml:space="preserve">do Google </w:t>
      </w:r>
      <w:r>
        <w:t xml:space="preserve">valida </w:t>
      </w:r>
      <w:r w:rsidR="009E45A0">
        <w:t xml:space="preserve">e armazena </w:t>
      </w:r>
      <w:r>
        <w:t xml:space="preserve">as informações de </w:t>
      </w:r>
      <w:r w:rsidRPr="000B1C41">
        <w:rPr>
          <w:i/>
        </w:rPr>
        <w:t>login</w:t>
      </w:r>
      <w:r>
        <w:t xml:space="preserve"> no </w:t>
      </w:r>
      <w:r w:rsidRPr="0047129E">
        <w:rPr>
          <w:i/>
        </w:rPr>
        <w:t>Google</w:t>
      </w:r>
      <w:r w:rsidR="009E45A0">
        <w:rPr>
          <w:i/>
        </w:rPr>
        <w:t xml:space="preserve"> e retorna para o sistema do aplicativo</w:t>
      </w:r>
      <w:r>
        <w:rPr>
          <w:i/>
        </w:rPr>
        <w:t>;</w:t>
      </w:r>
    </w:p>
    <w:p w14:paraId="1A8A4DDA" w14:textId="043DFB88" w:rsidR="002F76E4" w:rsidRDefault="002F76E4" w:rsidP="002F76E4">
      <w:pPr>
        <w:pStyle w:val="ListParagraph"/>
        <w:numPr>
          <w:ilvl w:val="0"/>
          <w:numId w:val="27"/>
        </w:numPr>
      </w:pPr>
      <w:r>
        <w:t xml:space="preserve">O sistema </w:t>
      </w:r>
      <w:r w:rsidR="00314337">
        <w:t>exibe a tela de início</w:t>
      </w:r>
      <w:r>
        <w:t xml:space="preserve"> e o caso de uso termina.</w:t>
      </w:r>
    </w:p>
    <w:p w14:paraId="46D975CB" w14:textId="77777777" w:rsidR="002F76E4" w:rsidRDefault="002F76E4" w:rsidP="002F76E4">
      <w:r>
        <w:t>Fluxo Alternativo:</w:t>
      </w:r>
    </w:p>
    <w:p w14:paraId="1F88BF2B" w14:textId="7C22F29D" w:rsidR="002F76E4" w:rsidRDefault="00314337" w:rsidP="002F76E4">
      <w:r>
        <w:t>(Ignorar cadastramento</w:t>
      </w:r>
      <w:r w:rsidR="002F76E4" w:rsidRPr="0047129E">
        <w:rPr>
          <w:i/>
        </w:rPr>
        <w:t>)</w:t>
      </w:r>
    </w:p>
    <w:p w14:paraId="5C1AA6F7" w14:textId="616CD01C" w:rsidR="002F76E4" w:rsidRDefault="00314337" w:rsidP="002F76E4">
      <w:r>
        <w:t>1 – No passo 2</w:t>
      </w:r>
      <w:r w:rsidR="00EF42C5">
        <w:t xml:space="preserve"> do fluxo básico de eventos</w:t>
      </w:r>
      <w:r w:rsidR="002F76E4">
        <w:t xml:space="preserve">, caso </w:t>
      </w:r>
      <w:r>
        <w:t>o usuário decida</w:t>
      </w:r>
      <w:r w:rsidR="00EF42C5">
        <w:t xml:space="preserve"> por</w:t>
      </w:r>
      <w:r>
        <w:t xml:space="preserve"> não cadastrar nenhum usuário do Google,</w:t>
      </w:r>
      <w:r w:rsidR="00EF42C5">
        <w:t xml:space="preserve"> ele</w:t>
      </w:r>
      <w:r w:rsidR="007201CD">
        <w:t xml:space="preserve"> pode continuar</w:t>
      </w:r>
      <w:r w:rsidR="008B3BE3">
        <w:t xml:space="preserve"> a utilizar o sistema, retornando</w:t>
      </w:r>
      <w:r w:rsidR="0033325A">
        <w:t>-se</w:t>
      </w:r>
      <w:r w:rsidR="008B3BE3">
        <w:t xml:space="preserve"> para o</w:t>
      </w:r>
      <w:r w:rsidR="002F76E4">
        <w:t xml:space="preserve"> passo</w:t>
      </w:r>
      <w:r w:rsidR="008B3BE3">
        <w:t xml:space="preserve"> 5</w:t>
      </w:r>
      <w:r w:rsidR="002F76E4">
        <w:t xml:space="preserve"> do fluxo básico de eventos.</w:t>
      </w:r>
    </w:p>
    <w:p w14:paraId="0584437A" w14:textId="77777777" w:rsidR="002F76E4" w:rsidRDefault="002F76E4" w:rsidP="002F76E4">
      <w:pPr>
        <w:rPr>
          <w:i/>
        </w:rPr>
      </w:pPr>
      <w:r>
        <w:t xml:space="preserve"> Pós-condição: (Sucesso) O sistema armazenou com sucesso as informações de </w:t>
      </w:r>
      <w:r w:rsidRPr="0047129E">
        <w:rPr>
          <w:i/>
        </w:rPr>
        <w:t xml:space="preserve">login </w:t>
      </w:r>
      <w:r>
        <w:t xml:space="preserve">de usuário do </w:t>
      </w:r>
      <w:r w:rsidRPr="0047129E">
        <w:rPr>
          <w:i/>
        </w:rPr>
        <w:t>Google Calen</w:t>
      </w:r>
      <w:r>
        <w:rPr>
          <w:i/>
        </w:rPr>
        <w:t>dar.</w:t>
      </w:r>
    </w:p>
    <w:p w14:paraId="5567C6A3" w14:textId="4E6AA1BB" w:rsidR="00CD0155" w:rsidRDefault="00CD0155" w:rsidP="002F76E4">
      <w:pPr>
        <w:rPr>
          <w:i/>
        </w:rPr>
      </w:pPr>
      <w:r>
        <w:rPr>
          <w:i/>
        </w:rPr>
        <w:t xml:space="preserve">(Ignorar cadastramento) O sistema </w:t>
      </w:r>
      <w:r w:rsidR="00850587">
        <w:rPr>
          <w:i/>
        </w:rPr>
        <w:t>funcionará sem fornecer informações da lista da Agenda do usuário.</w:t>
      </w:r>
    </w:p>
    <w:p w14:paraId="3E1D4875" w14:textId="77777777" w:rsidR="002F76E4" w:rsidRPr="00B75B71" w:rsidRDefault="002F76E4" w:rsidP="002F76E4">
      <w:pPr>
        <w:ind w:firstLine="0"/>
        <w:rPr>
          <w:i/>
        </w:rPr>
      </w:pPr>
    </w:p>
    <w:p w14:paraId="04717FA2" w14:textId="77777777" w:rsidR="002F76E4" w:rsidRPr="004D2DFB" w:rsidRDefault="002F76E4" w:rsidP="002F76E4">
      <w:pPr>
        <w:pStyle w:val="Heading3"/>
        <w:numPr>
          <w:ilvl w:val="2"/>
          <w:numId w:val="4"/>
        </w:numPr>
      </w:pPr>
      <w:bookmarkStart w:id="837" w:name="_Toc389062845"/>
      <w:r>
        <w:t>Alterar Marcação de Item</w:t>
      </w:r>
      <w:bookmarkEnd w:id="837"/>
    </w:p>
    <w:p w14:paraId="113A1623" w14:textId="77777777" w:rsidR="002F76E4" w:rsidRPr="004D2DFB" w:rsidRDefault="002F76E4" w:rsidP="002F76E4"/>
    <w:p w14:paraId="7C6FFD99" w14:textId="77777777" w:rsidR="002F76E4" w:rsidRPr="004D2DFB" w:rsidRDefault="002F76E4" w:rsidP="002F76E4">
      <w:r w:rsidRPr="004D2DFB">
        <w:t>Precondição: Nenhuma</w:t>
      </w:r>
    </w:p>
    <w:p w14:paraId="6F60E252" w14:textId="77777777" w:rsidR="002F76E4" w:rsidRPr="004D2DFB" w:rsidRDefault="002F76E4" w:rsidP="002F76E4">
      <w:r w:rsidRPr="004D2DFB">
        <w:t>Ator Principal: Usuário</w:t>
      </w:r>
    </w:p>
    <w:p w14:paraId="72D75AD9" w14:textId="77777777" w:rsidR="002F76E4" w:rsidRDefault="002F76E4" w:rsidP="002F76E4">
      <w:r w:rsidRPr="004D2DFB">
        <w:t>Fluxo Básico de Eventos:</w:t>
      </w:r>
    </w:p>
    <w:p w14:paraId="4AC528CC" w14:textId="77777777" w:rsidR="002F76E4" w:rsidRDefault="002F76E4" w:rsidP="002F76E4">
      <w:pPr>
        <w:pStyle w:val="ListParagraph"/>
        <w:numPr>
          <w:ilvl w:val="0"/>
          <w:numId w:val="29"/>
        </w:numPr>
      </w:pPr>
      <w:r>
        <w:lastRenderedPageBreak/>
        <w:t>Esse caso de uso começa quando o usuário opta por alterar a marcação de um item;</w:t>
      </w:r>
    </w:p>
    <w:p w14:paraId="08BAFE98" w14:textId="77777777" w:rsidR="002F76E4" w:rsidRDefault="002F76E4" w:rsidP="002F76E4">
      <w:pPr>
        <w:pStyle w:val="ListParagraph"/>
        <w:numPr>
          <w:ilvl w:val="0"/>
          <w:numId w:val="29"/>
        </w:numPr>
      </w:pPr>
      <w:r>
        <w:t xml:space="preserve">O sistema altera o </w:t>
      </w:r>
      <w:r w:rsidRPr="00776BCA">
        <w:rPr>
          <w:i/>
        </w:rPr>
        <w:t>status</w:t>
      </w:r>
      <w:r>
        <w:t xml:space="preserve"> do item marcado pelo usuário e o caso de uso termina.</w:t>
      </w:r>
    </w:p>
    <w:p w14:paraId="08C5B097" w14:textId="77777777" w:rsidR="002F76E4" w:rsidRDefault="002F76E4" w:rsidP="002F76E4">
      <w:pPr>
        <w:pStyle w:val="Heading3"/>
        <w:numPr>
          <w:ilvl w:val="2"/>
          <w:numId w:val="4"/>
        </w:numPr>
      </w:pPr>
      <w:bookmarkStart w:id="838" w:name="_Toc389062846"/>
      <w:r w:rsidRPr="004D2DFB">
        <w:t>Excluir</w:t>
      </w:r>
      <w:r>
        <w:t xml:space="preserve"> Item</w:t>
      </w:r>
      <w:bookmarkEnd w:id="838"/>
    </w:p>
    <w:p w14:paraId="23143A25" w14:textId="77777777" w:rsidR="002F76E4" w:rsidRDefault="002F76E4" w:rsidP="002F76E4"/>
    <w:p w14:paraId="5A075423" w14:textId="77777777" w:rsidR="002F76E4" w:rsidRDefault="002F76E4" w:rsidP="002F76E4">
      <w:r>
        <w:t>Precondição: O usuário deve estar usando uma lista ou ter aberto um menu de opções para o item</w:t>
      </w:r>
    </w:p>
    <w:p w14:paraId="6633B37B" w14:textId="77777777" w:rsidR="002F76E4" w:rsidRDefault="002F76E4" w:rsidP="002F76E4">
      <w:r>
        <w:t>Ator Principal: Usuário;</w:t>
      </w:r>
    </w:p>
    <w:p w14:paraId="68795DAF" w14:textId="77777777" w:rsidR="002F76E4" w:rsidRDefault="002F76E4" w:rsidP="002F76E4">
      <w:r>
        <w:t>Fluxo Básico de Eventos:</w:t>
      </w:r>
    </w:p>
    <w:p w14:paraId="130BE0E9" w14:textId="77777777" w:rsidR="002F76E4" w:rsidRDefault="002F76E4" w:rsidP="002F76E4">
      <w:pPr>
        <w:pStyle w:val="ListParagraph"/>
        <w:numPr>
          <w:ilvl w:val="0"/>
          <w:numId w:val="30"/>
        </w:numPr>
      </w:pPr>
      <w:r>
        <w:t xml:space="preserve">Esse caso de uso começa quando o usuário opta por </w:t>
      </w:r>
      <w:r w:rsidRPr="004D2DFB">
        <w:t>excluir</w:t>
      </w:r>
      <w:r>
        <w:t xml:space="preserve"> um item;</w:t>
      </w:r>
    </w:p>
    <w:p w14:paraId="49C0186B" w14:textId="77777777" w:rsidR="002F76E4" w:rsidRDefault="002F76E4" w:rsidP="002F76E4">
      <w:pPr>
        <w:pStyle w:val="ListParagraph"/>
        <w:numPr>
          <w:ilvl w:val="0"/>
          <w:numId w:val="30"/>
        </w:numPr>
      </w:pPr>
      <w:r>
        <w:t xml:space="preserve"> O sistema exclui o item selecionado e o caso de uso termina.</w:t>
      </w:r>
    </w:p>
    <w:p w14:paraId="6975AF8A" w14:textId="77777777" w:rsidR="002F76E4" w:rsidRDefault="002F76E4" w:rsidP="002F76E4">
      <w:pPr>
        <w:ind w:firstLine="0"/>
      </w:pPr>
    </w:p>
    <w:p w14:paraId="62DC25D6" w14:textId="77777777" w:rsidR="002F76E4" w:rsidRDefault="002F76E4" w:rsidP="002F76E4">
      <w:pPr>
        <w:pStyle w:val="Heading3"/>
        <w:numPr>
          <w:ilvl w:val="2"/>
          <w:numId w:val="4"/>
        </w:numPr>
      </w:pPr>
      <w:bookmarkStart w:id="839" w:name="_Toc389062847"/>
      <w:r>
        <w:t>Criar nova lista</w:t>
      </w:r>
      <w:bookmarkEnd w:id="839"/>
    </w:p>
    <w:p w14:paraId="32A46161" w14:textId="77777777" w:rsidR="002F76E4" w:rsidRDefault="002F76E4" w:rsidP="002F76E4"/>
    <w:p w14:paraId="67388986" w14:textId="77777777" w:rsidR="002F76E4" w:rsidRDefault="002F76E4" w:rsidP="002F76E4">
      <w:r>
        <w:t>Precondição: Nenhuma</w:t>
      </w:r>
    </w:p>
    <w:p w14:paraId="7F00B7DC" w14:textId="77777777" w:rsidR="002F76E4" w:rsidRDefault="002F76E4" w:rsidP="002F76E4">
      <w:r>
        <w:t>Ator Principal: Usuário</w:t>
      </w:r>
    </w:p>
    <w:p w14:paraId="599A7F7C" w14:textId="77777777" w:rsidR="002F76E4" w:rsidRDefault="002F76E4" w:rsidP="002F76E4">
      <w:r>
        <w:t>Fluxo Básico de Eventos:</w:t>
      </w:r>
    </w:p>
    <w:p w14:paraId="1719AEF6" w14:textId="77777777" w:rsidR="002F76E4" w:rsidRDefault="002F76E4" w:rsidP="002F76E4">
      <w:pPr>
        <w:pStyle w:val="ListParagraph"/>
        <w:numPr>
          <w:ilvl w:val="0"/>
          <w:numId w:val="31"/>
        </w:numPr>
      </w:pPr>
      <w:r>
        <w:t>Esse caso de uso começa quando o usuário opta por criar uma nova lista;</w:t>
      </w:r>
    </w:p>
    <w:p w14:paraId="4F59D0F5" w14:textId="77777777" w:rsidR="002F76E4" w:rsidRDefault="002F76E4" w:rsidP="002F76E4">
      <w:pPr>
        <w:pStyle w:val="ListParagraph"/>
        <w:numPr>
          <w:ilvl w:val="0"/>
          <w:numId w:val="31"/>
        </w:numPr>
      </w:pPr>
      <w:r>
        <w:t>O sistema solicita o nome da lista;</w:t>
      </w:r>
    </w:p>
    <w:p w14:paraId="43B22CAF" w14:textId="77777777" w:rsidR="002F76E4" w:rsidRDefault="002F76E4" w:rsidP="002F76E4">
      <w:pPr>
        <w:pStyle w:val="ListParagraph"/>
        <w:numPr>
          <w:ilvl w:val="0"/>
          <w:numId w:val="31"/>
        </w:numPr>
      </w:pPr>
      <w:r>
        <w:t>O usuário fornece o nome da lista que deseja e confirma;</w:t>
      </w:r>
    </w:p>
    <w:p w14:paraId="2568FBB6" w14:textId="77777777" w:rsidR="002F76E4" w:rsidRDefault="002F76E4" w:rsidP="002F76E4">
      <w:pPr>
        <w:pStyle w:val="ListParagraph"/>
        <w:numPr>
          <w:ilvl w:val="0"/>
          <w:numId w:val="31"/>
        </w:numPr>
      </w:pPr>
      <w:r>
        <w:t>O sistema exibe a nova lista e o caso de uso termina.</w:t>
      </w:r>
    </w:p>
    <w:p w14:paraId="478D2931" w14:textId="77777777" w:rsidR="002F76E4" w:rsidRDefault="002F76E4" w:rsidP="002F76E4">
      <w:pPr>
        <w:ind w:firstLine="0"/>
      </w:pPr>
    </w:p>
    <w:p w14:paraId="0D721FDC" w14:textId="77777777" w:rsidR="002F76E4" w:rsidRDefault="002F76E4" w:rsidP="002F76E4">
      <w:pPr>
        <w:pStyle w:val="Heading3"/>
        <w:numPr>
          <w:ilvl w:val="2"/>
          <w:numId w:val="4"/>
        </w:numPr>
      </w:pPr>
      <w:bookmarkStart w:id="840" w:name="_Toc389062848"/>
      <w:r>
        <w:t>Deletar lista</w:t>
      </w:r>
      <w:bookmarkEnd w:id="840"/>
    </w:p>
    <w:p w14:paraId="6E3CF357" w14:textId="77777777" w:rsidR="002F76E4" w:rsidRDefault="002F76E4" w:rsidP="002F76E4"/>
    <w:p w14:paraId="33504831" w14:textId="77777777" w:rsidR="002F76E4" w:rsidRDefault="002F76E4" w:rsidP="002F76E4">
      <w:r>
        <w:t>Precondição: Nenhuma</w:t>
      </w:r>
    </w:p>
    <w:p w14:paraId="29EE55BF" w14:textId="77777777" w:rsidR="002F76E4" w:rsidRDefault="002F76E4" w:rsidP="002F76E4">
      <w:r>
        <w:t>Ator Principal: Usuário</w:t>
      </w:r>
    </w:p>
    <w:p w14:paraId="375C40FA" w14:textId="77777777" w:rsidR="002F76E4" w:rsidRDefault="002F76E4" w:rsidP="002F76E4">
      <w:r>
        <w:t>Fluxo Básico de Eventos:</w:t>
      </w:r>
    </w:p>
    <w:p w14:paraId="69358053" w14:textId="77777777" w:rsidR="002F76E4" w:rsidRDefault="002F76E4" w:rsidP="002F76E4">
      <w:pPr>
        <w:pStyle w:val="ListParagraph"/>
        <w:numPr>
          <w:ilvl w:val="0"/>
          <w:numId w:val="32"/>
        </w:numPr>
      </w:pPr>
      <w:r>
        <w:t>Esse caso de uso começa quando o usuário opta por deletar lista;</w:t>
      </w:r>
    </w:p>
    <w:p w14:paraId="4488D142" w14:textId="77777777" w:rsidR="002F76E4" w:rsidRDefault="002F76E4" w:rsidP="002F76E4">
      <w:pPr>
        <w:pStyle w:val="ListParagraph"/>
        <w:numPr>
          <w:ilvl w:val="0"/>
          <w:numId w:val="32"/>
        </w:numPr>
      </w:pPr>
      <w:r>
        <w:t>O sistema solicita que a opção seja confirmada;</w:t>
      </w:r>
    </w:p>
    <w:p w14:paraId="4FD0BA66" w14:textId="77777777" w:rsidR="002F76E4" w:rsidRDefault="002F76E4" w:rsidP="002F76E4">
      <w:pPr>
        <w:pStyle w:val="ListParagraph"/>
        <w:numPr>
          <w:ilvl w:val="0"/>
          <w:numId w:val="32"/>
        </w:numPr>
      </w:pPr>
      <w:r>
        <w:lastRenderedPageBreak/>
        <w:t>O usuário confirma;</w:t>
      </w:r>
    </w:p>
    <w:p w14:paraId="158BCAB3" w14:textId="77777777" w:rsidR="002F76E4" w:rsidRDefault="002F76E4" w:rsidP="002F76E4">
      <w:pPr>
        <w:pStyle w:val="ListParagraph"/>
        <w:numPr>
          <w:ilvl w:val="0"/>
          <w:numId w:val="32"/>
        </w:numPr>
      </w:pPr>
      <w:r>
        <w:t>O sistema deleta a lista e o caso de uso termina.</w:t>
      </w:r>
    </w:p>
    <w:p w14:paraId="2EEC013B" w14:textId="77777777" w:rsidR="002F76E4" w:rsidRPr="00E24565" w:rsidRDefault="002F76E4" w:rsidP="002F76E4">
      <w:pPr>
        <w:ind w:firstLine="0"/>
      </w:pPr>
    </w:p>
    <w:p w14:paraId="2EF803DC" w14:textId="77777777" w:rsidR="002F76E4" w:rsidRDefault="002F76E4" w:rsidP="002F76E4">
      <w:pPr>
        <w:pStyle w:val="Heading3"/>
        <w:numPr>
          <w:ilvl w:val="2"/>
          <w:numId w:val="4"/>
        </w:numPr>
      </w:pPr>
      <w:bookmarkStart w:id="841" w:name="_Toc389062849"/>
      <w:r w:rsidRPr="00691BFD">
        <w:t>Abrir lista</w:t>
      </w:r>
      <w:bookmarkEnd w:id="841"/>
    </w:p>
    <w:p w14:paraId="7BB8D713" w14:textId="77777777" w:rsidR="002F76E4" w:rsidRDefault="002F76E4" w:rsidP="002F76E4"/>
    <w:p w14:paraId="7D1FF107" w14:textId="77777777" w:rsidR="002F76E4" w:rsidRDefault="002F76E4" w:rsidP="002F76E4">
      <w:r>
        <w:t>Precondição: O sistema se encontra exibindo o menu principal</w:t>
      </w:r>
    </w:p>
    <w:p w14:paraId="4D6EA6EF" w14:textId="77777777" w:rsidR="002F76E4" w:rsidRDefault="002F76E4" w:rsidP="002F76E4">
      <w:r>
        <w:t>Ator Principal: Usuário</w:t>
      </w:r>
    </w:p>
    <w:p w14:paraId="2906EF60" w14:textId="77777777" w:rsidR="002F76E4" w:rsidRDefault="002F76E4" w:rsidP="002F76E4">
      <w:r>
        <w:t>Fluxo Básico de Eventos:</w:t>
      </w:r>
    </w:p>
    <w:p w14:paraId="0A19F378" w14:textId="77777777" w:rsidR="002F76E4" w:rsidRDefault="002F76E4" w:rsidP="002F76E4"/>
    <w:p w14:paraId="209E01E9" w14:textId="77777777" w:rsidR="002F76E4" w:rsidRDefault="002F76E4" w:rsidP="002F76E4">
      <w:pPr>
        <w:pStyle w:val="ListParagraph"/>
        <w:numPr>
          <w:ilvl w:val="0"/>
          <w:numId w:val="33"/>
        </w:numPr>
      </w:pPr>
      <w:r>
        <w:t>Esse caso de uso começa quando o usuário opta por abrir lista;</w:t>
      </w:r>
    </w:p>
    <w:p w14:paraId="68BC0DC6" w14:textId="77777777" w:rsidR="002F76E4" w:rsidRDefault="002F76E4" w:rsidP="002F76E4">
      <w:pPr>
        <w:pStyle w:val="ListParagraph"/>
        <w:numPr>
          <w:ilvl w:val="0"/>
          <w:numId w:val="33"/>
        </w:numPr>
      </w:pPr>
      <w:r>
        <w:t>O sistema exibe a lista selecionada e o caso de uso termina.</w:t>
      </w:r>
    </w:p>
    <w:p w14:paraId="116965BC" w14:textId="77777777" w:rsidR="002F76E4" w:rsidRDefault="002F76E4" w:rsidP="002F76E4">
      <w:pPr>
        <w:ind w:firstLine="0"/>
      </w:pPr>
    </w:p>
    <w:p w14:paraId="137099FE" w14:textId="77777777" w:rsidR="003030DE" w:rsidRPr="002F76E4" w:rsidRDefault="003030DE">
      <w:pPr>
        <w:pStyle w:val="Heading2"/>
      </w:pPr>
      <w:bookmarkStart w:id="842" w:name="_Toc389062850"/>
      <w:r w:rsidRPr="002F76E4">
        <w:t>ESQUEMA DE BANCO DE DADOS</w:t>
      </w:r>
      <w:bookmarkEnd w:id="842"/>
    </w:p>
    <w:p w14:paraId="61D05DB1" w14:textId="77777777" w:rsidR="003030DE" w:rsidRPr="002F76E4" w:rsidRDefault="003030DE" w:rsidP="003030DE">
      <w:pPr>
        <w:keepNext/>
      </w:pPr>
      <w:r w:rsidRPr="002F76E4">
        <w:rPr>
          <w:noProof/>
          <w:lang w:eastAsia="pt-BR"/>
        </w:rPr>
        <w:drawing>
          <wp:inline distT="0" distB="0" distL="0" distR="0" wp14:anchorId="7448C1DB" wp14:editId="2641EED6">
            <wp:extent cx="4951197" cy="2333898"/>
            <wp:effectExtent l="0" t="0" r="19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51873" cy="2334216"/>
                    </a:xfrm>
                    <a:prstGeom prst="rect">
                      <a:avLst/>
                    </a:prstGeom>
                  </pic:spPr>
                </pic:pic>
              </a:graphicData>
            </a:graphic>
          </wp:inline>
        </w:drawing>
      </w:r>
    </w:p>
    <w:p w14:paraId="11A746E4" w14:textId="14ABB857" w:rsidR="003030DE" w:rsidRDefault="003030DE" w:rsidP="003030DE">
      <w:pPr>
        <w:pStyle w:val="Caption"/>
      </w:pPr>
      <w:bookmarkStart w:id="843" w:name="_Toc389062877"/>
      <w:r w:rsidRPr="002F76E4">
        <w:t xml:space="preserve">FIG. </w:t>
      </w:r>
      <w:r w:rsidR="00B32F22">
        <w:fldChar w:fldCharType="begin"/>
      </w:r>
      <w:r w:rsidR="00B32F22">
        <w:instrText xml:space="preserve"> STYLEREF 1 \s </w:instrText>
      </w:r>
      <w:r w:rsidR="00B32F22">
        <w:fldChar w:fldCharType="separate"/>
      </w:r>
      <w:r w:rsidR="00245CEA">
        <w:rPr>
          <w:noProof/>
        </w:rPr>
        <w:t>7</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2</w:t>
      </w:r>
      <w:r w:rsidR="00B32F22">
        <w:fldChar w:fldCharType="end"/>
      </w:r>
      <w:r w:rsidRPr="002F76E4">
        <w:t xml:space="preserve"> – Esquema de banco de dados</w:t>
      </w:r>
      <w:bookmarkEnd w:id="843"/>
      <w:r>
        <w:t xml:space="preserve"> </w:t>
      </w:r>
    </w:p>
    <w:p w14:paraId="49CBD34E" w14:textId="77777777" w:rsidR="0057525B" w:rsidRPr="0057525B" w:rsidRDefault="0057525B" w:rsidP="0057525B"/>
    <w:p w14:paraId="6E315810" w14:textId="77777777" w:rsidR="002C77F2" w:rsidRDefault="002C77F2">
      <w:pPr>
        <w:widowControl/>
        <w:suppressAutoHyphens w:val="0"/>
        <w:spacing w:line="240" w:lineRule="auto"/>
        <w:ind w:firstLine="0"/>
        <w:jc w:val="left"/>
        <w:rPr>
          <w:rFonts w:eastAsiaTheme="majorEastAsia"/>
          <w:b/>
          <w:bCs/>
          <w:i/>
          <w:iCs/>
          <w:sz w:val="28"/>
          <w:szCs w:val="28"/>
        </w:rPr>
      </w:pPr>
      <w:r>
        <w:br w:type="page"/>
      </w:r>
    </w:p>
    <w:p w14:paraId="205797DC" w14:textId="2FF89322" w:rsidR="007E138D" w:rsidRDefault="0057525B">
      <w:pPr>
        <w:pStyle w:val="Heading2"/>
      </w:pPr>
      <w:bookmarkStart w:id="844" w:name="_Ref389057720"/>
      <w:bookmarkStart w:id="845" w:name="_Toc389062851"/>
      <w:r>
        <w:lastRenderedPageBreak/>
        <w:t>DIAGRAMA DE CLASSES</w:t>
      </w:r>
      <w:bookmarkEnd w:id="844"/>
      <w:bookmarkEnd w:id="845"/>
      <w:r>
        <w:t xml:space="preserve"> </w:t>
      </w:r>
    </w:p>
    <w:p w14:paraId="732BBD51" w14:textId="77777777" w:rsidR="002B5166" w:rsidRDefault="002B5166" w:rsidP="002B5166"/>
    <w:p w14:paraId="41217BAA" w14:textId="77777777" w:rsidR="002C77F2" w:rsidRDefault="002B5166" w:rsidP="002C77F2">
      <w:pPr>
        <w:keepNext/>
      </w:pPr>
      <w:r>
        <w:rPr>
          <w:noProof/>
          <w:lang w:eastAsia="pt-BR"/>
        </w:rPr>
        <w:drawing>
          <wp:inline distT="0" distB="0" distL="0" distR="0" wp14:anchorId="2D2F1670" wp14:editId="28BF6E77">
            <wp:extent cx="6166324" cy="4496937"/>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71508" cy="4500717"/>
                    </a:xfrm>
                    <a:prstGeom prst="rect">
                      <a:avLst/>
                    </a:prstGeom>
                  </pic:spPr>
                </pic:pic>
              </a:graphicData>
            </a:graphic>
          </wp:inline>
        </w:drawing>
      </w:r>
    </w:p>
    <w:p w14:paraId="700AC848" w14:textId="266301B4" w:rsidR="002B5166" w:rsidRDefault="002C77F2" w:rsidP="00A45778">
      <w:pPr>
        <w:pStyle w:val="Subtitle"/>
      </w:pPr>
      <w:bookmarkStart w:id="846" w:name="_Toc389062878"/>
      <w:r>
        <w:t xml:space="preserve">FIG. </w:t>
      </w:r>
      <w:r w:rsidR="00B32F22">
        <w:fldChar w:fldCharType="begin"/>
      </w:r>
      <w:r w:rsidR="00B32F22">
        <w:instrText xml:space="preserve"> STYLEREF 1 \s </w:instrText>
      </w:r>
      <w:r w:rsidR="00B32F22">
        <w:fldChar w:fldCharType="separate"/>
      </w:r>
      <w:r w:rsidR="00245CEA">
        <w:rPr>
          <w:noProof/>
        </w:rPr>
        <w:t>7</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3</w:t>
      </w:r>
      <w:r w:rsidR="00B32F22">
        <w:fldChar w:fldCharType="end"/>
      </w:r>
      <w:r>
        <w:t xml:space="preserve"> - </w:t>
      </w:r>
      <w:r w:rsidR="00A45778">
        <w:t xml:space="preserve"> Diagrama de classes de projeto (simplificado)</w:t>
      </w:r>
      <w:bookmarkEnd w:id="846"/>
    </w:p>
    <w:p w14:paraId="5CC02FFF" w14:textId="77777777" w:rsidR="002C77F2" w:rsidRDefault="002C77F2" w:rsidP="002B5166"/>
    <w:p w14:paraId="723475CA" w14:textId="77777777" w:rsidR="00A45778" w:rsidRDefault="002C77F2" w:rsidP="00A45778">
      <w:pPr>
        <w:keepNext/>
      </w:pPr>
      <w:r>
        <w:rPr>
          <w:noProof/>
          <w:lang w:eastAsia="pt-BR"/>
        </w:rPr>
        <w:lastRenderedPageBreak/>
        <w:drawing>
          <wp:inline distT="0" distB="0" distL="0" distR="0" wp14:anchorId="03883730" wp14:editId="184A6BB3">
            <wp:extent cx="6294587" cy="502894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298696" cy="5032228"/>
                    </a:xfrm>
                    <a:prstGeom prst="rect">
                      <a:avLst/>
                    </a:prstGeom>
                  </pic:spPr>
                </pic:pic>
              </a:graphicData>
            </a:graphic>
          </wp:inline>
        </w:drawing>
      </w:r>
    </w:p>
    <w:p w14:paraId="53FE329C" w14:textId="1BD9C89B" w:rsidR="002C77F2" w:rsidRPr="002B5166" w:rsidRDefault="00A45778" w:rsidP="00A45778">
      <w:pPr>
        <w:pStyle w:val="Subtitle"/>
      </w:pPr>
      <w:bookmarkStart w:id="847" w:name="_Toc389062879"/>
      <w:r>
        <w:t xml:space="preserve">FIG. </w:t>
      </w:r>
      <w:r w:rsidR="00B32F22">
        <w:fldChar w:fldCharType="begin"/>
      </w:r>
      <w:r w:rsidR="00B32F22">
        <w:instrText xml:space="preserve"> STYLEREF 1 \s </w:instrText>
      </w:r>
      <w:r w:rsidR="00B32F22">
        <w:fldChar w:fldCharType="separate"/>
      </w:r>
      <w:r w:rsidR="00245CEA">
        <w:rPr>
          <w:noProof/>
        </w:rPr>
        <w:t>7</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4</w:t>
      </w:r>
      <w:r w:rsidR="00B32F22">
        <w:fldChar w:fldCharType="end"/>
      </w:r>
      <w:r>
        <w:t xml:space="preserve"> – Diagrama de classes, com atributos e métodos, sem relacionamentos</w:t>
      </w:r>
      <w:bookmarkEnd w:id="847"/>
    </w:p>
    <w:sectPr w:rsidR="002C77F2" w:rsidRPr="002B5166" w:rsidSect="00927218">
      <w:pgSz w:w="11906" w:h="16838"/>
      <w:pgMar w:top="1417" w:right="1418" w:bottom="1701"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5" w:author="Anasta" w:date="2014-03-21T15:38:00Z" w:initials="A">
    <w:p w14:paraId="6DA264DE" w14:textId="77777777" w:rsidR="00245CEA" w:rsidRDefault="00245CEA">
      <w:pPr>
        <w:pStyle w:val="CommentText"/>
      </w:pPr>
      <w:r>
        <w:rPr>
          <w:rStyle w:val="CommentReference"/>
        </w:rPr>
        <w:annotationRef/>
      </w:r>
      <w:r>
        <w:t>Precisa descrever melhor, conforme os paços de engenharia... Levantamento de requisitos, análise de requisitos, casos de uso, desenvolvimento, testes...</w:t>
      </w:r>
    </w:p>
  </w:comment>
  <w:comment w:id="170" w:author="Anasta" w:date="2014-05-23T12:12:00Z" w:initials="A">
    <w:p w14:paraId="0A048D9D" w14:textId="77777777" w:rsidR="00245CEA" w:rsidRDefault="00245CEA">
      <w:pPr>
        <w:pStyle w:val="CommentText"/>
      </w:pPr>
      <w:r>
        <w:rPr>
          <w:rStyle w:val="CommentReference"/>
        </w:rPr>
        <w:annotationRef/>
      </w:r>
      <w:r>
        <w:t>referencia</w:t>
      </w:r>
    </w:p>
  </w:comment>
  <w:comment w:id="200" w:author="Anasta" w:date="2014-03-20T16:00:00Z" w:initials="A">
    <w:p w14:paraId="6BB98857" w14:textId="77777777" w:rsidR="00245CEA" w:rsidRDefault="00245CEA" w:rsidP="009450A1">
      <w:pPr>
        <w:pStyle w:val="CommentText"/>
      </w:pPr>
      <w:r>
        <w:rPr>
          <w:rStyle w:val="CommentReference"/>
        </w:rPr>
        <w:annotationRef/>
      </w:r>
      <w:r>
        <w:t>Precisa estar legível na impressão!</w:t>
      </w:r>
    </w:p>
  </w:comment>
  <w:comment w:id="291" w:author="Anasta" w:date="2014-03-20T16:39:00Z" w:initials="A">
    <w:p w14:paraId="47B0564F" w14:textId="77777777" w:rsidR="00245CEA" w:rsidRDefault="00245CEA">
      <w:pPr>
        <w:pStyle w:val="CommentText"/>
      </w:pPr>
      <w:r>
        <w:rPr>
          <w:rStyle w:val="CommentReference"/>
        </w:rPr>
        <w:annotationRef/>
      </w:r>
      <w:r>
        <w:t>Acrescentar algum tópico sobre layouts.</w:t>
      </w:r>
    </w:p>
  </w:comment>
  <w:comment w:id="383" w:author="Anasta" w:date="2014-05-27T21:48:00Z" w:initials="A">
    <w:p w14:paraId="52EBF355" w14:textId="77777777" w:rsidR="00245CEA" w:rsidRDefault="00245CEA" w:rsidP="00CF1F85">
      <w:pPr>
        <w:pStyle w:val="CommentText"/>
      </w:pPr>
      <w:r>
        <w:rPr>
          <w:rStyle w:val="CommentReference"/>
        </w:rPr>
        <w:annotationRef/>
      </w:r>
      <w:r>
        <w:t>Precisa por entre aspas?</w:t>
      </w:r>
    </w:p>
  </w:comment>
  <w:comment w:id="635" w:author="Anasta" w:date="2014-05-23T18:38:00Z" w:initials="A">
    <w:p w14:paraId="40E2ED87" w14:textId="77777777" w:rsidR="00245CEA" w:rsidRDefault="00245CEA" w:rsidP="000F2AA0">
      <w:pPr>
        <w:pStyle w:val="CommentText"/>
      </w:pPr>
      <w:r>
        <w:rPr>
          <w:rStyle w:val="CommentReference"/>
        </w:rPr>
        <w:annotationRef/>
      </w:r>
      <w:r>
        <w:t>Vamos colocar em Inglês ou Português?</w:t>
      </w:r>
    </w:p>
  </w:comment>
  <w:comment w:id="678" w:author="Anasta" w:date="2014-05-26T23:48:00Z" w:initials="A">
    <w:p w14:paraId="5CBF323A" w14:textId="77777777" w:rsidR="00245CEA" w:rsidRDefault="00245CEA" w:rsidP="00D143AC">
      <w:pPr>
        <w:pStyle w:val="CommentText"/>
      </w:pPr>
      <w:r>
        <w:rPr>
          <w:rStyle w:val="CommentReference"/>
        </w:rPr>
        <w:annotationRef/>
      </w:r>
      <w:r>
        <w:t>Isso fica por aqui ou no subtópico de remanejar?</w:t>
      </w:r>
    </w:p>
  </w:comment>
  <w:comment w:id="709" w:author="Anasta" w:date="2014-05-23T23:41:00Z" w:initials="A">
    <w:p w14:paraId="2DF6C146" w14:textId="77777777" w:rsidR="00245CEA" w:rsidRDefault="00245CEA">
      <w:pPr>
        <w:pStyle w:val="CommentText"/>
      </w:pPr>
      <w:r>
        <w:rPr>
          <w:rStyle w:val="CommentReference"/>
        </w:rPr>
        <w:annotationRef/>
      </w:r>
      <w:r>
        <w:t>Termo adequado?</w:t>
      </w:r>
    </w:p>
  </w:comment>
  <w:comment w:id="784" w:author="Anasta" w:date="2014-03-25T22:49:00Z" w:initials="A">
    <w:p w14:paraId="2A51DCC7" w14:textId="77777777" w:rsidR="00245CEA" w:rsidRDefault="00245CEA" w:rsidP="00D36FE5">
      <w:pPr>
        <w:pStyle w:val="CommentText"/>
      </w:pPr>
      <w:r>
        <w:rPr>
          <w:rStyle w:val="CommentReference"/>
        </w:rPr>
        <w:annotationRef/>
      </w:r>
      <w:r>
        <w:t>Lembrando que a referência geral para Android é a Android’’’’’’’’’’’’ (depois ajeitar)</w:t>
      </w:r>
    </w:p>
  </w:comment>
  <w:comment w:id="785" w:author="Anasta" w:date="2014-03-20T17:34:00Z" w:initials="A">
    <w:p w14:paraId="218F7DC2" w14:textId="77777777" w:rsidR="00245CEA" w:rsidRDefault="00245CEA">
      <w:pPr>
        <w:pStyle w:val="CommentText"/>
      </w:pPr>
      <w:r>
        <w:rPr>
          <w:rStyle w:val="CommentReference"/>
        </w:rPr>
        <w:annotationRef/>
      </w:r>
      <w:r>
        <w:t>Em 2005, foi marcado com um circulo. Não o motivo.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746062" w15:done="0"/>
  <w15:commentEx w15:paraId="6DA264DE" w15:done="0"/>
  <w15:commentEx w15:paraId="0A048D9D" w15:done="0"/>
  <w15:commentEx w15:paraId="6BB98857" w15:done="0"/>
  <w15:commentEx w15:paraId="47B0564F" w15:done="0"/>
  <w15:commentEx w15:paraId="52EBF355" w15:done="0"/>
  <w15:commentEx w15:paraId="40E2ED87" w15:done="0"/>
  <w15:commentEx w15:paraId="5CBF323A" w15:done="0"/>
  <w15:commentEx w15:paraId="2DF6C146" w15:done="0"/>
  <w15:commentEx w15:paraId="6E616AFA" w15:done="0"/>
  <w15:commentEx w15:paraId="2A51DCC7" w15:done="0"/>
  <w15:commentEx w15:paraId="218F7DC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52778C" w14:textId="77777777" w:rsidR="00245CEA" w:rsidRDefault="00245CEA" w:rsidP="00772634">
      <w:r>
        <w:separator/>
      </w:r>
    </w:p>
  </w:endnote>
  <w:endnote w:type="continuationSeparator" w:id="0">
    <w:p w14:paraId="5DFDE5B6" w14:textId="77777777" w:rsidR="00245CEA" w:rsidRDefault="00245CEA" w:rsidP="00772634">
      <w:r>
        <w:continuationSeparator/>
      </w:r>
    </w:p>
  </w:endnote>
  <w:endnote w:type="continuationNotice" w:id="1">
    <w:p w14:paraId="0AE4A959" w14:textId="77777777" w:rsidR="00245CEA" w:rsidRDefault="00245CE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ejaVu Sans">
    <w:altName w:val="Times New Roman"/>
    <w:charset w:val="00"/>
    <w:family w:val="swiss"/>
    <w:pitch w:val="variable"/>
    <w:sig w:usb0="E7002EFF" w:usb1="D200FDFF" w:usb2="0A24602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Lohit Hindi">
    <w:charset w:val="80"/>
    <w:family w:val="auto"/>
    <w:pitch w:val="variable"/>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Nimbus Roman No9 L">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73BB55" w14:textId="77777777" w:rsidR="00245CEA" w:rsidRDefault="00245CEA" w:rsidP="007C3098">
    <w:pPr>
      <w:pStyle w:val="Footer"/>
      <w:jc w:val="center"/>
    </w:pPr>
    <w:r>
      <w:rPr>
        <w:rStyle w:val="PageNumber"/>
      </w:rPr>
      <w:fldChar w:fldCharType="begin"/>
    </w:r>
    <w:r>
      <w:rPr>
        <w:rStyle w:val="PageNumber"/>
      </w:rPr>
      <w:instrText xml:space="preserve"> PAGE </w:instrText>
    </w:r>
    <w:r>
      <w:rPr>
        <w:rStyle w:val="PageNumber"/>
      </w:rPr>
      <w:fldChar w:fldCharType="separate"/>
    </w:r>
    <w:r w:rsidR="005F0DC9">
      <w:rPr>
        <w:rStyle w:val="PageNumber"/>
        <w:noProof/>
      </w:rPr>
      <w:t>46</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2AC215" w14:textId="77777777" w:rsidR="00245CEA" w:rsidRDefault="00245CEA" w:rsidP="00772634">
      <w:r>
        <w:separator/>
      </w:r>
    </w:p>
  </w:footnote>
  <w:footnote w:type="continuationSeparator" w:id="0">
    <w:p w14:paraId="5C01FD5A" w14:textId="77777777" w:rsidR="00245CEA" w:rsidRDefault="00245CEA" w:rsidP="00772634">
      <w:r>
        <w:continuationSeparator/>
      </w:r>
    </w:p>
  </w:footnote>
  <w:footnote w:type="continuationNotice" w:id="1">
    <w:p w14:paraId="544542A6" w14:textId="77777777" w:rsidR="00245CEA" w:rsidRDefault="00245CEA">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0CECDD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855" w:hanging="720"/>
      </w:pPr>
    </w:lvl>
    <w:lvl w:ilvl="3">
      <w:start w:val="1"/>
      <w:numFmt w:val="decimal"/>
      <w:pStyle w:val="Heading4"/>
      <w:lvlText w:val="%1.%2.%3.%4"/>
      <w:lvlJc w:val="left"/>
      <w:pPr>
        <w:ind w:left="864" w:hanging="864"/>
      </w:pPr>
      <w:rPr>
        <w:b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1">
    <w:nsid w:val="00000002"/>
    <w:multiLevelType w:val="singleLevel"/>
    <w:tmpl w:val="00000002"/>
    <w:name w:val="WW8Num4"/>
    <w:lvl w:ilvl="0">
      <w:start w:val="1"/>
      <w:numFmt w:val="bullet"/>
      <w:pStyle w:val="references"/>
      <w:lvlText w:val=""/>
      <w:lvlJc w:val="left"/>
      <w:pPr>
        <w:tabs>
          <w:tab w:val="num" w:pos="720"/>
        </w:tabs>
        <w:ind w:left="720" w:hanging="360"/>
      </w:pPr>
      <w:rPr>
        <w:rFonts w:ascii="Symbol" w:hAnsi="Symbol"/>
      </w:rPr>
    </w:lvl>
  </w:abstractNum>
  <w:abstractNum w:abstractNumId="2">
    <w:nsid w:val="00000003"/>
    <w:multiLevelType w:val="singleLevel"/>
    <w:tmpl w:val="00000003"/>
    <w:name w:val="WW8Num5"/>
    <w:lvl w:ilvl="0">
      <w:start w:val="1"/>
      <w:numFmt w:val="bullet"/>
      <w:pStyle w:val="figurecaption"/>
      <w:lvlText w:val=""/>
      <w:lvlJc w:val="left"/>
      <w:pPr>
        <w:tabs>
          <w:tab w:val="num" w:pos="720"/>
        </w:tabs>
        <w:ind w:left="720" w:hanging="360"/>
      </w:pPr>
      <w:rPr>
        <w:rFonts w:ascii="Wingdings" w:hAnsi="Wingdings"/>
      </w:rPr>
    </w:lvl>
  </w:abstractNum>
  <w:abstractNum w:abstractNumId="3">
    <w:nsid w:val="00000004"/>
    <w:multiLevelType w:val="singleLevel"/>
    <w:tmpl w:val="00000004"/>
    <w:name w:val="WW8Num8"/>
    <w:lvl w:ilvl="0">
      <w:start w:val="1"/>
      <w:numFmt w:val="lowerLetter"/>
      <w:lvlText w:val="(%1)"/>
      <w:lvlJc w:val="left"/>
      <w:pPr>
        <w:tabs>
          <w:tab w:val="num" w:pos="0"/>
        </w:tabs>
        <w:ind w:left="720" w:hanging="360"/>
      </w:pPr>
    </w:lvl>
  </w:abstractNum>
  <w:abstractNum w:abstractNumId="4">
    <w:nsid w:val="00000005"/>
    <w:multiLevelType w:val="singleLevel"/>
    <w:tmpl w:val="00000005"/>
    <w:name w:val="WW8Num11"/>
    <w:lvl w:ilvl="0">
      <w:start w:val="1"/>
      <w:numFmt w:val="bullet"/>
      <w:pStyle w:val="tablehead"/>
      <w:lvlText w:val=""/>
      <w:lvlJc w:val="left"/>
      <w:pPr>
        <w:tabs>
          <w:tab w:val="num" w:pos="720"/>
        </w:tabs>
        <w:ind w:left="720" w:hanging="360"/>
      </w:pPr>
      <w:rPr>
        <w:rFonts w:ascii="Symbol" w:hAnsi="Symbol"/>
      </w:rPr>
    </w:lvl>
  </w:abstractNum>
  <w:abstractNum w:abstractNumId="5">
    <w:nsid w:val="00000006"/>
    <w:multiLevelType w:val="multilevel"/>
    <w:tmpl w:val="00000006"/>
    <w:name w:val="WW8Num12"/>
    <w:lvl w:ilvl="0">
      <w:start w:val="1"/>
      <w:numFmt w:val="decimal"/>
      <w:lvlText w:val="%1"/>
      <w:lvlJc w:val="left"/>
      <w:pPr>
        <w:tabs>
          <w:tab w:val="num" w:pos="0"/>
        </w:tabs>
        <w:ind w:left="360" w:hanging="360"/>
      </w:pPr>
    </w:lvl>
    <w:lvl w:ilvl="1">
      <w:start w:val="1"/>
      <w:numFmt w:val="decimal"/>
      <w:lvlText w:val="%1.%2"/>
      <w:lvlJc w:val="left"/>
      <w:pPr>
        <w:tabs>
          <w:tab w:val="num" w:pos="0"/>
        </w:tabs>
        <w:ind w:left="1785" w:hanging="360"/>
      </w:pPr>
    </w:lvl>
    <w:lvl w:ilvl="2">
      <w:start w:val="1"/>
      <w:numFmt w:val="decimal"/>
      <w:lvlText w:val="%1.%2.%3"/>
      <w:lvlJc w:val="left"/>
      <w:pPr>
        <w:tabs>
          <w:tab w:val="num" w:pos="0"/>
        </w:tabs>
        <w:ind w:left="3570" w:hanging="720"/>
      </w:pPr>
    </w:lvl>
    <w:lvl w:ilvl="3">
      <w:start w:val="1"/>
      <w:numFmt w:val="decimal"/>
      <w:lvlText w:val="%1.%2.%3.%4"/>
      <w:lvlJc w:val="left"/>
      <w:pPr>
        <w:tabs>
          <w:tab w:val="num" w:pos="0"/>
        </w:tabs>
        <w:ind w:left="4995" w:hanging="720"/>
      </w:pPr>
    </w:lvl>
    <w:lvl w:ilvl="4">
      <w:start w:val="1"/>
      <w:numFmt w:val="decimal"/>
      <w:lvlText w:val="%1.%2.%3.%4.%5"/>
      <w:lvlJc w:val="left"/>
      <w:pPr>
        <w:tabs>
          <w:tab w:val="num" w:pos="0"/>
        </w:tabs>
        <w:ind w:left="6780" w:hanging="1080"/>
      </w:pPr>
    </w:lvl>
    <w:lvl w:ilvl="5">
      <w:start w:val="1"/>
      <w:numFmt w:val="decimal"/>
      <w:lvlText w:val="%1.%2.%3.%4.%5.%6"/>
      <w:lvlJc w:val="left"/>
      <w:pPr>
        <w:tabs>
          <w:tab w:val="num" w:pos="0"/>
        </w:tabs>
        <w:ind w:left="8205" w:hanging="1080"/>
      </w:pPr>
    </w:lvl>
    <w:lvl w:ilvl="6">
      <w:start w:val="1"/>
      <w:numFmt w:val="decimal"/>
      <w:lvlText w:val="%1.%2.%3.%4.%5.%6.%7"/>
      <w:lvlJc w:val="left"/>
      <w:pPr>
        <w:tabs>
          <w:tab w:val="num" w:pos="0"/>
        </w:tabs>
        <w:ind w:left="9990" w:hanging="1440"/>
      </w:pPr>
    </w:lvl>
    <w:lvl w:ilvl="7">
      <w:start w:val="1"/>
      <w:numFmt w:val="decimal"/>
      <w:lvlText w:val="%1.%2.%3.%4.%5.%6.%7.%8"/>
      <w:lvlJc w:val="left"/>
      <w:pPr>
        <w:tabs>
          <w:tab w:val="num" w:pos="0"/>
        </w:tabs>
        <w:ind w:left="11415" w:hanging="1440"/>
      </w:pPr>
    </w:lvl>
    <w:lvl w:ilvl="8">
      <w:start w:val="1"/>
      <w:numFmt w:val="decimal"/>
      <w:lvlText w:val="%1.%2.%3.%4.%5.%6.%7.%8.%9"/>
      <w:lvlJc w:val="left"/>
      <w:pPr>
        <w:tabs>
          <w:tab w:val="num" w:pos="0"/>
        </w:tabs>
        <w:ind w:left="13200" w:hanging="1800"/>
      </w:pPr>
    </w:lvl>
  </w:abstractNum>
  <w:abstractNum w:abstractNumId="6">
    <w:nsid w:val="00000007"/>
    <w:multiLevelType w:val="singleLevel"/>
    <w:tmpl w:val="00000007"/>
    <w:name w:val="WW8Num15"/>
    <w:lvl w:ilvl="0">
      <w:start w:val="1"/>
      <w:numFmt w:val="lowerLetter"/>
      <w:lvlText w:val="(%1)"/>
      <w:lvlJc w:val="left"/>
      <w:pPr>
        <w:tabs>
          <w:tab w:val="num" w:pos="0"/>
        </w:tabs>
        <w:ind w:left="720" w:hanging="360"/>
      </w:pPr>
    </w:lvl>
  </w:abstractNum>
  <w:abstractNum w:abstractNumId="7">
    <w:nsid w:val="00000008"/>
    <w:multiLevelType w:val="singleLevel"/>
    <w:tmpl w:val="00000008"/>
    <w:name w:val="WW8Num16"/>
    <w:lvl w:ilvl="0">
      <w:start w:val="1"/>
      <w:numFmt w:val="lowerLetter"/>
      <w:lvlText w:val="(%1)"/>
      <w:lvlJc w:val="left"/>
      <w:pPr>
        <w:tabs>
          <w:tab w:val="num" w:pos="0"/>
        </w:tabs>
        <w:ind w:left="720" w:hanging="360"/>
      </w:pPr>
    </w:lvl>
  </w:abstractNum>
  <w:abstractNum w:abstractNumId="8">
    <w:nsid w:val="01B533B5"/>
    <w:multiLevelType w:val="hybridMultilevel"/>
    <w:tmpl w:val="AC304688"/>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9">
    <w:nsid w:val="07DC2122"/>
    <w:multiLevelType w:val="hybridMultilevel"/>
    <w:tmpl w:val="C134737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5D95631"/>
    <w:multiLevelType w:val="hybridMultilevel"/>
    <w:tmpl w:val="6E0AE8A0"/>
    <w:lvl w:ilvl="0" w:tplc="D2A2327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684799A"/>
    <w:multiLevelType w:val="hybridMultilevel"/>
    <w:tmpl w:val="465A5BD8"/>
    <w:lvl w:ilvl="0" w:tplc="67DA6CB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1EE5734B"/>
    <w:multiLevelType w:val="hybridMultilevel"/>
    <w:tmpl w:val="95069EDE"/>
    <w:lvl w:ilvl="0" w:tplc="04160001">
      <w:start w:val="1"/>
      <w:numFmt w:val="bullet"/>
      <w:lvlText w:val=""/>
      <w:lvlJc w:val="left"/>
      <w:pPr>
        <w:ind w:left="1496" w:hanging="360"/>
      </w:pPr>
      <w:rPr>
        <w:rFonts w:ascii="Symbol" w:hAnsi="Symbol" w:hint="default"/>
      </w:rPr>
    </w:lvl>
    <w:lvl w:ilvl="1" w:tplc="04160003" w:tentative="1">
      <w:start w:val="1"/>
      <w:numFmt w:val="bullet"/>
      <w:lvlText w:val="o"/>
      <w:lvlJc w:val="left"/>
      <w:pPr>
        <w:ind w:left="2216" w:hanging="360"/>
      </w:pPr>
      <w:rPr>
        <w:rFonts w:ascii="Courier New" w:hAnsi="Courier New" w:cs="Courier New" w:hint="default"/>
      </w:rPr>
    </w:lvl>
    <w:lvl w:ilvl="2" w:tplc="04160005" w:tentative="1">
      <w:start w:val="1"/>
      <w:numFmt w:val="bullet"/>
      <w:lvlText w:val=""/>
      <w:lvlJc w:val="left"/>
      <w:pPr>
        <w:ind w:left="2936" w:hanging="360"/>
      </w:pPr>
      <w:rPr>
        <w:rFonts w:ascii="Wingdings" w:hAnsi="Wingdings" w:hint="default"/>
      </w:rPr>
    </w:lvl>
    <w:lvl w:ilvl="3" w:tplc="04160001" w:tentative="1">
      <w:start w:val="1"/>
      <w:numFmt w:val="bullet"/>
      <w:lvlText w:val=""/>
      <w:lvlJc w:val="left"/>
      <w:pPr>
        <w:ind w:left="3656" w:hanging="360"/>
      </w:pPr>
      <w:rPr>
        <w:rFonts w:ascii="Symbol" w:hAnsi="Symbol" w:hint="default"/>
      </w:rPr>
    </w:lvl>
    <w:lvl w:ilvl="4" w:tplc="04160003" w:tentative="1">
      <w:start w:val="1"/>
      <w:numFmt w:val="bullet"/>
      <w:lvlText w:val="o"/>
      <w:lvlJc w:val="left"/>
      <w:pPr>
        <w:ind w:left="4376" w:hanging="360"/>
      </w:pPr>
      <w:rPr>
        <w:rFonts w:ascii="Courier New" w:hAnsi="Courier New" w:cs="Courier New" w:hint="default"/>
      </w:rPr>
    </w:lvl>
    <w:lvl w:ilvl="5" w:tplc="04160005" w:tentative="1">
      <w:start w:val="1"/>
      <w:numFmt w:val="bullet"/>
      <w:lvlText w:val=""/>
      <w:lvlJc w:val="left"/>
      <w:pPr>
        <w:ind w:left="5096" w:hanging="360"/>
      </w:pPr>
      <w:rPr>
        <w:rFonts w:ascii="Wingdings" w:hAnsi="Wingdings" w:hint="default"/>
      </w:rPr>
    </w:lvl>
    <w:lvl w:ilvl="6" w:tplc="04160001" w:tentative="1">
      <w:start w:val="1"/>
      <w:numFmt w:val="bullet"/>
      <w:lvlText w:val=""/>
      <w:lvlJc w:val="left"/>
      <w:pPr>
        <w:ind w:left="5816" w:hanging="360"/>
      </w:pPr>
      <w:rPr>
        <w:rFonts w:ascii="Symbol" w:hAnsi="Symbol" w:hint="default"/>
      </w:rPr>
    </w:lvl>
    <w:lvl w:ilvl="7" w:tplc="04160003" w:tentative="1">
      <w:start w:val="1"/>
      <w:numFmt w:val="bullet"/>
      <w:lvlText w:val="o"/>
      <w:lvlJc w:val="left"/>
      <w:pPr>
        <w:ind w:left="6536" w:hanging="360"/>
      </w:pPr>
      <w:rPr>
        <w:rFonts w:ascii="Courier New" w:hAnsi="Courier New" w:cs="Courier New" w:hint="default"/>
      </w:rPr>
    </w:lvl>
    <w:lvl w:ilvl="8" w:tplc="04160005" w:tentative="1">
      <w:start w:val="1"/>
      <w:numFmt w:val="bullet"/>
      <w:lvlText w:val=""/>
      <w:lvlJc w:val="left"/>
      <w:pPr>
        <w:ind w:left="7256" w:hanging="360"/>
      </w:pPr>
      <w:rPr>
        <w:rFonts w:ascii="Wingdings" w:hAnsi="Wingdings" w:hint="default"/>
      </w:rPr>
    </w:lvl>
  </w:abstractNum>
  <w:abstractNum w:abstractNumId="13">
    <w:nsid w:val="20D25481"/>
    <w:multiLevelType w:val="hybridMultilevel"/>
    <w:tmpl w:val="A77609FE"/>
    <w:lvl w:ilvl="0" w:tplc="8A9CEB8A">
      <w:start w:val="1"/>
      <w:numFmt w:val="decimal"/>
      <w:lvlText w:val="%1-"/>
      <w:lvlJc w:val="left"/>
      <w:pPr>
        <w:ind w:left="785" w:hanging="360"/>
      </w:pPr>
      <w:rPr>
        <w:rFonts w:hint="default"/>
      </w:rPr>
    </w:lvl>
    <w:lvl w:ilvl="1" w:tplc="04160019">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4">
    <w:nsid w:val="23466EA6"/>
    <w:multiLevelType w:val="hybridMultilevel"/>
    <w:tmpl w:val="172093BA"/>
    <w:lvl w:ilvl="0" w:tplc="66BC922C">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5">
    <w:nsid w:val="2A37307D"/>
    <w:multiLevelType w:val="hybridMultilevel"/>
    <w:tmpl w:val="3524FCBE"/>
    <w:lvl w:ilvl="0" w:tplc="ED62701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30643B85"/>
    <w:multiLevelType w:val="hybridMultilevel"/>
    <w:tmpl w:val="D9566A4A"/>
    <w:lvl w:ilvl="0" w:tplc="18A4C58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90B100D"/>
    <w:multiLevelType w:val="hybridMultilevel"/>
    <w:tmpl w:val="E80CC9E0"/>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18">
    <w:nsid w:val="3A8E2694"/>
    <w:multiLevelType w:val="hybridMultilevel"/>
    <w:tmpl w:val="24E613D2"/>
    <w:lvl w:ilvl="0" w:tplc="0E22B09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pStyle w:val="Heading9"/>
      <w:lvlText w:val="%9."/>
      <w:lvlJc w:val="right"/>
      <w:pPr>
        <w:ind w:left="6480" w:hanging="180"/>
      </w:pPr>
    </w:lvl>
  </w:abstractNum>
  <w:abstractNum w:abstractNumId="19">
    <w:nsid w:val="3CB769D2"/>
    <w:multiLevelType w:val="hybridMultilevel"/>
    <w:tmpl w:val="C7327CDE"/>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0">
    <w:nsid w:val="406D4BF0"/>
    <w:multiLevelType w:val="hybridMultilevel"/>
    <w:tmpl w:val="7F6847EC"/>
    <w:lvl w:ilvl="0" w:tplc="95428C0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41F51E2E"/>
    <w:multiLevelType w:val="hybridMultilevel"/>
    <w:tmpl w:val="3DBCE148"/>
    <w:lvl w:ilvl="0" w:tplc="A290E1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8B86D7A"/>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8B91807"/>
    <w:multiLevelType w:val="hybridMultilevel"/>
    <w:tmpl w:val="7EC841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491C0164"/>
    <w:multiLevelType w:val="hybridMultilevel"/>
    <w:tmpl w:val="D6B0B0DA"/>
    <w:lvl w:ilvl="0" w:tplc="34BED09E">
      <w:start w:val="1"/>
      <w:numFmt w:val="bullet"/>
      <w:pStyle w:val="ListParagraph"/>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4DA4476B"/>
    <w:multiLevelType w:val="hybridMultilevel"/>
    <w:tmpl w:val="C1682AFA"/>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6">
    <w:nsid w:val="589F20CB"/>
    <w:multiLevelType w:val="hybridMultilevel"/>
    <w:tmpl w:val="82520250"/>
    <w:lvl w:ilvl="0" w:tplc="B63E00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58D07DEC"/>
    <w:multiLevelType w:val="hybridMultilevel"/>
    <w:tmpl w:val="2C1452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593E78C7"/>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62DE2D82"/>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67597E7A"/>
    <w:multiLevelType w:val="hybridMultilevel"/>
    <w:tmpl w:val="6742A644"/>
    <w:lvl w:ilvl="0" w:tplc="9C588456">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31">
    <w:nsid w:val="6B2F2920"/>
    <w:multiLevelType w:val="hybridMultilevel"/>
    <w:tmpl w:val="C5443F5C"/>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32">
    <w:nsid w:val="6B7368F4"/>
    <w:multiLevelType w:val="hybridMultilevel"/>
    <w:tmpl w:val="53288A94"/>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13"/>
  </w:num>
  <w:num w:numId="6">
    <w:abstractNumId w:val="30"/>
  </w:num>
  <w:num w:numId="7">
    <w:abstractNumId w:val="14"/>
  </w:num>
  <w:num w:numId="8">
    <w:abstractNumId w:val="12"/>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3"/>
  </w:num>
  <w:num w:numId="20">
    <w:abstractNumId w:val="27"/>
  </w:num>
  <w:num w:numId="21">
    <w:abstractNumId w:val="24"/>
  </w:num>
  <w:num w:numId="22">
    <w:abstractNumId w:val="25"/>
  </w:num>
  <w:num w:numId="23">
    <w:abstractNumId w:val="8"/>
  </w:num>
  <w:num w:numId="24">
    <w:abstractNumId w:val="16"/>
  </w:num>
  <w:num w:numId="25">
    <w:abstractNumId w:val="20"/>
  </w:num>
  <w:num w:numId="26">
    <w:abstractNumId w:val="10"/>
  </w:num>
  <w:num w:numId="27">
    <w:abstractNumId w:val="21"/>
  </w:num>
  <w:num w:numId="28">
    <w:abstractNumId w:val="26"/>
  </w:num>
  <w:num w:numId="29">
    <w:abstractNumId w:val="11"/>
  </w:num>
  <w:num w:numId="30">
    <w:abstractNumId w:val="18"/>
  </w:num>
  <w:num w:numId="31">
    <w:abstractNumId w:val="22"/>
  </w:num>
  <w:num w:numId="32">
    <w:abstractNumId w:val="29"/>
  </w:num>
  <w:num w:numId="33">
    <w:abstractNumId w:val="28"/>
  </w:num>
  <w:num w:numId="34">
    <w:abstractNumId w:val="15"/>
  </w:num>
  <w:num w:numId="35">
    <w:abstractNumId w:val="17"/>
  </w:num>
  <w:num w:numId="36">
    <w:abstractNumId w:val="19"/>
  </w:num>
  <w:num w:numId="37">
    <w:abstractNumId w:val="9"/>
  </w:num>
  <w:num w:numId="38">
    <w:abstractNumId w:val="32"/>
  </w:num>
  <w:num w:numId="39">
    <w:abstractNumId w:val="3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proofState w:spelling="clean" w:grammar="clean"/>
  <w:revisionView w:markup="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00036A32"/>
    <w:rsid w:val="0000053A"/>
    <w:rsid w:val="0000168A"/>
    <w:rsid w:val="00001CB6"/>
    <w:rsid w:val="00002157"/>
    <w:rsid w:val="000032E6"/>
    <w:rsid w:val="0000501D"/>
    <w:rsid w:val="0000599A"/>
    <w:rsid w:val="000061AE"/>
    <w:rsid w:val="0000771D"/>
    <w:rsid w:val="00007BA5"/>
    <w:rsid w:val="00010D43"/>
    <w:rsid w:val="000111DF"/>
    <w:rsid w:val="0001380A"/>
    <w:rsid w:val="00013CD7"/>
    <w:rsid w:val="0001768A"/>
    <w:rsid w:val="000176B4"/>
    <w:rsid w:val="00017D84"/>
    <w:rsid w:val="00020057"/>
    <w:rsid w:val="000231FA"/>
    <w:rsid w:val="0002435C"/>
    <w:rsid w:val="00025341"/>
    <w:rsid w:val="00025A60"/>
    <w:rsid w:val="0002751C"/>
    <w:rsid w:val="00027CA2"/>
    <w:rsid w:val="000326B7"/>
    <w:rsid w:val="00034CFD"/>
    <w:rsid w:val="00036693"/>
    <w:rsid w:val="00036A32"/>
    <w:rsid w:val="0003767C"/>
    <w:rsid w:val="00041749"/>
    <w:rsid w:val="00041E23"/>
    <w:rsid w:val="00042469"/>
    <w:rsid w:val="00042541"/>
    <w:rsid w:val="00043382"/>
    <w:rsid w:val="00044A31"/>
    <w:rsid w:val="00045913"/>
    <w:rsid w:val="00052286"/>
    <w:rsid w:val="000531B2"/>
    <w:rsid w:val="00053A78"/>
    <w:rsid w:val="00053CD5"/>
    <w:rsid w:val="00055483"/>
    <w:rsid w:val="00056106"/>
    <w:rsid w:val="00056B91"/>
    <w:rsid w:val="00056D38"/>
    <w:rsid w:val="00057029"/>
    <w:rsid w:val="00057742"/>
    <w:rsid w:val="00063D22"/>
    <w:rsid w:val="000642E6"/>
    <w:rsid w:val="00066ACE"/>
    <w:rsid w:val="00067138"/>
    <w:rsid w:val="00070159"/>
    <w:rsid w:val="000721CB"/>
    <w:rsid w:val="000725B6"/>
    <w:rsid w:val="000748DD"/>
    <w:rsid w:val="00076619"/>
    <w:rsid w:val="000815A0"/>
    <w:rsid w:val="00081801"/>
    <w:rsid w:val="00087CF3"/>
    <w:rsid w:val="000919DE"/>
    <w:rsid w:val="00092FD8"/>
    <w:rsid w:val="000930C8"/>
    <w:rsid w:val="000933F3"/>
    <w:rsid w:val="00094118"/>
    <w:rsid w:val="00094CB3"/>
    <w:rsid w:val="00094D14"/>
    <w:rsid w:val="00095231"/>
    <w:rsid w:val="000A0551"/>
    <w:rsid w:val="000A1B34"/>
    <w:rsid w:val="000A1F21"/>
    <w:rsid w:val="000A42C0"/>
    <w:rsid w:val="000A691A"/>
    <w:rsid w:val="000B02AE"/>
    <w:rsid w:val="000B10D6"/>
    <w:rsid w:val="000B1C41"/>
    <w:rsid w:val="000B3242"/>
    <w:rsid w:val="000B50A2"/>
    <w:rsid w:val="000B5ABC"/>
    <w:rsid w:val="000B6F8F"/>
    <w:rsid w:val="000C0C73"/>
    <w:rsid w:val="000C2D7E"/>
    <w:rsid w:val="000C3FEB"/>
    <w:rsid w:val="000C619D"/>
    <w:rsid w:val="000C71D7"/>
    <w:rsid w:val="000D242F"/>
    <w:rsid w:val="000D35CA"/>
    <w:rsid w:val="000D4536"/>
    <w:rsid w:val="000D55C6"/>
    <w:rsid w:val="000D5E8B"/>
    <w:rsid w:val="000D6EB8"/>
    <w:rsid w:val="000E0A0A"/>
    <w:rsid w:val="000E4F61"/>
    <w:rsid w:val="000E5844"/>
    <w:rsid w:val="000E6075"/>
    <w:rsid w:val="000E73C0"/>
    <w:rsid w:val="000E75FA"/>
    <w:rsid w:val="000F0C25"/>
    <w:rsid w:val="000F11EC"/>
    <w:rsid w:val="000F2086"/>
    <w:rsid w:val="000F2AA0"/>
    <w:rsid w:val="000F3632"/>
    <w:rsid w:val="000F4DAA"/>
    <w:rsid w:val="000F6402"/>
    <w:rsid w:val="00100523"/>
    <w:rsid w:val="00101D02"/>
    <w:rsid w:val="00104926"/>
    <w:rsid w:val="00105128"/>
    <w:rsid w:val="0010569E"/>
    <w:rsid w:val="00105761"/>
    <w:rsid w:val="00106E5F"/>
    <w:rsid w:val="00106EB8"/>
    <w:rsid w:val="00110BE6"/>
    <w:rsid w:val="0011110A"/>
    <w:rsid w:val="0011240A"/>
    <w:rsid w:val="00114063"/>
    <w:rsid w:val="00114B77"/>
    <w:rsid w:val="00116379"/>
    <w:rsid w:val="0012376C"/>
    <w:rsid w:val="00123C23"/>
    <w:rsid w:val="00125A9E"/>
    <w:rsid w:val="00131E7B"/>
    <w:rsid w:val="00131EDF"/>
    <w:rsid w:val="00134C9C"/>
    <w:rsid w:val="0013533D"/>
    <w:rsid w:val="0013570D"/>
    <w:rsid w:val="00136CD3"/>
    <w:rsid w:val="0014055D"/>
    <w:rsid w:val="00141019"/>
    <w:rsid w:val="00141B8F"/>
    <w:rsid w:val="00142E42"/>
    <w:rsid w:val="00144CA3"/>
    <w:rsid w:val="00147148"/>
    <w:rsid w:val="001501D7"/>
    <w:rsid w:val="00150FFA"/>
    <w:rsid w:val="001529DD"/>
    <w:rsid w:val="00152E1B"/>
    <w:rsid w:val="001543E1"/>
    <w:rsid w:val="0015585E"/>
    <w:rsid w:val="001577C5"/>
    <w:rsid w:val="001629C2"/>
    <w:rsid w:val="00163371"/>
    <w:rsid w:val="00163407"/>
    <w:rsid w:val="00163467"/>
    <w:rsid w:val="00167D60"/>
    <w:rsid w:val="001717F8"/>
    <w:rsid w:val="001726D8"/>
    <w:rsid w:val="0017393F"/>
    <w:rsid w:val="00174BF8"/>
    <w:rsid w:val="00175876"/>
    <w:rsid w:val="00175D61"/>
    <w:rsid w:val="00175EDA"/>
    <w:rsid w:val="001764F9"/>
    <w:rsid w:val="0017662E"/>
    <w:rsid w:val="00181F97"/>
    <w:rsid w:val="001846EA"/>
    <w:rsid w:val="00186523"/>
    <w:rsid w:val="001907C2"/>
    <w:rsid w:val="00190D31"/>
    <w:rsid w:val="00192D85"/>
    <w:rsid w:val="00195024"/>
    <w:rsid w:val="00197159"/>
    <w:rsid w:val="001A088D"/>
    <w:rsid w:val="001A39D3"/>
    <w:rsid w:val="001A4A25"/>
    <w:rsid w:val="001A763D"/>
    <w:rsid w:val="001A7877"/>
    <w:rsid w:val="001B03C4"/>
    <w:rsid w:val="001B180A"/>
    <w:rsid w:val="001B25FB"/>
    <w:rsid w:val="001B5440"/>
    <w:rsid w:val="001B7067"/>
    <w:rsid w:val="001B71F3"/>
    <w:rsid w:val="001C0380"/>
    <w:rsid w:val="001C3824"/>
    <w:rsid w:val="001C4F25"/>
    <w:rsid w:val="001C5118"/>
    <w:rsid w:val="001C5A63"/>
    <w:rsid w:val="001C7D34"/>
    <w:rsid w:val="001D0D8A"/>
    <w:rsid w:val="001D43B7"/>
    <w:rsid w:val="001D7997"/>
    <w:rsid w:val="001E01DC"/>
    <w:rsid w:val="001E17E7"/>
    <w:rsid w:val="001E1EF1"/>
    <w:rsid w:val="001E217C"/>
    <w:rsid w:val="001E2B9B"/>
    <w:rsid w:val="001E3420"/>
    <w:rsid w:val="001E41BD"/>
    <w:rsid w:val="001E448A"/>
    <w:rsid w:val="001E49CC"/>
    <w:rsid w:val="001E51A3"/>
    <w:rsid w:val="001E78DC"/>
    <w:rsid w:val="001E79B3"/>
    <w:rsid w:val="001F2912"/>
    <w:rsid w:val="001F2EB8"/>
    <w:rsid w:val="001F3CC9"/>
    <w:rsid w:val="001F3F04"/>
    <w:rsid w:val="001F66E4"/>
    <w:rsid w:val="001F6C6E"/>
    <w:rsid w:val="001F7BCD"/>
    <w:rsid w:val="002008C5"/>
    <w:rsid w:val="0020093F"/>
    <w:rsid w:val="00201B3B"/>
    <w:rsid w:val="00203239"/>
    <w:rsid w:val="002032DE"/>
    <w:rsid w:val="00204B5A"/>
    <w:rsid w:val="00204FD1"/>
    <w:rsid w:val="002079A5"/>
    <w:rsid w:val="00215F4F"/>
    <w:rsid w:val="00216343"/>
    <w:rsid w:val="00216494"/>
    <w:rsid w:val="00226295"/>
    <w:rsid w:val="00230837"/>
    <w:rsid w:val="00232093"/>
    <w:rsid w:val="002323CF"/>
    <w:rsid w:val="00233D7D"/>
    <w:rsid w:val="00234229"/>
    <w:rsid w:val="00234E14"/>
    <w:rsid w:val="00236577"/>
    <w:rsid w:val="00237C8F"/>
    <w:rsid w:val="002402BF"/>
    <w:rsid w:val="00242039"/>
    <w:rsid w:val="00243911"/>
    <w:rsid w:val="00243952"/>
    <w:rsid w:val="00243F29"/>
    <w:rsid w:val="00244C5B"/>
    <w:rsid w:val="00245CEA"/>
    <w:rsid w:val="002466A9"/>
    <w:rsid w:val="00246849"/>
    <w:rsid w:val="00247113"/>
    <w:rsid w:val="00247659"/>
    <w:rsid w:val="00250917"/>
    <w:rsid w:val="00254BB5"/>
    <w:rsid w:val="00255730"/>
    <w:rsid w:val="00256245"/>
    <w:rsid w:val="00256E5C"/>
    <w:rsid w:val="00260108"/>
    <w:rsid w:val="00261E9F"/>
    <w:rsid w:val="00262384"/>
    <w:rsid w:val="00266DBE"/>
    <w:rsid w:val="00266EDF"/>
    <w:rsid w:val="00267120"/>
    <w:rsid w:val="002673BF"/>
    <w:rsid w:val="00273215"/>
    <w:rsid w:val="00275048"/>
    <w:rsid w:val="00275C11"/>
    <w:rsid w:val="002762DB"/>
    <w:rsid w:val="00276A85"/>
    <w:rsid w:val="00276C7B"/>
    <w:rsid w:val="00277F92"/>
    <w:rsid w:val="002816A3"/>
    <w:rsid w:val="00281B06"/>
    <w:rsid w:val="0028295B"/>
    <w:rsid w:val="00284FAE"/>
    <w:rsid w:val="0028769D"/>
    <w:rsid w:val="00290392"/>
    <w:rsid w:val="002905F2"/>
    <w:rsid w:val="00290A86"/>
    <w:rsid w:val="002925FB"/>
    <w:rsid w:val="0029269B"/>
    <w:rsid w:val="00293873"/>
    <w:rsid w:val="00294394"/>
    <w:rsid w:val="00294465"/>
    <w:rsid w:val="00294744"/>
    <w:rsid w:val="00294B9B"/>
    <w:rsid w:val="00295B18"/>
    <w:rsid w:val="002A005D"/>
    <w:rsid w:val="002A020A"/>
    <w:rsid w:val="002A0A76"/>
    <w:rsid w:val="002A26AD"/>
    <w:rsid w:val="002A3835"/>
    <w:rsid w:val="002A6B8F"/>
    <w:rsid w:val="002A76AD"/>
    <w:rsid w:val="002A7EDD"/>
    <w:rsid w:val="002B413B"/>
    <w:rsid w:val="002B429B"/>
    <w:rsid w:val="002B4692"/>
    <w:rsid w:val="002B5166"/>
    <w:rsid w:val="002B532D"/>
    <w:rsid w:val="002B73F2"/>
    <w:rsid w:val="002C0110"/>
    <w:rsid w:val="002C0BE1"/>
    <w:rsid w:val="002C159F"/>
    <w:rsid w:val="002C5460"/>
    <w:rsid w:val="002C6E32"/>
    <w:rsid w:val="002C77F2"/>
    <w:rsid w:val="002C7A9B"/>
    <w:rsid w:val="002D1CE7"/>
    <w:rsid w:val="002D24CB"/>
    <w:rsid w:val="002D2738"/>
    <w:rsid w:val="002D2B14"/>
    <w:rsid w:val="002D2BAD"/>
    <w:rsid w:val="002E025B"/>
    <w:rsid w:val="002E32DB"/>
    <w:rsid w:val="002E4A7F"/>
    <w:rsid w:val="002E5236"/>
    <w:rsid w:val="002F18F4"/>
    <w:rsid w:val="002F23E3"/>
    <w:rsid w:val="002F2FF5"/>
    <w:rsid w:val="002F4C06"/>
    <w:rsid w:val="002F5310"/>
    <w:rsid w:val="002F6043"/>
    <w:rsid w:val="002F76E4"/>
    <w:rsid w:val="002F7E59"/>
    <w:rsid w:val="00301DB7"/>
    <w:rsid w:val="003030DE"/>
    <w:rsid w:val="003038C9"/>
    <w:rsid w:val="00305EC7"/>
    <w:rsid w:val="00306288"/>
    <w:rsid w:val="0030635B"/>
    <w:rsid w:val="00306377"/>
    <w:rsid w:val="00307420"/>
    <w:rsid w:val="003112C9"/>
    <w:rsid w:val="00313142"/>
    <w:rsid w:val="00313A22"/>
    <w:rsid w:val="00314337"/>
    <w:rsid w:val="00315197"/>
    <w:rsid w:val="00315B17"/>
    <w:rsid w:val="00317CB2"/>
    <w:rsid w:val="00320E29"/>
    <w:rsid w:val="00320E4D"/>
    <w:rsid w:val="00324D0C"/>
    <w:rsid w:val="00327721"/>
    <w:rsid w:val="00327B74"/>
    <w:rsid w:val="0033029F"/>
    <w:rsid w:val="00332A3B"/>
    <w:rsid w:val="00332C7D"/>
    <w:rsid w:val="0033325A"/>
    <w:rsid w:val="003332E8"/>
    <w:rsid w:val="0033339A"/>
    <w:rsid w:val="003363B7"/>
    <w:rsid w:val="00336621"/>
    <w:rsid w:val="0033738E"/>
    <w:rsid w:val="003406F9"/>
    <w:rsid w:val="00343410"/>
    <w:rsid w:val="00344633"/>
    <w:rsid w:val="00345D8C"/>
    <w:rsid w:val="003509BF"/>
    <w:rsid w:val="00350DF7"/>
    <w:rsid w:val="00350E29"/>
    <w:rsid w:val="0035135D"/>
    <w:rsid w:val="00351A80"/>
    <w:rsid w:val="003538C8"/>
    <w:rsid w:val="0035531A"/>
    <w:rsid w:val="00355540"/>
    <w:rsid w:val="00355AD9"/>
    <w:rsid w:val="003570CB"/>
    <w:rsid w:val="00363228"/>
    <w:rsid w:val="00363520"/>
    <w:rsid w:val="00364648"/>
    <w:rsid w:val="00365497"/>
    <w:rsid w:val="00366BB1"/>
    <w:rsid w:val="00366D5E"/>
    <w:rsid w:val="00372127"/>
    <w:rsid w:val="0037478C"/>
    <w:rsid w:val="00375706"/>
    <w:rsid w:val="00380958"/>
    <w:rsid w:val="00380E5A"/>
    <w:rsid w:val="003810A9"/>
    <w:rsid w:val="003818A9"/>
    <w:rsid w:val="00382676"/>
    <w:rsid w:val="00382C32"/>
    <w:rsid w:val="00383DE6"/>
    <w:rsid w:val="0038672B"/>
    <w:rsid w:val="00386CD6"/>
    <w:rsid w:val="0039231A"/>
    <w:rsid w:val="00393345"/>
    <w:rsid w:val="00396029"/>
    <w:rsid w:val="00396E64"/>
    <w:rsid w:val="003A0401"/>
    <w:rsid w:val="003A0D16"/>
    <w:rsid w:val="003A2387"/>
    <w:rsid w:val="003A2F41"/>
    <w:rsid w:val="003A35B7"/>
    <w:rsid w:val="003A3896"/>
    <w:rsid w:val="003A5FC4"/>
    <w:rsid w:val="003A7E82"/>
    <w:rsid w:val="003B1713"/>
    <w:rsid w:val="003B1FAF"/>
    <w:rsid w:val="003B5E34"/>
    <w:rsid w:val="003B7CD7"/>
    <w:rsid w:val="003B7EAF"/>
    <w:rsid w:val="003C1179"/>
    <w:rsid w:val="003C2660"/>
    <w:rsid w:val="003C32A7"/>
    <w:rsid w:val="003C33D4"/>
    <w:rsid w:val="003C33F6"/>
    <w:rsid w:val="003C36B0"/>
    <w:rsid w:val="003C3A4D"/>
    <w:rsid w:val="003C524F"/>
    <w:rsid w:val="003C638E"/>
    <w:rsid w:val="003C724B"/>
    <w:rsid w:val="003C7BC4"/>
    <w:rsid w:val="003C7D54"/>
    <w:rsid w:val="003C7F93"/>
    <w:rsid w:val="003D00E2"/>
    <w:rsid w:val="003D17F7"/>
    <w:rsid w:val="003D26D2"/>
    <w:rsid w:val="003D2A0B"/>
    <w:rsid w:val="003D63CF"/>
    <w:rsid w:val="003D6BE7"/>
    <w:rsid w:val="003D7254"/>
    <w:rsid w:val="003E0F5E"/>
    <w:rsid w:val="003E1CD1"/>
    <w:rsid w:val="003E6105"/>
    <w:rsid w:val="003E777E"/>
    <w:rsid w:val="003E79CB"/>
    <w:rsid w:val="003F0439"/>
    <w:rsid w:val="003F0CA3"/>
    <w:rsid w:val="003F0D40"/>
    <w:rsid w:val="003F3363"/>
    <w:rsid w:val="003F605F"/>
    <w:rsid w:val="00400AE3"/>
    <w:rsid w:val="00401B9D"/>
    <w:rsid w:val="00402E96"/>
    <w:rsid w:val="0040336E"/>
    <w:rsid w:val="00403944"/>
    <w:rsid w:val="00403BCE"/>
    <w:rsid w:val="00403E5D"/>
    <w:rsid w:val="004076D9"/>
    <w:rsid w:val="00407F79"/>
    <w:rsid w:val="00410B9C"/>
    <w:rsid w:val="00417138"/>
    <w:rsid w:val="0041730B"/>
    <w:rsid w:val="00417C70"/>
    <w:rsid w:val="00417D48"/>
    <w:rsid w:val="00420D94"/>
    <w:rsid w:val="0042118D"/>
    <w:rsid w:val="00423591"/>
    <w:rsid w:val="00424581"/>
    <w:rsid w:val="00426360"/>
    <w:rsid w:val="0043401F"/>
    <w:rsid w:val="0043528C"/>
    <w:rsid w:val="004353FD"/>
    <w:rsid w:val="00436034"/>
    <w:rsid w:val="00436C2E"/>
    <w:rsid w:val="00437542"/>
    <w:rsid w:val="004427D8"/>
    <w:rsid w:val="004456F6"/>
    <w:rsid w:val="00445D1B"/>
    <w:rsid w:val="004532A4"/>
    <w:rsid w:val="0045363A"/>
    <w:rsid w:val="00457916"/>
    <w:rsid w:val="00457BFA"/>
    <w:rsid w:val="00464B13"/>
    <w:rsid w:val="00465B4C"/>
    <w:rsid w:val="00465F02"/>
    <w:rsid w:val="00465F6A"/>
    <w:rsid w:val="004704AF"/>
    <w:rsid w:val="00470EF6"/>
    <w:rsid w:val="0047129E"/>
    <w:rsid w:val="00471A75"/>
    <w:rsid w:val="00471F4F"/>
    <w:rsid w:val="00472003"/>
    <w:rsid w:val="00472189"/>
    <w:rsid w:val="00473BBD"/>
    <w:rsid w:val="00474A51"/>
    <w:rsid w:val="00474C85"/>
    <w:rsid w:val="0047674F"/>
    <w:rsid w:val="00477C3D"/>
    <w:rsid w:val="00480586"/>
    <w:rsid w:val="0048227A"/>
    <w:rsid w:val="004836D8"/>
    <w:rsid w:val="00485063"/>
    <w:rsid w:val="00485296"/>
    <w:rsid w:val="00486385"/>
    <w:rsid w:val="004867C6"/>
    <w:rsid w:val="004900FB"/>
    <w:rsid w:val="00491A8E"/>
    <w:rsid w:val="0049242B"/>
    <w:rsid w:val="004931DB"/>
    <w:rsid w:val="00493BD4"/>
    <w:rsid w:val="00493CCB"/>
    <w:rsid w:val="004A4265"/>
    <w:rsid w:val="004A5187"/>
    <w:rsid w:val="004A51A2"/>
    <w:rsid w:val="004A716B"/>
    <w:rsid w:val="004B142E"/>
    <w:rsid w:val="004B1609"/>
    <w:rsid w:val="004B16C7"/>
    <w:rsid w:val="004B1FE5"/>
    <w:rsid w:val="004B2059"/>
    <w:rsid w:val="004C0B2C"/>
    <w:rsid w:val="004C1719"/>
    <w:rsid w:val="004C40A6"/>
    <w:rsid w:val="004C4592"/>
    <w:rsid w:val="004C5D52"/>
    <w:rsid w:val="004C5FED"/>
    <w:rsid w:val="004C7B85"/>
    <w:rsid w:val="004D01CD"/>
    <w:rsid w:val="004D0565"/>
    <w:rsid w:val="004D3227"/>
    <w:rsid w:val="004D377A"/>
    <w:rsid w:val="004D3E4A"/>
    <w:rsid w:val="004D47C6"/>
    <w:rsid w:val="004D6D16"/>
    <w:rsid w:val="004D72AC"/>
    <w:rsid w:val="004E25EE"/>
    <w:rsid w:val="004F056B"/>
    <w:rsid w:val="004F10EA"/>
    <w:rsid w:val="004F503C"/>
    <w:rsid w:val="004F621E"/>
    <w:rsid w:val="004F67CA"/>
    <w:rsid w:val="004F6A31"/>
    <w:rsid w:val="005007E3"/>
    <w:rsid w:val="005018BC"/>
    <w:rsid w:val="0050379E"/>
    <w:rsid w:val="0050494B"/>
    <w:rsid w:val="00504EF2"/>
    <w:rsid w:val="00505644"/>
    <w:rsid w:val="005068B5"/>
    <w:rsid w:val="00506C91"/>
    <w:rsid w:val="00507F7C"/>
    <w:rsid w:val="005110F2"/>
    <w:rsid w:val="005127AB"/>
    <w:rsid w:val="0051304E"/>
    <w:rsid w:val="005137E1"/>
    <w:rsid w:val="00513A7E"/>
    <w:rsid w:val="00513E26"/>
    <w:rsid w:val="005148A3"/>
    <w:rsid w:val="00515A15"/>
    <w:rsid w:val="005166C4"/>
    <w:rsid w:val="00516CEE"/>
    <w:rsid w:val="00522EC1"/>
    <w:rsid w:val="005230B1"/>
    <w:rsid w:val="00523B07"/>
    <w:rsid w:val="00523EB2"/>
    <w:rsid w:val="005240A1"/>
    <w:rsid w:val="00524954"/>
    <w:rsid w:val="00524C63"/>
    <w:rsid w:val="005257EC"/>
    <w:rsid w:val="00527178"/>
    <w:rsid w:val="005279E9"/>
    <w:rsid w:val="005302CB"/>
    <w:rsid w:val="00530390"/>
    <w:rsid w:val="00531D24"/>
    <w:rsid w:val="00533844"/>
    <w:rsid w:val="00533954"/>
    <w:rsid w:val="00536EF5"/>
    <w:rsid w:val="0053775A"/>
    <w:rsid w:val="00540014"/>
    <w:rsid w:val="00541647"/>
    <w:rsid w:val="00544FA4"/>
    <w:rsid w:val="00546967"/>
    <w:rsid w:val="00547866"/>
    <w:rsid w:val="00551BC8"/>
    <w:rsid w:val="00552677"/>
    <w:rsid w:val="00552C7B"/>
    <w:rsid w:val="00553196"/>
    <w:rsid w:val="00553E30"/>
    <w:rsid w:val="00553EB6"/>
    <w:rsid w:val="00556CBE"/>
    <w:rsid w:val="005572D2"/>
    <w:rsid w:val="00557D80"/>
    <w:rsid w:val="0056079E"/>
    <w:rsid w:val="00560DC0"/>
    <w:rsid w:val="00561075"/>
    <w:rsid w:val="0056172C"/>
    <w:rsid w:val="00561C99"/>
    <w:rsid w:val="00563F33"/>
    <w:rsid w:val="005648B1"/>
    <w:rsid w:val="00570B33"/>
    <w:rsid w:val="00570F01"/>
    <w:rsid w:val="0057113C"/>
    <w:rsid w:val="00572397"/>
    <w:rsid w:val="00573DE6"/>
    <w:rsid w:val="00574518"/>
    <w:rsid w:val="0057525B"/>
    <w:rsid w:val="0057778C"/>
    <w:rsid w:val="00577AA5"/>
    <w:rsid w:val="005800CA"/>
    <w:rsid w:val="00581880"/>
    <w:rsid w:val="00582DF5"/>
    <w:rsid w:val="00583385"/>
    <w:rsid w:val="005843FE"/>
    <w:rsid w:val="0058599C"/>
    <w:rsid w:val="005861D8"/>
    <w:rsid w:val="005868AC"/>
    <w:rsid w:val="00587F3F"/>
    <w:rsid w:val="005918DF"/>
    <w:rsid w:val="0059242C"/>
    <w:rsid w:val="005928BA"/>
    <w:rsid w:val="00594578"/>
    <w:rsid w:val="00594D02"/>
    <w:rsid w:val="00595B27"/>
    <w:rsid w:val="00595BA0"/>
    <w:rsid w:val="00597CBD"/>
    <w:rsid w:val="005A02B6"/>
    <w:rsid w:val="005A1995"/>
    <w:rsid w:val="005A2156"/>
    <w:rsid w:val="005A32DB"/>
    <w:rsid w:val="005A38C0"/>
    <w:rsid w:val="005A5054"/>
    <w:rsid w:val="005A5F76"/>
    <w:rsid w:val="005A61CE"/>
    <w:rsid w:val="005B503B"/>
    <w:rsid w:val="005B5264"/>
    <w:rsid w:val="005C0D4F"/>
    <w:rsid w:val="005C1039"/>
    <w:rsid w:val="005C1685"/>
    <w:rsid w:val="005C186B"/>
    <w:rsid w:val="005C2AD8"/>
    <w:rsid w:val="005C3234"/>
    <w:rsid w:val="005C46B8"/>
    <w:rsid w:val="005D280E"/>
    <w:rsid w:val="005D304B"/>
    <w:rsid w:val="005D622D"/>
    <w:rsid w:val="005D6C52"/>
    <w:rsid w:val="005E1B78"/>
    <w:rsid w:val="005E2D67"/>
    <w:rsid w:val="005E33CC"/>
    <w:rsid w:val="005E4132"/>
    <w:rsid w:val="005E51C7"/>
    <w:rsid w:val="005E716E"/>
    <w:rsid w:val="005F0DC9"/>
    <w:rsid w:val="005F1242"/>
    <w:rsid w:val="005F1D89"/>
    <w:rsid w:val="005F237B"/>
    <w:rsid w:val="005F394B"/>
    <w:rsid w:val="005F3FBF"/>
    <w:rsid w:val="005F4657"/>
    <w:rsid w:val="005F53C8"/>
    <w:rsid w:val="005F5981"/>
    <w:rsid w:val="005F700F"/>
    <w:rsid w:val="005F7091"/>
    <w:rsid w:val="005F7141"/>
    <w:rsid w:val="006000B8"/>
    <w:rsid w:val="00600209"/>
    <w:rsid w:val="00600F89"/>
    <w:rsid w:val="006012C2"/>
    <w:rsid w:val="00602C6D"/>
    <w:rsid w:val="00603DE3"/>
    <w:rsid w:val="006052BA"/>
    <w:rsid w:val="0060692A"/>
    <w:rsid w:val="0060699E"/>
    <w:rsid w:val="00607D2C"/>
    <w:rsid w:val="00607EEF"/>
    <w:rsid w:val="00611033"/>
    <w:rsid w:val="00616F5D"/>
    <w:rsid w:val="00616F72"/>
    <w:rsid w:val="006214F0"/>
    <w:rsid w:val="0062203D"/>
    <w:rsid w:val="006246B1"/>
    <w:rsid w:val="00634977"/>
    <w:rsid w:val="00636529"/>
    <w:rsid w:val="006365B2"/>
    <w:rsid w:val="0063671F"/>
    <w:rsid w:val="00641C3A"/>
    <w:rsid w:val="00642C12"/>
    <w:rsid w:val="00644B03"/>
    <w:rsid w:val="006474A9"/>
    <w:rsid w:val="006510C4"/>
    <w:rsid w:val="00653AE9"/>
    <w:rsid w:val="0065574E"/>
    <w:rsid w:val="00657FE4"/>
    <w:rsid w:val="00664A26"/>
    <w:rsid w:val="00664FB3"/>
    <w:rsid w:val="00666E8E"/>
    <w:rsid w:val="00666F8D"/>
    <w:rsid w:val="00667F84"/>
    <w:rsid w:val="00670748"/>
    <w:rsid w:val="006724AF"/>
    <w:rsid w:val="00673566"/>
    <w:rsid w:val="00673EA5"/>
    <w:rsid w:val="00673F73"/>
    <w:rsid w:val="00676893"/>
    <w:rsid w:val="00680372"/>
    <w:rsid w:val="006809C9"/>
    <w:rsid w:val="00680B76"/>
    <w:rsid w:val="00683C40"/>
    <w:rsid w:val="00684346"/>
    <w:rsid w:val="00687721"/>
    <w:rsid w:val="00690063"/>
    <w:rsid w:val="00692DC7"/>
    <w:rsid w:val="006952B1"/>
    <w:rsid w:val="006955C1"/>
    <w:rsid w:val="00695BCB"/>
    <w:rsid w:val="00696189"/>
    <w:rsid w:val="00696B17"/>
    <w:rsid w:val="00697810"/>
    <w:rsid w:val="0069782F"/>
    <w:rsid w:val="006A3B25"/>
    <w:rsid w:val="006A3BFE"/>
    <w:rsid w:val="006A6BA8"/>
    <w:rsid w:val="006B1D2A"/>
    <w:rsid w:val="006B5700"/>
    <w:rsid w:val="006B74DB"/>
    <w:rsid w:val="006B7DFA"/>
    <w:rsid w:val="006C0A18"/>
    <w:rsid w:val="006C0A76"/>
    <w:rsid w:val="006C3F2A"/>
    <w:rsid w:val="006C7A6E"/>
    <w:rsid w:val="006D04E4"/>
    <w:rsid w:val="006D1896"/>
    <w:rsid w:val="006D26C6"/>
    <w:rsid w:val="006D5F54"/>
    <w:rsid w:val="006D637F"/>
    <w:rsid w:val="006D791C"/>
    <w:rsid w:val="006E0EE2"/>
    <w:rsid w:val="006E2F59"/>
    <w:rsid w:val="006E2F89"/>
    <w:rsid w:val="006E317A"/>
    <w:rsid w:val="006E3A91"/>
    <w:rsid w:val="006E472F"/>
    <w:rsid w:val="006E49C3"/>
    <w:rsid w:val="006E4CFB"/>
    <w:rsid w:val="006E4ED7"/>
    <w:rsid w:val="006F0983"/>
    <w:rsid w:val="006F0B77"/>
    <w:rsid w:val="006F1592"/>
    <w:rsid w:val="006F345A"/>
    <w:rsid w:val="006F4308"/>
    <w:rsid w:val="006F587B"/>
    <w:rsid w:val="006F64DD"/>
    <w:rsid w:val="006F6CD1"/>
    <w:rsid w:val="006F7888"/>
    <w:rsid w:val="006F7FC1"/>
    <w:rsid w:val="00700386"/>
    <w:rsid w:val="0070107F"/>
    <w:rsid w:val="00707976"/>
    <w:rsid w:val="00710AE6"/>
    <w:rsid w:val="00712E11"/>
    <w:rsid w:val="00713558"/>
    <w:rsid w:val="007158A0"/>
    <w:rsid w:val="00716C06"/>
    <w:rsid w:val="007201CD"/>
    <w:rsid w:val="007210CE"/>
    <w:rsid w:val="00721BE8"/>
    <w:rsid w:val="0072226A"/>
    <w:rsid w:val="00722BF5"/>
    <w:rsid w:val="00722CB7"/>
    <w:rsid w:val="00724E4F"/>
    <w:rsid w:val="007250D5"/>
    <w:rsid w:val="007263A5"/>
    <w:rsid w:val="00727805"/>
    <w:rsid w:val="00731C34"/>
    <w:rsid w:val="007320CE"/>
    <w:rsid w:val="00732518"/>
    <w:rsid w:val="00734080"/>
    <w:rsid w:val="00735B99"/>
    <w:rsid w:val="0073761D"/>
    <w:rsid w:val="00740842"/>
    <w:rsid w:val="00740FFD"/>
    <w:rsid w:val="00741320"/>
    <w:rsid w:val="00743CB5"/>
    <w:rsid w:val="00746204"/>
    <w:rsid w:val="00747254"/>
    <w:rsid w:val="00747C75"/>
    <w:rsid w:val="007502DE"/>
    <w:rsid w:val="00752D8B"/>
    <w:rsid w:val="0075338A"/>
    <w:rsid w:val="0075461D"/>
    <w:rsid w:val="007627EB"/>
    <w:rsid w:val="00763090"/>
    <w:rsid w:val="00763AE8"/>
    <w:rsid w:val="00764D53"/>
    <w:rsid w:val="00765B7F"/>
    <w:rsid w:val="00772634"/>
    <w:rsid w:val="00772A58"/>
    <w:rsid w:val="00772F86"/>
    <w:rsid w:val="00776BCA"/>
    <w:rsid w:val="00776FB4"/>
    <w:rsid w:val="0077769C"/>
    <w:rsid w:val="00780322"/>
    <w:rsid w:val="007817C4"/>
    <w:rsid w:val="007863DA"/>
    <w:rsid w:val="00787C1D"/>
    <w:rsid w:val="0079037A"/>
    <w:rsid w:val="00790C40"/>
    <w:rsid w:val="00790CF6"/>
    <w:rsid w:val="0079132C"/>
    <w:rsid w:val="007923AF"/>
    <w:rsid w:val="00792C91"/>
    <w:rsid w:val="00793379"/>
    <w:rsid w:val="00794261"/>
    <w:rsid w:val="007946A1"/>
    <w:rsid w:val="00795B89"/>
    <w:rsid w:val="00797918"/>
    <w:rsid w:val="00797A54"/>
    <w:rsid w:val="007B1691"/>
    <w:rsid w:val="007B2319"/>
    <w:rsid w:val="007B446D"/>
    <w:rsid w:val="007B5A88"/>
    <w:rsid w:val="007C171A"/>
    <w:rsid w:val="007C1DED"/>
    <w:rsid w:val="007C3098"/>
    <w:rsid w:val="007C3E0B"/>
    <w:rsid w:val="007D05DD"/>
    <w:rsid w:val="007D1C57"/>
    <w:rsid w:val="007D1F4F"/>
    <w:rsid w:val="007D40C0"/>
    <w:rsid w:val="007D4283"/>
    <w:rsid w:val="007D5257"/>
    <w:rsid w:val="007D79BE"/>
    <w:rsid w:val="007E138D"/>
    <w:rsid w:val="007E1F2E"/>
    <w:rsid w:val="007E2626"/>
    <w:rsid w:val="007E32E3"/>
    <w:rsid w:val="007E4C5E"/>
    <w:rsid w:val="007E510D"/>
    <w:rsid w:val="007F0149"/>
    <w:rsid w:val="007F2417"/>
    <w:rsid w:val="007F2AF9"/>
    <w:rsid w:val="007F339A"/>
    <w:rsid w:val="007F37DB"/>
    <w:rsid w:val="007F6A8E"/>
    <w:rsid w:val="007F7196"/>
    <w:rsid w:val="008000A5"/>
    <w:rsid w:val="00800A44"/>
    <w:rsid w:val="008042A5"/>
    <w:rsid w:val="0080475E"/>
    <w:rsid w:val="0080593B"/>
    <w:rsid w:val="00806348"/>
    <w:rsid w:val="00806EDB"/>
    <w:rsid w:val="00810478"/>
    <w:rsid w:val="008109DD"/>
    <w:rsid w:val="00811100"/>
    <w:rsid w:val="0081340D"/>
    <w:rsid w:val="008145BE"/>
    <w:rsid w:val="00814E20"/>
    <w:rsid w:val="0081534C"/>
    <w:rsid w:val="00816B30"/>
    <w:rsid w:val="00816B70"/>
    <w:rsid w:val="00817E71"/>
    <w:rsid w:val="0082049D"/>
    <w:rsid w:val="00820923"/>
    <w:rsid w:val="00822642"/>
    <w:rsid w:val="008233BC"/>
    <w:rsid w:val="00823456"/>
    <w:rsid w:val="008248BB"/>
    <w:rsid w:val="00826BC4"/>
    <w:rsid w:val="00830353"/>
    <w:rsid w:val="00830758"/>
    <w:rsid w:val="0083077C"/>
    <w:rsid w:val="00830FAB"/>
    <w:rsid w:val="00831114"/>
    <w:rsid w:val="0083173E"/>
    <w:rsid w:val="0083284D"/>
    <w:rsid w:val="00832D03"/>
    <w:rsid w:val="0083360E"/>
    <w:rsid w:val="0083564E"/>
    <w:rsid w:val="008359A3"/>
    <w:rsid w:val="0083712A"/>
    <w:rsid w:val="00837217"/>
    <w:rsid w:val="00837E41"/>
    <w:rsid w:val="00843CA5"/>
    <w:rsid w:val="008442FC"/>
    <w:rsid w:val="008451EE"/>
    <w:rsid w:val="00850587"/>
    <w:rsid w:val="00850ABD"/>
    <w:rsid w:val="00851F51"/>
    <w:rsid w:val="00852634"/>
    <w:rsid w:val="008539D2"/>
    <w:rsid w:val="008548EC"/>
    <w:rsid w:val="0085733C"/>
    <w:rsid w:val="00857D04"/>
    <w:rsid w:val="00857D75"/>
    <w:rsid w:val="00857F33"/>
    <w:rsid w:val="008604C9"/>
    <w:rsid w:val="00862C8F"/>
    <w:rsid w:val="00863430"/>
    <w:rsid w:val="00867CFB"/>
    <w:rsid w:val="00867F4B"/>
    <w:rsid w:val="00870F1E"/>
    <w:rsid w:val="00871FB1"/>
    <w:rsid w:val="0087310E"/>
    <w:rsid w:val="00873397"/>
    <w:rsid w:val="00873687"/>
    <w:rsid w:val="00874322"/>
    <w:rsid w:val="00875308"/>
    <w:rsid w:val="00876976"/>
    <w:rsid w:val="00880BB3"/>
    <w:rsid w:val="00883539"/>
    <w:rsid w:val="0088363D"/>
    <w:rsid w:val="00884021"/>
    <w:rsid w:val="0088427A"/>
    <w:rsid w:val="00884C17"/>
    <w:rsid w:val="0088515F"/>
    <w:rsid w:val="008866C4"/>
    <w:rsid w:val="00887998"/>
    <w:rsid w:val="008906DB"/>
    <w:rsid w:val="0089247D"/>
    <w:rsid w:val="008924DF"/>
    <w:rsid w:val="00892FA4"/>
    <w:rsid w:val="0089331F"/>
    <w:rsid w:val="008966D4"/>
    <w:rsid w:val="008967D3"/>
    <w:rsid w:val="008A0197"/>
    <w:rsid w:val="008A5918"/>
    <w:rsid w:val="008A7E49"/>
    <w:rsid w:val="008B0ADA"/>
    <w:rsid w:val="008B13AF"/>
    <w:rsid w:val="008B160E"/>
    <w:rsid w:val="008B36E1"/>
    <w:rsid w:val="008B3BE3"/>
    <w:rsid w:val="008B7542"/>
    <w:rsid w:val="008C232C"/>
    <w:rsid w:val="008C2505"/>
    <w:rsid w:val="008C2A50"/>
    <w:rsid w:val="008C2A57"/>
    <w:rsid w:val="008C3EE1"/>
    <w:rsid w:val="008C3EFC"/>
    <w:rsid w:val="008C413C"/>
    <w:rsid w:val="008C55BA"/>
    <w:rsid w:val="008C573A"/>
    <w:rsid w:val="008C6B2B"/>
    <w:rsid w:val="008C7CDB"/>
    <w:rsid w:val="008D0CBE"/>
    <w:rsid w:val="008D484E"/>
    <w:rsid w:val="008D7AF3"/>
    <w:rsid w:val="008E1741"/>
    <w:rsid w:val="008E1A72"/>
    <w:rsid w:val="008E28D0"/>
    <w:rsid w:val="008E3F8D"/>
    <w:rsid w:val="008E5B93"/>
    <w:rsid w:val="008E67AA"/>
    <w:rsid w:val="008E699C"/>
    <w:rsid w:val="008E69E5"/>
    <w:rsid w:val="008E6AF2"/>
    <w:rsid w:val="008F0874"/>
    <w:rsid w:val="008F0BAA"/>
    <w:rsid w:val="008F13D9"/>
    <w:rsid w:val="008F1C89"/>
    <w:rsid w:val="008F1FD2"/>
    <w:rsid w:val="008F3CD1"/>
    <w:rsid w:val="008F44EF"/>
    <w:rsid w:val="008F526A"/>
    <w:rsid w:val="008F678C"/>
    <w:rsid w:val="00900D53"/>
    <w:rsid w:val="009011E5"/>
    <w:rsid w:val="00902011"/>
    <w:rsid w:val="00902041"/>
    <w:rsid w:val="00902B4D"/>
    <w:rsid w:val="0090514E"/>
    <w:rsid w:val="009056B3"/>
    <w:rsid w:val="00911AD2"/>
    <w:rsid w:val="0091223B"/>
    <w:rsid w:val="00912B2D"/>
    <w:rsid w:val="00913EE0"/>
    <w:rsid w:val="0091449B"/>
    <w:rsid w:val="00917079"/>
    <w:rsid w:val="0091745B"/>
    <w:rsid w:val="009210C3"/>
    <w:rsid w:val="0092156A"/>
    <w:rsid w:val="00921E18"/>
    <w:rsid w:val="00922FAC"/>
    <w:rsid w:val="00923DAB"/>
    <w:rsid w:val="00925872"/>
    <w:rsid w:val="00926E5A"/>
    <w:rsid w:val="00927218"/>
    <w:rsid w:val="0093088A"/>
    <w:rsid w:val="00930C2B"/>
    <w:rsid w:val="009315DF"/>
    <w:rsid w:val="00931D2D"/>
    <w:rsid w:val="00932D1C"/>
    <w:rsid w:val="0093356C"/>
    <w:rsid w:val="00933BBE"/>
    <w:rsid w:val="00933D6F"/>
    <w:rsid w:val="00935E56"/>
    <w:rsid w:val="00937336"/>
    <w:rsid w:val="00937461"/>
    <w:rsid w:val="0093750E"/>
    <w:rsid w:val="009418FF"/>
    <w:rsid w:val="00941C46"/>
    <w:rsid w:val="00941DBC"/>
    <w:rsid w:val="0094465D"/>
    <w:rsid w:val="00944E82"/>
    <w:rsid w:val="00944F3D"/>
    <w:rsid w:val="009450A1"/>
    <w:rsid w:val="00945932"/>
    <w:rsid w:val="0094594E"/>
    <w:rsid w:val="009464ED"/>
    <w:rsid w:val="0094755A"/>
    <w:rsid w:val="00947801"/>
    <w:rsid w:val="009515F4"/>
    <w:rsid w:val="00951F60"/>
    <w:rsid w:val="00952138"/>
    <w:rsid w:val="009538E7"/>
    <w:rsid w:val="009551D4"/>
    <w:rsid w:val="009564D8"/>
    <w:rsid w:val="009568A8"/>
    <w:rsid w:val="0095721F"/>
    <w:rsid w:val="00957C42"/>
    <w:rsid w:val="00960862"/>
    <w:rsid w:val="00961C81"/>
    <w:rsid w:val="00961C82"/>
    <w:rsid w:val="009622EE"/>
    <w:rsid w:val="00962378"/>
    <w:rsid w:val="0096442F"/>
    <w:rsid w:val="00964916"/>
    <w:rsid w:val="00965C3F"/>
    <w:rsid w:val="0096639C"/>
    <w:rsid w:val="0096765D"/>
    <w:rsid w:val="009700CF"/>
    <w:rsid w:val="00970632"/>
    <w:rsid w:val="00974A78"/>
    <w:rsid w:val="0097590B"/>
    <w:rsid w:val="00976051"/>
    <w:rsid w:val="00976942"/>
    <w:rsid w:val="00976FD0"/>
    <w:rsid w:val="009779E8"/>
    <w:rsid w:val="0098055F"/>
    <w:rsid w:val="00982757"/>
    <w:rsid w:val="0098506F"/>
    <w:rsid w:val="00985FA2"/>
    <w:rsid w:val="009868AA"/>
    <w:rsid w:val="009868BE"/>
    <w:rsid w:val="009940A8"/>
    <w:rsid w:val="009952A2"/>
    <w:rsid w:val="009959A7"/>
    <w:rsid w:val="009A0C22"/>
    <w:rsid w:val="009A1FCE"/>
    <w:rsid w:val="009A271F"/>
    <w:rsid w:val="009A42CA"/>
    <w:rsid w:val="009A5D44"/>
    <w:rsid w:val="009B0164"/>
    <w:rsid w:val="009B287E"/>
    <w:rsid w:val="009B3FBB"/>
    <w:rsid w:val="009B4080"/>
    <w:rsid w:val="009B42D0"/>
    <w:rsid w:val="009B6FA4"/>
    <w:rsid w:val="009B79D3"/>
    <w:rsid w:val="009C19FB"/>
    <w:rsid w:val="009C22DF"/>
    <w:rsid w:val="009C4BCC"/>
    <w:rsid w:val="009C5B64"/>
    <w:rsid w:val="009D2630"/>
    <w:rsid w:val="009D2EEB"/>
    <w:rsid w:val="009D78D9"/>
    <w:rsid w:val="009E0532"/>
    <w:rsid w:val="009E262B"/>
    <w:rsid w:val="009E2DEE"/>
    <w:rsid w:val="009E3660"/>
    <w:rsid w:val="009E3F64"/>
    <w:rsid w:val="009E45A0"/>
    <w:rsid w:val="009E58A1"/>
    <w:rsid w:val="009E74E8"/>
    <w:rsid w:val="009E7C22"/>
    <w:rsid w:val="009F1FBB"/>
    <w:rsid w:val="009F28CC"/>
    <w:rsid w:val="009F43E1"/>
    <w:rsid w:val="009F5720"/>
    <w:rsid w:val="009F5A06"/>
    <w:rsid w:val="009F7934"/>
    <w:rsid w:val="009F7B2B"/>
    <w:rsid w:val="009F7DA9"/>
    <w:rsid w:val="00A0173E"/>
    <w:rsid w:val="00A05A22"/>
    <w:rsid w:val="00A075A1"/>
    <w:rsid w:val="00A11264"/>
    <w:rsid w:val="00A120F2"/>
    <w:rsid w:val="00A12B31"/>
    <w:rsid w:val="00A14997"/>
    <w:rsid w:val="00A14ECC"/>
    <w:rsid w:val="00A152E0"/>
    <w:rsid w:val="00A20FCE"/>
    <w:rsid w:val="00A21147"/>
    <w:rsid w:val="00A22780"/>
    <w:rsid w:val="00A22FC6"/>
    <w:rsid w:val="00A26050"/>
    <w:rsid w:val="00A261C8"/>
    <w:rsid w:val="00A323CF"/>
    <w:rsid w:val="00A32C37"/>
    <w:rsid w:val="00A33846"/>
    <w:rsid w:val="00A352C0"/>
    <w:rsid w:val="00A3633A"/>
    <w:rsid w:val="00A41F1D"/>
    <w:rsid w:val="00A425C3"/>
    <w:rsid w:val="00A43A94"/>
    <w:rsid w:val="00A43FE7"/>
    <w:rsid w:val="00A44CE4"/>
    <w:rsid w:val="00A45538"/>
    <w:rsid w:val="00A45778"/>
    <w:rsid w:val="00A47848"/>
    <w:rsid w:val="00A5041A"/>
    <w:rsid w:val="00A50A25"/>
    <w:rsid w:val="00A5151F"/>
    <w:rsid w:val="00A53251"/>
    <w:rsid w:val="00A53FAD"/>
    <w:rsid w:val="00A5634C"/>
    <w:rsid w:val="00A60F13"/>
    <w:rsid w:val="00A63263"/>
    <w:rsid w:val="00A6494F"/>
    <w:rsid w:val="00A665CF"/>
    <w:rsid w:val="00A668A4"/>
    <w:rsid w:val="00A704D8"/>
    <w:rsid w:val="00A71FDB"/>
    <w:rsid w:val="00A72956"/>
    <w:rsid w:val="00A73B65"/>
    <w:rsid w:val="00A756FF"/>
    <w:rsid w:val="00A764AF"/>
    <w:rsid w:val="00A80285"/>
    <w:rsid w:val="00A808CD"/>
    <w:rsid w:val="00A817B5"/>
    <w:rsid w:val="00A81EBA"/>
    <w:rsid w:val="00A84D38"/>
    <w:rsid w:val="00A91E79"/>
    <w:rsid w:val="00A938D7"/>
    <w:rsid w:val="00A979DB"/>
    <w:rsid w:val="00AA0888"/>
    <w:rsid w:val="00AA2035"/>
    <w:rsid w:val="00AA242F"/>
    <w:rsid w:val="00AA470E"/>
    <w:rsid w:val="00AA56E1"/>
    <w:rsid w:val="00AA6220"/>
    <w:rsid w:val="00AB0724"/>
    <w:rsid w:val="00AB333B"/>
    <w:rsid w:val="00AB3580"/>
    <w:rsid w:val="00AB3DB6"/>
    <w:rsid w:val="00AB431B"/>
    <w:rsid w:val="00AB45D1"/>
    <w:rsid w:val="00AB786A"/>
    <w:rsid w:val="00AC710D"/>
    <w:rsid w:val="00AC7F2B"/>
    <w:rsid w:val="00AD16C3"/>
    <w:rsid w:val="00AD2148"/>
    <w:rsid w:val="00AD230A"/>
    <w:rsid w:val="00AD368E"/>
    <w:rsid w:val="00AD65CB"/>
    <w:rsid w:val="00AD6CA4"/>
    <w:rsid w:val="00AD7C78"/>
    <w:rsid w:val="00AE0792"/>
    <w:rsid w:val="00AE1846"/>
    <w:rsid w:val="00AE2B56"/>
    <w:rsid w:val="00AE3803"/>
    <w:rsid w:val="00AF0C56"/>
    <w:rsid w:val="00AF0F3D"/>
    <w:rsid w:val="00AF0F5F"/>
    <w:rsid w:val="00AF31EE"/>
    <w:rsid w:val="00AF3717"/>
    <w:rsid w:val="00AF4A19"/>
    <w:rsid w:val="00AF56A5"/>
    <w:rsid w:val="00AF73C7"/>
    <w:rsid w:val="00B00E2E"/>
    <w:rsid w:val="00B00FD0"/>
    <w:rsid w:val="00B01B4D"/>
    <w:rsid w:val="00B0343F"/>
    <w:rsid w:val="00B03484"/>
    <w:rsid w:val="00B03CAD"/>
    <w:rsid w:val="00B0433C"/>
    <w:rsid w:val="00B0449C"/>
    <w:rsid w:val="00B05332"/>
    <w:rsid w:val="00B057F8"/>
    <w:rsid w:val="00B06D22"/>
    <w:rsid w:val="00B105F8"/>
    <w:rsid w:val="00B112EC"/>
    <w:rsid w:val="00B115F0"/>
    <w:rsid w:val="00B11801"/>
    <w:rsid w:val="00B11847"/>
    <w:rsid w:val="00B157A1"/>
    <w:rsid w:val="00B15B7F"/>
    <w:rsid w:val="00B15FD3"/>
    <w:rsid w:val="00B167F6"/>
    <w:rsid w:val="00B17673"/>
    <w:rsid w:val="00B25C53"/>
    <w:rsid w:val="00B26EE7"/>
    <w:rsid w:val="00B30365"/>
    <w:rsid w:val="00B31C7B"/>
    <w:rsid w:val="00B31EA6"/>
    <w:rsid w:val="00B32E20"/>
    <w:rsid w:val="00B32F22"/>
    <w:rsid w:val="00B347FC"/>
    <w:rsid w:val="00B34E3B"/>
    <w:rsid w:val="00B36220"/>
    <w:rsid w:val="00B36D3E"/>
    <w:rsid w:val="00B37620"/>
    <w:rsid w:val="00B40C91"/>
    <w:rsid w:val="00B4337D"/>
    <w:rsid w:val="00B4437E"/>
    <w:rsid w:val="00B4503E"/>
    <w:rsid w:val="00B50F34"/>
    <w:rsid w:val="00B5160A"/>
    <w:rsid w:val="00B517A6"/>
    <w:rsid w:val="00B54DC6"/>
    <w:rsid w:val="00B557FE"/>
    <w:rsid w:val="00B55E59"/>
    <w:rsid w:val="00B60874"/>
    <w:rsid w:val="00B619CC"/>
    <w:rsid w:val="00B61F58"/>
    <w:rsid w:val="00B6259F"/>
    <w:rsid w:val="00B63E9C"/>
    <w:rsid w:val="00B64327"/>
    <w:rsid w:val="00B64B72"/>
    <w:rsid w:val="00B6506B"/>
    <w:rsid w:val="00B70076"/>
    <w:rsid w:val="00B70090"/>
    <w:rsid w:val="00B72063"/>
    <w:rsid w:val="00B73243"/>
    <w:rsid w:val="00B749AF"/>
    <w:rsid w:val="00B75B16"/>
    <w:rsid w:val="00B75C56"/>
    <w:rsid w:val="00B76858"/>
    <w:rsid w:val="00B77CF2"/>
    <w:rsid w:val="00B80639"/>
    <w:rsid w:val="00B80873"/>
    <w:rsid w:val="00B82C74"/>
    <w:rsid w:val="00B835E6"/>
    <w:rsid w:val="00B84F4C"/>
    <w:rsid w:val="00B84F6C"/>
    <w:rsid w:val="00B87865"/>
    <w:rsid w:val="00B87885"/>
    <w:rsid w:val="00B90782"/>
    <w:rsid w:val="00B91DE3"/>
    <w:rsid w:val="00B926AD"/>
    <w:rsid w:val="00B931DD"/>
    <w:rsid w:val="00B934BD"/>
    <w:rsid w:val="00B94306"/>
    <w:rsid w:val="00B94722"/>
    <w:rsid w:val="00B95108"/>
    <w:rsid w:val="00B9642D"/>
    <w:rsid w:val="00B97338"/>
    <w:rsid w:val="00BA15B0"/>
    <w:rsid w:val="00BA3129"/>
    <w:rsid w:val="00BA33B0"/>
    <w:rsid w:val="00BA38CE"/>
    <w:rsid w:val="00BA799D"/>
    <w:rsid w:val="00BA7A5B"/>
    <w:rsid w:val="00BB0DE7"/>
    <w:rsid w:val="00BB1117"/>
    <w:rsid w:val="00BB174A"/>
    <w:rsid w:val="00BB1CF8"/>
    <w:rsid w:val="00BB29B9"/>
    <w:rsid w:val="00BB38FC"/>
    <w:rsid w:val="00BB5230"/>
    <w:rsid w:val="00BB597C"/>
    <w:rsid w:val="00BB5BAF"/>
    <w:rsid w:val="00BB5F10"/>
    <w:rsid w:val="00BB68D9"/>
    <w:rsid w:val="00BB6B8A"/>
    <w:rsid w:val="00BC11C2"/>
    <w:rsid w:val="00BC136A"/>
    <w:rsid w:val="00BC16B8"/>
    <w:rsid w:val="00BC1FCF"/>
    <w:rsid w:val="00BC3FE3"/>
    <w:rsid w:val="00BC41A3"/>
    <w:rsid w:val="00BC52A5"/>
    <w:rsid w:val="00BC580F"/>
    <w:rsid w:val="00BC68C9"/>
    <w:rsid w:val="00BD3177"/>
    <w:rsid w:val="00BD4A93"/>
    <w:rsid w:val="00BD716C"/>
    <w:rsid w:val="00BE0D71"/>
    <w:rsid w:val="00BE1DDE"/>
    <w:rsid w:val="00BE3330"/>
    <w:rsid w:val="00BE5863"/>
    <w:rsid w:val="00BE67FB"/>
    <w:rsid w:val="00BE774D"/>
    <w:rsid w:val="00BF17B9"/>
    <w:rsid w:val="00BF182D"/>
    <w:rsid w:val="00BF330C"/>
    <w:rsid w:val="00BF39BC"/>
    <w:rsid w:val="00BF3FD8"/>
    <w:rsid w:val="00BF43E0"/>
    <w:rsid w:val="00BF7F5D"/>
    <w:rsid w:val="00C00C5F"/>
    <w:rsid w:val="00C017A5"/>
    <w:rsid w:val="00C0381F"/>
    <w:rsid w:val="00C05C06"/>
    <w:rsid w:val="00C07334"/>
    <w:rsid w:val="00C07606"/>
    <w:rsid w:val="00C11157"/>
    <w:rsid w:val="00C11408"/>
    <w:rsid w:val="00C11B5D"/>
    <w:rsid w:val="00C12C9B"/>
    <w:rsid w:val="00C145B8"/>
    <w:rsid w:val="00C14EC4"/>
    <w:rsid w:val="00C200CA"/>
    <w:rsid w:val="00C20BB8"/>
    <w:rsid w:val="00C2197F"/>
    <w:rsid w:val="00C21C68"/>
    <w:rsid w:val="00C242DB"/>
    <w:rsid w:val="00C24E15"/>
    <w:rsid w:val="00C2648D"/>
    <w:rsid w:val="00C311D8"/>
    <w:rsid w:val="00C3153C"/>
    <w:rsid w:val="00C31CB0"/>
    <w:rsid w:val="00C349FE"/>
    <w:rsid w:val="00C3703D"/>
    <w:rsid w:val="00C40BDA"/>
    <w:rsid w:val="00C42B6A"/>
    <w:rsid w:val="00C5085B"/>
    <w:rsid w:val="00C53AF5"/>
    <w:rsid w:val="00C53D2C"/>
    <w:rsid w:val="00C567C9"/>
    <w:rsid w:val="00C60465"/>
    <w:rsid w:val="00C60CE5"/>
    <w:rsid w:val="00C61085"/>
    <w:rsid w:val="00C6212F"/>
    <w:rsid w:val="00C62CB6"/>
    <w:rsid w:val="00C62EFB"/>
    <w:rsid w:val="00C65563"/>
    <w:rsid w:val="00C65810"/>
    <w:rsid w:val="00C67651"/>
    <w:rsid w:val="00C6774D"/>
    <w:rsid w:val="00C67E7D"/>
    <w:rsid w:val="00C70180"/>
    <w:rsid w:val="00C70B7A"/>
    <w:rsid w:val="00C72DE5"/>
    <w:rsid w:val="00C734C3"/>
    <w:rsid w:val="00C76E88"/>
    <w:rsid w:val="00C77390"/>
    <w:rsid w:val="00C8130E"/>
    <w:rsid w:val="00C84723"/>
    <w:rsid w:val="00C851B1"/>
    <w:rsid w:val="00C86EAC"/>
    <w:rsid w:val="00C87AEB"/>
    <w:rsid w:val="00C909EC"/>
    <w:rsid w:val="00C90EFE"/>
    <w:rsid w:val="00C92098"/>
    <w:rsid w:val="00C930BA"/>
    <w:rsid w:val="00C93541"/>
    <w:rsid w:val="00C97C61"/>
    <w:rsid w:val="00CA0FED"/>
    <w:rsid w:val="00CA2135"/>
    <w:rsid w:val="00CA3C92"/>
    <w:rsid w:val="00CA449A"/>
    <w:rsid w:val="00CA59EC"/>
    <w:rsid w:val="00CA5DC1"/>
    <w:rsid w:val="00CA5E62"/>
    <w:rsid w:val="00CA5E8A"/>
    <w:rsid w:val="00CA6784"/>
    <w:rsid w:val="00CA6AAB"/>
    <w:rsid w:val="00CB0B6D"/>
    <w:rsid w:val="00CB19BF"/>
    <w:rsid w:val="00CB1D51"/>
    <w:rsid w:val="00CB271D"/>
    <w:rsid w:val="00CB3AD3"/>
    <w:rsid w:val="00CB4B15"/>
    <w:rsid w:val="00CB56B5"/>
    <w:rsid w:val="00CB58EB"/>
    <w:rsid w:val="00CB698B"/>
    <w:rsid w:val="00CC0191"/>
    <w:rsid w:val="00CC05F2"/>
    <w:rsid w:val="00CC0796"/>
    <w:rsid w:val="00CC2782"/>
    <w:rsid w:val="00CC27CD"/>
    <w:rsid w:val="00CC34B1"/>
    <w:rsid w:val="00CC4A4A"/>
    <w:rsid w:val="00CC691D"/>
    <w:rsid w:val="00CC7B22"/>
    <w:rsid w:val="00CD0155"/>
    <w:rsid w:val="00CD1488"/>
    <w:rsid w:val="00CD16BF"/>
    <w:rsid w:val="00CD19C8"/>
    <w:rsid w:val="00CD3C13"/>
    <w:rsid w:val="00CD52B0"/>
    <w:rsid w:val="00CD576E"/>
    <w:rsid w:val="00CD5B9A"/>
    <w:rsid w:val="00CD5E4A"/>
    <w:rsid w:val="00CE1C04"/>
    <w:rsid w:val="00CE2734"/>
    <w:rsid w:val="00CE778C"/>
    <w:rsid w:val="00CF1C1A"/>
    <w:rsid w:val="00CF1F85"/>
    <w:rsid w:val="00CF56DB"/>
    <w:rsid w:val="00CF5B48"/>
    <w:rsid w:val="00D01331"/>
    <w:rsid w:val="00D025DD"/>
    <w:rsid w:val="00D0311D"/>
    <w:rsid w:val="00D1055D"/>
    <w:rsid w:val="00D10A9D"/>
    <w:rsid w:val="00D13A85"/>
    <w:rsid w:val="00D143AC"/>
    <w:rsid w:val="00D14FF7"/>
    <w:rsid w:val="00D155AB"/>
    <w:rsid w:val="00D155D8"/>
    <w:rsid w:val="00D15DB9"/>
    <w:rsid w:val="00D164C3"/>
    <w:rsid w:val="00D1682F"/>
    <w:rsid w:val="00D17451"/>
    <w:rsid w:val="00D177E6"/>
    <w:rsid w:val="00D22B78"/>
    <w:rsid w:val="00D23463"/>
    <w:rsid w:val="00D23AAA"/>
    <w:rsid w:val="00D25DD3"/>
    <w:rsid w:val="00D27F94"/>
    <w:rsid w:val="00D3014F"/>
    <w:rsid w:val="00D30896"/>
    <w:rsid w:val="00D32CF2"/>
    <w:rsid w:val="00D32FF4"/>
    <w:rsid w:val="00D34B19"/>
    <w:rsid w:val="00D35D65"/>
    <w:rsid w:val="00D36FE5"/>
    <w:rsid w:val="00D3788E"/>
    <w:rsid w:val="00D37CE9"/>
    <w:rsid w:val="00D40E12"/>
    <w:rsid w:val="00D52330"/>
    <w:rsid w:val="00D55ABD"/>
    <w:rsid w:val="00D55E7E"/>
    <w:rsid w:val="00D568B1"/>
    <w:rsid w:val="00D57274"/>
    <w:rsid w:val="00D57903"/>
    <w:rsid w:val="00D61F5A"/>
    <w:rsid w:val="00D625EA"/>
    <w:rsid w:val="00D62AB5"/>
    <w:rsid w:val="00D6474F"/>
    <w:rsid w:val="00D6593A"/>
    <w:rsid w:val="00D66A2E"/>
    <w:rsid w:val="00D672EF"/>
    <w:rsid w:val="00D673B8"/>
    <w:rsid w:val="00D67625"/>
    <w:rsid w:val="00D67D6A"/>
    <w:rsid w:val="00D7291E"/>
    <w:rsid w:val="00D75FBE"/>
    <w:rsid w:val="00D773C6"/>
    <w:rsid w:val="00D808B5"/>
    <w:rsid w:val="00D80941"/>
    <w:rsid w:val="00D80C3E"/>
    <w:rsid w:val="00D82067"/>
    <w:rsid w:val="00D82A2C"/>
    <w:rsid w:val="00D83034"/>
    <w:rsid w:val="00D83D9B"/>
    <w:rsid w:val="00D85DE8"/>
    <w:rsid w:val="00D90B9B"/>
    <w:rsid w:val="00D92F97"/>
    <w:rsid w:val="00D93DD7"/>
    <w:rsid w:val="00D95645"/>
    <w:rsid w:val="00D95996"/>
    <w:rsid w:val="00D973E0"/>
    <w:rsid w:val="00DA0A93"/>
    <w:rsid w:val="00DA1816"/>
    <w:rsid w:val="00DA2740"/>
    <w:rsid w:val="00DA2CB0"/>
    <w:rsid w:val="00DA2FCA"/>
    <w:rsid w:val="00DA3107"/>
    <w:rsid w:val="00DA5333"/>
    <w:rsid w:val="00DA7B78"/>
    <w:rsid w:val="00DB4CDC"/>
    <w:rsid w:val="00DB57AD"/>
    <w:rsid w:val="00DB7166"/>
    <w:rsid w:val="00DC00A3"/>
    <w:rsid w:val="00DC0C08"/>
    <w:rsid w:val="00DC0FBB"/>
    <w:rsid w:val="00DC1BF0"/>
    <w:rsid w:val="00DC432E"/>
    <w:rsid w:val="00DC4BCF"/>
    <w:rsid w:val="00DC520A"/>
    <w:rsid w:val="00DC5CE0"/>
    <w:rsid w:val="00DC65DB"/>
    <w:rsid w:val="00DC697F"/>
    <w:rsid w:val="00DC7133"/>
    <w:rsid w:val="00DD0436"/>
    <w:rsid w:val="00DD0C94"/>
    <w:rsid w:val="00DD1A18"/>
    <w:rsid w:val="00DD331E"/>
    <w:rsid w:val="00DD46D7"/>
    <w:rsid w:val="00DD63DE"/>
    <w:rsid w:val="00DE03D9"/>
    <w:rsid w:val="00DE10A0"/>
    <w:rsid w:val="00DE1C02"/>
    <w:rsid w:val="00DE1CDF"/>
    <w:rsid w:val="00DE23DE"/>
    <w:rsid w:val="00DE2608"/>
    <w:rsid w:val="00DE29F2"/>
    <w:rsid w:val="00DE3F71"/>
    <w:rsid w:val="00DE53A6"/>
    <w:rsid w:val="00DE61A1"/>
    <w:rsid w:val="00DE6548"/>
    <w:rsid w:val="00DE6BFF"/>
    <w:rsid w:val="00DF2482"/>
    <w:rsid w:val="00DF27C4"/>
    <w:rsid w:val="00DF3CCC"/>
    <w:rsid w:val="00DF4888"/>
    <w:rsid w:val="00DF5371"/>
    <w:rsid w:val="00DF7560"/>
    <w:rsid w:val="00E0150A"/>
    <w:rsid w:val="00E02DCE"/>
    <w:rsid w:val="00E030C9"/>
    <w:rsid w:val="00E0513B"/>
    <w:rsid w:val="00E05502"/>
    <w:rsid w:val="00E05E86"/>
    <w:rsid w:val="00E070C3"/>
    <w:rsid w:val="00E07A54"/>
    <w:rsid w:val="00E07CA8"/>
    <w:rsid w:val="00E10B85"/>
    <w:rsid w:val="00E136C4"/>
    <w:rsid w:val="00E14786"/>
    <w:rsid w:val="00E175A2"/>
    <w:rsid w:val="00E17882"/>
    <w:rsid w:val="00E210A1"/>
    <w:rsid w:val="00E21DEA"/>
    <w:rsid w:val="00E235FD"/>
    <w:rsid w:val="00E24145"/>
    <w:rsid w:val="00E24648"/>
    <w:rsid w:val="00E2668C"/>
    <w:rsid w:val="00E313A7"/>
    <w:rsid w:val="00E32AD0"/>
    <w:rsid w:val="00E334EC"/>
    <w:rsid w:val="00E35DF4"/>
    <w:rsid w:val="00E36598"/>
    <w:rsid w:val="00E36E37"/>
    <w:rsid w:val="00E37753"/>
    <w:rsid w:val="00E37E32"/>
    <w:rsid w:val="00E37F60"/>
    <w:rsid w:val="00E46F85"/>
    <w:rsid w:val="00E4736F"/>
    <w:rsid w:val="00E50ABA"/>
    <w:rsid w:val="00E54D44"/>
    <w:rsid w:val="00E54E71"/>
    <w:rsid w:val="00E57029"/>
    <w:rsid w:val="00E60D9D"/>
    <w:rsid w:val="00E61540"/>
    <w:rsid w:val="00E62677"/>
    <w:rsid w:val="00E62CEB"/>
    <w:rsid w:val="00E6385A"/>
    <w:rsid w:val="00E63A1D"/>
    <w:rsid w:val="00E702C4"/>
    <w:rsid w:val="00E707F5"/>
    <w:rsid w:val="00E70889"/>
    <w:rsid w:val="00E715B6"/>
    <w:rsid w:val="00E72978"/>
    <w:rsid w:val="00E72BE3"/>
    <w:rsid w:val="00E732F9"/>
    <w:rsid w:val="00E73E7D"/>
    <w:rsid w:val="00E74AED"/>
    <w:rsid w:val="00E75273"/>
    <w:rsid w:val="00E75ECF"/>
    <w:rsid w:val="00E7739D"/>
    <w:rsid w:val="00E77428"/>
    <w:rsid w:val="00E802E8"/>
    <w:rsid w:val="00E80FE7"/>
    <w:rsid w:val="00E810EA"/>
    <w:rsid w:val="00E811DB"/>
    <w:rsid w:val="00E82DD5"/>
    <w:rsid w:val="00E834C9"/>
    <w:rsid w:val="00E8435C"/>
    <w:rsid w:val="00E84610"/>
    <w:rsid w:val="00E87498"/>
    <w:rsid w:val="00E90DE6"/>
    <w:rsid w:val="00E9424E"/>
    <w:rsid w:val="00EA2848"/>
    <w:rsid w:val="00EA2EF3"/>
    <w:rsid w:val="00EA3BD1"/>
    <w:rsid w:val="00EA501E"/>
    <w:rsid w:val="00EA5350"/>
    <w:rsid w:val="00EA5508"/>
    <w:rsid w:val="00EB0A0D"/>
    <w:rsid w:val="00EB0E4B"/>
    <w:rsid w:val="00EB24F8"/>
    <w:rsid w:val="00EB31F6"/>
    <w:rsid w:val="00EB3562"/>
    <w:rsid w:val="00EB540C"/>
    <w:rsid w:val="00EB6C98"/>
    <w:rsid w:val="00EB6CAF"/>
    <w:rsid w:val="00EB7ED2"/>
    <w:rsid w:val="00EC166D"/>
    <w:rsid w:val="00EC433D"/>
    <w:rsid w:val="00EC4791"/>
    <w:rsid w:val="00EC5E7B"/>
    <w:rsid w:val="00EC7234"/>
    <w:rsid w:val="00EC7541"/>
    <w:rsid w:val="00EC7676"/>
    <w:rsid w:val="00ED03DC"/>
    <w:rsid w:val="00ED0731"/>
    <w:rsid w:val="00ED1A86"/>
    <w:rsid w:val="00ED1B00"/>
    <w:rsid w:val="00ED1B5C"/>
    <w:rsid w:val="00ED2254"/>
    <w:rsid w:val="00ED2DD1"/>
    <w:rsid w:val="00ED499E"/>
    <w:rsid w:val="00ED5425"/>
    <w:rsid w:val="00ED5CDB"/>
    <w:rsid w:val="00ED66EF"/>
    <w:rsid w:val="00ED6AA7"/>
    <w:rsid w:val="00ED6E5D"/>
    <w:rsid w:val="00EE0327"/>
    <w:rsid w:val="00EE157E"/>
    <w:rsid w:val="00EE1894"/>
    <w:rsid w:val="00EE1D85"/>
    <w:rsid w:val="00EE1DC9"/>
    <w:rsid w:val="00EE449F"/>
    <w:rsid w:val="00EE5AE1"/>
    <w:rsid w:val="00EF054C"/>
    <w:rsid w:val="00EF2C98"/>
    <w:rsid w:val="00EF42C5"/>
    <w:rsid w:val="00EF6EF7"/>
    <w:rsid w:val="00F01242"/>
    <w:rsid w:val="00F01714"/>
    <w:rsid w:val="00F039FF"/>
    <w:rsid w:val="00F04992"/>
    <w:rsid w:val="00F0596B"/>
    <w:rsid w:val="00F05B9E"/>
    <w:rsid w:val="00F05BC7"/>
    <w:rsid w:val="00F07169"/>
    <w:rsid w:val="00F074BD"/>
    <w:rsid w:val="00F12DAE"/>
    <w:rsid w:val="00F13514"/>
    <w:rsid w:val="00F161E1"/>
    <w:rsid w:val="00F21F91"/>
    <w:rsid w:val="00F23DEB"/>
    <w:rsid w:val="00F24CEF"/>
    <w:rsid w:val="00F2676D"/>
    <w:rsid w:val="00F273EF"/>
    <w:rsid w:val="00F306B7"/>
    <w:rsid w:val="00F30BFA"/>
    <w:rsid w:val="00F320B1"/>
    <w:rsid w:val="00F34BFD"/>
    <w:rsid w:val="00F36AD9"/>
    <w:rsid w:val="00F371CE"/>
    <w:rsid w:val="00F40D84"/>
    <w:rsid w:val="00F41FFC"/>
    <w:rsid w:val="00F47CB8"/>
    <w:rsid w:val="00F520D9"/>
    <w:rsid w:val="00F5245B"/>
    <w:rsid w:val="00F52D23"/>
    <w:rsid w:val="00F56D9A"/>
    <w:rsid w:val="00F609D9"/>
    <w:rsid w:val="00F618BF"/>
    <w:rsid w:val="00F6318B"/>
    <w:rsid w:val="00F64B93"/>
    <w:rsid w:val="00F65A79"/>
    <w:rsid w:val="00F6628A"/>
    <w:rsid w:val="00F7368A"/>
    <w:rsid w:val="00F73EBB"/>
    <w:rsid w:val="00F749B4"/>
    <w:rsid w:val="00F75953"/>
    <w:rsid w:val="00F75972"/>
    <w:rsid w:val="00F76A18"/>
    <w:rsid w:val="00F804E1"/>
    <w:rsid w:val="00F817A1"/>
    <w:rsid w:val="00F81953"/>
    <w:rsid w:val="00F830F8"/>
    <w:rsid w:val="00F85682"/>
    <w:rsid w:val="00F8660F"/>
    <w:rsid w:val="00F86A88"/>
    <w:rsid w:val="00F87CF0"/>
    <w:rsid w:val="00F91317"/>
    <w:rsid w:val="00F93E3D"/>
    <w:rsid w:val="00F9401F"/>
    <w:rsid w:val="00F947CC"/>
    <w:rsid w:val="00F959EC"/>
    <w:rsid w:val="00F96CAF"/>
    <w:rsid w:val="00F97206"/>
    <w:rsid w:val="00F97974"/>
    <w:rsid w:val="00FA5D38"/>
    <w:rsid w:val="00FA5DF1"/>
    <w:rsid w:val="00FA6DC7"/>
    <w:rsid w:val="00FA711F"/>
    <w:rsid w:val="00FB4DA4"/>
    <w:rsid w:val="00FC2FB4"/>
    <w:rsid w:val="00FC3013"/>
    <w:rsid w:val="00FC3C70"/>
    <w:rsid w:val="00FC4A36"/>
    <w:rsid w:val="00FC55BE"/>
    <w:rsid w:val="00FC5C4B"/>
    <w:rsid w:val="00FC6DEE"/>
    <w:rsid w:val="00FC71A1"/>
    <w:rsid w:val="00FC71A9"/>
    <w:rsid w:val="00FC7B5F"/>
    <w:rsid w:val="00FD151B"/>
    <w:rsid w:val="00FD1C07"/>
    <w:rsid w:val="00FD2CC2"/>
    <w:rsid w:val="00FD2DB3"/>
    <w:rsid w:val="00FD3B72"/>
    <w:rsid w:val="00FD4C84"/>
    <w:rsid w:val="00FD50EE"/>
    <w:rsid w:val="00FD5775"/>
    <w:rsid w:val="00FD6EE9"/>
    <w:rsid w:val="00FD7629"/>
    <w:rsid w:val="00FD79B2"/>
    <w:rsid w:val="00FE00C5"/>
    <w:rsid w:val="00FF1EAB"/>
    <w:rsid w:val="00FF2BD0"/>
    <w:rsid w:val="00FF3695"/>
    <w:rsid w:val="00FF3F95"/>
    <w:rsid w:val="00FF5A83"/>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3D6E9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BC4"/>
    <w:pPr>
      <w:widowControl w:val="0"/>
      <w:suppressAutoHyphens/>
      <w:spacing w:line="360" w:lineRule="auto"/>
      <w:ind w:firstLine="425"/>
      <w:jc w:val="both"/>
    </w:pPr>
    <w:rPr>
      <w:rFonts w:ascii="Arial" w:eastAsia="DejaVu Sans" w:hAnsi="Arial" w:cs="Arial"/>
      <w:kern w:val="1"/>
      <w:sz w:val="24"/>
      <w:szCs w:val="24"/>
      <w:lang w:eastAsia="ar-SA"/>
    </w:rPr>
  </w:style>
  <w:style w:type="paragraph" w:styleId="Heading1">
    <w:name w:val="heading 1"/>
    <w:basedOn w:val="Normal"/>
    <w:next w:val="Normal"/>
    <w:link w:val="Heading1Char"/>
    <w:uiPriority w:val="9"/>
    <w:qFormat/>
    <w:rsid w:val="003C7D54"/>
    <w:pPr>
      <w:keepNext/>
      <w:widowControl/>
      <w:numPr>
        <w:numId w:val="18"/>
      </w:numPr>
      <w:suppressAutoHyphens w:val="0"/>
      <w:spacing w:before="240" w:after="60"/>
      <w:ind w:left="431" w:hanging="431"/>
      <w:jc w:val="left"/>
      <w:outlineLvl w:val="0"/>
    </w:pPr>
    <w:rPr>
      <w:rFonts w:eastAsiaTheme="majorEastAsia"/>
      <w:b/>
      <w:bCs/>
      <w:sz w:val="32"/>
      <w:szCs w:val="32"/>
    </w:rPr>
  </w:style>
  <w:style w:type="paragraph" w:styleId="Heading2">
    <w:name w:val="heading 2"/>
    <w:basedOn w:val="Normal"/>
    <w:next w:val="Normal"/>
    <w:link w:val="Heading2Char"/>
    <w:qFormat/>
    <w:rsid w:val="00806EDB"/>
    <w:pPr>
      <w:keepNext/>
      <w:widowControl/>
      <w:numPr>
        <w:ilvl w:val="1"/>
        <w:numId w:val="18"/>
      </w:numPr>
      <w:suppressAutoHyphens w:val="0"/>
      <w:spacing w:before="240" w:after="60"/>
      <w:outlineLvl w:val="1"/>
    </w:pPr>
    <w:rPr>
      <w:rFonts w:eastAsiaTheme="majorEastAsia"/>
      <w:b/>
      <w:bCs/>
      <w:i/>
      <w:iCs/>
      <w:sz w:val="28"/>
      <w:szCs w:val="28"/>
    </w:rPr>
  </w:style>
  <w:style w:type="paragraph" w:styleId="Heading3">
    <w:name w:val="heading 3"/>
    <w:basedOn w:val="Normal"/>
    <w:next w:val="Normal"/>
    <w:link w:val="Heading3Char"/>
    <w:qFormat/>
    <w:rsid w:val="00420D94"/>
    <w:pPr>
      <w:keepNext/>
      <w:widowControl/>
      <w:numPr>
        <w:ilvl w:val="2"/>
        <w:numId w:val="18"/>
      </w:numPr>
      <w:suppressAutoHyphens w:val="0"/>
      <w:spacing w:before="240" w:after="60"/>
      <w:outlineLvl w:val="2"/>
      <w:pPrChange w:id="0" w:author="Anasta" w:date="2014-05-28T13:30:00Z">
        <w:pPr>
          <w:keepNext/>
          <w:numPr>
            <w:ilvl w:val="2"/>
            <w:numId w:val="4"/>
          </w:numPr>
          <w:spacing w:before="240" w:after="60" w:line="360" w:lineRule="auto"/>
          <w:ind w:left="720" w:hanging="720"/>
          <w:jc w:val="both"/>
          <w:outlineLvl w:val="2"/>
        </w:pPr>
      </w:pPrChange>
    </w:pPr>
    <w:rPr>
      <w:rFonts w:eastAsiaTheme="majorEastAsia"/>
      <w:b/>
      <w:bCs/>
      <w:sz w:val="26"/>
      <w:szCs w:val="26"/>
      <w:rPrChange w:id="0" w:author="Anasta" w:date="2014-05-28T13:30:00Z">
        <w:rPr>
          <w:rFonts w:ascii="Arial" w:eastAsiaTheme="majorEastAsia" w:hAnsi="Arial" w:cs="Arial"/>
          <w:b/>
          <w:bCs/>
          <w:kern w:val="1"/>
          <w:sz w:val="26"/>
          <w:szCs w:val="26"/>
          <w:lang w:val="pt-BR" w:eastAsia="ar-SA" w:bidi="ar-SA"/>
        </w:rPr>
      </w:rPrChange>
    </w:rPr>
  </w:style>
  <w:style w:type="paragraph" w:styleId="Heading4">
    <w:name w:val="heading 4"/>
    <w:basedOn w:val="Normal"/>
    <w:next w:val="Normal"/>
    <w:link w:val="Heading4Char"/>
    <w:qFormat/>
    <w:rsid w:val="00B25C53"/>
    <w:pPr>
      <w:keepNext/>
      <w:numPr>
        <w:ilvl w:val="3"/>
        <w:numId w:val="18"/>
      </w:numPr>
      <w:spacing w:before="240" w:after="60"/>
      <w:outlineLvl w:val="3"/>
    </w:pPr>
    <w:rPr>
      <w:bCs/>
      <w:sz w:val="28"/>
      <w:szCs w:val="28"/>
    </w:rPr>
  </w:style>
  <w:style w:type="paragraph" w:styleId="Heading5">
    <w:name w:val="heading 5"/>
    <w:basedOn w:val="Normal"/>
    <w:next w:val="Normal"/>
    <w:link w:val="Heading5Char"/>
    <w:uiPriority w:val="9"/>
    <w:unhideWhenUsed/>
    <w:qFormat/>
    <w:rsid w:val="00806EDB"/>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6EDB"/>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6EDB"/>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6EDB"/>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6EDB"/>
    <w:pPr>
      <w:keepNext/>
      <w:keepLines/>
      <w:numPr>
        <w:ilvl w:val="8"/>
        <w:numId w:val="30"/>
      </w:numPr>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eastAsia="SimSun"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B0449C"/>
    <w:pPr>
      <w:spacing w:before="120"/>
    </w:pPr>
    <w:rPr>
      <w:b/>
      <w:caps/>
      <w:szCs w:val="22"/>
    </w:rPr>
  </w:style>
  <w:style w:type="paragraph" w:styleId="TOC2">
    <w:name w:val="toc 2"/>
    <w:basedOn w:val="Normal"/>
    <w:next w:val="Normal"/>
    <w:uiPriority w:val="39"/>
    <w:rsid w:val="00B0449C"/>
    <w:pPr>
      <w:tabs>
        <w:tab w:val="right" w:leader="dot" w:pos="9060"/>
      </w:tabs>
      <w:ind w:left="240"/>
    </w:pPr>
    <w:rPr>
      <w:smallCaps/>
      <w:noProof/>
    </w:rPr>
  </w:style>
  <w:style w:type="paragraph" w:styleId="TOC3">
    <w:name w:val="toc 3"/>
    <w:basedOn w:val="Normal"/>
    <w:next w:val="Normal"/>
    <w:uiPriority w:val="39"/>
    <w:rsid w:val="00B0449C"/>
    <w:pPr>
      <w:tabs>
        <w:tab w:val="right" w:leader="dot" w:pos="9060"/>
      </w:tabs>
      <w:ind w:left="480"/>
    </w:pPr>
    <w:rPr>
      <w:i/>
      <w:noProof/>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2"/>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1"/>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3"/>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link w:val="ListParagraphChar"/>
    <w:uiPriority w:val="34"/>
    <w:qFormat/>
    <w:rsid w:val="0041730B"/>
    <w:pPr>
      <w:widowControl/>
      <w:numPr>
        <w:numId w:val="21"/>
      </w:numPr>
      <w:suppressAutoHyphens w:val="0"/>
      <w:spacing w:after="20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806EDB"/>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806EDB"/>
    <w:pPr>
      <w:suppressAutoHyphens w:val="0"/>
      <w:autoSpaceDE w:val="0"/>
      <w:autoSpaceDN w:val="0"/>
    </w:pPr>
    <w:rPr>
      <w:rFonts w:eastAsia="Times New Roman"/>
      <w:kern w:val="0"/>
      <w:lang w:eastAsia="pt-BR"/>
    </w:rPr>
  </w:style>
  <w:style w:type="character" w:customStyle="1" w:styleId="NormalIPChar">
    <w:name w:val="Normal IP Char"/>
    <w:link w:val="NormalIP"/>
    <w:rsid w:val="00806EDB"/>
    <w:rPr>
      <w:rFonts w:ascii="Arial" w:hAnsi="Arial" w:cs="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806EDB"/>
    <w:pPr>
      <w:keepLines/>
      <w:numPr>
        <w:numId w:val="0"/>
      </w:numPr>
      <w:spacing w:before="480" w:after="0" w:line="276" w:lineRule="auto"/>
      <w:outlineLvl w:val="9"/>
    </w:pPr>
    <w:rPr>
      <w:rFonts w:asciiTheme="majorHAnsi"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806EDB"/>
    <w:rPr>
      <w:b/>
      <w:bCs/>
    </w:rPr>
  </w:style>
  <w:style w:type="paragraph" w:styleId="Quote">
    <w:name w:val="Quote"/>
    <w:basedOn w:val="Normal"/>
    <w:next w:val="Normal"/>
    <w:link w:val="QuoteChar"/>
    <w:uiPriority w:val="29"/>
    <w:qFormat/>
    <w:rsid w:val="00806EDB"/>
    <w:rPr>
      <w:rFonts w:ascii="Nimbus Roman No9 L" w:hAnsi="Nimbus Roman No9 L"/>
      <w:i/>
      <w:iCs/>
      <w:color w:val="000000" w:themeColor="text1"/>
    </w:rPr>
  </w:style>
  <w:style w:type="character" w:customStyle="1" w:styleId="QuoteChar">
    <w:name w:val="Quote Char"/>
    <w:basedOn w:val="DefaultParagraphFont"/>
    <w:link w:val="Quote"/>
    <w:uiPriority w:val="29"/>
    <w:rsid w:val="00806EDB"/>
    <w:rPr>
      <w:rFonts w:ascii="Nimbus Roman No9 L" w:eastAsia="DejaVu Sans" w:hAnsi="Nimbus Roman No9 L" w:cs="Arial"/>
      <w:i/>
      <w:iCs/>
      <w:color w:val="000000" w:themeColor="text1"/>
      <w:kern w:val="1"/>
      <w:sz w:val="24"/>
      <w:szCs w:val="24"/>
      <w:lang w:eastAsia="ar-SA"/>
    </w:rPr>
  </w:style>
  <w:style w:type="character" w:customStyle="1" w:styleId="Heading5Char">
    <w:name w:val="Heading 5 Char"/>
    <w:basedOn w:val="DefaultParagraphFont"/>
    <w:link w:val="Heading5"/>
    <w:uiPriority w:val="9"/>
    <w:rsid w:val="00806EDB"/>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806EDB"/>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806EDB"/>
    <w:rPr>
      <w:rFonts w:ascii="Arial" w:hAnsi="Arial" w:cs="Arial"/>
      <w:b/>
      <w:bCs/>
      <w:caps/>
      <w:color w:val="000000"/>
      <w:kern w:val="28"/>
      <w:sz w:val="24"/>
      <w:szCs w:val="24"/>
    </w:rPr>
  </w:style>
  <w:style w:type="paragraph" w:styleId="Title">
    <w:name w:val="Title"/>
    <w:basedOn w:val="Normal"/>
    <w:next w:val="Normal"/>
    <w:link w:val="TitleChar"/>
    <w:uiPriority w:val="10"/>
    <w:qFormat/>
    <w:rsid w:val="00806ED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6EDB"/>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806EDB"/>
    <w:rPr>
      <w:rFonts w:ascii="Arial" w:eastAsiaTheme="majorEastAsia" w:hAnsi="Arial" w:cs="Arial"/>
      <w:b/>
      <w:bCs/>
      <w:i/>
      <w:iCs/>
      <w:kern w:val="1"/>
      <w:sz w:val="28"/>
      <w:szCs w:val="28"/>
      <w:lang w:eastAsia="ar-SA"/>
    </w:rPr>
  </w:style>
  <w:style w:type="character" w:customStyle="1" w:styleId="Heading3Char">
    <w:name w:val="Heading 3 Char"/>
    <w:basedOn w:val="DefaultParagraphFont"/>
    <w:link w:val="Heading3"/>
    <w:rsid w:val="00806EDB"/>
    <w:rPr>
      <w:rFonts w:ascii="Arial" w:eastAsiaTheme="majorEastAsia" w:hAnsi="Arial" w:cs="Arial"/>
      <w:b/>
      <w:bCs/>
      <w:kern w:val="1"/>
      <w:sz w:val="26"/>
      <w:szCs w:val="26"/>
      <w:lang w:eastAsia="ar-SA"/>
    </w:rPr>
  </w:style>
  <w:style w:type="character" w:customStyle="1" w:styleId="Heading1Char">
    <w:name w:val="Heading 1 Char"/>
    <w:basedOn w:val="DefaultParagraphFont"/>
    <w:link w:val="Heading1"/>
    <w:uiPriority w:val="9"/>
    <w:rsid w:val="003C7D54"/>
    <w:rPr>
      <w:rFonts w:ascii="Arial" w:eastAsiaTheme="majorEastAsia" w:hAnsi="Arial" w:cs="Arial"/>
      <w:b/>
      <w:bCs/>
      <w:kern w:val="1"/>
      <w:sz w:val="32"/>
      <w:szCs w:val="32"/>
      <w:lang w:eastAsia="ar-SA"/>
    </w:rPr>
  </w:style>
  <w:style w:type="paragraph" w:styleId="Subtitle">
    <w:name w:val="Subtitle"/>
    <w:basedOn w:val="Normal"/>
    <w:next w:val="Normal"/>
    <w:link w:val="SubtitleChar"/>
    <w:uiPriority w:val="11"/>
    <w:qFormat/>
    <w:rsid w:val="00806EDB"/>
    <w:pPr>
      <w:jc w:val="center"/>
    </w:pPr>
    <w:rPr>
      <w:sz w:val="22"/>
      <w:szCs w:val="22"/>
    </w:rPr>
  </w:style>
  <w:style w:type="character" w:customStyle="1" w:styleId="SubtitleChar">
    <w:name w:val="Subtitle Char"/>
    <w:basedOn w:val="DefaultParagraphFont"/>
    <w:link w:val="Subtitle"/>
    <w:uiPriority w:val="11"/>
    <w:rsid w:val="00806EDB"/>
    <w:rPr>
      <w:rFonts w:ascii="Arial" w:eastAsia="DejaVu Sans" w:hAnsi="Arial" w:cs="Arial"/>
      <w:kern w:val="1"/>
      <w:sz w:val="22"/>
      <w:szCs w:val="22"/>
      <w:lang w:eastAsia="ar-SA"/>
    </w:rPr>
  </w:style>
  <w:style w:type="paragraph" w:styleId="Caption">
    <w:name w:val="caption"/>
    <w:basedOn w:val="Subtitle"/>
    <w:next w:val="Normal"/>
    <w:uiPriority w:val="35"/>
    <w:unhideWhenUsed/>
    <w:qFormat/>
    <w:rsid w:val="005E716E"/>
    <w:rPr>
      <w:b/>
    </w:rPr>
  </w:style>
  <w:style w:type="character" w:customStyle="1" w:styleId="Heading6Char">
    <w:name w:val="Heading 6 Char"/>
    <w:basedOn w:val="DefaultParagraphFont"/>
    <w:link w:val="Heading6"/>
    <w:uiPriority w:val="9"/>
    <w:semiHidden/>
    <w:rsid w:val="00806EDB"/>
    <w:rPr>
      <w:rFonts w:asciiTheme="majorHAnsi" w:eastAsiaTheme="majorEastAsia" w:hAnsiTheme="majorHAnsi" w:cstheme="majorBidi"/>
      <w:i/>
      <w:iCs/>
      <w:color w:val="243F60" w:themeColor="accent1" w:themeShade="7F"/>
      <w:kern w:val="1"/>
      <w:sz w:val="24"/>
      <w:szCs w:val="24"/>
      <w:lang w:eastAsia="ar-SA"/>
    </w:rPr>
  </w:style>
  <w:style w:type="character" w:customStyle="1" w:styleId="Heading7Char">
    <w:name w:val="Heading 7 Char"/>
    <w:basedOn w:val="DefaultParagraphFont"/>
    <w:link w:val="Heading7"/>
    <w:uiPriority w:val="9"/>
    <w:semiHidden/>
    <w:rsid w:val="00806EDB"/>
    <w:rPr>
      <w:rFonts w:asciiTheme="majorHAnsi" w:eastAsiaTheme="majorEastAsia" w:hAnsiTheme="majorHAnsi" w:cstheme="majorBidi"/>
      <w:i/>
      <w:iCs/>
      <w:color w:val="404040" w:themeColor="text1" w:themeTint="BF"/>
      <w:kern w:val="1"/>
      <w:sz w:val="24"/>
      <w:szCs w:val="24"/>
      <w:lang w:eastAsia="ar-SA"/>
    </w:rPr>
  </w:style>
  <w:style w:type="character" w:customStyle="1" w:styleId="Heading8Char">
    <w:name w:val="Heading 8 Char"/>
    <w:basedOn w:val="DefaultParagraphFont"/>
    <w:link w:val="Heading8"/>
    <w:uiPriority w:val="9"/>
    <w:semiHidden/>
    <w:rsid w:val="00806EDB"/>
    <w:rPr>
      <w:rFonts w:asciiTheme="majorHAnsi" w:eastAsiaTheme="majorEastAsia" w:hAnsiTheme="majorHAnsi" w:cstheme="majorBidi"/>
      <w:color w:val="404040" w:themeColor="text1" w:themeTint="BF"/>
      <w:kern w:val="1"/>
      <w:lang w:eastAsia="ar-SA"/>
    </w:rPr>
  </w:style>
  <w:style w:type="character" w:customStyle="1" w:styleId="Heading9Char">
    <w:name w:val="Heading 9 Char"/>
    <w:basedOn w:val="DefaultParagraphFont"/>
    <w:link w:val="Heading9"/>
    <w:uiPriority w:val="9"/>
    <w:semiHidden/>
    <w:rsid w:val="00806EDB"/>
    <w:rPr>
      <w:rFonts w:asciiTheme="majorHAnsi" w:eastAsiaTheme="majorEastAsia" w:hAnsiTheme="majorHAnsi" w:cstheme="majorBidi"/>
      <w:i/>
      <w:iCs/>
      <w:color w:val="404040" w:themeColor="text1" w:themeTint="BF"/>
      <w:kern w:val="1"/>
      <w:lang w:eastAsia="ar-SA"/>
    </w:rPr>
  </w:style>
  <w:style w:type="paragraph" w:customStyle="1" w:styleId="Heading1semnumerao">
    <w:name w:val="Heading 1 sem numeração"/>
    <w:basedOn w:val="Heading1"/>
    <w:link w:val="Heading1semnumeraoChar"/>
    <w:qFormat/>
    <w:rsid w:val="00806EDB"/>
    <w:pPr>
      <w:numPr>
        <w:numId w:val="0"/>
      </w:numPr>
    </w:pPr>
    <w:rPr>
      <w:sz w:val="24"/>
      <w:szCs w:val="24"/>
    </w:rPr>
  </w:style>
  <w:style w:type="character" w:customStyle="1" w:styleId="Heading1semnumeraoChar">
    <w:name w:val="Heading 1 sem numeração Char"/>
    <w:basedOn w:val="Heading1Char"/>
    <w:link w:val="Heading1semnumerao"/>
    <w:rsid w:val="00806EDB"/>
    <w:rPr>
      <w:rFonts w:ascii="Arial" w:eastAsiaTheme="majorEastAsia" w:hAnsi="Arial" w:cs="Arial"/>
      <w:b/>
      <w:bCs/>
      <w:kern w:val="1"/>
      <w:sz w:val="24"/>
      <w:szCs w:val="24"/>
      <w:lang w:eastAsia="ar-SA"/>
    </w:rPr>
  </w:style>
  <w:style w:type="paragraph" w:styleId="Revision">
    <w:name w:val="Revision"/>
    <w:hidden/>
    <w:uiPriority w:val="99"/>
    <w:semiHidden/>
    <w:rsid w:val="00163371"/>
    <w:rPr>
      <w:rFonts w:ascii="Nimbus Roman No9 L" w:eastAsia="DejaVu Sans" w:hAnsi="Nimbus Roman No9 L"/>
      <w:kern w:val="1"/>
      <w:sz w:val="24"/>
      <w:szCs w:val="24"/>
      <w:lang w:eastAsia="ar-SA"/>
    </w:rPr>
  </w:style>
  <w:style w:type="paragraph" w:styleId="Bibliography">
    <w:name w:val="Bibliography"/>
    <w:basedOn w:val="Normal"/>
    <w:next w:val="Normal"/>
    <w:uiPriority w:val="37"/>
    <w:unhideWhenUsed/>
    <w:rsid w:val="00806EDB"/>
    <w:pPr>
      <w:widowControl/>
      <w:suppressAutoHyphens w:val="0"/>
      <w:spacing w:after="100" w:afterAutospacing="1" w:line="276" w:lineRule="auto"/>
      <w:ind w:left="567" w:hanging="567"/>
      <w:jc w:val="left"/>
    </w:pPr>
    <w:rPr>
      <w:rFonts w:eastAsia="Calibri"/>
      <w:noProof/>
      <w:kern w:val="0"/>
      <w:lang w:val="en-US" w:eastAsia="en-US"/>
    </w:rPr>
  </w:style>
  <w:style w:type="character" w:customStyle="1" w:styleId="Heading4Char">
    <w:name w:val="Heading 4 Char"/>
    <w:basedOn w:val="DefaultParagraphFont"/>
    <w:link w:val="Heading4"/>
    <w:rsid w:val="00B25C53"/>
    <w:rPr>
      <w:rFonts w:ascii="Arial" w:eastAsia="DejaVu Sans" w:hAnsi="Arial" w:cs="Arial"/>
      <w:bCs/>
      <w:kern w:val="1"/>
      <w:sz w:val="28"/>
      <w:szCs w:val="28"/>
      <w:lang w:eastAsia="ar-SA"/>
    </w:rPr>
  </w:style>
  <w:style w:type="character" w:styleId="Emphasis">
    <w:name w:val="Emphasis"/>
    <w:uiPriority w:val="20"/>
    <w:qFormat/>
    <w:rsid w:val="003332E8"/>
    <w:rPr>
      <w:i/>
      <w:iCs/>
    </w:rPr>
  </w:style>
  <w:style w:type="paragraph" w:styleId="IntenseQuote">
    <w:name w:val="Intense Quote"/>
    <w:basedOn w:val="Normal"/>
    <w:next w:val="Normal"/>
    <w:link w:val="IntenseQuoteChar"/>
    <w:uiPriority w:val="30"/>
    <w:qFormat/>
    <w:rsid w:val="003332E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332E8"/>
    <w:rPr>
      <w:rFonts w:ascii="Arial" w:eastAsia="DejaVu Sans" w:hAnsi="Arial" w:cs="Arial"/>
      <w:b/>
      <w:bCs/>
      <w:i/>
      <w:iCs/>
      <w:color w:val="4F81BD" w:themeColor="accent1"/>
      <w:kern w:val="1"/>
      <w:sz w:val="24"/>
      <w:szCs w:val="24"/>
      <w:lang w:eastAsia="ar-SA"/>
    </w:rPr>
  </w:style>
  <w:style w:type="character" w:styleId="SubtleEmphasis">
    <w:name w:val="Subtle Emphasis"/>
    <w:uiPriority w:val="19"/>
    <w:qFormat/>
    <w:rsid w:val="003332E8"/>
    <w:rPr>
      <w:i/>
      <w:iCs/>
      <w:color w:val="808080" w:themeColor="text1" w:themeTint="7F"/>
    </w:rPr>
  </w:style>
  <w:style w:type="character" w:styleId="IntenseEmphasis">
    <w:name w:val="Intense Emphasis"/>
    <w:uiPriority w:val="21"/>
    <w:qFormat/>
    <w:rsid w:val="003332E8"/>
    <w:rPr>
      <w:b/>
      <w:bCs/>
      <w:i/>
      <w:iCs/>
      <w:color w:val="4F81BD" w:themeColor="accent1"/>
    </w:rPr>
  </w:style>
  <w:style w:type="character" w:styleId="SubtleReference">
    <w:name w:val="Subtle Reference"/>
    <w:uiPriority w:val="31"/>
    <w:qFormat/>
    <w:rsid w:val="003332E8"/>
    <w:rPr>
      <w:smallCaps/>
      <w:color w:val="C0504D" w:themeColor="accent2"/>
      <w:u w:val="single"/>
    </w:rPr>
  </w:style>
  <w:style w:type="character" w:styleId="IntenseReference">
    <w:name w:val="Intense Reference"/>
    <w:uiPriority w:val="32"/>
    <w:qFormat/>
    <w:rsid w:val="003332E8"/>
    <w:rPr>
      <w:b/>
      <w:bCs/>
      <w:smallCaps/>
      <w:color w:val="C0504D" w:themeColor="accent2"/>
      <w:spacing w:val="5"/>
      <w:u w:val="single"/>
    </w:rPr>
  </w:style>
  <w:style w:type="character" w:styleId="BookTitle">
    <w:name w:val="Book Title"/>
    <w:uiPriority w:val="33"/>
    <w:qFormat/>
    <w:rsid w:val="003332E8"/>
    <w:rPr>
      <w:b/>
      <w:bCs/>
      <w:smallCaps/>
      <w:spacing w:val="5"/>
    </w:rPr>
  </w:style>
  <w:style w:type="character" w:customStyle="1" w:styleId="ListParagraphChar">
    <w:name w:val="List Paragraph Char"/>
    <w:basedOn w:val="DefaultParagraphFont"/>
    <w:link w:val="ListParagraph"/>
    <w:uiPriority w:val="34"/>
    <w:rsid w:val="0041730B"/>
    <w:rPr>
      <w:rFonts w:ascii="Arial" w:eastAsia="DejaVu Sans" w:hAnsi="Arial" w:cs="Arial"/>
      <w:kern w:val="1"/>
      <w:sz w:val="24"/>
      <w:szCs w:val="24"/>
      <w:lang w:eastAsia="ar-SA"/>
    </w:rPr>
  </w:style>
  <w:style w:type="character" w:styleId="FollowedHyperlink">
    <w:name w:val="FollowedHyperlink"/>
    <w:basedOn w:val="DefaultParagraphFont"/>
    <w:uiPriority w:val="99"/>
    <w:semiHidden/>
    <w:unhideWhenUsed/>
    <w:rsid w:val="004B16C7"/>
    <w:rPr>
      <w:color w:val="800080" w:themeColor="followedHyperlink"/>
      <w:u w:val="single"/>
    </w:rPr>
  </w:style>
  <w:style w:type="paragraph" w:styleId="TableofFigures">
    <w:name w:val="table of figures"/>
    <w:basedOn w:val="Normal"/>
    <w:next w:val="Normal"/>
    <w:uiPriority w:val="99"/>
    <w:unhideWhenUsed/>
    <w:rsid w:val="00010D43"/>
  </w:style>
  <w:style w:type="paragraph" w:customStyle="1" w:styleId="SubTitulozinho">
    <w:name w:val="SubTitulozinho"/>
    <w:basedOn w:val="Normal"/>
    <w:link w:val="SubTitulozinhoChar"/>
    <w:qFormat/>
    <w:rsid w:val="00C311D8"/>
    <w:pPr>
      <w:jc w:val="center"/>
    </w:pPr>
    <w:rPr>
      <w:b/>
      <w:i/>
    </w:rPr>
  </w:style>
  <w:style w:type="paragraph" w:customStyle="1" w:styleId="SubTtulo">
    <w:name w:val="SubTítulo"/>
    <w:basedOn w:val="Subtitle"/>
    <w:link w:val="SubTtuloChar"/>
    <w:qFormat/>
    <w:rsid w:val="00313A22"/>
    <w:rPr>
      <w:b/>
      <w:sz w:val="24"/>
    </w:rPr>
  </w:style>
  <w:style w:type="character" w:customStyle="1" w:styleId="SubTitulozinhoChar">
    <w:name w:val="SubTitulozinho Char"/>
    <w:basedOn w:val="DefaultParagraphFont"/>
    <w:link w:val="SubTitulozinho"/>
    <w:rsid w:val="00C311D8"/>
    <w:rPr>
      <w:rFonts w:ascii="Arial" w:eastAsia="DejaVu Sans" w:hAnsi="Arial" w:cs="Arial"/>
      <w:b/>
      <w:i/>
      <w:kern w:val="1"/>
      <w:sz w:val="24"/>
      <w:szCs w:val="24"/>
      <w:lang w:eastAsia="ar-SA"/>
    </w:rPr>
  </w:style>
  <w:style w:type="character" w:customStyle="1" w:styleId="SubTtuloChar">
    <w:name w:val="SubTítulo Char"/>
    <w:basedOn w:val="SubtitleChar"/>
    <w:link w:val="SubTtulo"/>
    <w:rsid w:val="00313A22"/>
    <w:rPr>
      <w:rFonts w:ascii="Arial" w:eastAsia="DejaVu Sans" w:hAnsi="Arial" w:cs="Arial"/>
      <w:b/>
      <w:kern w:val="1"/>
      <w:sz w:val="24"/>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BC4"/>
    <w:pPr>
      <w:widowControl w:val="0"/>
      <w:suppressAutoHyphens/>
      <w:spacing w:line="360" w:lineRule="auto"/>
      <w:ind w:firstLine="425"/>
      <w:jc w:val="both"/>
    </w:pPr>
    <w:rPr>
      <w:rFonts w:ascii="Arial" w:eastAsia="DejaVu Sans" w:hAnsi="Arial" w:cs="Arial"/>
      <w:kern w:val="1"/>
      <w:sz w:val="24"/>
      <w:szCs w:val="24"/>
      <w:lang w:eastAsia="ar-SA"/>
    </w:rPr>
  </w:style>
  <w:style w:type="paragraph" w:styleId="Heading1">
    <w:name w:val="heading 1"/>
    <w:basedOn w:val="Normal"/>
    <w:next w:val="Normal"/>
    <w:link w:val="Heading1Char"/>
    <w:uiPriority w:val="9"/>
    <w:qFormat/>
    <w:rsid w:val="003C7D54"/>
    <w:pPr>
      <w:keepNext/>
      <w:widowControl/>
      <w:numPr>
        <w:numId w:val="18"/>
      </w:numPr>
      <w:suppressAutoHyphens w:val="0"/>
      <w:spacing w:before="240" w:after="60"/>
      <w:ind w:left="431" w:hanging="431"/>
      <w:jc w:val="left"/>
      <w:outlineLvl w:val="0"/>
    </w:pPr>
    <w:rPr>
      <w:rFonts w:eastAsiaTheme="majorEastAsia"/>
      <w:b/>
      <w:bCs/>
      <w:sz w:val="32"/>
      <w:szCs w:val="32"/>
    </w:rPr>
  </w:style>
  <w:style w:type="paragraph" w:styleId="Heading2">
    <w:name w:val="heading 2"/>
    <w:basedOn w:val="Normal"/>
    <w:next w:val="Normal"/>
    <w:link w:val="Heading2Char"/>
    <w:qFormat/>
    <w:rsid w:val="00806EDB"/>
    <w:pPr>
      <w:keepNext/>
      <w:widowControl/>
      <w:numPr>
        <w:ilvl w:val="1"/>
        <w:numId w:val="18"/>
      </w:numPr>
      <w:suppressAutoHyphens w:val="0"/>
      <w:spacing w:before="240" w:after="60"/>
      <w:outlineLvl w:val="1"/>
    </w:pPr>
    <w:rPr>
      <w:rFonts w:eastAsiaTheme="majorEastAsia"/>
      <w:b/>
      <w:bCs/>
      <w:i/>
      <w:iCs/>
      <w:sz w:val="28"/>
      <w:szCs w:val="28"/>
    </w:rPr>
  </w:style>
  <w:style w:type="paragraph" w:styleId="Heading3">
    <w:name w:val="heading 3"/>
    <w:basedOn w:val="Normal"/>
    <w:next w:val="Normal"/>
    <w:link w:val="Heading3Char"/>
    <w:qFormat/>
    <w:rsid w:val="00420D94"/>
    <w:pPr>
      <w:keepNext/>
      <w:widowControl/>
      <w:numPr>
        <w:ilvl w:val="2"/>
        <w:numId w:val="18"/>
      </w:numPr>
      <w:suppressAutoHyphens w:val="0"/>
      <w:spacing w:before="240" w:after="60"/>
      <w:outlineLvl w:val="2"/>
      <w:pPrChange w:id="1" w:author="Anasta" w:date="2014-05-28T13:30:00Z">
        <w:pPr>
          <w:keepNext/>
          <w:numPr>
            <w:ilvl w:val="2"/>
            <w:numId w:val="4"/>
          </w:numPr>
          <w:spacing w:before="240" w:after="60" w:line="360" w:lineRule="auto"/>
          <w:ind w:left="720" w:hanging="720"/>
          <w:jc w:val="both"/>
          <w:outlineLvl w:val="2"/>
        </w:pPr>
      </w:pPrChange>
    </w:pPr>
    <w:rPr>
      <w:rFonts w:eastAsiaTheme="majorEastAsia"/>
      <w:b/>
      <w:bCs/>
      <w:sz w:val="26"/>
      <w:szCs w:val="26"/>
      <w:rPrChange w:id="1" w:author="Anasta" w:date="2014-05-28T13:30:00Z">
        <w:rPr>
          <w:rFonts w:ascii="Arial" w:eastAsiaTheme="majorEastAsia" w:hAnsi="Arial" w:cs="Arial"/>
          <w:b/>
          <w:bCs/>
          <w:kern w:val="1"/>
          <w:sz w:val="26"/>
          <w:szCs w:val="26"/>
          <w:lang w:val="pt-BR" w:eastAsia="ar-SA" w:bidi="ar-SA"/>
        </w:rPr>
      </w:rPrChange>
    </w:rPr>
  </w:style>
  <w:style w:type="paragraph" w:styleId="Heading4">
    <w:name w:val="heading 4"/>
    <w:basedOn w:val="Normal"/>
    <w:next w:val="Normal"/>
    <w:link w:val="Heading4Char"/>
    <w:qFormat/>
    <w:rsid w:val="00B25C53"/>
    <w:pPr>
      <w:keepNext/>
      <w:numPr>
        <w:ilvl w:val="3"/>
        <w:numId w:val="18"/>
      </w:numPr>
      <w:spacing w:before="240" w:after="60"/>
      <w:outlineLvl w:val="3"/>
    </w:pPr>
    <w:rPr>
      <w:bCs/>
      <w:sz w:val="28"/>
      <w:szCs w:val="28"/>
    </w:rPr>
  </w:style>
  <w:style w:type="paragraph" w:styleId="Heading5">
    <w:name w:val="heading 5"/>
    <w:basedOn w:val="Normal"/>
    <w:next w:val="Normal"/>
    <w:link w:val="Heading5Char"/>
    <w:uiPriority w:val="9"/>
    <w:unhideWhenUsed/>
    <w:qFormat/>
    <w:rsid w:val="00806EDB"/>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6EDB"/>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6EDB"/>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6EDB"/>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6EDB"/>
    <w:pPr>
      <w:keepNext/>
      <w:keepLines/>
      <w:numPr>
        <w:ilvl w:val="8"/>
        <w:numId w:val="30"/>
      </w:numPr>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eastAsia="SimSun"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B0449C"/>
    <w:pPr>
      <w:spacing w:before="120"/>
    </w:pPr>
    <w:rPr>
      <w:b/>
      <w:caps/>
      <w:szCs w:val="22"/>
    </w:rPr>
  </w:style>
  <w:style w:type="paragraph" w:styleId="TOC2">
    <w:name w:val="toc 2"/>
    <w:basedOn w:val="Normal"/>
    <w:next w:val="Normal"/>
    <w:uiPriority w:val="39"/>
    <w:rsid w:val="00B0449C"/>
    <w:pPr>
      <w:tabs>
        <w:tab w:val="right" w:leader="dot" w:pos="9060"/>
      </w:tabs>
      <w:ind w:left="240"/>
    </w:pPr>
    <w:rPr>
      <w:smallCaps/>
      <w:noProof/>
    </w:rPr>
  </w:style>
  <w:style w:type="paragraph" w:styleId="TOC3">
    <w:name w:val="toc 3"/>
    <w:basedOn w:val="Normal"/>
    <w:next w:val="Normal"/>
    <w:uiPriority w:val="39"/>
    <w:rsid w:val="00B0449C"/>
    <w:pPr>
      <w:tabs>
        <w:tab w:val="right" w:leader="dot" w:pos="9060"/>
      </w:tabs>
      <w:ind w:left="480"/>
    </w:pPr>
    <w:rPr>
      <w:i/>
      <w:noProof/>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2"/>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1"/>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3"/>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link w:val="ListParagraphChar"/>
    <w:uiPriority w:val="34"/>
    <w:qFormat/>
    <w:rsid w:val="0041730B"/>
    <w:pPr>
      <w:widowControl/>
      <w:numPr>
        <w:numId w:val="21"/>
      </w:numPr>
      <w:suppressAutoHyphens w:val="0"/>
      <w:spacing w:after="20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806EDB"/>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806EDB"/>
    <w:pPr>
      <w:suppressAutoHyphens w:val="0"/>
      <w:autoSpaceDE w:val="0"/>
      <w:autoSpaceDN w:val="0"/>
    </w:pPr>
    <w:rPr>
      <w:rFonts w:eastAsia="Times New Roman"/>
      <w:kern w:val="0"/>
      <w:lang w:eastAsia="pt-BR"/>
    </w:rPr>
  </w:style>
  <w:style w:type="character" w:customStyle="1" w:styleId="NormalIPChar">
    <w:name w:val="Normal IP Char"/>
    <w:link w:val="NormalIP"/>
    <w:rsid w:val="00806EDB"/>
    <w:rPr>
      <w:rFonts w:ascii="Arial" w:hAnsi="Arial" w:cs="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806EDB"/>
    <w:pPr>
      <w:keepLines/>
      <w:numPr>
        <w:numId w:val="0"/>
      </w:numPr>
      <w:spacing w:before="480" w:after="0" w:line="276" w:lineRule="auto"/>
      <w:outlineLvl w:val="9"/>
    </w:pPr>
    <w:rPr>
      <w:rFonts w:asciiTheme="majorHAnsi"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806EDB"/>
    <w:rPr>
      <w:b/>
      <w:bCs/>
    </w:rPr>
  </w:style>
  <w:style w:type="paragraph" w:styleId="Quote">
    <w:name w:val="Quote"/>
    <w:basedOn w:val="Normal"/>
    <w:next w:val="Normal"/>
    <w:link w:val="QuoteChar"/>
    <w:uiPriority w:val="29"/>
    <w:qFormat/>
    <w:rsid w:val="00806EDB"/>
    <w:rPr>
      <w:rFonts w:ascii="Nimbus Roman No9 L" w:hAnsi="Nimbus Roman No9 L"/>
      <w:i/>
      <w:iCs/>
      <w:color w:val="000000" w:themeColor="text1"/>
    </w:rPr>
  </w:style>
  <w:style w:type="character" w:customStyle="1" w:styleId="QuoteChar">
    <w:name w:val="Quote Char"/>
    <w:basedOn w:val="DefaultParagraphFont"/>
    <w:link w:val="Quote"/>
    <w:uiPriority w:val="29"/>
    <w:rsid w:val="00806EDB"/>
    <w:rPr>
      <w:rFonts w:ascii="Nimbus Roman No9 L" w:eastAsia="DejaVu Sans" w:hAnsi="Nimbus Roman No9 L" w:cs="Arial"/>
      <w:i/>
      <w:iCs/>
      <w:color w:val="000000" w:themeColor="text1"/>
      <w:kern w:val="1"/>
      <w:sz w:val="24"/>
      <w:szCs w:val="24"/>
      <w:lang w:eastAsia="ar-SA"/>
    </w:rPr>
  </w:style>
  <w:style w:type="character" w:customStyle="1" w:styleId="Heading5Char">
    <w:name w:val="Heading 5 Char"/>
    <w:basedOn w:val="DefaultParagraphFont"/>
    <w:link w:val="Heading5"/>
    <w:uiPriority w:val="9"/>
    <w:rsid w:val="00806EDB"/>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806EDB"/>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806EDB"/>
    <w:rPr>
      <w:rFonts w:ascii="Arial" w:hAnsi="Arial" w:cs="Arial"/>
      <w:b/>
      <w:bCs/>
      <w:caps/>
      <w:color w:val="000000"/>
      <w:kern w:val="28"/>
      <w:sz w:val="24"/>
      <w:szCs w:val="24"/>
    </w:rPr>
  </w:style>
  <w:style w:type="paragraph" w:styleId="Title">
    <w:name w:val="Title"/>
    <w:basedOn w:val="Normal"/>
    <w:next w:val="Normal"/>
    <w:link w:val="TitleChar"/>
    <w:uiPriority w:val="10"/>
    <w:qFormat/>
    <w:rsid w:val="00806ED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6EDB"/>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806EDB"/>
    <w:rPr>
      <w:rFonts w:ascii="Arial" w:eastAsiaTheme="majorEastAsia" w:hAnsi="Arial" w:cs="Arial"/>
      <w:b/>
      <w:bCs/>
      <w:i/>
      <w:iCs/>
      <w:kern w:val="1"/>
      <w:sz w:val="28"/>
      <w:szCs w:val="28"/>
      <w:lang w:eastAsia="ar-SA"/>
    </w:rPr>
  </w:style>
  <w:style w:type="character" w:customStyle="1" w:styleId="Heading3Char">
    <w:name w:val="Heading 3 Char"/>
    <w:basedOn w:val="DefaultParagraphFont"/>
    <w:link w:val="Heading3"/>
    <w:rsid w:val="00806EDB"/>
    <w:rPr>
      <w:rFonts w:ascii="Arial" w:eastAsiaTheme="majorEastAsia" w:hAnsi="Arial" w:cs="Arial"/>
      <w:b/>
      <w:bCs/>
      <w:kern w:val="1"/>
      <w:sz w:val="26"/>
      <w:szCs w:val="26"/>
      <w:lang w:eastAsia="ar-SA"/>
    </w:rPr>
  </w:style>
  <w:style w:type="character" w:customStyle="1" w:styleId="Heading1Char">
    <w:name w:val="Heading 1 Char"/>
    <w:basedOn w:val="DefaultParagraphFont"/>
    <w:link w:val="Heading1"/>
    <w:uiPriority w:val="9"/>
    <w:rsid w:val="003C7D54"/>
    <w:rPr>
      <w:rFonts w:ascii="Arial" w:eastAsiaTheme="majorEastAsia" w:hAnsi="Arial" w:cs="Arial"/>
      <w:b/>
      <w:bCs/>
      <w:kern w:val="1"/>
      <w:sz w:val="32"/>
      <w:szCs w:val="32"/>
      <w:lang w:eastAsia="ar-SA"/>
    </w:rPr>
  </w:style>
  <w:style w:type="paragraph" w:styleId="Subtitle">
    <w:name w:val="Subtitle"/>
    <w:basedOn w:val="Normal"/>
    <w:next w:val="Normal"/>
    <w:link w:val="SubtitleChar"/>
    <w:uiPriority w:val="11"/>
    <w:qFormat/>
    <w:rsid w:val="00806EDB"/>
    <w:pPr>
      <w:jc w:val="center"/>
    </w:pPr>
    <w:rPr>
      <w:sz w:val="22"/>
      <w:szCs w:val="22"/>
    </w:rPr>
  </w:style>
  <w:style w:type="character" w:customStyle="1" w:styleId="SubtitleChar">
    <w:name w:val="Subtitle Char"/>
    <w:basedOn w:val="DefaultParagraphFont"/>
    <w:link w:val="Subtitle"/>
    <w:uiPriority w:val="11"/>
    <w:rsid w:val="00806EDB"/>
    <w:rPr>
      <w:rFonts w:ascii="Arial" w:eastAsia="DejaVu Sans" w:hAnsi="Arial" w:cs="Arial"/>
      <w:kern w:val="1"/>
      <w:sz w:val="22"/>
      <w:szCs w:val="22"/>
      <w:lang w:eastAsia="ar-SA"/>
    </w:rPr>
  </w:style>
  <w:style w:type="paragraph" w:styleId="Caption">
    <w:name w:val="caption"/>
    <w:basedOn w:val="Subtitle"/>
    <w:next w:val="Normal"/>
    <w:uiPriority w:val="35"/>
    <w:unhideWhenUsed/>
    <w:qFormat/>
    <w:rsid w:val="005E716E"/>
    <w:rPr>
      <w:b/>
    </w:rPr>
  </w:style>
  <w:style w:type="character" w:customStyle="1" w:styleId="Heading6Char">
    <w:name w:val="Heading 6 Char"/>
    <w:basedOn w:val="DefaultParagraphFont"/>
    <w:link w:val="Heading6"/>
    <w:uiPriority w:val="9"/>
    <w:semiHidden/>
    <w:rsid w:val="00806EDB"/>
    <w:rPr>
      <w:rFonts w:asciiTheme="majorHAnsi" w:eastAsiaTheme="majorEastAsia" w:hAnsiTheme="majorHAnsi" w:cstheme="majorBidi"/>
      <w:i/>
      <w:iCs/>
      <w:color w:val="243F60" w:themeColor="accent1" w:themeShade="7F"/>
      <w:kern w:val="1"/>
      <w:sz w:val="24"/>
      <w:szCs w:val="24"/>
      <w:lang w:eastAsia="ar-SA"/>
    </w:rPr>
  </w:style>
  <w:style w:type="character" w:customStyle="1" w:styleId="Heading7Char">
    <w:name w:val="Heading 7 Char"/>
    <w:basedOn w:val="DefaultParagraphFont"/>
    <w:link w:val="Heading7"/>
    <w:uiPriority w:val="9"/>
    <w:semiHidden/>
    <w:rsid w:val="00806EDB"/>
    <w:rPr>
      <w:rFonts w:asciiTheme="majorHAnsi" w:eastAsiaTheme="majorEastAsia" w:hAnsiTheme="majorHAnsi" w:cstheme="majorBidi"/>
      <w:i/>
      <w:iCs/>
      <w:color w:val="404040" w:themeColor="text1" w:themeTint="BF"/>
      <w:kern w:val="1"/>
      <w:sz w:val="24"/>
      <w:szCs w:val="24"/>
      <w:lang w:eastAsia="ar-SA"/>
    </w:rPr>
  </w:style>
  <w:style w:type="character" w:customStyle="1" w:styleId="Heading8Char">
    <w:name w:val="Heading 8 Char"/>
    <w:basedOn w:val="DefaultParagraphFont"/>
    <w:link w:val="Heading8"/>
    <w:uiPriority w:val="9"/>
    <w:semiHidden/>
    <w:rsid w:val="00806EDB"/>
    <w:rPr>
      <w:rFonts w:asciiTheme="majorHAnsi" w:eastAsiaTheme="majorEastAsia" w:hAnsiTheme="majorHAnsi" w:cstheme="majorBidi"/>
      <w:color w:val="404040" w:themeColor="text1" w:themeTint="BF"/>
      <w:kern w:val="1"/>
      <w:lang w:eastAsia="ar-SA"/>
    </w:rPr>
  </w:style>
  <w:style w:type="character" w:customStyle="1" w:styleId="Heading9Char">
    <w:name w:val="Heading 9 Char"/>
    <w:basedOn w:val="DefaultParagraphFont"/>
    <w:link w:val="Heading9"/>
    <w:uiPriority w:val="9"/>
    <w:semiHidden/>
    <w:rsid w:val="00806EDB"/>
    <w:rPr>
      <w:rFonts w:asciiTheme="majorHAnsi" w:eastAsiaTheme="majorEastAsia" w:hAnsiTheme="majorHAnsi" w:cstheme="majorBidi"/>
      <w:i/>
      <w:iCs/>
      <w:color w:val="404040" w:themeColor="text1" w:themeTint="BF"/>
      <w:kern w:val="1"/>
      <w:lang w:eastAsia="ar-SA"/>
    </w:rPr>
  </w:style>
  <w:style w:type="paragraph" w:customStyle="1" w:styleId="Heading1semnumerao">
    <w:name w:val="Heading 1 sem numeração"/>
    <w:basedOn w:val="Heading1"/>
    <w:link w:val="Heading1semnumeraoChar"/>
    <w:qFormat/>
    <w:rsid w:val="00806EDB"/>
    <w:pPr>
      <w:numPr>
        <w:numId w:val="0"/>
      </w:numPr>
    </w:pPr>
    <w:rPr>
      <w:sz w:val="24"/>
      <w:szCs w:val="24"/>
    </w:rPr>
  </w:style>
  <w:style w:type="character" w:customStyle="1" w:styleId="Heading1semnumeraoChar">
    <w:name w:val="Heading 1 sem numeração Char"/>
    <w:basedOn w:val="Heading1Char"/>
    <w:link w:val="Heading1semnumerao"/>
    <w:rsid w:val="00806EDB"/>
    <w:rPr>
      <w:rFonts w:ascii="Arial" w:eastAsiaTheme="majorEastAsia" w:hAnsi="Arial" w:cs="Arial"/>
      <w:b/>
      <w:bCs/>
      <w:kern w:val="1"/>
      <w:sz w:val="24"/>
      <w:szCs w:val="24"/>
      <w:lang w:eastAsia="ar-SA"/>
    </w:rPr>
  </w:style>
  <w:style w:type="paragraph" w:styleId="Revision">
    <w:name w:val="Revision"/>
    <w:hidden/>
    <w:uiPriority w:val="99"/>
    <w:semiHidden/>
    <w:rsid w:val="00163371"/>
    <w:rPr>
      <w:rFonts w:ascii="Nimbus Roman No9 L" w:eastAsia="DejaVu Sans" w:hAnsi="Nimbus Roman No9 L"/>
      <w:kern w:val="1"/>
      <w:sz w:val="24"/>
      <w:szCs w:val="24"/>
      <w:lang w:eastAsia="ar-SA"/>
    </w:rPr>
  </w:style>
  <w:style w:type="paragraph" w:styleId="Bibliography">
    <w:name w:val="Bibliography"/>
    <w:basedOn w:val="Normal"/>
    <w:next w:val="Normal"/>
    <w:uiPriority w:val="37"/>
    <w:unhideWhenUsed/>
    <w:rsid w:val="00806EDB"/>
    <w:pPr>
      <w:widowControl/>
      <w:suppressAutoHyphens w:val="0"/>
      <w:spacing w:after="100" w:afterAutospacing="1" w:line="276" w:lineRule="auto"/>
      <w:ind w:left="567" w:hanging="567"/>
      <w:jc w:val="left"/>
    </w:pPr>
    <w:rPr>
      <w:rFonts w:eastAsia="Calibri"/>
      <w:noProof/>
      <w:kern w:val="0"/>
      <w:lang w:val="en-US" w:eastAsia="en-US"/>
    </w:rPr>
  </w:style>
  <w:style w:type="character" w:customStyle="1" w:styleId="Heading4Char">
    <w:name w:val="Heading 4 Char"/>
    <w:basedOn w:val="DefaultParagraphFont"/>
    <w:link w:val="Heading4"/>
    <w:rsid w:val="00B25C53"/>
    <w:rPr>
      <w:rFonts w:ascii="Arial" w:eastAsia="DejaVu Sans" w:hAnsi="Arial" w:cs="Arial"/>
      <w:bCs/>
      <w:kern w:val="1"/>
      <w:sz w:val="28"/>
      <w:szCs w:val="28"/>
      <w:lang w:eastAsia="ar-SA"/>
    </w:rPr>
  </w:style>
  <w:style w:type="character" w:styleId="Emphasis">
    <w:name w:val="Emphasis"/>
    <w:uiPriority w:val="20"/>
    <w:qFormat/>
    <w:rsid w:val="003332E8"/>
    <w:rPr>
      <w:i/>
      <w:iCs/>
    </w:rPr>
  </w:style>
  <w:style w:type="paragraph" w:styleId="IntenseQuote">
    <w:name w:val="Intense Quote"/>
    <w:basedOn w:val="Normal"/>
    <w:next w:val="Normal"/>
    <w:link w:val="IntenseQuoteChar"/>
    <w:uiPriority w:val="30"/>
    <w:qFormat/>
    <w:rsid w:val="003332E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332E8"/>
    <w:rPr>
      <w:rFonts w:ascii="Arial" w:eastAsia="DejaVu Sans" w:hAnsi="Arial" w:cs="Arial"/>
      <w:b/>
      <w:bCs/>
      <w:i/>
      <w:iCs/>
      <w:color w:val="4F81BD" w:themeColor="accent1"/>
      <w:kern w:val="1"/>
      <w:sz w:val="24"/>
      <w:szCs w:val="24"/>
      <w:lang w:eastAsia="ar-SA"/>
    </w:rPr>
  </w:style>
  <w:style w:type="character" w:styleId="SubtleEmphasis">
    <w:name w:val="Subtle Emphasis"/>
    <w:uiPriority w:val="19"/>
    <w:qFormat/>
    <w:rsid w:val="003332E8"/>
    <w:rPr>
      <w:i/>
      <w:iCs/>
      <w:color w:val="808080" w:themeColor="text1" w:themeTint="7F"/>
    </w:rPr>
  </w:style>
  <w:style w:type="character" w:styleId="IntenseEmphasis">
    <w:name w:val="Intense Emphasis"/>
    <w:uiPriority w:val="21"/>
    <w:qFormat/>
    <w:rsid w:val="003332E8"/>
    <w:rPr>
      <w:b/>
      <w:bCs/>
      <w:i/>
      <w:iCs/>
      <w:color w:val="4F81BD" w:themeColor="accent1"/>
    </w:rPr>
  </w:style>
  <w:style w:type="character" w:styleId="SubtleReference">
    <w:name w:val="Subtle Reference"/>
    <w:uiPriority w:val="31"/>
    <w:qFormat/>
    <w:rsid w:val="003332E8"/>
    <w:rPr>
      <w:smallCaps/>
      <w:color w:val="C0504D" w:themeColor="accent2"/>
      <w:u w:val="single"/>
    </w:rPr>
  </w:style>
  <w:style w:type="character" w:styleId="IntenseReference">
    <w:name w:val="Intense Reference"/>
    <w:uiPriority w:val="32"/>
    <w:qFormat/>
    <w:rsid w:val="003332E8"/>
    <w:rPr>
      <w:b/>
      <w:bCs/>
      <w:smallCaps/>
      <w:color w:val="C0504D" w:themeColor="accent2"/>
      <w:spacing w:val="5"/>
      <w:u w:val="single"/>
    </w:rPr>
  </w:style>
  <w:style w:type="character" w:styleId="BookTitle">
    <w:name w:val="Book Title"/>
    <w:uiPriority w:val="33"/>
    <w:qFormat/>
    <w:rsid w:val="003332E8"/>
    <w:rPr>
      <w:b/>
      <w:bCs/>
      <w:smallCaps/>
      <w:spacing w:val="5"/>
    </w:rPr>
  </w:style>
  <w:style w:type="character" w:customStyle="1" w:styleId="ListParagraphChar">
    <w:name w:val="List Paragraph Char"/>
    <w:basedOn w:val="DefaultParagraphFont"/>
    <w:link w:val="ListParagraph"/>
    <w:uiPriority w:val="34"/>
    <w:rsid w:val="0041730B"/>
    <w:rPr>
      <w:rFonts w:ascii="Arial" w:eastAsia="DejaVu Sans" w:hAnsi="Arial" w:cs="Arial"/>
      <w:kern w:val="1"/>
      <w:sz w:val="24"/>
      <w:szCs w:val="24"/>
      <w:lang w:eastAsia="ar-SA"/>
    </w:rPr>
  </w:style>
  <w:style w:type="character" w:styleId="FollowedHyperlink">
    <w:name w:val="FollowedHyperlink"/>
    <w:basedOn w:val="DefaultParagraphFont"/>
    <w:uiPriority w:val="99"/>
    <w:semiHidden/>
    <w:unhideWhenUsed/>
    <w:rsid w:val="004B16C7"/>
    <w:rPr>
      <w:color w:val="800080" w:themeColor="followedHyperlink"/>
      <w:u w:val="single"/>
    </w:rPr>
  </w:style>
  <w:style w:type="paragraph" w:styleId="TableofFigures">
    <w:name w:val="table of figures"/>
    <w:basedOn w:val="Normal"/>
    <w:next w:val="Normal"/>
    <w:uiPriority w:val="99"/>
    <w:unhideWhenUsed/>
    <w:rsid w:val="00010D43"/>
  </w:style>
  <w:style w:type="paragraph" w:customStyle="1" w:styleId="SubTitulozinho">
    <w:name w:val="SubTitulozinho"/>
    <w:basedOn w:val="Normal"/>
    <w:link w:val="SubTitulozinhoChar"/>
    <w:qFormat/>
    <w:rsid w:val="00C311D8"/>
    <w:pPr>
      <w:jc w:val="center"/>
    </w:pPr>
    <w:rPr>
      <w:b/>
      <w:i/>
    </w:rPr>
  </w:style>
  <w:style w:type="paragraph" w:customStyle="1" w:styleId="SubTtulo">
    <w:name w:val="SubTítulo"/>
    <w:basedOn w:val="Subtitle"/>
    <w:link w:val="SubTtuloChar"/>
    <w:qFormat/>
    <w:rsid w:val="00313A22"/>
    <w:rPr>
      <w:b/>
      <w:sz w:val="24"/>
    </w:rPr>
  </w:style>
  <w:style w:type="character" w:customStyle="1" w:styleId="SubTitulozinhoChar">
    <w:name w:val="SubTitulozinho Char"/>
    <w:basedOn w:val="DefaultParagraphFont"/>
    <w:link w:val="SubTitulozinho"/>
    <w:rsid w:val="00C311D8"/>
    <w:rPr>
      <w:rFonts w:ascii="Arial" w:eastAsia="DejaVu Sans" w:hAnsi="Arial" w:cs="Arial"/>
      <w:b/>
      <w:i/>
      <w:kern w:val="1"/>
      <w:sz w:val="24"/>
      <w:szCs w:val="24"/>
      <w:lang w:eastAsia="ar-SA"/>
    </w:rPr>
  </w:style>
  <w:style w:type="character" w:customStyle="1" w:styleId="SubTtuloChar">
    <w:name w:val="SubTítulo Char"/>
    <w:basedOn w:val="SubtitleChar"/>
    <w:link w:val="SubTtulo"/>
    <w:rsid w:val="00313A22"/>
    <w:rPr>
      <w:rFonts w:ascii="Arial" w:eastAsia="DejaVu Sans" w:hAnsi="Arial" w:cs="Arial"/>
      <w:b/>
      <w:kern w:val="1"/>
      <w:sz w:val="24"/>
      <w:szCs w:val="22"/>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92522">
      <w:bodyDiv w:val="1"/>
      <w:marLeft w:val="0"/>
      <w:marRight w:val="0"/>
      <w:marTop w:val="0"/>
      <w:marBottom w:val="0"/>
      <w:divBdr>
        <w:top w:val="none" w:sz="0" w:space="0" w:color="auto"/>
        <w:left w:val="none" w:sz="0" w:space="0" w:color="auto"/>
        <w:bottom w:val="none" w:sz="0" w:space="0" w:color="auto"/>
        <w:right w:val="none" w:sz="0" w:space="0" w:color="auto"/>
      </w:divBdr>
    </w:div>
    <w:div w:id="260452806">
      <w:bodyDiv w:val="1"/>
      <w:marLeft w:val="0"/>
      <w:marRight w:val="0"/>
      <w:marTop w:val="0"/>
      <w:marBottom w:val="0"/>
      <w:divBdr>
        <w:top w:val="none" w:sz="0" w:space="0" w:color="auto"/>
        <w:left w:val="none" w:sz="0" w:space="0" w:color="auto"/>
        <w:bottom w:val="none" w:sz="0" w:space="0" w:color="auto"/>
        <w:right w:val="none" w:sz="0" w:space="0" w:color="auto"/>
      </w:divBdr>
    </w:div>
    <w:div w:id="267588716">
      <w:bodyDiv w:val="1"/>
      <w:marLeft w:val="0"/>
      <w:marRight w:val="0"/>
      <w:marTop w:val="0"/>
      <w:marBottom w:val="0"/>
      <w:divBdr>
        <w:top w:val="none" w:sz="0" w:space="0" w:color="auto"/>
        <w:left w:val="none" w:sz="0" w:space="0" w:color="auto"/>
        <w:bottom w:val="none" w:sz="0" w:space="0" w:color="auto"/>
        <w:right w:val="none" w:sz="0" w:space="0" w:color="auto"/>
      </w:divBdr>
    </w:div>
    <w:div w:id="309016242">
      <w:bodyDiv w:val="1"/>
      <w:marLeft w:val="0"/>
      <w:marRight w:val="0"/>
      <w:marTop w:val="0"/>
      <w:marBottom w:val="0"/>
      <w:divBdr>
        <w:top w:val="none" w:sz="0" w:space="0" w:color="auto"/>
        <w:left w:val="none" w:sz="0" w:space="0" w:color="auto"/>
        <w:bottom w:val="none" w:sz="0" w:space="0" w:color="auto"/>
        <w:right w:val="none" w:sz="0" w:space="0" w:color="auto"/>
      </w:divBdr>
    </w:div>
    <w:div w:id="444080565">
      <w:bodyDiv w:val="1"/>
      <w:marLeft w:val="0"/>
      <w:marRight w:val="0"/>
      <w:marTop w:val="0"/>
      <w:marBottom w:val="0"/>
      <w:divBdr>
        <w:top w:val="none" w:sz="0" w:space="0" w:color="auto"/>
        <w:left w:val="none" w:sz="0" w:space="0" w:color="auto"/>
        <w:bottom w:val="none" w:sz="0" w:space="0" w:color="auto"/>
        <w:right w:val="none" w:sz="0" w:space="0" w:color="auto"/>
      </w:divBdr>
    </w:div>
    <w:div w:id="455031116">
      <w:bodyDiv w:val="1"/>
      <w:marLeft w:val="0"/>
      <w:marRight w:val="0"/>
      <w:marTop w:val="0"/>
      <w:marBottom w:val="0"/>
      <w:divBdr>
        <w:top w:val="none" w:sz="0" w:space="0" w:color="auto"/>
        <w:left w:val="none" w:sz="0" w:space="0" w:color="auto"/>
        <w:bottom w:val="none" w:sz="0" w:space="0" w:color="auto"/>
        <w:right w:val="none" w:sz="0" w:space="0" w:color="auto"/>
      </w:divBdr>
    </w:div>
    <w:div w:id="473959020">
      <w:bodyDiv w:val="1"/>
      <w:marLeft w:val="0"/>
      <w:marRight w:val="0"/>
      <w:marTop w:val="0"/>
      <w:marBottom w:val="0"/>
      <w:divBdr>
        <w:top w:val="none" w:sz="0" w:space="0" w:color="auto"/>
        <w:left w:val="none" w:sz="0" w:space="0" w:color="auto"/>
        <w:bottom w:val="none" w:sz="0" w:space="0" w:color="auto"/>
        <w:right w:val="none" w:sz="0" w:space="0" w:color="auto"/>
      </w:divBdr>
    </w:div>
    <w:div w:id="475070618">
      <w:bodyDiv w:val="1"/>
      <w:marLeft w:val="0"/>
      <w:marRight w:val="0"/>
      <w:marTop w:val="0"/>
      <w:marBottom w:val="0"/>
      <w:divBdr>
        <w:top w:val="none" w:sz="0" w:space="0" w:color="auto"/>
        <w:left w:val="none" w:sz="0" w:space="0" w:color="auto"/>
        <w:bottom w:val="none" w:sz="0" w:space="0" w:color="auto"/>
        <w:right w:val="none" w:sz="0" w:space="0" w:color="auto"/>
      </w:divBdr>
    </w:div>
    <w:div w:id="484973477">
      <w:bodyDiv w:val="1"/>
      <w:marLeft w:val="0"/>
      <w:marRight w:val="0"/>
      <w:marTop w:val="0"/>
      <w:marBottom w:val="0"/>
      <w:divBdr>
        <w:top w:val="none" w:sz="0" w:space="0" w:color="auto"/>
        <w:left w:val="none" w:sz="0" w:space="0" w:color="auto"/>
        <w:bottom w:val="none" w:sz="0" w:space="0" w:color="auto"/>
        <w:right w:val="none" w:sz="0" w:space="0" w:color="auto"/>
      </w:divBdr>
    </w:div>
    <w:div w:id="594217413">
      <w:bodyDiv w:val="1"/>
      <w:marLeft w:val="0"/>
      <w:marRight w:val="0"/>
      <w:marTop w:val="0"/>
      <w:marBottom w:val="0"/>
      <w:divBdr>
        <w:top w:val="none" w:sz="0" w:space="0" w:color="auto"/>
        <w:left w:val="none" w:sz="0" w:space="0" w:color="auto"/>
        <w:bottom w:val="none" w:sz="0" w:space="0" w:color="auto"/>
        <w:right w:val="none" w:sz="0" w:space="0" w:color="auto"/>
      </w:divBdr>
    </w:div>
    <w:div w:id="610627049">
      <w:bodyDiv w:val="1"/>
      <w:marLeft w:val="0"/>
      <w:marRight w:val="0"/>
      <w:marTop w:val="0"/>
      <w:marBottom w:val="0"/>
      <w:divBdr>
        <w:top w:val="none" w:sz="0" w:space="0" w:color="auto"/>
        <w:left w:val="none" w:sz="0" w:space="0" w:color="auto"/>
        <w:bottom w:val="none" w:sz="0" w:space="0" w:color="auto"/>
        <w:right w:val="none" w:sz="0" w:space="0" w:color="auto"/>
      </w:divBdr>
    </w:div>
    <w:div w:id="663239875">
      <w:bodyDiv w:val="1"/>
      <w:marLeft w:val="0"/>
      <w:marRight w:val="0"/>
      <w:marTop w:val="0"/>
      <w:marBottom w:val="0"/>
      <w:divBdr>
        <w:top w:val="none" w:sz="0" w:space="0" w:color="auto"/>
        <w:left w:val="none" w:sz="0" w:space="0" w:color="auto"/>
        <w:bottom w:val="none" w:sz="0" w:space="0" w:color="auto"/>
        <w:right w:val="none" w:sz="0" w:space="0" w:color="auto"/>
      </w:divBdr>
    </w:div>
    <w:div w:id="677543608">
      <w:bodyDiv w:val="1"/>
      <w:marLeft w:val="0"/>
      <w:marRight w:val="0"/>
      <w:marTop w:val="0"/>
      <w:marBottom w:val="0"/>
      <w:divBdr>
        <w:top w:val="none" w:sz="0" w:space="0" w:color="auto"/>
        <w:left w:val="none" w:sz="0" w:space="0" w:color="auto"/>
        <w:bottom w:val="none" w:sz="0" w:space="0" w:color="auto"/>
        <w:right w:val="none" w:sz="0" w:space="0" w:color="auto"/>
      </w:divBdr>
    </w:div>
    <w:div w:id="683046844">
      <w:bodyDiv w:val="1"/>
      <w:marLeft w:val="0"/>
      <w:marRight w:val="0"/>
      <w:marTop w:val="0"/>
      <w:marBottom w:val="0"/>
      <w:divBdr>
        <w:top w:val="none" w:sz="0" w:space="0" w:color="auto"/>
        <w:left w:val="none" w:sz="0" w:space="0" w:color="auto"/>
        <w:bottom w:val="none" w:sz="0" w:space="0" w:color="auto"/>
        <w:right w:val="none" w:sz="0" w:space="0" w:color="auto"/>
      </w:divBdr>
    </w:div>
    <w:div w:id="685255204">
      <w:bodyDiv w:val="1"/>
      <w:marLeft w:val="0"/>
      <w:marRight w:val="0"/>
      <w:marTop w:val="0"/>
      <w:marBottom w:val="0"/>
      <w:divBdr>
        <w:top w:val="none" w:sz="0" w:space="0" w:color="auto"/>
        <w:left w:val="none" w:sz="0" w:space="0" w:color="auto"/>
        <w:bottom w:val="none" w:sz="0" w:space="0" w:color="auto"/>
        <w:right w:val="none" w:sz="0" w:space="0" w:color="auto"/>
      </w:divBdr>
    </w:div>
    <w:div w:id="721759430">
      <w:bodyDiv w:val="1"/>
      <w:marLeft w:val="0"/>
      <w:marRight w:val="0"/>
      <w:marTop w:val="0"/>
      <w:marBottom w:val="0"/>
      <w:divBdr>
        <w:top w:val="none" w:sz="0" w:space="0" w:color="auto"/>
        <w:left w:val="none" w:sz="0" w:space="0" w:color="auto"/>
        <w:bottom w:val="none" w:sz="0" w:space="0" w:color="auto"/>
        <w:right w:val="none" w:sz="0" w:space="0" w:color="auto"/>
      </w:divBdr>
    </w:div>
    <w:div w:id="750083890">
      <w:bodyDiv w:val="1"/>
      <w:marLeft w:val="0"/>
      <w:marRight w:val="0"/>
      <w:marTop w:val="0"/>
      <w:marBottom w:val="0"/>
      <w:divBdr>
        <w:top w:val="none" w:sz="0" w:space="0" w:color="auto"/>
        <w:left w:val="none" w:sz="0" w:space="0" w:color="auto"/>
        <w:bottom w:val="none" w:sz="0" w:space="0" w:color="auto"/>
        <w:right w:val="none" w:sz="0" w:space="0" w:color="auto"/>
      </w:divBdr>
    </w:div>
    <w:div w:id="868681903">
      <w:bodyDiv w:val="1"/>
      <w:marLeft w:val="0"/>
      <w:marRight w:val="0"/>
      <w:marTop w:val="0"/>
      <w:marBottom w:val="0"/>
      <w:divBdr>
        <w:top w:val="none" w:sz="0" w:space="0" w:color="auto"/>
        <w:left w:val="none" w:sz="0" w:space="0" w:color="auto"/>
        <w:bottom w:val="none" w:sz="0" w:space="0" w:color="auto"/>
        <w:right w:val="none" w:sz="0" w:space="0" w:color="auto"/>
      </w:divBdr>
    </w:div>
    <w:div w:id="898399993">
      <w:bodyDiv w:val="1"/>
      <w:marLeft w:val="0"/>
      <w:marRight w:val="0"/>
      <w:marTop w:val="0"/>
      <w:marBottom w:val="0"/>
      <w:divBdr>
        <w:top w:val="none" w:sz="0" w:space="0" w:color="auto"/>
        <w:left w:val="none" w:sz="0" w:space="0" w:color="auto"/>
        <w:bottom w:val="none" w:sz="0" w:space="0" w:color="auto"/>
        <w:right w:val="none" w:sz="0" w:space="0" w:color="auto"/>
      </w:divBdr>
    </w:div>
    <w:div w:id="966200645">
      <w:bodyDiv w:val="1"/>
      <w:marLeft w:val="0"/>
      <w:marRight w:val="0"/>
      <w:marTop w:val="0"/>
      <w:marBottom w:val="0"/>
      <w:divBdr>
        <w:top w:val="none" w:sz="0" w:space="0" w:color="auto"/>
        <w:left w:val="none" w:sz="0" w:space="0" w:color="auto"/>
        <w:bottom w:val="none" w:sz="0" w:space="0" w:color="auto"/>
        <w:right w:val="none" w:sz="0" w:space="0" w:color="auto"/>
      </w:divBdr>
    </w:div>
    <w:div w:id="987562792">
      <w:bodyDiv w:val="1"/>
      <w:marLeft w:val="0"/>
      <w:marRight w:val="0"/>
      <w:marTop w:val="0"/>
      <w:marBottom w:val="0"/>
      <w:divBdr>
        <w:top w:val="none" w:sz="0" w:space="0" w:color="auto"/>
        <w:left w:val="none" w:sz="0" w:space="0" w:color="auto"/>
        <w:bottom w:val="none" w:sz="0" w:space="0" w:color="auto"/>
        <w:right w:val="none" w:sz="0" w:space="0" w:color="auto"/>
      </w:divBdr>
    </w:div>
    <w:div w:id="1120417966">
      <w:bodyDiv w:val="1"/>
      <w:marLeft w:val="0"/>
      <w:marRight w:val="0"/>
      <w:marTop w:val="0"/>
      <w:marBottom w:val="0"/>
      <w:divBdr>
        <w:top w:val="none" w:sz="0" w:space="0" w:color="auto"/>
        <w:left w:val="none" w:sz="0" w:space="0" w:color="auto"/>
        <w:bottom w:val="none" w:sz="0" w:space="0" w:color="auto"/>
        <w:right w:val="none" w:sz="0" w:space="0" w:color="auto"/>
      </w:divBdr>
    </w:div>
    <w:div w:id="1209026581">
      <w:bodyDiv w:val="1"/>
      <w:marLeft w:val="0"/>
      <w:marRight w:val="0"/>
      <w:marTop w:val="0"/>
      <w:marBottom w:val="0"/>
      <w:divBdr>
        <w:top w:val="none" w:sz="0" w:space="0" w:color="auto"/>
        <w:left w:val="none" w:sz="0" w:space="0" w:color="auto"/>
        <w:bottom w:val="none" w:sz="0" w:space="0" w:color="auto"/>
        <w:right w:val="none" w:sz="0" w:space="0" w:color="auto"/>
      </w:divBdr>
    </w:div>
    <w:div w:id="1450782433">
      <w:bodyDiv w:val="1"/>
      <w:marLeft w:val="0"/>
      <w:marRight w:val="0"/>
      <w:marTop w:val="0"/>
      <w:marBottom w:val="0"/>
      <w:divBdr>
        <w:top w:val="none" w:sz="0" w:space="0" w:color="auto"/>
        <w:left w:val="none" w:sz="0" w:space="0" w:color="auto"/>
        <w:bottom w:val="none" w:sz="0" w:space="0" w:color="auto"/>
        <w:right w:val="none" w:sz="0" w:space="0" w:color="auto"/>
      </w:divBdr>
    </w:div>
    <w:div w:id="1708679635">
      <w:bodyDiv w:val="1"/>
      <w:marLeft w:val="0"/>
      <w:marRight w:val="0"/>
      <w:marTop w:val="0"/>
      <w:marBottom w:val="0"/>
      <w:divBdr>
        <w:top w:val="none" w:sz="0" w:space="0" w:color="auto"/>
        <w:left w:val="none" w:sz="0" w:space="0" w:color="auto"/>
        <w:bottom w:val="none" w:sz="0" w:space="0" w:color="auto"/>
        <w:right w:val="none" w:sz="0" w:space="0" w:color="auto"/>
      </w:divBdr>
    </w:div>
    <w:div w:id="1892157475">
      <w:bodyDiv w:val="1"/>
      <w:marLeft w:val="0"/>
      <w:marRight w:val="0"/>
      <w:marTop w:val="0"/>
      <w:marBottom w:val="0"/>
      <w:divBdr>
        <w:top w:val="none" w:sz="0" w:space="0" w:color="auto"/>
        <w:left w:val="none" w:sz="0" w:space="0" w:color="auto"/>
        <w:bottom w:val="none" w:sz="0" w:space="0" w:color="auto"/>
        <w:right w:val="none" w:sz="0" w:space="0" w:color="auto"/>
      </w:divBdr>
    </w:div>
    <w:div w:id="1913470626">
      <w:bodyDiv w:val="1"/>
      <w:marLeft w:val="0"/>
      <w:marRight w:val="0"/>
      <w:marTop w:val="0"/>
      <w:marBottom w:val="0"/>
      <w:divBdr>
        <w:top w:val="none" w:sz="0" w:space="0" w:color="auto"/>
        <w:left w:val="none" w:sz="0" w:space="0" w:color="auto"/>
        <w:bottom w:val="none" w:sz="0" w:space="0" w:color="auto"/>
        <w:right w:val="none" w:sz="0" w:space="0" w:color="auto"/>
      </w:divBdr>
    </w:div>
    <w:div w:id="2010790827">
      <w:bodyDiv w:val="1"/>
      <w:marLeft w:val="0"/>
      <w:marRight w:val="0"/>
      <w:marTop w:val="0"/>
      <w:marBottom w:val="0"/>
      <w:divBdr>
        <w:top w:val="none" w:sz="0" w:space="0" w:color="auto"/>
        <w:left w:val="none" w:sz="0" w:space="0" w:color="auto"/>
        <w:bottom w:val="none" w:sz="0" w:space="0" w:color="auto"/>
        <w:right w:val="none" w:sz="0" w:space="0" w:color="auto"/>
      </w:divBdr>
    </w:div>
    <w:div w:id="2044011126">
      <w:bodyDiv w:val="1"/>
      <w:marLeft w:val="0"/>
      <w:marRight w:val="0"/>
      <w:marTop w:val="0"/>
      <w:marBottom w:val="0"/>
      <w:divBdr>
        <w:top w:val="none" w:sz="0" w:space="0" w:color="auto"/>
        <w:left w:val="none" w:sz="0" w:space="0" w:color="auto"/>
        <w:bottom w:val="none" w:sz="0" w:space="0" w:color="auto"/>
        <w:right w:val="none" w:sz="0" w:space="0" w:color="auto"/>
      </w:divBdr>
    </w:div>
    <w:div w:id="208201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9.png"/><Relationship Id="rId3" Type="http://schemas.openxmlformats.org/officeDocument/2006/relationships/numbering" Target="numbering.xml"/><Relationship Id="rId21" Type="http://schemas.microsoft.com/office/2007/relationships/hdphoto" Target="media/hdphoto3.wdp"/><Relationship Id="rId34" Type="http://schemas.microsoft.com/office/2007/relationships/hdphoto" Target="media/hdphoto9.wdp"/><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5.png"/><Relationship Id="rId25" Type="http://schemas.microsoft.com/office/2007/relationships/hdphoto" Target="media/hdphoto5.wdp"/><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9.png"/><Relationship Id="rId32" Type="http://schemas.microsoft.com/office/2007/relationships/hdphoto" Target="media/hdphoto8.wdp"/><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g"/><Relationship Id="rId5" Type="http://schemas.microsoft.com/office/2007/relationships/stylesWithEffects" Target="stylesWithEffects.xml"/><Relationship Id="rId15" Type="http://schemas.openxmlformats.org/officeDocument/2006/relationships/image" Target="media/image4.png"/><Relationship Id="rId23" Type="http://schemas.microsoft.com/office/2007/relationships/hdphoto" Target="media/hdphoto4.wdp"/><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footer" Target="footer1.xml"/><Relationship Id="rId19" Type="http://schemas.microsoft.com/office/2007/relationships/hdphoto" Target="media/hdphoto2.wdp"/><Relationship Id="rId31" Type="http://schemas.openxmlformats.org/officeDocument/2006/relationships/image" Target="media/image13.png"/><Relationship Id="rId44" Type="http://schemas.openxmlformats.org/officeDocument/2006/relationships/image" Target="media/image24.png"/><Relationship Id="rId52"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8.png"/><Relationship Id="rId27" Type="http://schemas.microsoft.com/office/2007/relationships/hdphoto" Target="media/hdphoto6.wdp"/><Relationship Id="rId30" Type="http://schemas.microsoft.com/office/2007/relationships/hdphoto" Target="media/hdphoto7.wdp"/><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BNT_Author (1).XSL" StyleName="ABNT NBR 6023:2002*">
  <b:Source>
    <b:Tag>Lar14</b:Tag>
    <b:SourceType>InternetSite</b:SourceType>
    <b:Guid>{06056F9F-0200-4FC2-BDC9-C0AD1DB28403}</b:Guid>
    <b:Author>
      <b:Author>
        <b:NameList>
          <b:Person>
            <b:Last>Vogel</b:Last>
            <b:First>Lars</b:First>
          </b:Person>
        </b:NameList>
      </b:Author>
    </b:Author>
    <b:Title>Vogella</b:Title>
    <b:InternetSiteTitle>Using lists in Android (ListView) - Tutorial</b:InternetSiteTitle>
    <b:Year>2014</b:Year>
    <b:YearAccessed>2014</b:YearAccessed>
    <b:MonthAccessed>Março</b:MonthAccessed>
    <b:DayAccessed>10</b:DayAccessed>
    <b:URL>http://www.vogella.com/tutorials/AndroidListView/article.html</b:URL>
    <b:RefOrder>9</b:RefOrder>
  </b:Source>
  <b:Source>
    <b:Tag>And144</b:Tag>
    <b:SourceType>InternetSite</b:SourceType>
    <b:Guid>{F150E8E7-7921-41CC-9672-C352275D706F}</b:Guid>
    <b:Author>
      <b:Author>
        <b:NameList>
          <b:Person>
            <b:Last>Smith</b:Last>
            <b:First>Sue</b:First>
          </b:Person>
        </b:NameList>
      </b:Author>
    </b:Author>
    <b:Title>Tuts+</b:Title>
    <b:InternetSiteTitle>Android SDK: Implementing Drag-and-Drop Functionality</b:InternetSiteTitle>
    <b:Year>2014</b:Year>
    <b:YearAccessed>2014</b:YearAccessed>
    <b:MonthAccessed>Março</b:MonthAccessed>
    <b:DayAccessed>10</b:DayAccessed>
    <b:URL>http://code.tutsplus.com/tutorials/android-sdk-implementing-drag-and-drop-functionality--mobile-14402</b:URL>
    <b:RefOrder>10</b:RefOrder>
  </b:Source>
  <b:Source>
    <b:Tag>Aha14</b:Tag>
    <b:SourceType>InternetSite</b:SourceType>
    <b:Guid>{CBE2AE08-1E39-4E89-8E34-0D135D9D63D8}</b:Guid>
    <b:Author>
      <b:Author>
        <b:NameList>
          <b:Person>
            <b:Last>Ishak</b:Last>
            <b:First>Ahamed</b:First>
          </b:Person>
        </b:NameList>
      </b:Author>
    </b:Author>
    <b:Title>Tute Central</b:Title>
    <b:InternetSiteTitle>Android Swipe ListView</b:InternetSiteTitle>
    <b:Year>2014</b:Year>
    <b:YearAccessed>2014</b:YearAccessed>
    <b:MonthAccessed>Março</b:MonthAccessed>
    <b:DayAccessed>10</b:DayAccessed>
    <b:URL>http://www.tutecentral.com/android-swipe-listview/</b:URL>
    <b:RefOrder>5</b:RefOrder>
  </b:Source>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4</b:RefOrder>
  </b:Source>
  <b:Source>
    <b:Tag>Chr12</b:Tag>
    <b:SourceType>InternetSite</b:SourceType>
    <b:Guid>{D62394ED-DBBA-4822-BF90-FDB5219EA422}</b:Guid>
    <b:Author>
      <b:Author>
        <b:NameList>
          <b:Person>
            <b:Last>Duckett</b:Last>
            <b:First>Chris</b:First>
          </b:Person>
        </b:NameList>
      </b:Author>
    </b:Author>
    <b:Title>TechRepublic</b:Title>
    <b:InternetSiteTitle>Making a sortable ListView in Android</b:InternetSiteTitle>
    <b:Year>2012</b:Year>
    <b:YearAccessed>2014</b:YearAccessed>
    <b:MonthAccessed>Março</b:MonthAccessed>
    <b:DayAccessed>10</b:DayAccessed>
    <b:URL>http://www.techrepublic.com/blog/australian-technology/making-a-sortable-listview-in-android/</b:URL>
    <b:RefOrder>11</b:RefOrder>
  </b:Source>
  <b:Source>
    <b:Tag>Mik13</b:Tag>
    <b:SourceType>InternetSite</b:SourceType>
    <b:Guid>{3EB6371E-4AF7-444A-B0A9-AD7814875D77}</b:Guid>
    <b:Author>
      <b:Author>
        <b:NameList>
          <b:Person>
            <b:Last>Dalisay</b:Last>
            <b:First>Mike</b:First>
          </b:Person>
        </b:NameList>
      </b:Author>
    </b:Author>
    <b:Title>Java Code Geeks</b:Title>
    <b:InternetSiteTitle>Android ViewHolder Pattern Example</b:InternetSiteTitle>
    <b:Year>2013</b:Year>
    <b:YearAccessed>2014</b:YearAccessed>
    <b:MonthAccessed>Março</b:MonthAccessed>
    <b:DayAccessed>10</b:DayAccessed>
    <b:URL>http://www.javacodegeeks.com/2013/09/android-viewholder-pattern-example.html</b:URL>
    <b:RefOrder>12</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Caf14</b:Tag>
    <b:SourceType>InternetSite</b:SourceType>
    <b:Guid>{25C698DA-FBAC-4CC5-A0F3-B58B35D2236A}</b:Guid>
    <b:Author>
      <b:Author>
        <b:Corporate>Cafeína T.I.</b:Corporate>
      </b:Author>
    </b:Author>
    <b:Title>Cafeína T.I.</b:Title>
    <b:InternetSiteTitle>Android – Resolvendo o problema com ListView e CheckBox</b:InternetSiteTitle>
    <b:Year>2014</b:Year>
    <b:YearAccessed>2014</b:YearAccessed>
    <b:MonthAccessed>Março</b:MonthAccessed>
    <b:DayAccessed>10</b:DayAccessed>
    <b:URL>http://cafeinati.wordpress.com/2011/09/05/android-resolvendo-problema-com-listview-e-checkbox/</b:URL>
    <b:RefOrder>13</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7</b:RefOrder>
  </b:Source>
  <b:Source>
    <b:Tag>Rav13</b:Tag>
    <b:SourceType>InternetSite</b:SourceType>
    <b:Guid>{A0ADECBE-C747-4C03-AEA8-937D000CB617}</b:Guid>
    <b:Author>
      <b:Author>
        <b:NameList>
          <b:Person>
            <b:Last>Tamada</b:Last>
            <b:First>Ravi</b:First>
          </b:Person>
        </b:NameList>
      </b:Author>
    </b:Author>
    <b:Title>Android Hive</b:Title>
    <b:InternetSiteTitle>Android SQLite Database with Multiple Tables</b:InternetSiteTitle>
    <b:Year>2013</b:Year>
    <b:YearAccessed>2014</b:YearAccessed>
    <b:MonthAccessed>Março</b:MonthAccessed>
    <b:DayAccessed>12</b:DayAccessed>
    <b:URL>http://www.androidhive.info/2013/09/android-sqlite-database-with-multiple-tables/ </b:URL>
    <b:RefOrder>14</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15</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8</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6</b:RefOrder>
  </b:Source>
  <b:Source>
    <b:Tag>And149</b:Tag>
    <b:SourceType>InternetSite</b:SourceType>
    <b:Guid>{7080B6E1-C82E-42A9-8185-A706294E86DB}</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s>
</file>

<file path=customXml/item2.xml><?xml version="1.0" encoding="utf-8"?>
<b:Sources xmlns:b="http://schemas.openxmlformats.org/officeDocument/2006/bibliography" xmlns="http://schemas.openxmlformats.org/officeDocument/2006/bibliography" SelectedStyle="\ABNT_Author (1).XSL" StyleName="ABNT NBR 6023:2002*">
  <b:Source>
    <b:Tag>Lar14</b:Tag>
    <b:SourceType>InternetSite</b:SourceType>
    <b:Guid>{06056F9F-0200-4FC2-BDC9-C0AD1DB28403}</b:Guid>
    <b:Author>
      <b:Author>
        <b:NameList>
          <b:Person>
            <b:Last>Vogel</b:Last>
            <b:First>Lars</b:First>
          </b:Person>
        </b:NameList>
      </b:Author>
    </b:Author>
    <b:Title>Vogella</b:Title>
    <b:InternetSiteTitle>Using lists in Android (ListView) - Tutorial</b:InternetSiteTitle>
    <b:Year>2014</b:Year>
    <b:YearAccessed>2014</b:YearAccessed>
    <b:MonthAccessed>Março</b:MonthAccessed>
    <b:DayAccessed>10</b:DayAccessed>
    <b:URL>http://www.vogella.com/tutorials/AndroidListView/article.html</b:URL>
    <b:RefOrder>9</b:RefOrder>
  </b:Source>
  <b:Source>
    <b:Tag>And144</b:Tag>
    <b:SourceType>InternetSite</b:SourceType>
    <b:Guid>{F150E8E7-7921-41CC-9672-C352275D706F}</b:Guid>
    <b:Author>
      <b:Author>
        <b:NameList>
          <b:Person>
            <b:Last>Smith</b:Last>
            <b:First>Sue</b:First>
          </b:Person>
        </b:NameList>
      </b:Author>
    </b:Author>
    <b:Title>Tuts+</b:Title>
    <b:InternetSiteTitle>Android SDK: Implementing Drag-and-Drop Functionality</b:InternetSiteTitle>
    <b:Year>2014</b:Year>
    <b:YearAccessed>2014</b:YearAccessed>
    <b:MonthAccessed>Março</b:MonthAccessed>
    <b:DayAccessed>10</b:DayAccessed>
    <b:URL>http://code.tutsplus.com/tutorials/android-sdk-implementing-drag-and-drop-functionality--mobile-14402</b:URL>
    <b:RefOrder>10</b:RefOrder>
  </b:Source>
  <b:Source>
    <b:Tag>Aha14</b:Tag>
    <b:SourceType>InternetSite</b:SourceType>
    <b:Guid>{CBE2AE08-1E39-4E89-8E34-0D135D9D63D8}</b:Guid>
    <b:Author>
      <b:Author>
        <b:NameList>
          <b:Person>
            <b:Last>Ishak</b:Last>
            <b:First>Ahamed</b:First>
          </b:Person>
        </b:NameList>
      </b:Author>
    </b:Author>
    <b:Title>Tute Central</b:Title>
    <b:InternetSiteTitle>Android Swipe ListView</b:InternetSiteTitle>
    <b:Year>2014</b:Year>
    <b:YearAccessed>2014</b:YearAccessed>
    <b:MonthAccessed>Março</b:MonthAccessed>
    <b:DayAccessed>10</b:DayAccessed>
    <b:URL>http://www.tutecentral.com/android-swipe-listview/</b:URL>
    <b:RefOrder>5</b:RefOrder>
  </b:Source>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4</b:RefOrder>
  </b:Source>
  <b:Source>
    <b:Tag>Chr12</b:Tag>
    <b:SourceType>InternetSite</b:SourceType>
    <b:Guid>{D62394ED-DBBA-4822-BF90-FDB5219EA422}</b:Guid>
    <b:Author>
      <b:Author>
        <b:NameList>
          <b:Person>
            <b:Last>Duckett</b:Last>
            <b:First>Chris</b:First>
          </b:Person>
        </b:NameList>
      </b:Author>
    </b:Author>
    <b:Title>TechRepublic</b:Title>
    <b:InternetSiteTitle>Making a sortable ListView in Android</b:InternetSiteTitle>
    <b:Year>2012</b:Year>
    <b:YearAccessed>2014</b:YearAccessed>
    <b:MonthAccessed>Março</b:MonthAccessed>
    <b:DayAccessed>10</b:DayAccessed>
    <b:URL>http://www.techrepublic.com/blog/australian-technology/making-a-sortable-listview-in-android/</b:URL>
    <b:RefOrder>11</b:RefOrder>
  </b:Source>
  <b:Source>
    <b:Tag>Mik13</b:Tag>
    <b:SourceType>InternetSite</b:SourceType>
    <b:Guid>{3EB6371E-4AF7-444A-B0A9-AD7814875D77}</b:Guid>
    <b:Author>
      <b:Author>
        <b:NameList>
          <b:Person>
            <b:Last>Dalisay</b:Last>
            <b:First>Mike</b:First>
          </b:Person>
        </b:NameList>
      </b:Author>
    </b:Author>
    <b:Title>Java Code Geeks</b:Title>
    <b:InternetSiteTitle>Android ViewHolder Pattern Example</b:InternetSiteTitle>
    <b:Year>2013</b:Year>
    <b:YearAccessed>2014</b:YearAccessed>
    <b:MonthAccessed>Março</b:MonthAccessed>
    <b:DayAccessed>10</b:DayAccessed>
    <b:URL>http://www.javacodegeeks.com/2013/09/android-viewholder-pattern-example.html</b:URL>
    <b:RefOrder>12</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Caf14</b:Tag>
    <b:SourceType>InternetSite</b:SourceType>
    <b:Guid>{25C698DA-FBAC-4CC5-A0F3-B58B35D2236A}</b:Guid>
    <b:Author>
      <b:Author>
        <b:Corporate>Cafeína T.I.</b:Corporate>
      </b:Author>
    </b:Author>
    <b:Title>Cafeína T.I.</b:Title>
    <b:InternetSiteTitle>Android – Resolvendo o problema com ListView e CheckBox</b:InternetSiteTitle>
    <b:Year>2014</b:Year>
    <b:YearAccessed>2014</b:YearAccessed>
    <b:MonthAccessed>Março</b:MonthAccessed>
    <b:DayAccessed>10</b:DayAccessed>
    <b:URL>http://cafeinati.wordpress.com/2011/09/05/android-resolvendo-problema-com-listview-e-checkbox/</b:URL>
    <b:RefOrder>13</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7</b:RefOrder>
  </b:Source>
  <b:Source>
    <b:Tag>Rav13</b:Tag>
    <b:SourceType>InternetSite</b:SourceType>
    <b:Guid>{A0ADECBE-C747-4C03-AEA8-937D000CB617}</b:Guid>
    <b:Author>
      <b:Author>
        <b:NameList>
          <b:Person>
            <b:Last>Tamada</b:Last>
            <b:First>Ravi</b:First>
          </b:Person>
        </b:NameList>
      </b:Author>
    </b:Author>
    <b:Title>Android Hive</b:Title>
    <b:InternetSiteTitle>Android SQLite Database with Multiple Tables</b:InternetSiteTitle>
    <b:Year>2013</b:Year>
    <b:YearAccessed>2014</b:YearAccessed>
    <b:MonthAccessed>Março</b:MonthAccessed>
    <b:DayAccessed>12</b:DayAccessed>
    <b:URL>http://www.androidhive.info/2013/09/android-sqlite-database-with-multiple-tables/ </b:URL>
    <b:RefOrder>14</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15</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8</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6</b:RefOrder>
  </b:Source>
  <b:Source>
    <b:Tag>And149</b:Tag>
    <b:SourceType>InternetSite</b:SourceType>
    <b:Guid>{7080B6E1-C82E-42A9-8185-A706294E86DB}</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s>
</file>

<file path=customXml/itemProps1.xml><?xml version="1.0" encoding="utf-8"?>
<ds:datastoreItem xmlns:ds="http://schemas.openxmlformats.org/officeDocument/2006/customXml" ds:itemID="{A95F0A6F-1B3A-49ED-82C0-4E76F428E269}">
  <ds:schemaRefs>
    <ds:schemaRef ds:uri="http://schemas.openxmlformats.org/officeDocument/2006/bibliography"/>
  </ds:schemaRefs>
</ds:datastoreItem>
</file>

<file path=customXml/itemProps2.xml><?xml version="1.0" encoding="utf-8"?>
<ds:datastoreItem xmlns:ds="http://schemas.openxmlformats.org/officeDocument/2006/customXml" ds:itemID="{EA987B26-F8CD-4568-A639-DB5D1C9FF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6526</TotalTime>
  <Pages>53</Pages>
  <Words>8278</Words>
  <Characters>44706</Characters>
  <Application>Microsoft Office Word</Application>
  <DocSecurity>0</DocSecurity>
  <Lines>372</Lines>
  <Paragraphs>105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MINISTÉRIO DA DEFESA</vt:lpstr>
      <vt:lpstr>MINISTÉRIO DA DEFESA</vt:lpstr>
    </vt:vector>
  </TitlesOfParts>
  <Company>Microsoft</Company>
  <LinksUpToDate>false</LinksUpToDate>
  <CharactersWithSpaces>52879</CharactersWithSpaces>
  <SharedDoc>false</SharedDoc>
  <HLinks>
    <vt:vector size="186" baseType="variant">
      <vt:variant>
        <vt:i4>2752620</vt:i4>
      </vt:variant>
      <vt:variant>
        <vt:i4>93</vt:i4>
      </vt:variant>
      <vt:variant>
        <vt:i4>0</vt:i4>
      </vt:variant>
      <vt:variant>
        <vt:i4>5</vt:i4>
      </vt:variant>
      <vt:variant>
        <vt:lpwstr>http://news.cnet.com/2100-1001-963005.html</vt:lpwstr>
      </vt:variant>
      <vt:variant>
        <vt:lpwstr/>
      </vt:variant>
      <vt:variant>
        <vt:i4>3670065</vt:i4>
      </vt:variant>
      <vt:variant>
        <vt:i4>90</vt:i4>
      </vt:variant>
      <vt:variant>
        <vt:i4>0</vt:i4>
      </vt:variant>
      <vt:variant>
        <vt:i4>5</vt:i4>
      </vt:variant>
      <vt:variant>
        <vt:lpwstr>http://www.zdnet.com/blog/security/coordinated-russia-vs-georgia-cyber-attack-in-progress/1670</vt:lpwstr>
      </vt:variant>
      <vt:variant>
        <vt:lpwstr/>
      </vt:variant>
      <vt:variant>
        <vt:i4>1572873</vt:i4>
      </vt:variant>
      <vt:variant>
        <vt:i4>87</vt:i4>
      </vt:variant>
      <vt:variant>
        <vt:i4>0</vt:i4>
      </vt:variant>
      <vt:variant>
        <vt:i4>5</vt:i4>
      </vt:variant>
      <vt:variant>
        <vt:lpwstr>http://www.eweek.com/c/a/Security/PayPal-PostFinance-Hit-by-DoS-Attacks-CounterAttack-in-Progress-860335/</vt:lpwstr>
      </vt:variant>
      <vt:variant>
        <vt:lpwstr/>
      </vt:variant>
      <vt:variant>
        <vt:i4>4259865</vt:i4>
      </vt:variant>
      <vt:variant>
        <vt:i4>84</vt:i4>
      </vt:variant>
      <vt:variant>
        <vt:i4>0</vt:i4>
      </vt:variant>
      <vt:variant>
        <vt:i4>5</vt:i4>
      </vt:variant>
      <vt:variant>
        <vt:lpwstr>http://www.foxnews.com/story/0,2933,55382,00.html</vt:lpwstr>
      </vt:variant>
      <vt:variant>
        <vt:lpwstr/>
      </vt:variant>
      <vt:variant>
        <vt:i4>8126560</vt:i4>
      </vt:variant>
      <vt:variant>
        <vt:i4>81</vt:i4>
      </vt:variant>
      <vt:variant>
        <vt:i4>0</vt:i4>
      </vt:variant>
      <vt:variant>
        <vt:i4>5</vt:i4>
      </vt:variant>
      <vt:variant>
        <vt:lpwstr>http://tecnologia.terra.com.br/noticias/0,,OI5592929-EI15608,00-Em+dia+de+ataques+hackers+derrubam+sites+de+varios+bancos.html</vt:lpwstr>
      </vt:variant>
      <vt:variant>
        <vt:lpwstr/>
      </vt:variant>
      <vt:variant>
        <vt:i4>1835056</vt:i4>
      </vt:variant>
      <vt:variant>
        <vt:i4>77</vt:i4>
      </vt:variant>
      <vt:variant>
        <vt:i4>0</vt:i4>
      </vt:variant>
      <vt:variant>
        <vt:i4>5</vt:i4>
      </vt:variant>
      <vt:variant>
        <vt:lpwstr/>
      </vt:variant>
      <vt:variant>
        <vt:lpwstr>_Toc295053219</vt:lpwstr>
      </vt:variant>
      <vt:variant>
        <vt:i4>1835056</vt:i4>
      </vt:variant>
      <vt:variant>
        <vt:i4>74</vt:i4>
      </vt:variant>
      <vt:variant>
        <vt:i4>0</vt:i4>
      </vt:variant>
      <vt:variant>
        <vt:i4>5</vt:i4>
      </vt:variant>
      <vt:variant>
        <vt:lpwstr/>
      </vt:variant>
      <vt:variant>
        <vt:lpwstr>_Toc295053219</vt:lpwstr>
      </vt:variant>
      <vt:variant>
        <vt:i4>1638448</vt:i4>
      </vt:variant>
      <vt:variant>
        <vt:i4>71</vt:i4>
      </vt:variant>
      <vt:variant>
        <vt:i4>0</vt:i4>
      </vt:variant>
      <vt:variant>
        <vt:i4>5</vt:i4>
      </vt:variant>
      <vt:variant>
        <vt:lpwstr/>
      </vt:variant>
      <vt:variant>
        <vt:lpwstr>_Toc295053247</vt:lpwstr>
      </vt:variant>
      <vt:variant>
        <vt:i4>2031664</vt:i4>
      </vt:variant>
      <vt:variant>
        <vt:i4>68</vt:i4>
      </vt:variant>
      <vt:variant>
        <vt:i4>0</vt:i4>
      </vt:variant>
      <vt:variant>
        <vt:i4>5</vt:i4>
      </vt:variant>
      <vt:variant>
        <vt:lpwstr/>
      </vt:variant>
      <vt:variant>
        <vt:lpwstr>_Toc295053220</vt:lpwstr>
      </vt:variant>
      <vt:variant>
        <vt:i4>2031664</vt:i4>
      </vt:variant>
      <vt:variant>
        <vt:i4>65</vt:i4>
      </vt:variant>
      <vt:variant>
        <vt:i4>0</vt:i4>
      </vt:variant>
      <vt:variant>
        <vt:i4>5</vt:i4>
      </vt:variant>
      <vt:variant>
        <vt:lpwstr/>
      </vt:variant>
      <vt:variant>
        <vt:lpwstr>_Toc295053220</vt:lpwstr>
      </vt:variant>
      <vt:variant>
        <vt:i4>2031664</vt:i4>
      </vt:variant>
      <vt:variant>
        <vt:i4>62</vt:i4>
      </vt:variant>
      <vt:variant>
        <vt:i4>0</vt:i4>
      </vt:variant>
      <vt:variant>
        <vt:i4>5</vt:i4>
      </vt:variant>
      <vt:variant>
        <vt:lpwstr/>
      </vt:variant>
      <vt:variant>
        <vt:lpwstr>_Toc295053220</vt:lpwstr>
      </vt:variant>
      <vt:variant>
        <vt:i4>2031664</vt:i4>
      </vt:variant>
      <vt:variant>
        <vt:i4>59</vt:i4>
      </vt:variant>
      <vt:variant>
        <vt:i4>0</vt:i4>
      </vt:variant>
      <vt:variant>
        <vt:i4>5</vt:i4>
      </vt:variant>
      <vt:variant>
        <vt:lpwstr/>
      </vt:variant>
      <vt:variant>
        <vt:lpwstr>_Toc295053220</vt:lpwstr>
      </vt:variant>
      <vt:variant>
        <vt:i4>2031664</vt:i4>
      </vt:variant>
      <vt:variant>
        <vt:i4>56</vt:i4>
      </vt:variant>
      <vt:variant>
        <vt:i4>0</vt:i4>
      </vt:variant>
      <vt:variant>
        <vt:i4>5</vt:i4>
      </vt:variant>
      <vt:variant>
        <vt:lpwstr/>
      </vt:variant>
      <vt:variant>
        <vt:lpwstr>_Toc295053220</vt:lpwstr>
      </vt:variant>
      <vt:variant>
        <vt:i4>2031664</vt:i4>
      </vt:variant>
      <vt:variant>
        <vt:i4>53</vt:i4>
      </vt:variant>
      <vt:variant>
        <vt:i4>0</vt:i4>
      </vt:variant>
      <vt:variant>
        <vt:i4>5</vt:i4>
      </vt:variant>
      <vt:variant>
        <vt:lpwstr/>
      </vt:variant>
      <vt:variant>
        <vt:lpwstr>_Toc295053220</vt:lpwstr>
      </vt:variant>
      <vt:variant>
        <vt:i4>2031664</vt:i4>
      </vt:variant>
      <vt:variant>
        <vt:i4>50</vt:i4>
      </vt:variant>
      <vt:variant>
        <vt:i4>0</vt:i4>
      </vt:variant>
      <vt:variant>
        <vt:i4>5</vt:i4>
      </vt:variant>
      <vt:variant>
        <vt:lpwstr/>
      </vt:variant>
      <vt:variant>
        <vt:lpwstr>_Toc295053220</vt:lpwstr>
      </vt:variant>
      <vt:variant>
        <vt:i4>2031664</vt:i4>
      </vt:variant>
      <vt:variant>
        <vt:i4>47</vt:i4>
      </vt:variant>
      <vt:variant>
        <vt:i4>0</vt:i4>
      </vt:variant>
      <vt:variant>
        <vt:i4>5</vt:i4>
      </vt:variant>
      <vt:variant>
        <vt:lpwstr/>
      </vt:variant>
      <vt:variant>
        <vt:lpwstr>_Toc295053220</vt:lpwstr>
      </vt:variant>
      <vt:variant>
        <vt:i4>2031664</vt:i4>
      </vt:variant>
      <vt:variant>
        <vt:i4>44</vt:i4>
      </vt:variant>
      <vt:variant>
        <vt:i4>0</vt:i4>
      </vt:variant>
      <vt:variant>
        <vt:i4>5</vt:i4>
      </vt:variant>
      <vt:variant>
        <vt:lpwstr/>
      </vt:variant>
      <vt:variant>
        <vt:lpwstr>_Toc295053220</vt:lpwstr>
      </vt:variant>
      <vt:variant>
        <vt:i4>2031664</vt:i4>
      </vt:variant>
      <vt:variant>
        <vt:i4>41</vt:i4>
      </vt:variant>
      <vt:variant>
        <vt:i4>0</vt:i4>
      </vt:variant>
      <vt:variant>
        <vt:i4>5</vt:i4>
      </vt:variant>
      <vt:variant>
        <vt:lpwstr/>
      </vt:variant>
      <vt:variant>
        <vt:lpwstr>_Toc295053220</vt:lpwstr>
      </vt:variant>
      <vt:variant>
        <vt:i4>2031664</vt:i4>
      </vt:variant>
      <vt:variant>
        <vt:i4>38</vt:i4>
      </vt:variant>
      <vt:variant>
        <vt:i4>0</vt:i4>
      </vt:variant>
      <vt:variant>
        <vt:i4>5</vt:i4>
      </vt:variant>
      <vt:variant>
        <vt:lpwstr/>
      </vt:variant>
      <vt:variant>
        <vt:lpwstr>_Toc295053220</vt:lpwstr>
      </vt:variant>
      <vt:variant>
        <vt:i4>2031664</vt:i4>
      </vt:variant>
      <vt:variant>
        <vt:i4>35</vt:i4>
      </vt:variant>
      <vt:variant>
        <vt:i4>0</vt:i4>
      </vt:variant>
      <vt:variant>
        <vt:i4>5</vt:i4>
      </vt:variant>
      <vt:variant>
        <vt:lpwstr/>
      </vt:variant>
      <vt:variant>
        <vt:lpwstr>_Toc295053220</vt:lpwstr>
      </vt:variant>
      <vt:variant>
        <vt:i4>2031664</vt:i4>
      </vt:variant>
      <vt:variant>
        <vt:i4>32</vt:i4>
      </vt:variant>
      <vt:variant>
        <vt:i4>0</vt:i4>
      </vt:variant>
      <vt:variant>
        <vt:i4>5</vt:i4>
      </vt:variant>
      <vt:variant>
        <vt:lpwstr/>
      </vt:variant>
      <vt:variant>
        <vt:lpwstr>_Toc295053220</vt:lpwstr>
      </vt:variant>
      <vt:variant>
        <vt:i4>2031664</vt:i4>
      </vt:variant>
      <vt:variant>
        <vt:i4>29</vt:i4>
      </vt:variant>
      <vt:variant>
        <vt:i4>0</vt:i4>
      </vt:variant>
      <vt:variant>
        <vt:i4>5</vt:i4>
      </vt:variant>
      <vt:variant>
        <vt:lpwstr/>
      </vt:variant>
      <vt:variant>
        <vt:lpwstr>_Toc295053220</vt:lpwstr>
      </vt:variant>
      <vt:variant>
        <vt:i4>2031664</vt:i4>
      </vt:variant>
      <vt:variant>
        <vt:i4>26</vt:i4>
      </vt:variant>
      <vt:variant>
        <vt:i4>0</vt:i4>
      </vt:variant>
      <vt:variant>
        <vt:i4>5</vt:i4>
      </vt:variant>
      <vt:variant>
        <vt:lpwstr/>
      </vt:variant>
      <vt:variant>
        <vt:lpwstr>_Toc295053220</vt:lpwstr>
      </vt:variant>
      <vt:variant>
        <vt:i4>2031664</vt:i4>
      </vt:variant>
      <vt:variant>
        <vt:i4>23</vt:i4>
      </vt:variant>
      <vt:variant>
        <vt:i4>0</vt:i4>
      </vt:variant>
      <vt:variant>
        <vt:i4>5</vt:i4>
      </vt:variant>
      <vt:variant>
        <vt:lpwstr/>
      </vt:variant>
      <vt:variant>
        <vt:lpwstr>_Toc295053224</vt:lpwstr>
      </vt:variant>
      <vt:variant>
        <vt:i4>2031664</vt:i4>
      </vt:variant>
      <vt:variant>
        <vt:i4>20</vt:i4>
      </vt:variant>
      <vt:variant>
        <vt:i4>0</vt:i4>
      </vt:variant>
      <vt:variant>
        <vt:i4>5</vt:i4>
      </vt:variant>
      <vt:variant>
        <vt:lpwstr/>
      </vt:variant>
      <vt:variant>
        <vt:lpwstr>_Toc295053221</vt:lpwstr>
      </vt:variant>
      <vt:variant>
        <vt:i4>2031664</vt:i4>
      </vt:variant>
      <vt:variant>
        <vt:i4>17</vt:i4>
      </vt:variant>
      <vt:variant>
        <vt:i4>0</vt:i4>
      </vt:variant>
      <vt:variant>
        <vt:i4>5</vt:i4>
      </vt:variant>
      <vt:variant>
        <vt:lpwstr/>
      </vt:variant>
      <vt:variant>
        <vt:lpwstr>_Toc295053220</vt:lpwstr>
      </vt:variant>
      <vt:variant>
        <vt:i4>2031664</vt:i4>
      </vt:variant>
      <vt:variant>
        <vt:i4>14</vt:i4>
      </vt:variant>
      <vt:variant>
        <vt:i4>0</vt:i4>
      </vt:variant>
      <vt:variant>
        <vt:i4>5</vt:i4>
      </vt:variant>
      <vt:variant>
        <vt:lpwstr/>
      </vt:variant>
      <vt:variant>
        <vt:lpwstr>_Toc295053220</vt:lpwstr>
      </vt:variant>
      <vt:variant>
        <vt:i4>2031664</vt:i4>
      </vt:variant>
      <vt:variant>
        <vt:i4>11</vt:i4>
      </vt:variant>
      <vt:variant>
        <vt:i4>0</vt:i4>
      </vt:variant>
      <vt:variant>
        <vt:i4>5</vt:i4>
      </vt:variant>
      <vt:variant>
        <vt:lpwstr/>
      </vt:variant>
      <vt:variant>
        <vt:lpwstr>_Toc295053220</vt:lpwstr>
      </vt:variant>
      <vt:variant>
        <vt:i4>1835056</vt:i4>
      </vt:variant>
      <vt:variant>
        <vt:i4>8</vt:i4>
      </vt:variant>
      <vt:variant>
        <vt:i4>0</vt:i4>
      </vt:variant>
      <vt:variant>
        <vt:i4>5</vt:i4>
      </vt:variant>
      <vt:variant>
        <vt:lpwstr/>
      </vt:variant>
      <vt:variant>
        <vt:lpwstr>_Toc295053219</vt:lpwstr>
      </vt:variant>
      <vt:variant>
        <vt:i4>1835056</vt:i4>
      </vt:variant>
      <vt:variant>
        <vt:i4>5</vt:i4>
      </vt:variant>
      <vt:variant>
        <vt:i4>0</vt:i4>
      </vt:variant>
      <vt:variant>
        <vt:i4>5</vt:i4>
      </vt:variant>
      <vt:variant>
        <vt:lpwstr/>
      </vt:variant>
      <vt:variant>
        <vt:lpwstr>_Toc295053218</vt:lpwstr>
      </vt:variant>
      <vt:variant>
        <vt:i4>1835056</vt:i4>
      </vt:variant>
      <vt:variant>
        <vt:i4>2</vt:i4>
      </vt:variant>
      <vt:variant>
        <vt:i4>0</vt:i4>
      </vt:variant>
      <vt:variant>
        <vt:i4>5</vt:i4>
      </vt:variant>
      <vt:variant>
        <vt:lpwstr/>
      </vt:variant>
      <vt:variant>
        <vt:lpwstr>_Toc295053218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DEFESA</dc:title>
  <dc:creator>Moreira</dc:creator>
  <cp:lastModifiedBy>Anasta</cp:lastModifiedBy>
  <cp:revision>33</cp:revision>
  <cp:lastPrinted>2014-05-28T04:49:00Z</cp:lastPrinted>
  <dcterms:created xsi:type="dcterms:W3CDTF">2012-10-15T23:08:00Z</dcterms:created>
  <dcterms:modified xsi:type="dcterms:W3CDTF">2014-05-28T22:44:00Z</dcterms:modified>
</cp:coreProperties>
</file>