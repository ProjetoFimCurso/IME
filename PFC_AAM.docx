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5B5541" w14:textId="77777777" w:rsidR="00D1055D" w:rsidRPr="002F76E4" w:rsidRDefault="00D1055D" w:rsidP="00D1055D">
      <w:pPr>
        <w:jc w:val="center"/>
        <w:outlineLvl w:val="0"/>
        <w:rPr>
          <w:b/>
          <w:sz w:val="32"/>
          <w:szCs w:val="32"/>
        </w:rPr>
      </w:pPr>
      <w:r w:rsidRPr="002F76E4">
        <w:rPr>
          <w:b/>
          <w:sz w:val="32"/>
          <w:szCs w:val="32"/>
        </w:rPr>
        <w:t>MINISTÉRIO DA DEFESA</w:t>
      </w:r>
    </w:p>
    <w:p w14:paraId="31E25889" w14:textId="77777777" w:rsidR="00D1055D" w:rsidRPr="002F76E4" w:rsidRDefault="00D1055D" w:rsidP="00D1055D">
      <w:pPr>
        <w:jc w:val="center"/>
        <w:outlineLvl w:val="0"/>
        <w:rPr>
          <w:b/>
          <w:sz w:val="32"/>
          <w:szCs w:val="32"/>
        </w:rPr>
      </w:pPr>
      <w:r w:rsidRPr="002F76E4">
        <w:rPr>
          <w:b/>
          <w:sz w:val="32"/>
          <w:szCs w:val="32"/>
        </w:rPr>
        <w:t>EXÉRCITO BRASILEIRO</w:t>
      </w:r>
    </w:p>
    <w:p w14:paraId="536B42E8" w14:textId="77777777" w:rsidR="00D1055D" w:rsidRPr="002F76E4" w:rsidRDefault="00D1055D" w:rsidP="00D1055D">
      <w:pPr>
        <w:jc w:val="center"/>
        <w:outlineLvl w:val="0"/>
        <w:rPr>
          <w:b/>
          <w:sz w:val="32"/>
          <w:szCs w:val="32"/>
        </w:rPr>
      </w:pPr>
      <w:r w:rsidRPr="002F76E4">
        <w:rPr>
          <w:b/>
          <w:sz w:val="32"/>
          <w:szCs w:val="32"/>
        </w:rPr>
        <w:t>DEPARTAMENTO DE CIÊNCIA E TECNOLOGIA</w:t>
      </w:r>
    </w:p>
    <w:p w14:paraId="54F28E87" w14:textId="77777777" w:rsidR="00D1055D" w:rsidRPr="002F76E4" w:rsidRDefault="00D1055D" w:rsidP="00D1055D">
      <w:pPr>
        <w:jc w:val="center"/>
        <w:outlineLvl w:val="0"/>
        <w:rPr>
          <w:b/>
          <w:sz w:val="32"/>
          <w:szCs w:val="32"/>
        </w:rPr>
      </w:pPr>
      <w:r w:rsidRPr="002F76E4">
        <w:rPr>
          <w:b/>
          <w:sz w:val="32"/>
          <w:szCs w:val="32"/>
        </w:rPr>
        <w:t>INSTITUTO MILITAR DE ENGENHARIA</w:t>
      </w:r>
    </w:p>
    <w:p w14:paraId="7852BF7C" w14:textId="77777777" w:rsidR="00D1055D" w:rsidRPr="002F76E4" w:rsidRDefault="00D1055D" w:rsidP="00D1055D">
      <w:pPr>
        <w:pStyle w:val="NoSpacing"/>
        <w:spacing w:line="360" w:lineRule="auto"/>
        <w:ind w:firstLine="425"/>
        <w:jc w:val="center"/>
        <w:rPr>
          <w:rFonts w:ascii="Arial" w:hAnsi="Arial" w:cs="Arial"/>
          <w:b/>
          <w:color w:val="000000"/>
          <w:sz w:val="32"/>
          <w:szCs w:val="32"/>
        </w:rPr>
      </w:pPr>
      <w:r w:rsidRPr="002F76E4">
        <w:rPr>
          <w:rFonts w:ascii="Arial" w:hAnsi="Arial" w:cs="Arial"/>
          <w:b/>
          <w:color w:val="000000"/>
          <w:sz w:val="32"/>
          <w:szCs w:val="32"/>
        </w:rPr>
        <w:t>Seção de Engenharia de Computação / SE8</w:t>
      </w:r>
    </w:p>
    <w:p w14:paraId="1988EE36" w14:textId="77777777" w:rsidR="00C5085B" w:rsidRPr="002F76E4" w:rsidRDefault="00C5085B" w:rsidP="00772634"/>
    <w:p w14:paraId="35275254" w14:textId="77777777" w:rsidR="00C5085B" w:rsidRPr="002F76E4" w:rsidRDefault="00C5085B" w:rsidP="00772634"/>
    <w:p w14:paraId="408E29A5" w14:textId="77777777" w:rsidR="00C5085B" w:rsidRPr="002F76E4" w:rsidRDefault="00C5085B" w:rsidP="00772634"/>
    <w:p w14:paraId="28E08392" w14:textId="77777777" w:rsidR="00692DC7" w:rsidRPr="002F76E4" w:rsidRDefault="008B7542" w:rsidP="008B7542">
      <w:pPr>
        <w:jc w:val="center"/>
        <w:rPr>
          <w:b/>
          <w:sz w:val="32"/>
        </w:rPr>
      </w:pPr>
      <w:r w:rsidRPr="002F76E4">
        <w:rPr>
          <w:sz w:val="32"/>
        </w:rPr>
        <w:t>RAFAEL</w:t>
      </w:r>
      <w:r w:rsidRPr="002F76E4">
        <w:rPr>
          <w:b/>
          <w:sz w:val="32"/>
        </w:rPr>
        <w:t xml:space="preserve"> </w:t>
      </w:r>
      <w:r w:rsidR="00AB3580" w:rsidRPr="002F76E4">
        <w:rPr>
          <w:b/>
          <w:sz w:val="32"/>
        </w:rPr>
        <w:t>ANASTÁCIO</w:t>
      </w:r>
      <w:r w:rsidRPr="002F76E4">
        <w:rPr>
          <w:b/>
          <w:sz w:val="32"/>
        </w:rPr>
        <w:t xml:space="preserve"> </w:t>
      </w:r>
      <w:r w:rsidRPr="002F76E4">
        <w:rPr>
          <w:sz w:val="32"/>
        </w:rPr>
        <w:t>ALVES</w:t>
      </w:r>
    </w:p>
    <w:p w14:paraId="48244FB4" w14:textId="77777777" w:rsidR="00692DC7" w:rsidRPr="002F76E4" w:rsidRDefault="00AB3580" w:rsidP="008B7542">
      <w:pPr>
        <w:jc w:val="center"/>
        <w:rPr>
          <w:b/>
          <w:sz w:val="32"/>
        </w:rPr>
      </w:pPr>
      <w:r w:rsidRPr="002F76E4">
        <w:rPr>
          <w:b/>
          <w:sz w:val="32"/>
        </w:rPr>
        <w:t>ALAN</w:t>
      </w:r>
      <w:r w:rsidR="008B7542" w:rsidRPr="002F76E4">
        <w:rPr>
          <w:b/>
          <w:sz w:val="32"/>
        </w:rPr>
        <w:t xml:space="preserve"> </w:t>
      </w:r>
      <w:r w:rsidR="006B7DFA" w:rsidRPr="002F76E4">
        <w:rPr>
          <w:sz w:val="32"/>
        </w:rPr>
        <w:t xml:space="preserve">FERREIRA </w:t>
      </w:r>
      <w:r w:rsidR="008B7542" w:rsidRPr="002F76E4">
        <w:rPr>
          <w:sz w:val="32"/>
        </w:rPr>
        <w:t>BORBA</w:t>
      </w:r>
    </w:p>
    <w:p w14:paraId="34129A29" w14:textId="77777777" w:rsidR="00C5085B" w:rsidRPr="002F76E4" w:rsidRDefault="008B7542" w:rsidP="008B7542">
      <w:pPr>
        <w:jc w:val="center"/>
        <w:rPr>
          <w:b/>
          <w:sz w:val="32"/>
        </w:rPr>
      </w:pPr>
      <w:r w:rsidRPr="002F76E4">
        <w:rPr>
          <w:sz w:val="32"/>
        </w:rPr>
        <w:t>WILSON</w:t>
      </w:r>
      <w:r w:rsidR="002F76E4" w:rsidRPr="002F76E4">
        <w:rPr>
          <w:sz w:val="32"/>
        </w:rPr>
        <w:t xml:space="preserve"> CA</w:t>
      </w:r>
      <w:r w:rsidR="006B7DFA" w:rsidRPr="002F76E4">
        <w:rPr>
          <w:sz w:val="32"/>
        </w:rPr>
        <w:t>MARA</w:t>
      </w:r>
      <w:r w:rsidRPr="002F76E4">
        <w:rPr>
          <w:b/>
          <w:sz w:val="32"/>
        </w:rPr>
        <w:t xml:space="preserve"> </w:t>
      </w:r>
      <w:r w:rsidR="00AB3580" w:rsidRPr="002F76E4">
        <w:rPr>
          <w:b/>
          <w:sz w:val="32"/>
        </w:rPr>
        <w:t>MARRIEL</w:t>
      </w:r>
    </w:p>
    <w:p w14:paraId="48B0F4B4" w14:textId="77777777" w:rsidR="00C5085B" w:rsidRPr="002F76E4" w:rsidRDefault="00C5085B" w:rsidP="00772634"/>
    <w:p w14:paraId="47A8871D" w14:textId="77777777" w:rsidR="00C5085B" w:rsidRPr="002F76E4" w:rsidRDefault="00C5085B" w:rsidP="00772634"/>
    <w:p w14:paraId="275448B1" w14:textId="77777777" w:rsidR="00C5085B" w:rsidRPr="002F76E4" w:rsidRDefault="00C5085B" w:rsidP="00772634"/>
    <w:p w14:paraId="67756A04" w14:textId="77777777" w:rsidR="00C5085B" w:rsidRPr="002F76E4" w:rsidRDefault="00C5085B" w:rsidP="00772634"/>
    <w:p w14:paraId="1E7112BE" w14:textId="77777777" w:rsidR="00692DC7" w:rsidRPr="002F76E4" w:rsidRDefault="00AB3580" w:rsidP="008B7542">
      <w:pPr>
        <w:jc w:val="center"/>
        <w:rPr>
          <w:b/>
          <w:sz w:val="32"/>
          <w:szCs w:val="32"/>
        </w:rPr>
      </w:pPr>
      <w:r w:rsidRPr="002F76E4">
        <w:rPr>
          <w:b/>
          <w:sz w:val="32"/>
          <w:szCs w:val="32"/>
          <w:shd w:val="clear" w:color="auto" w:fill="FFFFFF"/>
        </w:rPr>
        <w:t>DESENVOLVIMENTO DE SISTEMA DE ORGANIZA</w:t>
      </w:r>
      <w:r w:rsidRPr="002F76E4">
        <w:rPr>
          <w:rFonts w:hint="eastAsia"/>
          <w:b/>
          <w:sz w:val="32"/>
          <w:szCs w:val="32"/>
          <w:shd w:val="clear" w:color="auto" w:fill="FFFFFF"/>
        </w:rPr>
        <w:t>ÇÃ</w:t>
      </w:r>
      <w:r w:rsidRPr="002F76E4">
        <w:rPr>
          <w:b/>
          <w:sz w:val="32"/>
          <w:szCs w:val="32"/>
          <w:shd w:val="clear" w:color="auto" w:fill="FFFFFF"/>
        </w:rPr>
        <w:t>O PESSOAL BASEADO EM GTD PARA DISPOSITIVOS M</w:t>
      </w:r>
      <w:r w:rsidRPr="002F76E4">
        <w:rPr>
          <w:rFonts w:hint="eastAsia"/>
          <w:b/>
          <w:sz w:val="32"/>
          <w:szCs w:val="32"/>
          <w:shd w:val="clear" w:color="auto" w:fill="FFFFFF"/>
        </w:rPr>
        <w:t>Ó</w:t>
      </w:r>
      <w:r w:rsidRPr="002F76E4">
        <w:rPr>
          <w:b/>
          <w:sz w:val="32"/>
          <w:szCs w:val="32"/>
          <w:shd w:val="clear" w:color="auto" w:fill="FFFFFF"/>
        </w:rPr>
        <w:t>VEIS</w:t>
      </w:r>
    </w:p>
    <w:p w14:paraId="72E8BD17" w14:textId="77777777" w:rsidR="00C5085B" w:rsidRPr="002F76E4" w:rsidRDefault="00C5085B" w:rsidP="00772634"/>
    <w:p w14:paraId="65AB12CA" w14:textId="77777777" w:rsidR="00C5085B" w:rsidRPr="002F76E4" w:rsidRDefault="00C5085B" w:rsidP="00772634"/>
    <w:p w14:paraId="6EFCBDE6" w14:textId="77777777" w:rsidR="00E0513B" w:rsidRPr="002F76E4" w:rsidRDefault="00E0513B" w:rsidP="00772634"/>
    <w:p w14:paraId="710E1DAF" w14:textId="77777777" w:rsidR="00C5085B" w:rsidRPr="002F76E4" w:rsidRDefault="00C5085B" w:rsidP="00772634"/>
    <w:p w14:paraId="4595A99A" w14:textId="77777777" w:rsidR="008B7542" w:rsidRPr="002F76E4" w:rsidRDefault="008B7542" w:rsidP="00772634"/>
    <w:p w14:paraId="1998497F" w14:textId="77777777" w:rsidR="00C5085B" w:rsidRPr="002F76E4" w:rsidRDefault="00C5085B" w:rsidP="00772634"/>
    <w:p w14:paraId="02484ABB" w14:textId="77777777" w:rsidR="00692DC7" w:rsidRPr="002F76E4" w:rsidRDefault="00692DC7" w:rsidP="008B7542">
      <w:pPr>
        <w:jc w:val="center"/>
        <w:rPr>
          <w:b/>
          <w:sz w:val="32"/>
        </w:rPr>
      </w:pPr>
      <w:r w:rsidRPr="002F76E4">
        <w:rPr>
          <w:b/>
          <w:sz w:val="32"/>
        </w:rPr>
        <w:t>Rio de Janeiro</w:t>
      </w:r>
    </w:p>
    <w:p w14:paraId="2A67A740" w14:textId="77777777" w:rsidR="00692DC7" w:rsidRPr="002F76E4" w:rsidRDefault="00204B5A" w:rsidP="008B7542">
      <w:pPr>
        <w:jc w:val="center"/>
        <w:rPr>
          <w:b/>
          <w:sz w:val="32"/>
        </w:rPr>
      </w:pPr>
      <w:r w:rsidRPr="002F76E4">
        <w:rPr>
          <w:b/>
          <w:sz w:val="32"/>
        </w:rPr>
        <w:t>2014</w:t>
      </w:r>
    </w:p>
    <w:p w14:paraId="65880862" w14:textId="77777777" w:rsidR="00C5085B" w:rsidRPr="002F76E4" w:rsidRDefault="00C5085B" w:rsidP="00772634"/>
    <w:p w14:paraId="2EB6890B" w14:textId="77777777" w:rsidR="00C5085B" w:rsidRPr="002F76E4" w:rsidRDefault="00C5085B" w:rsidP="00772634">
      <w:pPr>
        <w:sectPr w:rsidR="00C5085B" w:rsidRPr="002F76E4" w:rsidSect="00FA5DF1">
          <w:pgSz w:w="11906" w:h="16838"/>
          <w:pgMar w:top="1417" w:right="1418" w:bottom="1701" w:left="1418" w:header="720" w:footer="720" w:gutter="0"/>
          <w:cols w:space="720"/>
          <w:docGrid w:linePitch="360"/>
        </w:sectPr>
      </w:pPr>
    </w:p>
    <w:p w14:paraId="2BB444FD" w14:textId="77777777" w:rsidR="008B7542" w:rsidRPr="002F76E4" w:rsidRDefault="008B7542" w:rsidP="008B7542">
      <w:pPr>
        <w:ind w:firstLine="0"/>
        <w:jc w:val="center"/>
        <w:outlineLvl w:val="0"/>
        <w:rPr>
          <w:b/>
        </w:rPr>
      </w:pPr>
      <w:r w:rsidRPr="002F76E4">
        <w:rPr>
          <w:b/>
        </w:rPr>
        <w:lastRenderedPageBreak/>
        <w:t>INSTITUTO MILITAR DE ENGENHARIA</w:t>
      </w:r>
    </w:p>
    <w:p w14:paraId="3DC75728" w14:textId="77777777" w:rsidR="00B64327" w:rsidRPr="002F76E4" w:rsidRDefault="00B64327" w:rsidP="00772634"/>
    <w:p w14:paraId="23676AAE" w14:textId="77777777" w:rsidR="00B64327" w:rsidRPr="002F76E4" w:rsidRDefault="00B64327" w:rsidP="00772634"/>
    <w:p w14:paraId="5174642F" w14:textId="77777777" w:rsidR="00B64327" w:rsidRPr="002F76E4" w:rsidRDefault="00B64327" w:rsidP="00772634"/>
    <w:p w14:paraId="79344A25" w14:textId="77777777" w:rsidR="008B7542" w:rsidRPr="002F76E4" w:rsidRDefault="008B7542" w:rsidP="008B7542">
      <w:pPr>
        <w:jc w:val="center"/>
        <w:rPr>
          <w:b/>
        </w:rPr>
      </w:pPr>
      <w:r w:rsidRPr="002F76E4">
        <w:t>RAFAEL</w:t>
      </w:r>
      <w:r w:rsidRPr="002F76E4">
        <w:rPr>
          <w:b/>
        </w:rPr>
        <w:t xml:space="preserve"> ANASTÁCIO </w:t>
      </w:r>
      <w:r w:rsidRPr="002F76E4">
        <w:t>ALVES</w:t>
      </w:r>
    </w:p>
    <w:p w14:paraId="660D5CEF" w14:textId="77777777" w:rsidR="008B7542" w:rsidRPr="002F76E4" w:rsidRDefault="006B7DFA" w:rsidP="008B7542">
      <w:pPr>
        <w:jc w:val="center"/>
        <w:rPr>
          <w:b/>
        </w:rPr>
      </w:pPr>
      <w:r w:rsidRPr="002F76E4">
        <w:rPr>
          <w:b/>
        </w:rPr>
        <w:t xml:space="preserve">ALAN </w:t>
      </w:r>
      <w:r w:rsidRPr="002F76E4">
        <w:t>FERREIRA B</w:t>
      </w:r>
      <w:r w:rsidR="008B7542" w:rsidRPr="002F76E4">
        <w:t>ORBA</w:t>
      </w:r>
    </w:p>
    <w:p w14:paraId="29B32174" w14:textId="77777777" w:rsidR="008B7542" w:rsidRPr="002F76E4" w:rsidRDefault="008B7542" w:rsidP="008B7542">
      <w:pPr>
        <w:jc w:val="center"/>
        <w:rPr>
          <w:b/>
        </w:rPr>
      </w:pPr>
      <w:r w:rsidRPr="002F76E4">
        <w:t>WILSON</w:t>
      </w:r>
      <w:r w:rsidR="006B7DFA" w:rsidRPr="002F76E4">
        <w:t xml:space="preserve"> CAMARA</w:t>
      </w:r>
      <w:r w:rsidRPr="002F76E4">
        <w:rPr>
          <w:b/>
        </w:rPr>
        <w:t xml:space="preserve"> MARRIEL</w:t>
      </w:r>
    </w:p>
    <w:p w14:paraId="581736CE" w14:textId="77777777" w:rsidR="008B7542" w:rsidRPr="002F76E4" w:rsidRDefault="008B7542" w:rsidP="008B7542"/>
    <w:p w14:paraId="0D9E6A9C" w14:textId="77777777" w:rsidR="008B7542" w:rsidRPr="002F76E4" w:rsidRDefault="008B7542" w:rsidP="008B7542"/>
    <w:p w14:paraId="116C9A1F" w14:textId="77777777" w:rsidR="008B7542" w:rsidRPr="002F76E4" w:rsidRDefault="008B7542" w:rsidP="008B7542"/>
    <w:p w14:paraId="0E615AA0" w14:textId="77777777" w:rsidR="008B7542" w:rsidRPr="002F76E4" w:rsidRDefault="008B7542" w:rsidP="008B7542"/>
    <w:p w14:paraId="47DE6AEA" w14:textId="77777777" w:rsidR="008B7542" w:rsidRPr="002F76E4" w:rsidRDefault="008B7542" w:rsidP="008B7542">
      <w:pPr>
        <w:jc w:val="center"/>
        <w:rPr>
          <w:b/>
          <w:szCs w:val="32"/>
        </w:rPr>
      </w:pPr>
      <w:r w:rsidRPr="002F76E4">
        <w:rPr>
          <w:b/>
          <w:szCs w:val="32"/>
          <w:shd w:val="clear" w:color="auto" w:fill="FFFFFF"/>
        </w:rPr>
        <w:t>DESENVOLVIMENTO DE SISTEMA DE ORGANIZA</w:t>
      </w:r>
      <w:r w:rsidRPr="002F76E4">
        <w:rPr>
          <w:rFonts w:hint="eastAsia"/>
          <w:b/>
          <w:szCs w:val="32"/>
          <w:shd w:val="clear" w:color="auto" w:fill="FFFFFF"/>
        </w:rPr>
        <w:t>ÇÃ</w:t>
      </w:r>
      <w:r w:rsidRPr="002F76E4">
        <w:rPr>
          <w:b/>
          <w:szCs w:val="32"/>
          <w:shd w:val="clear" w:color="auto" w:fill="FFFFFF"/>
        </w:rPr>
        <w:t>O PESSOAL BASEADO EM GTD PARA DISPOSITIVOS M</w:t>
      </w:r>
      <w:r w:rsidRPr="002F76E4">
        <w:rPr>
          <w:rFonts w:hint="eastAsia"/>
          <w:b/>
          <w:szCs w:val="32"/>
          <w:shd w:val="clear" w:color="auto" w:fill="FFFFFF"/>
        </w:rPr>
        <w:t>Ó</w:t>
      </w:r>
      <w:r w:rsidRPr="002F76E4">
        <w:rPr>
          <w:b/>
          <w:szCs w:val="32"/>
          <w:shd w:val="clear" w:color="auto" w:fill="FFFFFF"/>
        </w:rPr>
        <w:t>VEIS</w:t>
      </w:r>
    </w:p>
    <w:p w14:paraId="3AB87517" w14:textId="77777777" w:rsidR="00B64327" w:rsidRPr="002F76E4" w:rsidRDefault="00B64327" w:rsidP="00772634"/>
    <w:p w14:paraId="5170C447" w14:textId="77777777" w:rsidR="00B64327" w:rsidRPr="002F76E4" w:rsidRDefault="00B64327" w:rsidP="00772634"/>
    <w:p w14:paraId="6E26B839" w14:textId="77777777" w:rsidR="00B64327" w:rsidRPr="002F76E4" w:rsidRDefault="00B64327" w:rsidP="00772634"/>
    <w:p w14:paraId="5E765A24" w14:textId="77777777" w:rsidR="00B64327" w:rsidRPr="002F76E4" w:rsidRDefault="00B64327" w:rsidP="00772634"/>
    <w:p w14:paraId="7D6D0598" w14:textId="77777777" w:rsidR="008B7542" w:rsidRPr="002F76E4" w:rsidRDefault="008B7542" w:rsidP="008B7542">
      <w:pPr>
        <w:ind w:left="3402" w:firstLine="0"/>
      </w:pPr>
      <w:r w:rsidRPr="002F76E4">
        <w:t>Projeto de fim de curso apresentado ao Curso de Graduação de Engenharia de Computação como requisito parcial para a obtenção do título de Engenheiro.</w:t>
      </w:r>
    </w:p>
    <w:p w14:paraId="5A7C9559" w14:textId="77777777" w:rsidR="008B7542" w:rsidRPr="002F76E4" w:rsidRDefault="008B7542" w:rsidP="008B7542">
      <w:pPr>
        <w:ind w:firstLine="0"/>
        <w:jc w:val="center"/>
        <w:rPr>
          <w:b/>
        </w:rPr>
      </w:pPr>
    </w:p>
    <w:p w14:paraId="787A5E5B" w14:textId="77777777" w:rsidR="008B7542" w:rsidRPr="002F76E4" w:rsidRDefault="008B7542" w:rsidP="008B7542">
      <w:pPr>
        <w:ind w:left="3402" w:firstLine="0"/>
        <w:rPr>
          <w:b/>
        </w:rPr>
      </w:pPr>
      <w:r w:rsidRPr="002F76E4">
        <w:t>Orientador: Prof. Ricardo Choren Noya</w:t>
      </w:r>
    </w:p>
    <w:p w14:paraId="0982BFE6" w14:textId="77777777" w:rsidR="008B7542" w:rsidRPr="002F76E4" w:rsidRDefault="008B7542" w:rsidP="008B7542">
      <w:pPr>
        <w:ind w:firstLine="0"/>
        <w:jc w:val="center"/>
        <w:rPr>
          <w:b/>
        </w:rPr>
      </w:pPr>
    </w:p>
    <w:p w14:paraId="78089153" w14:textId="77777777" w:rsidR="008B7542" w:rsidRPr="002F76E4" w:rsidRDefault="008B7542" w:rsidP="008B7542">
      <w:pPr>
        <w:ind w:firstLine="0"/>
        <w:jc w:val="center"/>
        <w:rPr>
          <w:b/>
        </w:rPr>
      </w:pPr>
    </w:p>
    <w:p w14:paraId="7BBC14E2" w14:textId="77777777" w:rsidR="008B7542" w:rsidRPr="002F76E4" w:rsidRDefault="008B7542" w:rsidP="008B7542">
      <w:pPr>
        <w:ind w:firstLine="0"/>
        <w:jc w:val="center"/>
        <w:rPr>
          <w:b/>
        </w:rPr>
      </w:pPr>
    </w:p>
    <w:p w14:paraId="797A2C7E" w14:textId="77777777" w:rsidR="008B7542" w:rsidRPr="002F76E4" w:rsidRDefault="008B7542" w:rsidP="008B7542">
      <w:pPr>
        <w:ind w:firstLine="0"/>
        <w:jc w:val="center"/>
        <w:rPr>
          <w:b/>
        </w:rPr>
      </w:pPr>
    </w:p>
    <w:p w14:paraId="5F09CA7E" w14:textId="77777777" w:rsidR="008B7542" w:rsidRPr="002F76E4" w:rsidRDefault="008B7542" w:rsidP="008B7542">
      <w:pPr>
        <w:ind w:firstLine="0"/>
        <w:jc w:val="center"/>
        <w:rPr>
          <w:b/>
        </w:rPr>
      </w:pPr>
    </w:p>
    <w:p w14:paraId="15AA3332" w14:textId="77777777" w:rsidR="008B7542" w:rsidRPr="002F76E4" w:rsidRDefault="008B7542" w:rsidP="008B7542">
      <w:pPr>
        <w:ind w:firstLine="0"/>
        <w:jc w:val="center"/>
        <w:rPr>
          <w:b/>
        </w:rPr>
      </w:pPr>
    </w:p>
    <w:p w14:paraId="3D7ABC76" w14:textId="77777777" w:rsidR="008B7542" w:rsidRPr="002F76E4" w:rsidRDefault="008B7542" w:rsidP="008B7542">
      <w:pPr>
        <w:ind w:firstLine="0"/>
        <w:jc w:val="center"/>
        <w:outlineLvl w:val="0"/>
      </w:pPr>
      <w:r w:rsidRPr="002F76E4">
        <w:t>Rio de Janeiro</w:t>
      </w:r>
    </w:p>
    <w:p w14:paraId="289CD6A8" w14:textId="77777777" w:rsidR="008B7542" w:rsidRPr="002F76E4" w:rsidRDefault="008B7542" w:rsidP="008B7542">
      <w:pPr>
        <w:ind w:firstLine="0"/>
        <w:jc w:val="center"/>
      </w:pPr>
      <w:r w:rsidRPr="002F76E4">
        <w:t>2014</w:t>
      </w:r>
    </w:p>
    <w:p w14:paraId="23E3B211" w14:textId="77777777" w:rsidR="008B7542" w:rsidRPr="002F76E4" w:rsidRDefault="008B7542" w:rsidP="00772634"/>
    <w:p w14:paraId="7132F124" w14:textId="77777777" w:rsidR="00C5085B" w:rsidRPr="002F76E4" w:rsidRDefault="00C5085B" w:rsidP="008B7542">
      <w:pPr>
        <w:ind w:firstLine="0"/>
      </w:pPr>
      <w:r w:rsidRPr="002F76E4">
        <w:br w:type="page"/>
      </w:r>
    </w:p>
    <w:p w14:paraId="4A59F068" w14:textId="77777777" w:rsidR="00B30365" w:rsidRPr="002F76E4" w:rsidRDefault="00B30365" w:rsidP="00B30365">
      <w:pPr>
        <w:pageBreakBefore/>
        <w:ind w:firstLine="0"/>
        <w:jc w:val="left"/>
      </w:pPr>
      <w:r w:rsidRPr="002F76E4">
        <w:lastRenderedPageBreak/>
        <w:t>c2014</w:t>
      </w:r>
    </w:p>
    <w:p w14:paraId="7768A935" w14:textId="77777777" w:rsidR="00B30365" w:rsidRPr="002F76E4" w:rsidRDefault="00B30365" w:rsidP="00B30365">
      <w:pPr>
        <w:ind w:firstLine="0"/>
        <w:jc w:val="left"/>
      </w:pPr>
    </w:p>
    <w:p w14:paraId="053057E2" w14:textId="77777777" w:rsidR="00B30365" w:rsidRPr="002F76E4" w:rsidRDefault="00B30365" w:rsidP="00B30365">
      <w:pPr>
        <w:ind w:firstLine="0"/>
        <w:jc w:val="left"/>
        <w:outlineLvl w:val="0"/>
      </w:pPr>
      <w:r w:rsidRPr="002F76E4">
        <w:t>INSTITUTO MILITAR DE ENGENHARIA</w:t>
      </w:r>
    </w:p>
    <w:p w14:paraId="2AA835DF" w14:textId="77777777" w:rsidR="00B30365" w:rsidRPr="002F76E4" w:rsidRDefault="00B30365" w:rsidP="009F28CC">
      <w:pPr>
        <w:ind w:firstLine="0"/>
        <w:jc w:val="left"/>
        <w:outlineLvl w:val="0"/>
      </w:pPr>
      <w:r w:rsidRPr="002F76E4">
        <w:t>Praça General Tibúrcio, 80 – Praia Vermelha</w:t>
      </w:r>
    </w:p>
    <w:p w14:paraId="12276B67" w14:textId="77777777" w:rsidR="00B30365" w:rsidRPr="002F76E4" w:rsidRDefault="00B30365" w:rsidP="00B30365">
      <w:pPr>
        <w:ind w:firstLine="0"/>
        <w:jc w:val="left"/>
      </w:pPr>
      <w:r w:rsidRPr="002F76E4">
        <w:t>Rio de Janeiro - RJ           CEP: 22290-270</w:t>
      </w:r>
    </w:p>
    <w:p w14:paraId="0D501B86" w14:textId="77777777" w:rsidR="00B30365" w:rsidRPr="002F76E4" w:rsidRDefault="00B30365" w:rsidP="00B30365">
      <w:pPr>
        <w:ind w:firstLine="0"/>
      </w:pPr>
    </w:p>
    <w:p w14:paraId="553C93A2" w14:textId="77777777" w:rsidR="00B30365" w:rsidRPr="002F76E4" w:rsidRDefault="00B30365" w:rsidP="000A0404">
      <w:pPr>
        <w:ind w:firstLine="426"/>
      </w:pPr>
      <w:r w:rsidRPr="002F76E4">
        <w:t>Este exemplar é de propriedade do Instituto Militar de Engenharia, que poderá incluí-lo em base de dados, armazenar em computador, microfilmar ou adotar qualquer forma de arquivamento.</w:t>
      </w:r>
    </w:p>
    <w:p w14:paraId="0FF89149" w14:textId="77777777" w:rsidR="00B30365" w:rsidRPr="002F76E4" w:rsidRDefault="00B30365" w:rsidP="00B30365">
      <w:pPr>
        <w:ind w:firstLine="0"/>
        <w:jc w:val="left"/>
      </w:pPr>
    </w:p>
    <w:p w14:paraId="4DEA526B" w14:textId="77777777" w:rsidR="00B30365" w:rsidRPr="002F76E4" w:rsidRDefault="00B30365" w:rsidP="00B30365">
      <w:pPr>
        <w:ind w:firstLine="426"/>
      </w:pPr>
      <w:r w:rsidRPr="002F76E4">
        <w:t>É permitida a menção, 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3168B5DA" w14:textId="77777777" w:rsidR="00B30365" w:rsidRPr="002F76E4" w:rsidRDefault="00B30365" w:rsidP="00B30365">
      <w:pPr>
        <w:ind w:firstLine="0"/>
        <w:jc w:val="left"/>
      </w:pPr>
    </w:p>
    <w:p w14:paraId="088703E5" w14:textId="4234EDD1" w:rsidR="00B30365" w:rsidRDefault="00B30365" w:rsidP="009E0508">
      <w:pPr>
        <w:ind w:firstLine="426"/>
      </w:pPr>
      <w:r w:rsidRPr="002F76E4">
        <w:t xml:space="preserve">Os conceitos expressos neste trabalho são de responsabilidade do(s) </w:t>
      </w:r>
      <w:r w:rsidR="002F18F4" w:rsidRPr="002F76E4">
        <w:t>autor (</w:t>
      </w:r>
      <w:r w:rsidRPr="002F76E4">
        <w:t xml:space="preserve">es) e do(s) </w:t>
      </w:r>
      <w:r w:rsidR="002F18F4" w:rsidRPr="002F76E4">
        <w:t>orientador (</w:t>
      </w:r>
      <w:r w:rsidR="00F074C4">
        <w:t>es).</w:t>
      </w:r>
    </w:p>
    <w:p w14:paraId="5A91F230" w14:textId="77777777" w:rsidR="00F640BA" w:rsidRPr="00704F58" w:rsidRDefault="00F640BA">
      <w:pPr>
        <w:pStyle w:val="Standard"/>
        <w:ind w:left="-180" w:right="-285"/>
        <w:pPrChange w:id="0" w:author="Anasta" w:date="2014-06-10T19:12:00Z">
          <w:pPr>
            <w:ind w:firstLine="0"/>
            <w:jc w:val="left"/>
          </w:pPr>
        </w:pPrChange>
      </w:pPr>
    </w:p>
    <w:p w14:paraId="3499EEF2" w14:textId="77777777" w:rsidR="00B30365" w:rsidRPr="002F76E4" w:rsidRDefault="00B30365" w:rsidP="00B30365">
      <w:pPr>
        <w:ind w:firstLine="0"/>
        <w:jc w:val="left"/>
        <w:rPr>
          <w:del w:id="1" w:author="Anasta" w:date="2014-06-10T19:12:00Z"/>
        </w:rPr>
      </w:pPr>
    </w:p>
    <w:p w14:paraId="10709A33"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ind w:firstLine="0"/>
        <w:rPr>
          <w:del w:id="2" w:author="Anasta" w:date="2014-06-10T19:12:00Z"/>
        </w:rPr>
      </w:pPr>
      <w:del w:id="3" w:author="Anasta" w:date="2014-06-10T19:12:00Z">
        <w:r w:rsidRPr="002F76E4">
          <w:delText>XXXX</w:delText>
        </w:r>
        <w:r w:rsidRPr="002F76E4">
          <w:tab/>
        </w:r>
        <w:r w:rsidRPr="002F76E4">
          <w:tab/>
          <w:delText>Silva, J.J.; Souza, A.M.; Couves, X.Z.</w:delText>
        </w:r>
      </w:del>
    </w:p>
    <w:p w14:paraId="4AD859AA"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rPr>
          <w:del w:id="4" w:author="Anasta" w:date="2014-06-10T19:12:00Z"/>
        </w:rPr>
      </w:pPr>
      <w:del w:id="5" w:author="Anasta" w:date="2014-06-10T19:12:00Z">
        <w:r w:rsidRPr="002F76E4">
          <w:tab/>
          <w:delText>##TÍTULO DO PFC## / José João Silva; Ana Maria Souza; Carlos Couves. – Rio de Janeiro: Instituto Militar de Engenharia, 2014.</w:delText>
        </w:r>
      </w:del>
    </w:p>
    <w:p w14:paraId="68F49F01"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rPr>
          <w:del w:id="6" w:author="Anasta" w:date="2014-06-10T19:12:00Z"/>
        </w:rPr>
      </w:pPr>
      <w:del w:id="7" w:author="Anasta" w:date="2014-06-10T19:12:00Z">
        <w:r w:rsidRPr="002F76E4">
          <w:tab/>
          <w:delText>##NÚMERO DE PÁGINAS## p.: il</w:delText>
        </w:r>
      </w:del>
    </w:p>
    <w:p w14:paraId="0B84D7D0"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rPr>
          <w:del w:id="8" w:author="Anasta" w:date="2014-06-10T19:12:00Z"/>
        </w:rPr>
      </w:pPr>
      <w:del w:id="9" w:author="Anasta" w:date="2014-06-10T19:12:00Z">
        <w:r w:rsidRPr="002F76E4">
          <w:tab/>
          <w:delText>Projeto de Fim de Curso (Engenharia de Computação) – Instituto Militar de Engenharia, 2014.</w:delText>
        </w:r>
      </w:del>
    </w:p>
    <w:p w14:paraId="0257F000"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240"/>
        <w:ind w:left="1418" w:hanging="1418"/>
        <w:rPr>
          <w:del w:id="10" w:author="Anasta" w:date="2014-06-10T19:12:00Z"/>
        </w:rPr>
      </w:pPr>
      <w:del w:id="11" w:author="Anasta" w:date="2014-06-10T19:12:00Z">
        <w:r w:rsidRPr="002F76E4">
          <w:tab/>
          <w:delText>1. ##1ª PALAVRA-CHAVE##. 2. ##2ª PALAVRA-CHAVE E ASSIM POR DIANTE##. I. Título. II. Instituto Militar de Engenharia.</w:delText>
        </w:r>
      </w:del>
    </w:p>
    <w:p w14:paraId="029EF4A3"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ind w:left="1418" w:hanging="1418"/>
        <w:rPr>
          <w:del w:id="12" w:author="Anasta" w:date="2014-06-10T19:12:00Z"/>
        </w:rPr>
      </w:pPr>
      <w:del w:id="13" w:author="Anasta" w:date="2014-06-10T19:12:00Z">
        <w:r w:rsidRPr="002F76E4">
          <w:tab/>
        </w:r>
        <w:r w:rsidRPr="002F76E4">
          <w:tab/>
        </w:r>
        <w:r w:rsidRPr="002F76E4">
          <w:tab/>
        </w:r>
        <w:r w:rsidRPr="002F76E4">
          <w:tab/>
        </w:r>
        <w:r w:rsidRPr="002F76E4">
          <w:tab/>
        </w:r>
        <w:r w:rsidRPr="002F76E4">
          <w:tab/>
        </w:r>
        <w:r w:rsidRPr="002F76E4">
          <w:tab/>
          <w:delText>CDD 005.1</w:delText>
        </w:r>
      </w:del>
    </w:p>
    <w:tbl>
      <w:tblPr>
        <w:tblW w:w="7095" w:type="dxa"/>
        <w:tblInd w:w="1974" w:type="dxa"/>
        <w:tblLayout w:type="fixed"/>
        <w:tblCellMar>
          <w:left w:w="10" w:type="dxa"/>
          <w:right w:w="10" w:type="dxa"/>
        </w:tblCellMar>
        <w:tblLook w:val="04A0" w:firstRow="1" w:lastRow="0" w:firstColumn="1" w:lastColumn="0" w:noHBand="0" w:noVBand="1"/>
      </w:tblPr>
      <w:tblGrid>
        <w:gridCol w:w="1065"/>
        <w:gridCol w:w="6030"/>
      </w:tblGrid>
      <w:tr w:rsidR="00F640BA" w:rsidRPr="00401C75" w14:paraId="0A10F609" w14:textId="77777777" w:rsidTr="00F640BA">
        <w:trPr>
          <w:ins w:id="14" w:author="Anasta" w:date="2014-06-10T19:12:00Z"/>
        </w:trPr>
        <w:tc>
          <w:tcPr>
            <w:tcW w:w="1065" w:type="dxa"/>
            <w:tcBorders>
              <w:top w:val="single" w:sz="6" w:space="0" w:color="000000"/>
              <w:left w:val="single" w:sz="6" w:space="0" w:color="000000"/>
            </w:tcBorders>
            <w:shd w:val="clear" w:color="auto" w:fill="auto"/>
            <w:tcMar>
              <w:top w:w="55" w:type="dxa"/>
              <w:left w:w="55" w:type="dxa"/>
              <w:bottom w:w="55" w:type="dxa"/>
              <w:right w:w="55" w:type="dxa"/>
            </w:tcMar>
          </w:tcPr>
          <w:p w14:paraId="55455656" w14:textId="77777777" w:rsidR="00F640BA" w:rsidRDefault="00F640BA" w:rsidP="00F640BA">
            <w:pPr>
              <w:pStyle w:val="Standard"/>
              <w:spacing w:after="0" w:line="240" w:lineRule="auto"/>
              <w:rPr>
                <w:ins w:id="15" w:author="Anasta" w:date="2014-06-10T19:12:00Z"/>
                <w:rFonts w:ascii="Arial" w:hAnsi="Arial" w:cs="Arial"/>
                <w:color w:val="000000"/>
                <w:sz w:val="20"/>
                <w:szCs w:val="20"/>
              </w:rPr>
            </w:pPr>
            <w:ins w:id="16" w:author="Anasta" w:date="2014-06-10T19:12:00Z">
              <w:r>
                <w:rPr>
                  <w:rFonts w:ascii="Arial" w:hAnsi="Arial" w:cs="Arial"/>
                  <w:color w:val="000000"/>
                  <w:sz w:val="20"/>
                  <w:szCs w:val="20"/>
                </w:rPr>
                <w:t>003.7</w:t>
              </w:r>
            </w:ins>
          </w:p>
        </w:tc>
        <w:tc>
          <w:tcPr>
            <w:tcW w:w="6030" w:type="dxa"/>
            <w:tcBorders>
              <w:top w:val="single" w:sz="6" w:space="0" w:color="000000"/>
              <w:right w:val="single" w:sz="6" w:space="0" w:color="000000"/>
            </w:tcBorders>
            <w:shd w:val="clear" w:color="auto" w:fill="auto"/>
            <w:tcMar>
              <w:top w:w="55" w:type="dxa"/>
              <w:left w:w="55" w:type="dxa"/>
              <w:bottom w:w="55" w:type="dxa"/>
              <w:right w:w="55" w:type="dxa"/>
            </w:tcMar>
          </w:tcPr>
          <w:p w14:paraId="12B6CE31" w14:textId="5ABCF132" w:rsidR="00F640BA" w:rsidRPr="00B929E4" w:rsidRDefault="00F640BA" w:rsidP="00F640BA">
            <w:pPr>
              <w:pStyle w:val="Standard"/>
              <w:tabs>
                <w:tab w:val="left" w:pos="1693"/>
              </w:tabs>
              <w:spacing w:after="0" w:line="240" w:lineRule="auto"/>
              <w:ind w:left="868" w:hanging="868"/>
              <w:rPr>
                <w:ins w:id="17" w:author="Anasta" w:date="2014-06-10T19:12:00Z"/>
                <w:rFonts w:ascii="Arial" w:hAnsi="Arial" w:cs="Arial"/>
                <w:color w:val="000000"/>
                <w:sz w:val="20"/>
                <w:szCs w:val="20"/>
                <w:lang w:val="en-US"/>
              </w:rPr>
            </w:pPr>
            <w:ins w:id="18" w:author="Anasta" w:date="2014-06-10T19:12:00Z">
              <w:r w:rsidRPr="00B929E4">
                <w:rPr>
                  <w:rFonts w:ascii="Arial" w:hAnsi="Arial" w:cs="Arial"/>
                  <w:color w:val="000000"/>
                  <w:sz w:val="20"/>
                  <w:szCs w:val="20"/>
                  <w:lang w:val="en-US"/>
                </w:rPr>
                <w:t xml:space="preserve">Borba, A.F.; Alves, R.A.; Marriel, W.C. </w:t>
              </w:r>
            </w:ins>
          </w:p>
        </w:tc>
      </w:tr>
      <w:tr w:rsidR="00F640BA" w14:paraId="6C3224D0" w14:textId="77777777" w:rsidTr="00F640BA">
        <w:trPr>
          <w:ins w:id="19" w:author="Anasta" w:date="2014-06-10T19:12:00Z"/>
        </w:trPr>
        <w:tc>
          <w:tcPr>
            <w:tcW w:w="1065" w:type="dxa"/>
            <w:tcBorders>
              <w:left w:val="single" w:sz="6" w:space="0" w:color="000000"/>
              <w:bottom w:val="single" w:sz="6" w:space="0" w:color="000000"/>
            </w:tcBorders>
            <w:shd w:val="clear" w:color="auto" w:fill="auto"/>
            <w:tcMar>
              <w:top w:w="55" w:type="dxa"/>
              <w:left w:w="55" w:type="dxa"/>
              <w:bottom w:w="55" w:type="dxa"/>
              <w:right w:w="55" w:type="dxa"/>
            </w:tcMar>
          </w:tcPr>
          <w:p w14:paraId="47BB6EA4" w14:textId="2DB6B1CF" w:rsidR="00F640BA" w:rsidRDefault="00F640BA" w:rsidP="00F640BA">
            <w:pPr>
              <w:pStyle w:val="Standard"/>
              <w:tabs>
                <w:tab w:val="left" w:pos="270"/>
                <w:tab w:val="left" w:pos="1170"/>
              </w:tabs>
              <w:spacing w:after="0" w:line="240" w:lineRule="auto"/>
              <w:jc w:val="both"/>
              <w:rPr>
                <w:ins w:id="20" w:author="Anasta" w:date="2014-06-10T19:12:00Z"/>
                <w:rFonts w:ascii="Arial" w:hAnsi="Arial" w:cs="Arial"/>
                <w:color w:val="000000"/>
                <w:sz w:val="20"/>
                <w:szCs w:val="20"/>
              </w:rPr>
            </w:pPr>
            <w:ins w:id="21" w:author="Anasta" w:date="2014-06-10T19:12:00Z">
              <w:r>
                <w:rPr>
                  <w:rFonts w:ascii="Arial" w:hAnsi="Arial" w:cs="Arial"/>
                  <w:color w:val="000000"/>
                  <w:sz w:val="20"/>
                  <w:szCs w:val="20"/>
                </w:rPr>
                <w:t>A474d</w:t>
              </w:r>
            </w:ins>
          </w:p>
        </w:tc>
        <w:tc>
          <w:tcPr>
            <w:tcW w:w="6030" w:type="dxa"/>
            <w:tcBorders>
              <w:bottom w:val="single" w:sz="6" w:space="0" w:color="000000"/>
              <w:right w:val="single" w:sz="6" w:space="0" w:color="000000"/>
            </w:tcBorders>
            <w:shd w:val="clear" w:color="auto" w:fill="auto"/>
            <w:tcMar>
              <w:top w:w="55" w:type="dxa"/>
              <w:left w:w="55" w:type="dxa"/>
              <w:bottom w:w="55" w:type="dxa"/>
              <w:right w:w="55" w:type="dxa"/>
            </w:tcMar>
          </w:tcPr>
          <w:p w14:paraId="7C906C55" w14:textId="756AF752" w:rsidR="00F640BA" w:rsidRDefault="00F640BA" w:rsidP="00F640BA">
            <w:pPr>
              <w:pStyle w:val="Standard"/>
              <w:tabs>
                <w:tab w:val="left" w:pos="244"/>
              </w:tabs>
              <w:spacing w:after="0" w:line="240" w:lineRule="auto"/>
              <w:jc w:val="both"/>
              <w:rPr>
                <w:ins w:id="22" w:author="Anasta" w:date="2014-06-10T19:12:00Z"/>
                <w:rFonts w:ascii="Arial" w:hAnsi="Arial" w:cs="Arial"/>
                <w:color w:val="000000"/>
                <w:sz w:val="20"/>
                <w:szCs w:val="20"/>
              </w:rPr>
            </w:pPr>
            <w:ins w:id="23" w:author="Anasta" w:date="2014-06-10T19:12:00Z">
              <w:r>
                <w:rPr>
                  <w:rFonts w:ascii="Arial" w:hAnsi="Arial" w:cs="Arial"/>
                  <w:color w:val="000000"/>
                  <w:sz w:val="20"/>
                  <w:szCs w:val="20"/>
                </w:rPr>
                <w:tab/>
                <w:t>D</w:t>
              </w:r>
              <w:r w:rsidRPr="00F640BA">
                <w:rPr>
                  <w:rFonts w:ascii="Arial" w:hAnsi="Arial" w:cs="Arial"/>
                  <w:color w:val="000000"/>
                  <w:sz w:val="20"/>
                  <w:szCs w:val="20"/>
                </w:rPr>
                <w:t>esenvolvimento de sistema de or</w:t>
              </w:r>
              <w:r>
                <w:rPr>
                  <w:rFonts w:ascii="Arial" w:hAnsi="Arial" w:cs="Arial"/>
                  <w:color w:val="000000"/>
                  <w:sz w:val="20"/>
                  <w:szCs w:val="20"/>
                </w:rPr>
                <w:t>ganização pessoal baseado em GTD</w:t>
              </w:r>
              <w:r w:rsidRPr="00F640BA">
                <w:rPr>
                  <w:rFonts w:ascii="Arial" w:hAnsi="Arial" w:cs="Arial"/>
                  <w:color w:val="000000"/>
                  <w:sz w:val="20"/>
                  <w:szCs w:val="20"/>
                </w:rPr>
                <w:t xml:space="preserve"> para dispositivos móveis</w:t>
              </w:r>
              <w:r>
                <w:rPr>
                  <w:rFonts w:ascii="Arial" w:hAnsi="Arial" w:cs="Arial"/>
                  <w:color w:val="000000"/>
                  <w:sz w:val="20"/>
                  <w:szCs w:val="20"/>
                </w:rPr>
                <w:t xml:space="preserve"> / Alan Ferreira Borba, Rafael </w:t>
              </w:r>
              <w:r>
                <w:rPr>
                  <w:rFonts w:ascii="Arial" w:hAnsi="Arial" w:cs="Arial"/>
                  <w:color w:val="000000"/>
                  <w:sz w:val="20"/>
                  <w:szCs w:val="20"/>
                </w:rPr>
                <w:lastRenderedPageBreak/>
                <w:t xml:space="preserve">Anastácio Alves, Wilson Camara Marriel; orientados por </w:t>
              </w:r>
              <w:r w:rsidRPr="00F640BA">
                <w:rPr>
                  <w:rFonts w:ascii="Arial" w:hAnsi="Arial" w:cs="Arial"/>
                  <w:color w:val="000000"/>
                  <w:sz w:val="20"/>
                  <w:szCs w:val="20"/>
                </w:rPr>
                <w:t>Ricardo Choren Noya</w:t>
              </w:r>
              <w:r>
                <w:rPr>
                  <w:rFonts w:ascii="Arial" w:hAnsi="Arial" w:cs="Arial"/>
                  <w:color w:val="000000"/>
                  <w:sz w:val="20"/>
                  <w:szCs w:val="20"/>
                </w:rPr>
                <w:t xml:space="preserve"> </w:t>
              </w:r>
              <w:bookmarkStart w:id="24" w:name="OLE_LINK11"/>
              <w:bookmarkStart w:id="25" w:name="OLE_LINK21"/>
              <w:r>
                <w:rPr>
                  <w:rFonts w:ascii="Arial" w:hAnsi="Arial" w:cs="Arial"/>
                  <w:color w:val="000000"/>
                  <w:sz w:val="20"/>
                  <w:szCs w:val="20"/>
                </w:rPr>
                <w:t>–</w:t>
              </w:r>
              <w:bookmarkEnd w:id="24"/>
              <w:bookmarkEnd w:id="25"/>
              <w:r>
                <w:rPr>
                  <w:rFonts w:ascii="Arial" w:hAnsi="Arial" w:cs="Arial"/>
                  <w:color w:val="000000"/>
                  <w:sz w:val="20"/>
                  <w:szCs w:val="20"/>
                </w:rPr>
                <w:t xml:space="preserve"> Rio de Janeiro: Instituto Militar de Engenharia, 2014.</w:t>
              </w:r>
            </w:ins>
          </w:p>
          <w:p w14:paraId="4B98E227" w14:textId="77777777" w:rsidR="00F640BA" w:rsidRDefault="00F640BA" w:rsidP="00F640BA">
            <w:pPr>
              <w:pStyle w:val="Standard"/>
              <w:tabs>
                <w:tab w:val="left" w:pos="244"/>
              </w:tabs>
              <w:spacing w:after="0" w:line="240" w:lineRule="auto"/>
              <w:jc w:val="both"/>
              <w:rPr>
                <w:ins w:id="26" w:author="Anasta" w:date="2014-06-10T19:12:00Z"/>
                <w:rFonts w:ascii="Arial" w:hAnsi="Arial" w:cs="Arial"/>
                <w:color w:val="000000"/>
                <w:sz w:val="20"/>
                <w:szCs w:val="20"/>
              </w:rPr>
            </w:pPr>
          </w:p>
          <w:p w14:paraId="4328D3F3" w14:textId="2478AE14" w:rsidR="00F640BA" w:rsidRDefault="00F640BA" w:rsidP="00F640BA">
            <w:pPr>
              <w:pStyle w:val="Standard"/>
              <w:tabs>
                <w:tab w:val="left" w:pos="244"/>
              </w:tabs>
              <w:spacing w:after="0" w:line="240" w:lineRule="auto"/>
              <w:jc w:val="both"/>
              <w:rPr>
                <w:ins w:id="27" w:author="Anasta" w:date="2014-06-10T19:12:00Z"/>
                <w:rFonts w:ascii="Arial" w:hAnsi="Arial" w:cs="Arial"/>
                <w:color w:val="000000"/>
                <w:sz w:val="20"/>
                <w:szCs w:val="20"/>
              </w:rPr>
            </w:pPr>
            <w:ins w:id="28" w:author="Anasta" w:date="2014-06-10T19:12:00Z">
              <w:r>
                <w:rPr>
                  <w:rFonts w:ascii="Arial" w:hAnsi="Arial" w:cs="Arial"/>
                  <w:color w:val="000000"/>
                  <w:sz w:val="20"/>
                  <w:szCs w:val="20"/>
                </w:rPr>
                <w:tab/>
                <w:t>50p: il</w:t>
              </w:r>
            </w:ins>
          </w:p>
          <w:p w14:paraId="1057ECB1" w14:textId="77777777" w:rsidR="00F640BA" w:rsidRDefault="00F640BA" w:rsidP="00F640BA">
            <w:pPr>
              <w:pStyle w:val="Standard"/>
              <w:tabs>
                <w:tab w:val="left" w:pos="244"/>
              </w:tabs>
              <w:spacing w:after="0" w:line="240" w:lineRule="auto"/>
              <w:jc w:val="both"/>
              <w:rPr>
                <w:ins w:id="29" w:author="Anasta" w:date="2014-06-10T19:12:00Z"/>
                <w:rFonts w:ascii="Arial" w:hAnsi="Arial" w:cs="Arial"/>
                <w:color w:val="000000"/>
                <w:sz w:val="20"/>
                <w:szCs w:val="20"/>
              </w:rPr>
            </w:pPr>
          </w:p>
          <w:p w14:paraId="18200CDB" w14:textId="3BD0BA84" w:rsidR="00F640BA" w:rsidRDefault="00F640BA" w:rsidP="00F640BA">
            <w:pPr>
              <w:pStyle w:val="Standard"/>
              <w:tabs>
                <w:tab w:val="left" w:pos="244"/>
              </w:tabs>
              <w:spacing w:after="0" w:line="240" w:lineRule="auto"/>
              <w:jc w:val="both"/>
              <w:rPr>
                <w:ins w:id="30" w:author="Anasta" w:date="2014-06-10T19:12:00Z"/>
                <w:rFonts w:ascii="Arial" w:hAnsi="Arial" w:cs="Arial"/>
                <w:color w:val="000000"/>
                <w:sz w:val="20"/>
                <w:szCs w:val="20"/>
              </w:rPr>
            </w:pPr>
            <w:ins w:id="31" w:author="Anasta" w:date="2014-06-10T19:12:00Z">
              <w:r>
                <w:rPr>
                  <w:rFonts w:ascii="Arial" w:hAnsi="Arial" w:cs="Arial"/>
                  <w:color w:val="000000"/>
                  <w:sz w:val="20"/>
                  <w:szCs w:val="20"/>
                </w:rPr>
                <w:tab/>
                <w:t>Projeto de Fi</w:t>
              </w:r>
              <w:r w:rsidR="00786318">
                <w:rPr>
                  <w:rFonts w:ascii="Arial" w:hAnsi="Arial" w:cs="Arial"/>
                  <w:color w:val="000000"/>
                  <w:sz w:val="20"/>
                  <w:szCs w:val="20"/>
                </w:rPr>
                <w:t>m</w:t>
              </w:r>
              <w:r>
                <w:rPr>
                  <w:rFonts w:ascii="Arial" w:hAnsi="Arial" w:cs="Arial"/>
                  <w:color w:val="000000"/>
                  <w:sz w:val="20"/>
                  <w:szCs w:val="20"/>
                </w:rPr>
                <w:t xml:space="preserve"> de Curso (</w:t>
              </w:r>
              <w:r w:rsidR="00786318">
                <w:rPr>
                  <w:rFonts w:ascii="Arial" w:hAnsi="Arial" w:cs="Arial"/>
                  <w:color w:val="000000"/>
                  <w:sz w:val="20"/>
                  <w:szCs w:val="20"/>
                </w:rPr>
                <w:t>Engenharia de Computação</w:t>
              </w:r>
              <w:r>
                <w:rPr>
                  <w:rFonts w:ascii="Arial" w:hAnsi="Arial" w:cs="Arial"/>
                  <w:color w:val="000000"/>
                  <w:sz w:val="20"/>
                  <w:szCs w:val="20"/>
                </w:rPr>
                <w:t>) – Instituto Militar de Engenharia, 2014.</w:t>
              </w:r>
            </w:ins>
          </w:p>
          <w:p w14:paraId="2099FD22" w14:textId="77777777" w:rsidR="00F640BA" w:rsidRDefault="00F640BA" w:rsidP="00F640BA">
            <w:pPr>
              <w:pStyle w:val="Standard"/>
              <w:tabs>
                <w:tab w:val="left" w:pos="244"/>
              </w:tabs>
              <w:spacing w:after="0" w:line="240" w:lineRule="auto"/>
              <w:jc w:val="both"/>
              <w:rPr>
                <w:ins w:id="32" w:author="Anasta" w:date="2014-06-10T19:12:00Z"/>
                <w:rFonts w:ascii="Arial" w:hAnsi="Arial" w:cs="Arial"/>
                <w:color w:val="000000"/>
                <w:sz w:val="20"/>
                <w:szCs w:val="20"/>
              </w:rPr>
            </w:pPr>
          </w:p>
          <w:p w14:paraId="4E90D772" w14:textId="77777777" w:rsidR="00F640BA" w:rsidRDefault="00F640BA" w:rsidP="00F640BA">
            <w:pPr>
              <w:pStyle w:val="Standard"/>
              <w:tabs>
                <w:tab w:val="left" w:pos="244"/>
              </w:tabs>
              <w:spacing w:after="0" w:line="240" w:lineRule="auto"/>
              <w:jc w:val="both"/>
              <w:rPr>
                <w:ins w:id="33" w:author="Anasta" w:date="2014-06-10T19:12:00Z"/>
                <w:rFonts w:ascii="Arial" w:hAnsi="Arial" w:cs="Arial"/>
                <w:color w:val="000000"/>
                <w:sz w:val="20"/>
                <w:szCs w:val="20"/>
              </w:rPr>
            </w:pPr>
          </w:p>
          <w:p w14:paraId="25A5FEF1" w14:textId="2300515A" w:rsidR="00F640BA" w:rsidRDefault="00F640BA" w:rsidP="0029090F">
            <w:pPr>
              <w:pStyle w:val="Standard"/>
              <w:tabs>
                <w:tab w:val="left" w:pos="244"/>
              </w:tabs>
              <w:spacing w:after="0" w:line="240" w:lineRule="auto"/>
              <w:jc w:val="both"/>
              <w:rPr>
                <w:ins w:id="34" w:author="Anasta" w:date="2014-06-10T19:12:00Z"/>
                <w:rFonts w:ascii="Arial" w:hAnsi="Arial" w:cs="Arial"/>
                <w:color w:val="000000"/>
                <w:sz w:val="20"/>
                <w:szCs w:val="20"/>
              </w:rPr>
            </w:pPr>
            <w:ins w:id="35" w:author="Anasta" w:date="2014-06-10T19:12:00Z">
              <w:r>
                <w:rPr>
                  <w:rFonts w:ascii="Arial" w:hAnsi="Arial" w:cs="Arial"/>
                  <w:color w:val="000000"/>
                  <w:sz w:val="20"/>
                  <w:szCs w:val="20"/>
                </w:rPr>
                <w:tab/>
                <w:t xml:space="preserve">1. Curso de Engenharia </w:t>
              </w:r>
              <w:r w:rsidR="00786318">
                <w:rPr>
                  <w:rFonts w:ascii="Arial" w:hAnsi="Arial" w:cs="Arial"/>
                  <w:color w:val="000000"/>
                  <w:sz w:val="20"/>
                  <w:szCs w:val="20"/>
                </w:rPr>
                <w:t>de Computação – Projeto de Fim</w:t>
              </w:r>
              <w:r>
                <w:rPr>
                  <w:rFonts w:ascii="Arial" w:hAnsi="Arial" w:cs="Arial"/>
                  <w:color w:val="000000"/>
                  <w:sz w:val="20"/>
                  <w:szCs w:val="20"/>
                </w:rPr>
                <w:t xml:space="preserve"> de Curso. 2. Sistemas de computador – desenvolvimento. I. </w:t>
              </w:r>
              <w:r w:rsidR="0029090F">
                <w:rPr>
                  <w:rFonts w:ascii="Arial" w:hAnsi="Arial" w:cs="Arial"/>
                  <w:color w:val="000000"/>
                  <w:sz w:val="20"/>
                  <w:szCs w:val="20"/>
                </w:rPr>
                <w:t>Marriel, Wilson Camara</w:t>
              </w:r>
              <w:r>
                <w:rPr>
                  <w:rFonts w:ascii="Arial" w:hAnsi="Arial" w:cs="Arial"/>
                  <w:color w:val="000000"/>
                  <w:sz w:val="20"/>
                  <w:szCs w:val="20"/>
                </w:rPr>
                <w:t xml:space="preserve">. II. </w:t>
              </w:r>
              <w:r w:rsidR="0029090F">
                <w:rPr>
                  <w:rFonts w:ascii="Arial" w:hAnsi="Arial" w:cs="Arial"/>
                  <w:color w:val="000000"/>
                  <w:sz w:val="20"/>
                  <w:szCs w:val="20"/>
                </w:rPr>
                <w:t>Borba, Alan Ferreira</w:t>
              </w:r>
              <w:r>
                <w:rPr>
                  <w:rFonts w:ascii="Arial" w:hAnsi="Arial" w:cs="Arial"/>
                  <w:color w:val="000000"/>
                  <w:sz w:val="20"/>
                  <w:szCs w:val="20"/>
                </w:rPr>
                <w:t>. III. Título. IV. Instituto Militar de Engenharia.</w:t>
              </w:r>
            </w:ins>
          </w:p>
        </w:tc>
      </w:tr>
    </w:tbl>
    <w:p w14:paraId="2D9B01E3" w14:textId="77777777" w:rsidR="00692DC7" w:rsidRPr="002F76E4" w:rsidRDefault="00692DC7" w:rsidP="00772634"/>
    <w:p w14:paraId="051DF193" w14:textId="77777777" w:rsidR="009E0508" w:rsidRPr="002F76E4" w:rsidRDefault="009E0508">
      <w:pPr>
        <w:ind w:firstLine="0"/>
        <w:sectPr w:rsidR="009E0508" w:rsidRPr="002F76E4" w:rsidSect="00FA5DF1">
          <w:pgSz w:w="11906" w:h="16838"/>
          <w:pgMar w:top="1417" w:right="1418" w:bottom="1701" w:left="1418" w:header="720" w:footer="720" w:gutter="0"/>
          <w:cols w:space="720"/>
          <w:docGrid w:linePitch="360"/>
        </w:sectPr>
        <w:pPrChange w:id="36" w:author="Anasta" w:date="2014-06-10T19:12:00Z">
          <w:pPr/>
        </w:pPrChange>
      </w:pPr>
    </w:p>
    <w:p w14:paraId="6CD1B906" w14:textId="77777777" w:rsidR="00716C06" w:rsidRPr="002F76E4" w:rsidRDefault="00716C06" w:rsidP="009F28CC">
      <w:pPr>
        <w:jc w:val="center"/>
        <w:rPr>
          <w:b/>
        </w:rPr>
      </w:pPr>
      <w:r w:rsidRPr="002F76E4">
        <w:rPr>
          <w:b/>
        </w:rPr>
        <w:lastRenderedPageBreak/>
        <w:t>INSTITUTO MILITAR DE ENGENHARIA</w:t>
      </w:r>
    </w:p>
    <w:p w14:paraId="44B40DE5" w14:textId="77777777" w:rsidR="00716C06" w:rsidRPr="002F76E4" w:rsidRDefault="00716C06" w:rsidP="00716C06">
      <w:pPr>
        <w:tabs>
          <w:tab w:val="left" w:pos="2729"/>
        </w:tabs>
        <w:ind w:firstLine="0"/>
        <w:jc w:val="left"/>
      </w:pPr>
      <w:r w:rsidRPr="002F76E4">
        <w:tab/>
      </w:r>
    </w:p>
    <w:p w14:paraId="4A85E7A0" w14:textId="77777777" w:rsidR="00716C06" w:rsidRPr="002F76E4" w:rsidRDefault="00716C06" w:rsidP="00716C06">
      <w:pPr>
        <w:ind w:firstLine="0"/>
        <w:jc w:val="left"/>
      </w:pPr>
    </w:p>
    <w:p w14:paraId="0E13D260" w14:textId="77777777" w:rsidR="00826BC4" w:rsidRPr="002F76E4" w:rsidRDefault="00826BC4" w:rsidP="00826BC4">
      <w:pPr>
        <w:jc w:val="center"/>
        <w:rPr>
          <w:b/>
        </w:rPr>
      </w:pPr>
      <w:r w:rsidRPr="002F76E4">
        <w:t>RAFAEL</w:t>
      </w:r>
      <w:r w:rsidRPr="002F76E4">
        <w:rPr>
          <w:b/>
        </w:rPr>
        <w:t xml:space="preserve"> ANASTÁCIO </w:t>
      </w:r>
      <w:r w:rsidRPr="002F76E4">
        <w:t>ALVES</w:t>
      </w:r>
    </w:p>
    <w:p w14:paraId="297A59E9" w14:textId="77777777" w:rsidR="00826BC4" w:rsidRPr="002F76E4" w:rsidRDefault="00826BC4" w:rsidP="00826BC4">
      <w:pPr>
        <w:jc w:val="center"/>
        <w:rPr>
          <w:b/>
        </w:rPr>
      </w:pPr>
      <w:r w:rsidRPr="002F76E4">
        <w:rPr>
          <w:b/>
        </w:rPr>
        <w:t xml:space="preserve">ALAN </w:t>
      </w:r>
      <w:r w:rsidR="00034CFD" w:rsidRPr="002F76E4">
        <w:t>FERREIRA B</w:t>
      </w:r>
      <w:r w:rsidRPr="002F76E4">
        <w:t>ORBA</w:t>
      </w:r>
    </w:p>
    <w:p w14:paraId="55D7F97D" w14:textId="77777777" w:rsidR="00826BC4" w:rsidRPr="002F76E4" w:rsidRDefault="00826BC4" w:rsidP="00826BC4">
      <w:pPr>
        <w:jc w:val="center"/>
        <w:rPr>
          <w:b/>
        </w:rPr>
      </w:pPr>
      <w:r w:rsidRPr="002F76E4">
        <w:t>WILSON</w:t>
      </w:r>
      <w:r w:rsidR="002F76E4" w:rsidRPr="002F76E4">
        <w:t xml:space="preserve"> CA</w:t>
      </w:r>
      <w:r w:rsidR="00034CFD" w:rsidRPr="002F76E4">
        <w:t>MARA</w:t>
      </w:r>
      <w:r w:rsidRPr="002F76E4">
        <w:rPr>
          <w:b/>
        </w:rPr>
        <w:t xml:space="preserve"> MARRIEL</w:t>
      </w:r>
    </w:p>
    <w:p w14:paraId="598B12F1" w14:textId="77777777" w:rsidR="00716C06" w:rsidRPr="002F76E4" w:rsidRDefault="00716C06" w:rsidP="00716C06">
      <w:pPr>
        <w:ind w:firstLine="0"/>
        <w:jc w:val="left"/>
      </w:pPr>
    </w:p>
    <w:p w14:paraId="47627BEB" w14:textId="77777777" w:rsidR="00716C06" w:rsidRPr="002F76E4" w:rsidRDefault="00716C06" w:rsidP="00716C06">
      <w:pPr>
        <w:ind w:firstLine="0"/>
        <w:jc w:val="left"/>
      </w:pPr>
    </w:p>
    <w:p w14:paraId="2838D471" w14:textId="77777777" w:rsidR="00826BC4" w:rsidRPr="002F76E4" w:rsidRDefault="00826BC4" w:rsidP="00826BC4">
      <w:pPr>
        <w:jc w:val="center"/>
        <w:rPr>
          <w:b/>
          <w:szCs w:val="32"/>
        </w:rPr>
      </w:pPr>
      <w:r w:rsidRPr="002F76E4">
        <w:rPr>
          <w:b/>
          <w:szCs w:val="32"/>
          <w:shd w:val="clear" w:color="auto" w:fill="FFFFFF"/>
        </w:rPr>
        <w:t>DESENVOLVIMENTO DE SISTEMA DE ORGANIZA</w:t>
      </w:r>
      <w:r w:rsidRPr="002F76E4">
        <w:rPr>
          <w:rFonts w:hint="eastAsia"/>
          <w:b/>
          <w:szCs w:val="32"/>
          <w:shd w:val="clear" w:color="auto" w:fill="FFFFFF"/>
        </w:rPr>
        <w:t>ÇÃ</w:t>
      </w:r>
      <w:r w:rsidRPr="002F76E4">
        <w:rPr>
          <w:b/>
          <w:szCs w:val="32"/>
          <w:shd w:val="clear" w:color="auto" w:fill="FFFFFF"/>
        </w:rPr>
        <w:t>O PESSOAL BASEADO EM GTD PARA DISPOSITIVOS M</w:t>
      </w:r>
      <w:r w:rsidRPr="002F76E4">
        <w:rPr>
          <w:rFonts w:hint="eastAsia"/>
          <w:b/>
          <w:szCs w:val="32"/>
          <w:shd w:val="clear" w:color="auto" w:fill="FFFFFF"/>
        </w:rPr>
        <w:t>Ó</w:t>
      </w:r>
      <w:r w:rsidRPr="002F76E4">
        <w:rPr>
          <w:b/>
          <w:szCs w:val="32"/>
          <w:shd w:val="clear" w:color="auto" w:fill="FFFFFF"/>
        </w:rPr>
        <w:t>VEIS</w:t>
      </w:r>
    </w:p>
    <w:p w14:paraId="273AC65F" w14:textId="77777777" w:rsidR="00716C06" w:rsidRPr="002F76E4" w:rsidRDefault="00716C06" w:rsidP="00716C06">
      <w:pPr>
        <w:ind w:firstLine="0"/>
        <w:jc w:val="left"/>
      </w:pPr>
    </w:p>
    <w:p w14:paraId="14D903C1" w14:textId="77777777" w:rsidR="00716C06" w:rsidRPr="002F76E4" w:rsidRDefault="00716C06" w:rsidP="00716C06">
      <w:pPr>
        <w:ind w:firstLine="0"/>
        <w:jc w:val="left"/>
      </w:pPr>
    </w:p>
    <w:p w14:paraId="6471C366" w14:textId="77777777" w:rsidR="00716C06" w:rsidRPr="002F76E4" w:rsidRDefault="00716C06" w:rsidP="00716C06">
      <w:pPr>
        <w:ind w:firstLine="708"/>
      </w:pPr>
      <w:r w:rsidRPr="002F76E4">
        <w:t>Projeto de Fim de Curso apresentado ao Instituto Militar de Engenharia, como requisito para colação de grau no Curso de Engenharia de Computação.</w:t>
      </w:r>
    </w:p>
    <w:p w14:paraId="7B621A69" w14:textId="64DD75B8" w:rsidR="00716C06" w:rsidRPr="002F76E4" w:rsidRDefault="00716C06" w:rsidP="00716C06">
      <w:pPr>
        <w:ind w:firstLine="708"/>
      </w:pPr>
      <w:r w:rsidRPr="002F76E4">
        <w:t xml:space="preserve">Orientador: </w:t>
      </w:r>
      <w:r w:rsidR="002F18F4" w:rsidRPr="002F76E4">
        <w:t>Prof. Ricardo</w:t>
      </w:r>
      <w:r w:rsidR="00826BC4" w:rsidRPr="002F76E4">
        <w:t xml:space="preserve"> Choren Noya</w:t>
      </w:r>
    </w:p>
    <w:p w14:paraId="7D9C1FBB" w14:textId="77777777" w:rsidR="00716C06" w:rsidRPr="002F76E4" w:rsidRDefault="00716C06" w:rsidP="00716C06">
      <w:pPr>
        <w:ind w:firstLine="0"/>
        <w:jc w:val="left"/>
      </w:pPr>
    </w:p>
    <w:p w14:paraId="697A5738" w14:textId="7189099F" w:rsidR="00716C06" w:rsidRPr="002F76E4" w:rsidRDefault="00716C06" w:rsidP="00716C06">
      <w:pPr>
        <w:ind w:firstLine="708"/>
      </w:pPr>
      <w:r w:rsidRPr="002F76E4">
        <w:t>Aprovad</w:t>
      </w:r>
      <w:r w:rsidR="008233BC" w:rsidRPr="002F76E4">
        <w:t>o</w:t>
      </w:r>
      <w:r w:rsidRPr="002F76E4">
        <w:t xml:space="preserve"> em </w:t>
      </w:r>
      <w:del w:id="37" w:author="Anasta" w:date="2014-06-10T19:12:00Z">
        <w:r w:rsidRPr="002F76E4">
          <w:delText>____</w:delText>
        </w:r>
      </w:del>
      <w:ins w:id="38" w:author="Anasta" w:date="2014-06-10T19:12:00Z">
        <w:r w:rsidR="004909B0">
          <w:t>02</w:t>
        </w:r>
      </w:ins>
      <w:r w:rsidRPr="002F76E4">
        <w:t xml:space="preserve"> de </w:t>
      </w:r>
      <w:del w:id="39" w:author="Anasta" w:date="2014-06-10T19:12:00Z">
        <w:r w:rsidRPr="002F76E4">
          <w:delText>_________</w:delText>
        </w:r>
      </w:del>
      <w:ins w:id="40" w:author="Anasta" w:date="2014-06-10T19:12:00Z">
        <w:r w:rsidR="004909B0">
          <w:t>junho</w:t>
        </w:r>
      </w:ins>
      <w:r w:rsidRPr="002F76E4">
        <w:t xml:space="preserve"> de 2014 pela seguinte Banca Examinadora:</w:t>
      </w:r>
    </w:p>
    <w:p w14:paraId="1570FD27" w14:textId="77777777" w:rsidR="00716C06" w:rsidRPr="002F76E4" w:rsidRDefault="00716C06" w:rsidP="00716C06">
      <w:pPr>
        <w:ind w:firstLine="0"/>
        <w:jc w:val="left"/>
      </w:pPr>
    </w:p>
    <w:p w14:paraId="2AAC73AC" w14:textId="77777777" w:rsidR="00716C06" w:rsidRPr="002F76E4" w:rsidRDefault="00716C06" w:rsidP="00716C06">
      <w:pPr>
        <w:ind w:firstLine="0"/>
        <w:jc w:val="left"/>
      </w:pPr>
    </w:p>
    <w:p w14:paraId="34DE514C" w14:textId="77777777" w:rsidR="00716C06" w:rsidRPr="002F76E4" w:rsidRDefault="00716C06" w:rsidP="00716C06">
      <w:pPr>
        <w:ind w:firstLine="0"/>
        <w:jc w:val="center"/>
      </w:pPr>
      <w:r w:rsidRPr="002F76E4">
        <w:t>_______________________________________________________________</w:t>
      </w:r>
    </w:p>
    <w:p w14:paraId="4FE192D8" w14:textId="314305B5" w:rsidR="00716C06" w:rsidRPr="002F76E4" w:rsidRDefault="00716C06" w:rsidP="009F28CC">
      <w:pPr>
        <w:jc w:val="center"/>
      </w:pPr>
      <w:del w:id="41" w:author="Anasta" w:date="2014-06-10T19:12:00Z">
        <w:r w:rsidRPr="002F76E4">
          <w:delText>Prof.</w:delText>
        </w:r>
        <w:r w:rsidR="00246849">
          <w:delText xml:space="preserve"> </w:delText>
        </w:r>
      </w:del>
      <w:r w:rsidRPr="002F76E4">
        <w:t>Ricardo Choren Noya, D.C., do IME – Presidente</w:t>
      </w:r>
    </w:p>
    <w:p w14:paraId="1BCB5830" w14:textId="77777777" w:rsidR="00716C06" w:rsidRPr="002F76E4" w:rsidRDefault="00716C06" w:rsidP="00716C06">
      <w:pPr>
        <w:ind w:firstLine="0"/>
        <w:jc w:val="left"/>
      </w:pPr>
    </w:p>
    <w:p w14:paraId="6302FC9B" w14:textId="77777777" w:rsidR="00716C06" w:rsidRPr="002F76E4" w:rsidRDefault="00716C06" w:rsidP="00716C06">
      <w:pPr>
        <w:ind w:firstLine="0"/>
        <w:jc w:val="left"/>
      </w:pPr>
    </w:p>
    <w:p w14:paraId="04A1B7FB" w14:textId="77777777" w:rsidR="00BA3129" w:rsidRPr="002F76E4" w:rsidRDefault="00BA3129" w:rsidP="003A0401">
      <w:pPr>
        <w:ind w:firstLine="0"/>
        <w:jc w:val="center"/>
      </w:pPr>
      <w:r w:rsidRPr="002F76E4">
        <w:t>______________________________________________________________</w:t>
      </w:r>
    </w:p>
    <w:p w14:paraId="4B1BBA5A" w14:textId="733ECEA3" w:rsidR="00BA3129" w:rsidRPr="002F76E4" w:rsidRDefault="00BA3129" w:rsidP="00BA3129">
      <w:pPr>
        <w:jc w:val="center"/>
      </w:pPr>
      <w:del w:id="42" w:author="Anasta" w:date="2014-06-10T19:12:00Z">
        <w:r w:rsidRPr="002F76E4">
          <w:delText xml:space="preserve">Maj. </w:delText>
        </w:r>
      </w:del>
      <w:r w:rsidRPr="002F76E4">
        <w:t>An</w:t>
      </w:r>
      <w:r w:rsidR="002F76E4" w:rsidRPr="002F76E4">
        <w:t>derson Fernandes P. dos Santos,</w:t>
      </w:r>
      <w:r w:rsidRPr="002F76E4">
        <w:t> D.Sc. do IME</w:t>
      </w:r>
    </w:p>
    <w:p w14:paraId="01C8E1F2" w14:textId="77777777" w:rsidR="003A0401" w:rsidRPr="002F76E4" w:rsidRDefault="003A0401" w:rsidP="00BA3129">
      <w:pPr>
        <w:jc w:val="center"/>
      </w:pPr>
    </w:p>
    <w:p w14:paraId="1290ACD3" w14:textId="77777777" w:rsidR="00BA3129" w:rsidRPr="002F76E4" w:rsidRDefault="00BA3129" w:rsidP="00BA3129">
      <w:pPr>
        <w:jc w:val="center"/>
      </w:pPr>
    </w:p>
    <w:p w14:paraId="5342DF10" w14:textId="77777777" w:rsidR="00BA3129" w:rsidRPr="002F76E4" w:rsidRDefault="00BA3129" w:rsidP="003A0401">
      <w:pPr>
        <w:ind w:firstLine="0"/>
        <w:jc w:val="center"/>
      </w:pPr>
      <w:r w:rsidRPr="002F76E4">
        <w:t>_______________________________________________________________</w:t>
      </w:r>
    </w:p>
    <w:p w14:paraId="4774536F" w14:textId="4B8A33E8" w:rsidR="00BA3129" w:rsidRPr="002F76E4" w:rsidRDefault="00BA3129" w:rsidP="00BA3129">
      <w:pPr>
        <w:jc w:val="center"/>
      </w:pPr>
      <w:del w:id="43" w:author="Anasta" w:date="2014-06-10T19:12:00Z">
        <w:r w:rsidRPr="002F76E4">
          <w:delText xml:space="preserve">Prof. </w:delText>
        </w:r>
      </w:del>
      <w:r w:rsidRPr="002F76E4">
        <w:t>Raquel Coelho Gomes Pinto, D.Sc. do IME</w:t>
      </w:r>
    </w:p>
    <w:p w14:paraId="54B1B55F" w14:textId="77777777" w:rsidR="00716C06" w:rsidRPr="002F76E4" w:rsidRDefault="00716C06" w:rsidP="00716C06">
      <w:pPr>
        <w:ind w:firstLine="0"/>
        <w:jc w:val="left"/>
      </w:pPr>
    </w:p>
    <w:p w14:paraId="4087D481" w14:textId="77777777" w:rsidR="00716C06" w:rsidRPr="002F76E4" w:rsidRDefault="00716C06" w:rsidP="00716C06">
      <w:pPr>
        <w:ind w:firstLine="0"/>
        <w:jc w:val="center"/>
        <w:outlineLvl w:val="0"/>
      </w:pPr>
      <w:r w:rsidRPr="002F76E4">
        <w:t>Rio de Janeiro</w:t>
      </w:r>
    </w:p>
    <w:p w14:paraId="35F02E48" w14:textId="77777777" w:rsidR="00716C06" w:rsidRPr="002F76E4" w:rsidRDefault="00716C06" w:rsidP="00716C06">
      <w:pPr>
        <w:ind w:firstLine="0"/>
        <w:jc w:val="center"/>
      </w:pPr>
      <w:r w:rsidRPr="002F76E4">
        <w:t>2014</w:t>
      </w:r>
    </w:p>
    <w:p w14:paraId="5A2C5CB1" w14:textId="77777777" w:rsidR="00716C06" w:rsidRPr="002F76E4" w:rsidRDefault="00716C06" w:rsidP="00716C06">
      <w:pPr>
        <w:spacing w:before="120"/>
        <w:ind w:firstLine="0"/>
        <w:jc w:val="left"/>
      </w:pPr>
      <w:r w:rsidRPr="002F76E4">
        <w:lastRenderedPageBreak/>
        <w:br w:type="page"/>
      </w:r>
    </w:p>
    <w:p w14:paraId="72ECD8A6" w14:textId="77777777" w:rsidR="00692DC7" w:rsidRPr="002F76E4" w:rsidRDefault="00692DC7" w:rsidP="00772634">
      <w:pPr>
        <w:pStyle w:val="TOC1"/>
      </w:pPr>
      <w:r w:rsidRPr="002F76E4">
        <w:rPr>
          <w:sz w:val="32"/>
        </w:rPr>
        <w:lastRenderedPageBreak/>
        <w:t>SUMÁRIO</w:t>
      </w:r>
    </w:p>
    <w:p w14:paraId="03405D28" w14:textId="77777777" w:rsidR="00692DC7" w:rsidRPr="002F76E4" w:rsidRDefault="00692DC7" w:rsidP="00772634"/>
    <w:p w14:paraId="1D51E785" w14:textId="77777777" w:rsidR="001549DD" w:rsidRDefault="0088363D">
      <w:pPr>
        <w:pStyle w:val="TOC1"/>
        <w:tabs>
          <w:tab w:val="right" w:leader="dot" w:pos="9060"/>
        </w:tabs>
        <w:rPr>
          <w:rFonts w:asciiTheme="minorHAnsi" w:eastAsiaTheme="minorEastAsia" w:hAnsiTheme="minorHAnsi" w:cstheme="minorBidi"/>
          <w:b w:val="0"/>
          <w:caps w:val="0"/>
          <w:noProof/>
          <w:kern w:val="0"/>
          <w:sz w:val="22"/>
          <w:lang w:eastAsia="pt-BR"/>
        </w:rPr>
      </w:pPr>
      <w:r w:rsidRPr="002F76E4">
        <w:rPr>
          <w:szCs w:val="24"/>
        </w:rPr>
        <w:fldChar w:fldCharType="begin"/>
      </w:r>
      <w:r w:rsidR="00C31CB0" w:rsidRPr="002F76E4">
        <w:rPr>
          <w:szCs w:val="24"/>
        </w:rPr>
        <w:instrText xml:space="preserve"> TOC \o "1-7" </w:instrText>
      </w:r>
      <w:r w:rsidRPr="002F76E4">
        <w:rPr>
          <w:szCs w:val="24"/>
        </w:rPr>
        <w:fldChar w:fldCharType="separate"/>
      </w:r>
      <w:r w:rsidR="001549DD">
        <w:rPr>
          <w:noProof/>
        </w:rPr>
        <w:t>LISTA DE ILUSTRAÇÕES</w:t>
      </w:r>
      <w:r w:rsidR="001549DD">
        <w:rPr>
          <w:noProof/>
        </w:rPr>
        <w:tab/>
      </w:r>
      <w:r w:rsidR="001549DD">
        <w:rPr>
          <w:noProof/>
        </w:rPr>
        <w:fldChar w:fldCharType="begin"/>
      </w:r>
      <w:r w:rsidR="001549DD">
        <w:rPr>
          <w:noProof/>
        </w:rPr>
        <w:instrText xml:space="preserve"> PAGEREF _Toc390194440 \h </w:instrText>
      </w:r>
      <w:r w:rsidR="001549DD">
        <w:rPr>
          <w:noProof/>
        </w:rPr>
      </w:r>
      <w:r w:rsidR="001549DD">
        <w:rPr>
          <w:noProof/>
        </w:rPr>
        <w:fldChar w:fldCharType="separate"/>
      </w:r>
      <w:r w:rsidR="00485173">
        <w:rPr>
          <w:noProof/>
        </w:rPr>
        <w:t>5</w:t>
      </w:r>
      <w:r w:rsidR="001549DD">
        <w:rPr>
          <w:noProof/>
        </w:rPr>
        <w:fldChar w:fldCharType="end"/>
      </w:r>
    </w:p>
    <w:p w14:paraId="6A2B9196" w14:textId="77777777" w:rsidR="001549DD" w:rsidRDefault="001549DD">
      <w:pPr>
        <w:pStyle w:val="TOC1"/>
        <w:tabs>
          <w:tab w:val="right" w:leader="dot" w:pos="9060"/>
        </w:tabs>
        <w:rPr>
          <w:rFonts w:asciiTheme="minorHAnsi" w:eastAsiaTheme="minorEastAsia" w:hAnsiTheme="minorHAnsi" w:cstheme="minorBidi"/>
          <w:b w:val="0"/>
          <w:caps w:val="0"/>
          <w:noProof/>
          <w:kern w:val="0"/>
          <w:sz w:val="22"/>
          <w:lang w:eastAsia="pt-BR"/>
        </w:rPr>
      </w:pPr>
      <w:r w:rsidRPr="001549DD">
        <w:rPr>
          <w:noProof/>
        </w:rPr>
        <w:t>LISTA DE SIGLAS</w:t>
      </w:r>
      <w:r>
        <w:rPr>
          <w:noProof/>
        </w:rPr>
        <w:tab/>
      </w:r>
      <w:r>
        <w:rPr>
          <w:noProof/>
        </w:rPr>
        <w:fldChar w:fldCharType="begin"/>
      </w:r>
      <w:r>
        <w:rPr>
          <w:noProof/>
        </w:rPr>
        <w:instrText xml:space="preserve"> PAGEREF _Toc390194441 \h </w:instrText>
      </w:r>
      <w:r>
        <w:rPr>
          <w:noProof/>
        </w:rPr>
      </w:r>
      <w:r>
        <w:rPr>
          <w:noProof/>
        </w:rPr>
        <w:fldChar w:fldCharType="separate"/>
      </w:r>
      <w:r w:rsidR="00485173">
        <w:rPr>
          <w:noProof/>
        </w:rPr>
        <w:t>6</w:t>
      </w:r>
      <w:r>
        <w:rPr>
          <w:noProof/>
        </w:rPr>
        <w:fldChar w:fldCharType="end"/>
      </w:r>
    </w:p>
    <w:p w14:paraId="247D1125" w14:textId="77777777" w:rsidR="001549DD" w:rsidRDefault="001549DD">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1</w:t>
      </w:r>
      <w:r>
        <w:rPr>
          <w:rFonts w:asciiTheme="minorHAnsi" w:eastAsiaTheme="minorEastAsia" w:hAnsiTheme="minorHAnsi" w:cstheme="minorBidi"/>
          <w:b w:val="0"/>
          <w:caps w:val="0"/>
          <w:noProof/>
          <w:kern w:val="0"/>
          <w:sz w:val="22"/>
          <w:lang w:eastAsia="pt-BR"/>
        </w:rPr>
        <w:tab/>
      </w:r>
      <w:r>
        <w:rPr>
          <w:noProof/>
        </w:rPr>
        <w:t>INTRODUÇÃO</w:t>
      </w:r>
      <w:r>
        <w:rPr>
          <w:noProof/>
        </w:rPr>
        <w:tab/>
      </w:r>
      <w:r>
        <w:rPr>
          <w:noProof/>
        </w:rPr>
        <w:fldChar w:fldCharType="begin"/>
      </w:r>
      <w:r>
        <w:rPr>
          <w:noProof/>
        </w:rPr>
        <w:instrText xml:space="preserve"> PAGEREF _Toc390194442 \h </w:instrText>
      </w:r>
      <w:r>
        <w:rPr>
          <w:noProof/>
        </w:rPr>
      </w:r>
      <w:r>
        <w:rPr>
          <w:noProof/>
        </w:rPr>
        <w:fldChar w:fldCharType="separate"/>
      </w:r>
      <w:r w:rsidR="00485173">
        <w:rPr>
          <w:noProof/>
        </w:rPr>
        <w:t>9</w:t>
      </w:r>
      <w:r>
        <w:rPr>
          <w:noProof/>
        </w:rPr>
        <w:fldChar w:fldCharType="end"/>
      </w:r>
    </w:p>
    <w:p w14:paraId="6D077043" w14:textId="77777777" w:rsidR="001549DD" w:rsidRDefault="001549DD">
      <w:pPr>
        <w:pStyle w:val="TOC2"/>
        <w:tabs>
          <w:tab w:val="left" w:pos="1440"/>
        </w:tabs>
        <w:rPr>
          <w:rFonts w:asciiTheme="minorHAnsi" w:eastAsiaTheme="minorEastAsia" w:hAnsiTheme="minorHAnsi" w:cstheme="minorBidi"/>
          <w:smallCaps w:val="0"/>
          <w:kern w:val="0"/>
          <w:sz w:val="22"/>
          <w:szCs w:val="22"/>
          <w:lang w:eastAsia="pt-BR"/>
        </w:rPr>
      </w:pPr>
      <w:r>
        <w:t>1.1</w:t>
      </w:r>
      <w:r>
        <w:rPr>
          <w:rFonts w:asciiTheme="minorHAnsi" w:eastAsiaTheme="minorEastAsia" w:hAnsiTheme="minorHAnsi" w:cstheme="minorBidi"/>
          <w:smallCaps w:val="0"/>
          <w:kern w:val="0"/>
          <w:sz w:val="22"/>
          <w:szCs w:val="22"/>
          <w:lang w:eastAsia="pt-BR"/>
        </w:rPr>
        <w:tab/>
      </w:r>
      <w:r>
        <w:t>MOTIVAÇÃO</w:t>
      </w:r>
      <w:r>
        <w:tab/>
      </w:r>
      <w:r>
        <w:fldChar w:fldCharType="begin"/>
      </w:r>
      <w:r>
        <w:instrText xml:space="preserve"> PAGEREF _Toc390194443 \h </w:instrText>
      </w:r>
      <w:r>
        <w:fldChar w:fldCharType="separate"/>
      </w:r>
      <w:r w:rsidR="00485173">
        <w:t>9</w:t>
      </w:r>
      <w:r>
        <w:fldChar w:fldCharType="end"/>
      </w:r>
    </w:p>
    <w:p w14:paraId="516AA08B" w14:textId="77777777" w:rsidR="001549DD" w:rsidRDefault="001549DD">
      <w:pPr>
        <w:pStyle w:val="TOC2"/>
        <w:tabs>
          <w:tab w:val="left" w:pos="1440"/>
        </w:tabs>
        <w:rPr>
          <w:rFonts w:asciiTheme="minorHAnsi" w:eastAsiaTheme="minorEastAsia" w:hAnsiTheme="minorHAnsi" w:cstheme="minorBidi"/>
          <w:smallCaps w:val="0"/>
          <w:kern w:val="0"/>
          <w:sz w:val="22"/>
          <w:szCs w:val="22"/>
          <w:lang w:eastAsia="pt-BR"/>
        </w:rPr>
      </w:pPr>
      <w:r>
        <w:t>1.2</w:t>
      </w:r>
      <w:r>
        <w:rPr>
          <w:rFonts w:asciiTheme="minorHAnsi" w:eastAsiaTheme="minorEastAsia" w:hAnsiTheme="minorHAnsi" w:cstheme="minorBidi"/>
          <w:smallCaps w:val="0"/>
          <w:kern w:val="0"/>
          <w:sz w:val="22"/>
          <w:szCs w:val="22"/>
          <w:lang w:eastAsia="pt-BR"/>
        </w:rPr>
        <w:tab/>
      </w:r>
      <w:r>
        <w:t>OBJETIVO</w:t>
      </w:r>
      <w:r>
        <w:tab/>
      </w:r>
      <w:r>
        <w:fldChar w:fldCharType="begin"/>
      </w:r>
      <w:r>
        <w:instrText xml:space="preserve"> PAGEREF _Toc390194444 \h </w:instrText>
      </w:r>
      <w:r>
        <w:fldChar w:fldCharType="separate"/>
      </w:r>
      <w:r w:rsidR="00485173">
        <w:t>9</w:t>
      </w:r>
      <w:r>
        <w:fldChar w:fldCharType="end"/>
      </w:r>
    </w:p>
    <w:p w14:paraId="029DC50C" w14:textId="77777777" w:rsidR="001549DD" w:rsidRDefault="001549DD">
      <w:pPr>
        <w:pStyle w:val="TOC2"/>
        <w:tabs>
          <w:tab w:val="left" w:pos="1440"/>
        </w:tabs>
        <w:rPr>
          <w:rFonts w:asciiTheme="minorHAnsi" w:eastAsiaTheme="minorEastAsia" w:hAnsiTheme="minorHAnsi" w:cstheme="minorBidi"/>
          <w:smallCaps w:val="0"/>
          <w:kern w:val="0"/>
          <w:sz w:val="22"/>
          <w:szCs w:val="22"/>
          <w:lang w:eastAsia="pt-BR"/>
        </w:rPr>
      </w:pPr>
      <w:r>
        <w:t>1.3</w:t>
      </w:r>
      <w:r>
        <w:rPr>
          <w:rFonts w:asciiTheme="minorHAnsi" w:eastAsiaTheme="minorEastAsia" w:hAnsiTheme="minorHAnsi" w:cstheme="minorBidi"/>
          <w:smallCaps w:val="0"/>
          <w:kern w:val="0"/>
          <w:sz w:val="22"/>
          <w:szCs w:val="22"/>
          <w:lang w:eastAsia="pt-BR"/>
        </w:rPr>
        <w:tab/>
      </w:r>
      <w:r>
        <w:t>METODOLOGIA</w:t>
      </w:r>
      <w:r>
        <w:tab/>
      </w:r>
      <w:r>
        <w:fldChar w:fldCharType="begin"/>
      </w:r>
      <w:r>
        <w:instrText xml:space="preserve"> PAGEREF _Toc390194445 \h </w:instrText>
      </w:r>
      <w:r>
        <w:fldChar w:fldCharType="separate"/>
      </w:r>
      <w:r w:rsidR="00485173">
        <w:t>10</w:t>
      </w:r>
      <w:r>
        <w:fldChar w:fldCharType="end"/>
      </w:r>
    </w:p>
    <w:p w14:paraId="799D1AF2" w14:textId="77777777" w:rsidR="001549DD" w:rsidRDefault="001549DD">
      <w:pPr>
        <w:pStyle w:val="TOC2"/>
        <w:tabs>
          <w:tab w:val="left" w:pos="1440"/>
        </w:tabs>
        <w:rPr>
          <w:rFonts w:asciiTheme="minorHAnsi" w:eastAsiaTheme="minorEastAsia" w:hAnsiTheme="minorHAnsi" w:cstheme="minorBidi"/>
          <w:smallCaps w:val="0"/>
          <w:kern w:val="0"/>
          <w:sz w:val="22"/>
          <w:szCs w:val="22"/>
          <w:lang w:eastAsia="pt-BR"/>
        </w:rPr>
      </w:pPr>
      <w:r>
        <w:t>1.4</w:t>
      </w:r>
      <w:r>
        <w:rPr>
          <w:rFonts w:asciiTheme="minorHAnsi" w:eastAsiaTheme="minorEastAsia" w:hAnsiTheme="minorHAnsi" w:cstheme="minorBidi"/>
          <w:smallCaps w:val="0"/>
          <w:kern w:val="0"/>
          <w:sz w:val="22"/>
          <w:szCs w:val="22"/>
          <w:lang w:eastAsia="pt-BR"/>
        </w:rPr>
        <w:tab/>
      </w:r>
      <w:r>
        <w:t>ORGANIZAÇÃO DA MONOGRAFIA</w:t>
      </w:r>
      <w:r>
        <w:tab/>
      </w:r>
      <w:r>
        <w:fldChar w:fldCharType="begin"/>
      </w:r>
      <w:r>
        <w:instrText xml:space="preserve"> PAGEREF _Toc390194446 \h </w:instrText>
      </w:r>
      <w:r>
        <w:fldChar w:fldCharType="separate"/>
      </w:r>
      <w:r w:rsidR="00485173">
        <w:t>10</w:t>
      </w:r>
      <w:r>
        <w:fldChar w:fldCharType="end"/>
      </w:r>
    </w:p>
    <w:p w14:paraId="1B1FC1F6" w14:textId="77777777" w:rsidR="001549DD" w:rsidRDefault="001549DD">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2</w:t>
      </w:r>
      <w:r>
        <w:rPr>
          <w:rFonts w:asciiTheme="minorHAnsi" w:eastAsiaTheme="minorEastAsia" w:hAnsiTheme="minorHAnsi" w:cstheme="minorBidi"/>
          <w:b w:val="0"/>
          <w:caps w:val="0"/>
          <w:noProof/>
          <w:kern w:val="0"/>
          <w:sz w:val="22"/>
          <w:lang w:eastAsia="pt-BR"/>
        </w:rPr>
        <w:tab/>
      </w:r>
      <w:r>
        <w:rPr>
          <w:noProof/>
        </w:rPr>
        <w:t>GTD</w:t>
      </w:r>
      <w:r>
        <w:rPr>
          <w:noProof/>
        </w:rPr>
        <w:tab/>
      </w:r>
      <w:r>
        <w:rPr>
          <w:noProof/>
        </w:rPr>
        <w:fldChar w:fldCharType="begin"/>
      </w:r>
      <w:r>
        <w:rPr>
          <w:noProof/>
        </w:rPr>
        <w:instrText xml:space="preserve"> PAGEREF _Toc390194447 \h </w:instrText>
      </w:r>
      <w:r>
        <w:rPr>
          <w:noProof/>
        </w:rPr>
      </w:r>
      <w:r>
        <w:rPr>
          <w:noProof/>
        </w:rPr>
        <w:fldChar w:fldCharType="separate"/>
      </w:r>
      <w:r w:rsidR="00485173">
        <w:rPr>
          <w:noProof/>
        </w:rPr>
        <w:t>11</w:t>
      </w:r>
      <w:r>
        <w:rPr>
          <w:noProof/>
        </w:rPr>
        <w:fldChar w:fldCharType="end"/>
      </w:r>
    </w:p>
    <w:p w14:paraId="2C60B124" w14:textId="77777777" w:rsidR="001549DD" w:rsidRDefault="001549DD">
      <w:pPr>
        <w:pStyle w:val="TOC2"/>
        <w:tabs>
          <w:tab w:val="left" w:pos="1440"/>
        </w:tabs>
        <w:rPr>
          <w:rFonts w:asciiTheme="minorHAnsi" w:eastAsiaTheme="minorEastAsia" w:hAnsiTheme="minorHAnsi" w:cstheme="minorBidi"/>
          <w:smallCaps w:val="0"/>
          <w:kern w:val="0"/>
          <w:sz w:val="22"/>
          <w:szCs w:val="22"/>
          <w:lang w:eastAsia="pt-BR"/>
        </w:rPr>
      </w:pPr>
      <w:r>
        <w:t>2.1</w:t>
      </w:r>
      <w:r>
        <w:rPr>
          <w:rFonts w:asciiTheme="minorHAnsi" w:eastAsiaTheme="minorEastAsia" w:hAnsiTheme="minorHAnsi" w:cstheme="minorBidi"/>
          <w:smallCaps w:val="0"/>
          <w:kern w:val="0"/>
          <w:sz w:val="22"/>
          <w:szCs w:val="22"/>
          <w:lang w:eastAsia="pt-BR"/>
        </w:rPr>
        <w:tab/>
      </w:r>
      <w:r>
        <w:t>DESCRIÇÃO DO MÉTODO</w:t>
      </w:r>
      <w:r>
        <w:tab/>
      </w:r>
      <w:r>
        <w:fldChar w:fldCharType="begin"/>
      </w:r>
      <w:r>
        <w:instrText xml:space="preserve"> PAGEREF _Toc390194448 \h </w:instrText>
      </w:r>
      <w:r>
        <w:fldChar w:fldCharType="separate"/>
      </w:r>
      <w:r w:rsidR="00485173">
        <w:t>11</w:t>
      </w:r>
      <w:r>
        <w:fldChar w:fldCharType="end"/>
      </w:r>
    </w:p>
    <w:p w14:paraId="14788374" w14:textId="77777777" w:rsidR="001549DD" w:rsidRDefault="001549DD">
      <w:pPr>
        <w:pStyle w:val="TOC3"/>
        <w:tabs>
          <w:tab w:val="left" w:pos="1680"/>
        </w:tabs>
        <w:rPr>
          <w:rFonts w:asciiTheme="minorHAnsi" w:eastAsiaTheme="minorEastAsia" w:hAnsiTheme="minorHAnsi" w:cstheme="minorBidi"/>
          <w:i w:val="0"/>
          <w:kern w:val="0"/>
          <w:sz w:val="22"/>
          <w:szCs w:val="22"/>
          <w:lang w:eastAsia="pt-BR"/>
        </w:rPr>
      </w:pPr>
      <w:r>
        <w:t>2.1.1</w:t>
      </w:r>
      <w:r>
        <w:rPr>
          <w:rFonts w:asciiTheme="minorHAnsi" w:eastAsiaTheme="minorEastAsia" w:hAnsiTheme="minorHAnsi" w:cstheme="minorBidi"/>
          <w:i w:val="0"/>
          <w:kern w:val="0"/>
          <w:sz w:val="22"/>
          <w:szCs w:val="22"/>
          <w:lang w:eastAsia="pt-BR"/>
        </w:rPr>
        <w:tab/>
      </w:r>
      <w:r>
        <w:t>CAIXA DE ENTRADA</w:t>
      </w:r>
      <w:r>
        <w:tab/>
      </w:r>
      <w:r>
        <w:fldChar w:fldCharType="begin"/>
      </w:r>
      <w:r>
        <w:instrText xml:space="preserve"> PAGEREF _Toc390194450 \h </w:instrText>
      </w:r>
      <w:r>
        <w:fldChar w:fldCharType="separate"/>
      </w:r>
      <w:r w:rsidR="00485173">
        <w:t>12</w:t>
      </w:r>
      <w:r>
        <w:fldChar w:fldCharType="end"/>
      </w:r>
    </w:p>
    <w:p w14:paraId="6E57B6A7" w14:textId="77777777" w:rsidR="001549DD" w:rsidRDefault="001549DD">
      <w:pPr>
        <w:pStyle w:val="TOC3"/>
        <w:tabs>
          <w:tab w:val="left" w:pos="1680"/>
        </w:tabs>
        <w:rPr>
          <w:rFonts w:asciiTheme="minorHAnsi" w:eastAsiaTheme="minorEastAsia" w:hAnsiTheme="minorHAnsi" w:cstheme="minorBidi"/>
          <w:i w:val="0"/>
          <w:kern w:val="0"/>
          <w:sz w:val="22"/>
          <w:szCs w:val="22"/>
          <w:lang w:eastAsia="pt-BR"/>
        </w:rPr>
      </w:pPr>
      <w:r>
        <w:t>2.1.2</w:t>
      </w:r>
      <w:r>
        <w:rPr>
          <w:rFonts w:asciiTheme="minorHAnsi" w:eastAsiaTheme="minorEastAsia" w:hAnsiTheme="minorHAnsi" w:cstheme="minorBidi"/>
          <w:i w:val="0"/>
          <w:kern w:val="0"/>
          <w:sz w:val="22"/>
          <w:szCs w:val="22"/>
          <w:lang w:eastAsia="pt-BR"/>
        </w:rPr>
        <w:tab/>
      </w:r>
      <w:r>
        <w:t>PRÓXIMAS AÇÕES</w:t>
      </w:r>
      <w:r>
        <w:tab/>
      </w:r>
      <w:r>
        <w:fldChar w:fldCharType="begin"/>
      </w:r>
      <w:r>
        <w:instrText xml:space="preserve"> PAGEREF _Toc390194452 \h </w:instrText>
      </w:r>
      <w:r>
        <w:fldChar w:fldCharType="separate"/>
      </w:r>
      <w:r w:rsidR="00485173">
        <w:t>13</w:t>
      </w:r>
      <w:r>
        <w:fldChar w:fldCharType="end"/>
      </w:r>
    </w:p>
    <w:p w14:paraId="360729BE" w14:textId="77777777" w:rsidR="001549DD" w:rsidRDefault="001549DD">
      <w:pPr>
        <w:pStyle w:val="TOC3"/>
        <w:tabs>
          <w:tab w:val="left" w:pos="1680"/>
        </w:tabs>
        <w:rPr>
          <w:rFonts w:asciiTheme="minorHAnsi" w:eastAsiaTheme="minorEastAsia" w:hAnsiTheme="minorHAnsi" w:cstheme="minorBidi"/>
          <w:i w:val="0"/>
          <w:kern w:val="0"/>
          <w:sz w:val="22"/>
          <w:szCs w:val="22"/>
          <w:lang w:eastAsia="pt-BR"/>
        </w:rPr>
      </w:pPr>
      <w:r>
        <w:t>2.1.3</w:t>
      </w:r>
      <w:r>
        <w:rPr>
          <w:rFonts w:asciiTheme="minorHAnsi" w:eastAsiaTheme="minorEastAsia" w:hAnsiTheme="minorHAnsi" w:cstheme="minorBidi"/>
          <w:i w:val="0"/>
          <w:kern w:val="0"/>
          <w:sz w:val="22"/>
          <w:szCs w:val="22"/>
          <w:lang w:eastAsia="pt-BR"/>
        </w:rPr>
        <w:tab/>
      </w:r>
      <w:r>
        <w:t>ESPERAR</w:t>
      </w:r>
      <w:r>
        <w:tab/>
      </w:r>
      <w:r>
        <w:fldChar w:fldCharType="begin"/>
      </w:r>
      <w:r>
        <w:instrText xml:space="preserve"> PAGEREF _Toc390194455 \h </w:instrText>
      </w:r>
      <w:r>
        <w:fldChar w:fldCharType="separate"/>
      </w:r>
      <w:r w:rsidR="00485173">
        <w:t>13</w:t>
      </w:r>
      <w:r>
        <w:fldChar w:fldCharType="end"/>
      </w:r>
    </w:p>
    <w:p w14:paraId="4BD92847" w14:textId="77777777" w:rsidR="001549DD" w:rsidRDefault="001549DD">
      <w:pPr>
        <w:pStyle w:val="TOC3"/>
        <w:tabs>
          <w:tab w:val="left" w:pos="1680"/>
        </w:tabs>
        <w:rPr>
          <w:rFonts w:asciiTheme="minorHAnsi" w:eastAsiaTheme="minorEastAsia" w:hAnsiTheme="minorHAnsi" w:cstheme="minorBidi"/>
          <w:i w:val="0"/>
          <w:kern w:val="0"/>
          <w:sz w:val="22"/>
          <w:szCs w:val="22"/>
          <w:lang w:eastAsia="pt-BR"/>
        </w:rPr>
      </w:pPr>
      <w:r>
        <w:t>2.1.4</w:t>
      </w:r>
      <w:r>
        <w:rPr>
          <w:rFonts w:asciiTheme="minorHAnsi" w:eastAsiaTheme="minorEastAsia" w:hAnsiTheme="minorHAnsi" w:cstheme="minorBidi"/>
          <w:i w:val="0"/>
          <w:kern w:val="0"/>
          <w:sz w:val="22"/>
          <w:szCs w:val="22"/>
          <w:lang w:eastAsia="pt-BR"/>
        </w:rPr>
        <w:tab/>
      </w:r>
      <w:r>
        <w:t>CALENDÁRIO</w:t>
      </w:r>
      <w:r>
        <w:tab/>
      </w:r>
      <w:r>
        <w:fldChar w:fldCharType="begin"/>
      </w:r>
      <w:r>
        <w:instrText xml:space="preserve"> PAGEREF _Toc390194457 \h </w:instrText>
      </w:r>
      <w:r>
        <w:fldChar w:fldCharType="separate"/>
      </w:r>
      <w:r w:rsidR="00485173">
        <w:t>13</w:t>
      </w:r>
      <w:r>
        <w:fldChar w:fldCharType="end"/>
      </w:r>
    </w:p>
    <w:p w14:paraId="64EB05DB" w14:textId="77777777" w:rsidR="001549DD" w:rsidRDefault="001549DD">
      <w:pPr>
        <w:pStyle w:val="TOC3"/>
        <w:tabs>
          <w:tab w:val="left" w:pos="1680"/>
        </w:tabs>
        <w:rPr>
          <w:rFonts w:asciiTheme="minorHAnsi" w:eastAsiaTheme="minorEastAsia" w:hAnsiTheme="minorHAnsi" w:cstheme="minorBidi"/>
          <w:i w:val="0"/>
          <w:kern w:val="0"/>
          <w:sz w:val="22"/>
          <w:szCs w:val="22"/>
          <w:lang w:eastAsia="pt-BR"/>
        </w:rPr>
      </w:pPr>
      <w:r>
        <w:t>2.1.5</w:t>
      </w:r>
      <w:r>
        <w:rPr>
          <w:rFonts w:asciiTheme="minorHAnsi" w:eastAsiaTheme="minorEastAsia" w:hAnsiTheme="minorHAnsi" w:cstheme="minorBidi"/>
          <w:i w:val="0"/>
          <w:kern w:val="0"/>
          <w:sz w:val="22"/>
          <w:szCs w:val="22"/>
          <w:lang w:eastAsia="pt-BR"/>
        </w:rPr>
        <w:tab/>
      </w:r>
      <w:r>
        <w:t>ALGUM DIA/TALVEZ</w:t>
      </w:r>
      <w:r>
        <w:tab/>
      </w:r>
      <w:r>
        <w:fldChar w:fldCharType="begin"/>
      </w:r>
      <w:r>
        <w:instrText xml:space="preserve"> PAGEREF _Toc390194460 \h </w:instrText>
      </w:r>
      <w:r>
        <w:fldChar w:fldCharType="separate"/>
      </w:r>
      <w:r w:rsidR="00485173">
        <w:t>14</w:t>
      </w:r>
      <w:r>
        <w:fldChar w:fldCharType="end"/>
      </w:r>
    </w:p>
    <w:p w14:paraId="274C8923" w14:textId="77777777" w:rsidR="001549DD" w:rsidRDefault="001549DD">
      <w:pPr>
        <w:pStyle w:val="TOC3"/>
        <w:tabs>
          <w:tab w:val="left" w:pos="1680"/>
        </w:tabs>
        <w:rPr>
          <w:rFonts w:asciiTheme="minorHAnsi" w:eastAsiaTheme="minorEastAsia" w:hAnsiTheme="minorHAnsi" w:cstheme="minorBidi"/>
          <w:i w:val="0"/>
          <w:kern w:val="0"/>
          <w:sz w:val="22"/>
          <w:szCs w:val="22"/>
          <w:lang w:eastAsia="pt-BR"/>
        </w:rPr>
      </w:pPr>
      <w:r>
        <w:t>2.1.6</w:t>
      </w:r>
      <w:r>
        <w:rPr>
          <w:rFonts w:asciiTheme="minorHAnsi" w:eastAsiaTheme="minorEastAsia" w:hAnsiTheme="minorHAnsi" w:cstheme="minorBidi"/>
          <w:i w:val="0"/>
          <w:kern w:val="0"/>
          <w:sz w:val="22"/>
          <w:szCs w:val="22"/>
          <w:lang w:eastAsia="pt-BR"/>
        </w:rPr>
        <w:tab/>
      </w:r>
      <w:r>
        <w:t>INCUBAÇÃO</w:t>
      </w:r>
      <w:r>
        <w:tab/>
      </w:r>
      <w:r>
        <w:fldChar w:fldCharType="begin"/>
      </w:r>
      <w:r>
        <w:instrText xml:space="preserve"> PAGEREF _Toc390194463 \h </w:instrText>
      </w:r>
      <w:r>
        <w:fldChar w:fldCharType="separate"/>
      </w:r>
      <w:r w:rsidR="00485173">
        <w:t>14</w:t>
      </w:r>
      <w:r>
        <w:fldChar w:fldCharType="end"/>
      </w:r>
    </w:p>
    <w:p w14:paraId="3E35D0BE" w14:textId="77777777" w:rsidR="001549DD" w:rsidRDefault="001549DD">
      <w:pPr>
        <w:pStyle w:val="TOC3"/>
        <w:tabs>
          <w:tab w:val="left" w:pos="1680"/>
        </w:tabs>
        <w:rPr>
          <w:rFonts w:asciiTheme="minorHAnsi" w:eastAsiaTheme="minorEastAsia" w:hAnsiTheme="minorHAnsi" w:cstheme="minorBidi"/>
          <w:i w:val="0"/>
          <w:kern w:val="0"/>
          <w:sz w:val="22"/>
          <w:szCs w:val="22"/>
          <w:lang w:eastAsia="pt-BR"/>
        </w:rPr>
      </w:pPr>
      <w:r>
        <w:t>2.1.7</w:t>
      </w:r>
      <w:r>
        <w:rPr>
          <w:rFonts w:asciiTheme="minorHAnsi" w:eastAsiaTheme="minorEastAsia" w:hAnsiTheme="minorHAnsi" w:cstheme="minorBidi"/>
          <w:i w:val="0"/>
          <w:kern w:val="0"/>
          <w:sz w:val="22"/>
          <w:szCs w:val="22"/>
          <w:lang w:eastAsia="pt-BR"/>
        </w:rPr>
        <w:tab/>
      </w:r>
      <w:r>
        <w:t>REFERÊNCIA</w:t>
      </w:r>
      <w:r>
        <w:tab/>
      </w:r>
      <w:r>
        <w:fldChar w:fldCharType="begin"/>
      </w:r>
      <w:r>
        <w:instrText xml:space="preserve"> PAGEREF _Toc390194465 \h </w:instrText>
      </w:r>
      <w:r>
        <w:fldChar w:fldCharType="separate"/>
      </w:r>
      <w:r w:rsidR="00485173">
        <w:t>14</w:t>
      </w:r>
      <w:r>
        <w:fldChar w:fldCharType="end"/>
      </w:r>
    </w:p>
    <w:p w14:paraId="3195D860" w14:textId="77777777" w:rsidR="001549DD" w:rsidRDefault="001549DD">
      <w:pPr>
        <w:pStyle w:val="TOC3"/>
        <w:tabs>
          <w:tab w:val="left" w:pos="1680"/>
        </w:tabs>
        <w:rPr>
          <w:rFonts w:asciiTheme="minorHAnsi" w:eastAsiaTheme="minorEastAsia" w:hAnsiTheme="minorHAnsi" w:cstheme="minorBidi"/>
          <w:i w:val="0"/>
          <w:kern w:val="0"/>
          <w:sz w:val="22"/>
          <w:szCs w:val="22"/>
          <w:lang w:eastAsia="pt-BR"/>
        </w:rPr>
      </w:pPr>
      <w:r w:rsidRPr="005B5DAB">
        <w:rPr>
          <w:rFonts w:eastAsia="Times New Roman"/>
          <w:kern w:val="0"/>
          <w:lang w:eastAsia="pt-BR"/>
        </w:rPr>
        <w:t>2.1.8</w:t>
      </w:r>
      <w:r>
        <w:rPr>
          <w:rFonts w:asciiTheme="minorHAnsi" w:eastAsiaTheme="minorEastAsia" w:hAnsiTheme="minorHAnsi" w:cstheme="minorBidi"/>
          <w:i w:val="0"/>
          <w:kern w:val="0"/>
          <w:sz w:val="22"/>
          <w:szCs w:val="22"/>
          <w:lang w:eastAsia="pt-BR"/>
        </w:rPr>
        <w:tab/>
      </w:r>
      <w:r>
        <w:t>PROJETO</w:t>
      </w:r>
      <w:r>
        <w:tab/>
      </w:r>
      <w:r>
        <w:fldChar w:fldCharType="begin"/>
      </w:r>
      <w:r>
        <w:instrText xml:space="preserve"> PAGEREF _Toc390194466 \h </w:instrText>
      </w:r>
      <w:r>
        <w:fldChar w:fldCharType="separate"/>
      </w:r>
      <w:r w:rsidR="00485173">
        <w:t>15</w:t>
      </w:r>
      <w:r>
        <w:fldChar w:fldCharType="end"/>
      </w:r>
    </w:p>
    <w:p w14:paraId="5C9A9C10" w14:textId="77777777" w:rsidR="001549DD" w:rsidRDefault="001549DD">
      <w:pPr>
        <w:pStyle w:val="TOC3"/>
        <w:tabs>
          <w:tab w:val="left" w:pos="1680"/>
        </w:tabs>
        <w:rPr>
          <w:rFonts w:asciiTheme="minorHAnsi" w:eastAsiaTheme="minorEastAsia" w:hAnsiTheme="minorHAnsi" w:cstheme="minorBidi"/>
          <w:i w:val="0"/>
          <w:kern w:val="0"/>
          <w:sz w:val="22"/>
          <w:szCs w:val="22"/>
          <w:lang w:eastAsia="pt-BR"/>
        </w:rPr>
      </w:pPr>
      <w:r>
        <w:t>2.1.9</w:t>
      </w:r>
      <w:r>
        <w:rPr>
          <w:rFonts w:asciiTheme="minorHAnsi" w:eastAsiaTheme="minorEastAsia" w:hAnsiTheme="minorHAnsi" w:cstheme="minorBidi"/>
          <w:i w:val="0"/>
          <w:kern w:val="0"/>
          <w:sz w:val="22"/>
          <w:szCs w:val="22"/>
          <w:lang w:eastAsia="pt-BR"/>
        </w:rPr>
        <w:tab/>
      </w:r>
      <w:r>
        <w:t>LIXO</w:t>
      </w:r>
      <w:r>
        <w:tab/>
      </w:r>
      <w:r>
        <w:fldChar w:fldCharType="begin"/>
      </w:r>
      <w:r>
        <w:instrText xml:space="preserve"> PAGEREF _Toc390194467 \h </w:instrText>
      </w:r>
      <w:r>
        <w:fldChar w:fldCharType="separate"/>
      </w:r>
      <w:r w:rsidR="00485173">
        <w:t>15</w:t>
      </w:r>
      <w:r>
        <w:fldChar w:fldCharType="end"/>
      </w:r>
    </w:p>
    <w:p w14:paraId="3261ECB4" w14:textId="77777777" w:rsidR="001549DD" w:rsidRDefault="001549DD">
      <w:pPr>
        <w:pStyle w:val="TOC2"/>
        <w:tabs>
          <w:tab w:val="left" w:pos="1440"/>
        </w:tabs>
        <w:rPr>
          <w:rFonts w:asciiTheme="minorHAnsi" w:eastAsiaTheme="minorEastAsia" w:hAnsiTheme="minorHAnsi" w:cstheme="minorBidi"/>
          <w:smallCaps w:val="0"/>
          <w:kern w:val="0"/>
          <w:sz w:val="22"/>
          <w:szCs w:val="22"/>
          <w:lang w:eastAsia="pt-BR"/>
        </w:rPr>
      </w:pPr>
      <w:r>
        <w:t>2.2</w:t>
      </w:r>
      <w:r>
        <w:rPr>
          <w:rFonts w:asciiTheme="minorHAnsi" w:eastAsiaTheme="minorEastAsia" w:hAnsiTheme="minorHAnsi" w:cstheme="minorBidi"/>
          <w:smallCaps w:val="0"/>
          <w:kern w:val="0"/>
          <w:sz w:val="22"/>
          <w:szCs w:val="22"/>
          <w:lang w:eastAsia="pt-BR"/>
        </w:rPr>
        <w:tab/>
      </w:r>
      <w:r>
        <w:t>USO DO GTD NA APLICAÇÃO</w:t>
      </w:r>
      <w:r>
        <w:tab/>
      </w:r>
      <w:r>
        <w:fldChar w:fldCharType="begin"/>
      </w:r>
      <w:r>
        <w:instrText xml:space="preserve"> PAGEREF _Toc390194468 \h </w:instrText>
      </w:r>
      <w:r>
        <w:fldChar w:fldCharType="separate"/>
      </w:r>
      <w:r w:rsidR="00485173">
        <w:t>15</w:t>
      </w:r>
      <w:r>
        <w:fldChar w:fldCharType="end"/>
      </w:r>
    </w:p>
    <w:p w14:paraId="71C27587" w14:textId="77777777" w:rsidR="001549DD" w:rsidRDefault="001549DD">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3</w:t>
      </w:r>
      <w:r>
        <w:rPr>
          <w:rFonts w:asciiTheme="minorHAnsi" w:eastAsiaTheme="minorEastAsia" w:hAnsiTheme="minorHAnsi" w:cstheme="minorBidi"/>
          <w:b w:val="0"/>
          <w:caps w:val="0"/>
          <w:noProof/>
          <w:kern w:val="0"/>
          <w:sz w:val="22"/>
          <w:lang w:eastAsia="pt-BR"/>
        </w:rPr>
        <w:tab/>
      </w:r>
      <w:r>
        <w:rPr>
          <w:noProof/>
        </w:rPr>
        <w:t>COMPONENTES UTILIZADOS</w:t>
      </w:r>
      <w:r>
        <w:rPr>
          <w:noProof/>
        </w:rPr>
        <w:tab/>
      </w:r>
      <w:r>
        <w:rPr>
          <w:noProof/>
        </w:rPr>
        <w:fldChar w:fldCharType="begin"/>
      </w:r>
      <w:r>
        <w:rPr>
          <w:noProof/>
        </w:rPr>
        <w:instrText xml:space="preserve"> PAGEREF _Toc390194469 \h </w:instrText>
      </w:r>
      <w:r>
        <w:rPr>
          <w:noProof/>
        </w:rPr>
      </w:r>
      <w:r>
        <w:rPr>
          <w:noProof/>
        </w:rPr>
        <w:fldChar w:fldCharType="separate"/>
      </w:r>
      <w:r w:rsidR="00485173">
        <w:rPr>
          <w:noProof/>
        </w:rPr>
        <w:t>17</w:t>
      </w:r>
      <w:r>
        <w:rPr>
          <w:noProof/>
        </w:rPr>
        <w:fldChar w:fldCharType="end"/>
      </w:r>
    </w:p>
    <w:p w14:paraId="4C23A877" w14:textId="77777777" w:rsidR="001549DD" w:rsidRDefault="001549DD">
      <w:pPr>
        <w:pStyle w:val="TOC2"/>
        <w:tabs>
          <w:tab w:val="left" w:pos="1440"/>
        </w:tabs>
        <w:rPr>
          <w:rFonts w:asciiTheme="minorHAnsi" w:eastAsiaTheme="minorEastAsia" w:hAnsiTheme="minorHAnsi" w:cstheme="minorBidi"/>
          <w:smallCaps w:val="0"/>
          <w:kern w:val="0"/>
          <w:sz w:val="22"/>
          <w:szCs w:val="22"/>
          <w:lang w:eastAsia="pt-BR"/>
        </w:rPr>
      </w:pPr>
      <w:r>
        <w:t>3.1</w:t>
      </w:r>
      <w:r>
        <w:rPr>
          <w:rFonts w:asciiTheme="minorHAnsi" w:eastAsiaTheme="minorEastAsia" w:hAnsiTheme="minorHAnsi" w:cstheme="minorBidi"/>
          <w:smallCaps w:val="0"/>
          <w:kern w:val="0"/>
          <w:sz w:val="22"/>
          <w:szCs w:val="22"/>
          <w:lang w:eastAsia="pt-BR"/>
        </w:rPr>
        <w:tab/>
      </w:r>
      <w:r>
        <w:t>ANDROID</w:t>
      </w:r>
      <w:r>
        <w:tab/>
      </w:r>
      <w:r>
        <w:fldChar w:fldCharType="begin"/>
      </w:r>
      <w:r>
        <w:instrText xml:space="preserve"> PAGEREF _Toc390194470 \h </w:instrText>
      </w:r>
      <w:r>
        <w:fldChar w:fldCharType="separate"/>
      </w:r>
      <w:r w:rsidR="00485173">
        <w:t>17</w:t>
      </w:r>
      <w:r>
        <w:fldChar w:fldCharType="end"/>
      </w:r>
    </w:p>
    <w:p w14:paraId="0F02B0C7" w14:textId="77777777" w:rsidR="001549DD" w:rsidRDefault="001549DD">
      <w:pPr>
        <w:pStyle w:val="TOC3"/>
        <w:tabs>
          <w:tab w:val="left" w:pos="1680"/>
        </w:tabs>
        <w:rPr>
          <w:rFonts w:asciiTheme="minorHAnsi" w:eastAsiaTheme="minorEastAsia" w:hAnsiTheme="minorHAnsi" w:cstheme="minorBidi"/>
          <w:i w:val="0"/>
          <w:kern w:val="0"/>
          <w:sz w:val="22"/>
          <w:szCs w:val="22"/>
          <w:lang w:eastAsia="pt-BR"/>
        </w:rPr>
      </w:pPr>
      <w:r>
        <w:t>3.1.1</w:t>
      </w:r>
      <w:r>
        <w:rPr>
          <w:rFonts w:asciiTheme="minorHAnsi" w:eastAsiaTheme="minorEastAsia" w:hAnsiTheme="minorHAnsi" w:cstheme="minorBidi"/>
          <w:i w:val="0"/>
          <w:kern w:val="0"/>
          <w:sz w:val="22"/>
          <w:szCs w:val="22"/>
          <w:lang w:eastAsia="pt-BR"/>
        </w:rPr>
        <w:tab/>
      </w:r>
      <w:r>
        <w:t>CAMADA DE APRESENTAÇÃO</w:t>
      </w:r>
      <w:r>
        <w:tab/>
      </w:r>
      <w:r>
        <w:fldChar w:fldCharType="begin"/>
      </w:r>
      <w:r>
        <w:instrText xml:space="preserve"> PAGEREF _Toc390194471 \h </w:instrText>
      </w:r>
      <w:r>
        <w:fldChar w:fldCharType="separate"/>
      </w:r>
      <w:r w:rsidR="00485173">
        <w:t>18</w:t>
      </w:r>
      <w:r>
        <w:fldChar w:fldCharType="end"/>
      </w:r>
    </w:p>
    <w:p w14:paraId="75448A12" w14:textId="77777777" w:rsidR="001549DD" w:rsidRDefault="001549DD">
      <w:pPr>
        <w:pStyle w:val="TOC3"/>
        <w:tabs>
          <w:tab w:val="left" w:pos="1680"/>
        </w:tabs>
        <w:rPr>
          <w:rFonts w:asciiTheme="minorHAnsi" w:eastAsiaTheme="minorEastAsia" w:hAnsiTheme="minorHAnsi" w:cstheme="minorBidi"/>
          <w:i w:val="0"/>
          <w:kern w:val="0"/>
          <w:sz w:val="22"/>
          <w:szCs w:val="22"/>
          <w:lang w:eastAsia="pt-BR"/>
        </w:rPr>
      </w:pPr>
      <w:r>
        <w:t>3.1.2</w:t>
      </w:r>
      <w:r>
        <w:rPr>
          <w:rFonts w:asciiTheme="minorHAnsi" w:eastAsiaTheme="minorEastAsia" w:hAnsiTheme="minorHAnsi" w:cstheme="minorBidi"/>
          <w:i w:val="0"/>
          <w:kern w:val="0"/>
          <w:sz w:val="22"/>
          <w:szCs w:val="22"/>
          <w:lang w:eastAsia="pt-BR"/>
        </w:rPr>
        <w:tab/>
      </w:r>
      <w:r>
        <w:t>CAMADA DE NEGÓCIOS</w:t>
      </w:r>
      <w:r>
        <w:tab/>
      </w:r>
      <w:r>
        <w:fldChar w:fldCharType="begin"/>
      </w:r>
      <w:r>
        <w:instrText xml:space="preserve"> PAGEREF _Toc390194472 \h </w:instrText>
      </w:r>
      <w:r>
        <w:fldChar w:fldCharType="separate"/>
      </w:r>
      <w:r w:rsidR="00485173">
        <w:t>22</w:t>
      </w:r>
      <w:r>
        <w:fldChar w:fldCharType="end"/>
      </w:r>
    </w:p>
    <w:p w14:paraId="6171D530" w14:textId="77777777" w:rsidR="001549DD" w:rsidRDefault="001549DD">
      <w:pPr>
        <w:pStyle w:val="TOC3"/>
        <w:tabs>
          <w:tab w:val="left" w:pos="1680"/>
        </w:tabs>
        <w:rPr>
          <w:rFonts w:asciiTheme="minorHAnsi" w:eastAsiaTheme="minorEastAsia" w:hAnsiTheme="minorHAnsi" w:cstheme="minorBidi"/>
          <w:i w:val="0"/>
          <w:kern w:val="0"/>
          <w:sz w:val="22"/>
          <w:szCs w:val="22"/>
          <w:lang w:eastAsia="pt-BR"/>
        </w:rPr>
      </w:pPr>
      <w:r>
        <w:t>3.1.3</w:t>
      </w:r>
      <w:r>
        <w:rPr>
          <w:rFonts w:asciiTheme="minorHAnsi" w:eastAsiaTheme="minorEastAsia" w:hAnsiTheme="minorHAnsi" w:cstheme="minorBidi"/>
          <w:i w:val="0"/>
          <w:kern w:val="0"/>
          <w:sz w:val="22"/>
          <w:szCs w:val="22"/>
          <w:lang w:eastAsia="pt-BR"/>
        </w:rPr>
        <w:tab/>
      </w:r>
      <w:r>
        <w:t>CAMADA DE DADOS</w:t>
      </w:r>
      <w:r>
        <w:tab/>
      </w:r>
      <w:r>
        <w:fldChar w:fldCharType="begin"/>
      </w:r>
      <w:r>
        <w:instrText xml:space="preserve"> PAGEREF _Toc390194473 \h </w:instrText>
      </w:r>
      <w:r>
        <w:fldChar w:fldCharType="separate"/>
      </w:r>
      <w:r w:rsidR="00485173">
        <w:t>24</w:t>
      </w:r>
      <w:r>
        <w:fldChar w:fldCharType="end"/>
      </w:r>
    </w:p>
    <w:p w14:paraId="670C8DFE" w14:textId="77777777" w:rsidR="001549DD" w:rsidRDefault="001549DD">
      <w:pPr>
        <w:pStyle w:val="TOC2"/>
        <w:tabs>
          <w:tab w:val="left" w:pos="1440"/>
        </w:tabs>
        <w:rPr>
          <w:rFonts w:asciiTheme="minorHAnsi" w:eastAsiaTheme="minorEastAsia" w:hAnsiTheme="minorHAnsi" w:cstheme="minorBidi"/>
          <w:smallCaps w:val="0"/>
          <w:kern w:val="0"/>
          <w:sz w:val="22"/>
          <w:szCs w:val="22"/>
          <w:lang w:eastAsia="pt-BR"/>
        </w:rPr>
      </w:pPr>
      <w:r>
        <w:t>3.2</w:t>
      </w:r>
      <w:r>
        <w:rPr>
          <w:rFonts w:asciiTheme="minorHAnsi" w:eastAsiaTheme="minorEastAsia" w:hAnsiTheme="minorHAnsi" w:cstheme="minorBidi"/>
          <w:smallCaps w:val="0"/>
          <w:kern w:val="0"/>
          <w:sz w:val="22"/>
          <w:szCs w:val="22"/>
          <w:lang w:eastAsia="pt-BR"/>
        </w:rPr>
        <w:tab/>
      </w:r>
      <w:r>
        <w:t>GOOGLE CALENDAR</w:t>
      </w:r>
      <w:r>
        <w:tab/>
      </w:r>
      <w:r>
        <w:fldChar w:fldCharType="begin"/>
      </w:r>
      <w:r>
        <w:instrText xml:space="preserve"> PAGEREF _Toc390194474 \h </w:instrText>
      </w:r>
      <w:r>
        <w:fldChar w:fldCharType="separate"/>
      </w:r>
      <w:r w:rsidR="00485173">
        <w:t>26</w:t>
      </w:r>
      <w:r>
        <w:fldChar w:fldCharType="end"/>
      </w:r>
    </w:p>
    <w:p w14:paraId="67B03744" w14:textId="77777777" w:rsidR="001549DD" w:rsidRDefault="001549DD">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4</w:t>
      </w:r>
      <w:r>
        <w:rPr>
          <w:rFonts w:asciiTheme="minorHAnsi" w:eastAsiaTheme="minorEastAsia" w:hAnsiTheme="minorHAnsi" w:cstheme="minorBidi"/>
          <w:b w:val="0"/>
          <w:caps w:val="0"/>
          <w:noProof/>
          <w:kern w:val="0"/>
          <w:sz w:val="22"/>
          <w:lang w:eastAsia="pt-BR"/>
        </w:rPr>
        <w:tab/>
      </w:r>
      <w:r>
        <w:rPr>
          <w:noProof/>
        </w:rPr>
        <w:t>FUNCIONAMENTO DO SISTEMA</w:t>
      </w:r>
      <w:r>
        <w:rPr>
          <w:noProof/>
        </w:rPr>
        <w:tab/>
      </w:r>
      <w:r>
        <w:rPr>
          <w:noProof/>
        </w:rPr>
        <w:fldChar w:fldCharType="begin"/>
      </w:r>
      <w:r>
        <w:rPr>
          <w:noProof/>
        </w:rPr>
        <w:instrText xml:space="preserve"> PAGEREF _Toc390194475 \h </w:instrText>
      </w:r>
      <w:r>
        <w:rPr>
          <w:noProof/>
        </w:rPr>
      </w:r>
      <w:r>
        <w:rPr>
          <w:noProof/>
        </w:rPr>
        <w:fldChar w:fldCharType="separate"/>
      </w:r>
      <w:r w:rsidR="00485173">
        <w:rPr>
          <w:noProof/>
        </w:rPr>
        <w:t>29</w:t>
      </w:r>
      <w:r>
        <w:rPr>
          <w:noProof/>
        </w:rPr>
        <w:fldChar w:fldCharType="end"/>
      </w:r>
    </w:p>
    <w:p w14:paraId="6E451E6A" w14:textId="77777777" w:rsidR="001549DD" w:rsidRDefault="001549DD">
      <w:pPr>
        <w:pStyle w:val="TOC2"/>
        <w:tabs>
          <w:tab w:val="left" w:pos="1440"/>
        </w:tabs>
        <w:rPr>
          <w:rFonts w:asciiTheme="minorHAnsi" w:eastAsiaTheme="minorEastAsia" w:hAnsiTheme="minorHAnsi" w:cstheme="minorBidi"/>
          <w:smallCaps w:val="0"/>
          <w:kern w:val="0"/>
          <w:sz w:val="22"/>
          <w:szCs w:val="22"/>
          <w:lang w:eastAsia="pt-BR"/>
        </w:rPr>
      </w:pPr>
      <w:r>
        <w:t>4.1</w:t>
      </w:r>
      <w:r>
        <w:rPr>
          <w:rFonts w:asciiTheme="minorHAnsi" w:eastAsiaTheme="minorEastAsia" w:hAnsiTheme="minorHAnsi" w:cstheme="minorBidi"/>
          <w:smallCaps w:val="0"/>
          <w:kern w:val="0"/>
          <w:sz w:val="22"/>
          <w:szCs w:val="22"/>
          <w:lang w:eastAsia="pt-BR"/>
        </w:rPr>
        <w:tab/>
      </w:r>
      <w:r>
        <w:t>ACESSAR LISTA</w:t>
      </w:r>
      <w:r>
        <w:tab/>
      </w:r>
      <w:r>
        <w:fldChar w:fldCharType="begin"/>
      </w:r>
      <w:r>
        <w:instrText xml:space="preserve"> PAGEREF _Toc390194476 \h </w:instrText>
      </w:r>
      <w:r>
        <w:fldChar w:fldCharType="separate"/>
      </w:r>
      <w:r w:rsidR="00485173">
        <w:t>29</w:t>
      </w:r>
      <w:r>
        <w:fldChar w:fldCharType="end"/>
      </w:r>
    </w:p>
    <w:p w14:paraId="6CACCC3B" w14:textId="77777777" w:rsidR="001549DD" w:rsidRDefault="001549DD">
      <w:pPr>
        <w:pStyle w:val="TOC2"/>
        <w:tabs>
          <w:tab w:val="left" w:pos="1440"/>
        </w:tabs>
        <w:rPr>
          <w:rFonts w:asciiTheme="minorHAnsi" w:eastAsiaTheme="minorEastAsia" w:hAnsiTheme="minorHAnsi" w:cstheme="minorBidi"/>
          <w:smallCaps w:val="0"/>
          <w:kern w:val="0"/>
          <w:sz w:val="22"/>
          <w:szCs w:val="22"/>
          <w:lang w:eastAsia="pt-BR"/>
        </w:rPr>
      </w:pPr>
      <w:r>
        <w:t>4.2</w:t>
      </w:r>
      <w:r>
        <w:rPr>
          <w:rFonts w:asciiTheme="minorHAnsi" w:eastAsiaTheme="minorEastAsia" w:hAnsiTheme="minorHAnsi" w:cstheme="minorBidi"/>
          <w:smallCaps w:val="0"/>
          <w:kern w:val="0"/>
          <w:sz w:val="22"/>
          <w:szCs w:val="22"/>
          <w:lang w:eastAsia="pt-BR"/>
        </w:rPr>
        <w:tab/>
      </w:r>
      <w:r>
        <w:t>ADICIONAR ITEM</w:t>
      </w:r>
      <w:r>
        <w:tab/>
      </w:r>
      <w:r>
        <w:fldChar w:fldCharType="begin"/>
      </w:r>
      <w:r>
        <w:instrText xml:space="preserve"> PAGEREF _Toc390194477 \h </w:instrText>
      </w:r>
      <w:r>
        <w:fldChar w:fldCharType="separate"/>
      </w:r>
      <w:r w:rsidR="00485173">
        <w:t>32</w:t>
      </w:r>
      <w:r>
        <w:fldChar w:fldCharType="end"/>
      </w:r>
    </w:p>
    <w:p w14:paraId="3C23D9DC" w14:textId="77777777" w:rsidR="001549DD" w:rsidRDefault="001549DD">
      <w:pPr>
        <w:pStyle w:val="TOC2"/>
        <w:tabs>
          <w:tab w:val="left" w:pos="1440"/>
        </w:tabs>
        <w:rPr>
          <w:rFonts w:asciiTheme="minorHAnsi" w:eastAsiaTheme="minorEastAsia" w:hAnsiTheme="minorHAnsi" w:cstheme="minorBidi"/>
          <w:smallCaps w:val="0"/>
          <w:kern w:val="0"/>
          <w:sz w:val="22"/>
          <w:szCs w:val="22"/>
          <w:lang w:eastAsia="pt-BR"/>
        </w:rPr>
      </w:pPr>
      <w:r>
        <w:t>4.3</w:t>
      </w:r>
      <w:r>
        <w:rPr>
          <w:rFonts w:asciiTheme="minorHAnsi" w:eastAsiaTheme="minorEastAsia" w:hAnsiTheme="minorHAnsi" w:cstheme="minorBidi"/>
          <w:smallCaps w:val="0"/>
          <w:kern w:val="0"/>
          <w:sz w:val="22"/>
          <w:szCs w:val="22"/>
          <w:lang w:eastAsia="pt-BR"/>
        </w:rPr>
        <w:tab/>
      </w:r>
      <w:r>
        <w:t>REMOVER ITEM</w:t>
      </w:r>
      <w:r>
        <w:tab/>
      </w:r>
      <w:r>
        <w:fldChar w:fldCharType="begin"/>
      </w:r>
      <w:r>
        <w:instrText xml:space="preserve"> PAGEREF _Toc390194478 \h </w:instrText>
      </w:r>
      <w:r>
        <w:fldChar w:fldCharType="separate"/>
      </w:r>
      <w:r w:rsidR="00485173">
        <w:t>34</w:t>
      </w:r>
      <w:r>
        <w:fldChar w:fldCharType="end"/>
      </w:r>
    </w:p>
    <w:p w14:paraId="4669B273" w14:textId="77777777" w:rsidR="001549DD" w:rsidRDefault="001549DD">
      <w:pPr>
        <w:pStyle w:val="TOC2"/>
        <w:tabs>
          <w:tab w:val="left" w:pos="1440"/>
        </w:tabs>
        <w:rPr>
          <w:rFonts w:asciiTheme="minorHAnsi" w:eastAsiaTheme="minorEastAsia" w:hAnsiTheme="minorHAnsi" w:cstheme="minorBidi"/>
          <w:smallCaps w:val="0"/>
          <w:kern w:val="0"/>
          <w:sz w:val="22"/>
          <w:szCs w:val="22"/>
          <w:lang w:eastAsia="pt-BR"/>
        </w:rPr>
      </w:pPr>
      <w:r>
        <w:lastRenderedPageBreak/>
        <w:t>4.4</w:t>
      </w:r>
      <w:r>
        <w:rPr>
          <w:rFonts w:asciiTheme="minorHAnsi" w:eastAsiaTheme="minorEastAsia" w:hAnsiTheme="minorHAnsi" w:cstheme="minorBidi"/>
          <w:smallCaps w:val="0"/>
          <w:kern w:val="0"/>
          <w:sz w:val="22"/>
          <w:szCs w:val="22"/>
          <w:lang w:eastAsia="pt-BR"/>
        </w:rPr>
        <w:tab/>
      </w:r>
      <w:r>
        <w:t>REMANEJAR ITEM</w:t>
      </w:r>
      <w:r>
        <w:tab/>
      </w:r>
      <w:r>
        <w:fldChar w:fldCharType="begin"/>
      </w:r>
      <w:r>
        <w:instrText xml:space="preserve"> PAGEREF _Toc390194479 \h </w:instrText>
      </w:r>
      <w:r>
        <w:fldChar w:fldCharType="separate"/>
      </w:r>
      <w:r w:rsidR="00485173">
        <w:t>35</w:t>
      </w:r>
      <w:r>
        <w:fldChar w:fldCharType="end"/>
      </w:r>
    </w:p>
    <w:p w14:paraId="5FEFC456" w14:textId="77777777" w:rsidR="001549DD" w:rsidRDefault="001549DD">
      <w:pPr>
        <w:pStyle w:val="TOC2"/>
        <w:tabs>
          <w:tab w:val="left" w:pos="1440"/>
        </w:tabs>
        <w:rPr>
          <w:rFonts w:asciiTheme="minorHAnsi" w:eastAsiaTheme="minorEastAsia" w:hAnsiTheme="minorHAnsi" w:cstheme="minorBidi"/>
          <w:smallCaps w:val="0"/>
          <w:kern w:val="0"/>
          <w:sz w:val="22"/>
          <w:szCs w:val="22"/>
          <w:lang w:eastAsia="pt-BR"/>
        </w:rPr>
      </w:pPr>
      <w:r>
        <w:t>4.5</w:t>
      </w:r>
      <w:r>
        <w:rPr>
          <w:rFonts w:asciiTheme="minorHAnsi" w:eastAsiaTheme="minorEastAsia" w:hAnsiTheme="minorHAnsi" w:cstheme="minorBidi"/>
          <w:smallCaps w:val="0"/>
          <w:kern w:val="0"/>
          <w:sz w:val="22"/>
          <w:szCs w:val="22"/>
          <w:lang w:eastAsia="pt-BR"/>
        </w:rPr>
        <w:tab/>
      </w:r>
      <w:r>
        <w:t>COMPARTILHAR ITEM</w:t>
      </w:r>
      <w:r>
        <w:tab/>
      </w:r>
      <w:r>
        <w:fldChar w:fldCharType="begin"/>
      </w:r>
      <w:r>
        <w:instrText xml:space="preserve"> PAGEREF _Toc390194480 \h </w:instrText>
      </w:r>
      <w:r>
        <w:fldChar w:fldCharType="separate"/>
      </w:r>
      <w:r w:rsidR="00485173">
        <w:t>36</w:t>
      </w:r>
      <w:r>
        <w:fldChar w:fldCharType="end"/>
      </w:r>
    </w:p>
    <w:p w14:paraId="0C4BF9ED" w14:textId="77777777" w:rsidR="001549DD" w:rsidRDefault="001549DD">
      <w:pPr>
        <w:pStyle w:val="TOC2"/>
        <w:tabs>
          <w:tab w:val="left" w:pos="1440"/>
        </w:tabs>
        <w:rPr>
          <w:rFonts w:asciiTheme="minorHAnsi" w:eastAsiaTheme="minorEastAsia" w:hAnsiTheme="minorHAnsi" w:cstheme="minorBidi"/>
          <w:smallCaps w:val="0"/>
          <w:kern w:val="0"/>
          <w:sz w:val="22"/>
          <w:szCs w:val="22"/>
          <w:lang w:eastAsia="pt-BR"/>
        </w:rPr>
      </w:pPr>
      <w:r>
        <w:t>4.6</w:t>
      </w:r>
      <w:r>
        <w:rPr>
          <w:rFonts w:asciiTheme="minorHAnsi" w:eastAsiaTheme="minorEastAsia" w:hAnsiTheme="minorHAnsi" w:cstheme="minorBidi"/>
          <w:smallCaps w:val="0"/>
          <w:kern w:val="0"/>
          <w:sz w:val="22"/>
          <w:szCs w:val="22"/>
          <w:lang w:eastAsia="pt-BR"/>
        </w:rPr>
        <w:tab/>
      </w:r>
      <w:r>
        <w:t>CADASTRAR USUÁRIO DO GOOGLE</w:t>
      </w:r>
      <w:r>
        <w:tab/>
      </w:r>
      <w:r>
        <w:fldChar w:fldCharType="begin"/>
      </w:r>
      <w:r>
        <w:instrText xml:space="preserve"> PAGEREF _Toc390194481 \h </w:instrText>
      </w:r>
      <w:r>
        <w:fldChar w:fldCharType="separate"/>
      </w:r>
      <w:r w:rsidR="00485173">
        <w:t>37</w:t>
      </w:r>
      <w:r>
        <w:fldChar w:fldCharType="end"/>
      </w:r>
    </w:p>
    <w:p w14:paraId="59BFB50A" w14:textId="77777777" w:rsidR="001549DD" w:rsidRDefault="001549DD">
      <w:pPr>
        <w:pStyle w:val="TOC2"/>
        <w:tabs>
          <w:tab w:val="left" w:pos="1440"/>
        </w:tabs>
        <w:rPr>
          <w:rFonts w:asciiTheme="minorHAnsi" w:eastAsiaTheme="minorEastAsia" w:hAnsiTheme="minorHAnsi" w:cstheme="minorBidi"/>
          <w:smallCaps w:val="0"/>
          <w:kern w:val="0"/>
          <w:sz w:val="22"/>
          <w:szCs w:val="22"/>
          <w:lang w:eastAsia="pt-BR"/>
        </w:rPr>
      </w:pPr>
      <w:r>
        <w:t>4.7</w:t>
      </w:r>
      <w:r>
        <w:rPr>
          <w:rFonts w:asciiTheme="minorHAnsi" w:eastAsiaTheme="minorEastAsia" w:hAnsiTheme="minorHAnsi" w:cstheme="minorBidi"/>
          <w:smallCaps w:val="0"/>
          <w:kern w:val="0"/>
          <w:sz w:val="22"/>
          <w:szCs w:val="22"/>
          <w:lang w:eastAsia="pt-BR"/>
        </w:rPr>
        <w:tab/>
      </w:r>
      <w:r>
        <w:t>ANÁLISE DAS FUNCIONALIDADES</w:t>
      </w:r>
      <w:r>
        <w:tab/>
      </w:r>
      <w:r>
        <w:fldChar w:fldCharType="begin"/>
      </w:r>
      <w:r>
        <w:instrText xml:space="preserve"> PAGEREF _Toc390194482 \h </w:instrText>
      </w:r>
      <w:r>
        <w:fldChar w:fldCharType="separate"/>
      </w:r>
      <w:r w:rsidR="00485173">
        <w:t>38</w:t>
      </w:r>
      <w:r>
        <w:fldChar w:fldCharType="end"/>
      </w:r>
    </w:p>
    <w:p w14:paraId="2A912676" w14:textId="77777777" w:rsidR="001549DD" w:rsidRDefault="001549DD">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5</w:t>
      </w:r>
      <w:r>
        <w:rPr>
          <w:rFonts w:asciiTheme="minorHAnsi" w:eastAsiaTheme="minorEastAsia" w:hAnsiTheme="minorHAnsi" w:cstheme="minorBidi"/>
          <w:b w:val="0"/>
          <w:caps w:val="0"/>
          <w:noProof/>
          <w:kern w:val="0"/>
          <w:sz w:val="22"/>
          <w:lang w:eastAsia="pt-BR"/>
        </w:rPr>
        <w:tab/>
      </w:r>
      <w:r>
        <w:rPr>
          <w:noProof/>
        </w:rPr>
        <w:t>CONCLUSÃO</w:t>
      </w:r>
      <w:r>
        <w:rPr>
          <w:noProof/>
        </w:rPr>
        <w:tab/>
      </w:r>
      <w:r>
        <w:rPr>
          <w:noProof/>
        </w:rPr>
        <w:fldChar w:fldCharType="begin"/>
      </w:r>
      <w:r>
        <w:rPr>
          <w:noProof/>
        </w:rPr>
        <w:instrText xml:space="preserve"> PAGEREF _Toc390194483 \h </w:instrText>
      </w:r>
      <w:r>
        <w:rPr>
          <w:noProof/>
        </w:rPr>
      </w:r>
      <w:r>
        <w:rPr>
          <w:noProof/>
        </w:rPr>
        <w:fldChar w:fldCharType="separate"/>
      </w:r>
      <w:r w:rsidR="00485173">
        <w:rPr>
          <w:noProof/>
        </w:rPr>
        <w:t>39</w:t>
      </w:r>
      <w:r>
        <w:rPr>
          <w:noProof/>
        </w:rPr>
        <w:fldChar w:fldCharType="end"/>
      </w:r>
    </w:p>
    <w:p w14:paraId="1D7D50F0" w14:textId="77777777" w:rsidR="001549DD" w:rsidRDefault="001549DD">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6</w:t>
      </w:r>
      <w:r>
        <w:rPr>
          <w:rFonts w:asciiTheme="minorHAnsi" w:eastAsiaTheme="minorEastAsia" w:hAnsiTheme="minorHAnsi" w:cstheme="minorBidi"/>
          <w:b w:val="0"/>
          <w:caps w:val="0"/>
          <w:noProof/>
          <w:kern w:val="0"/>
          <w:sz w:val="22"/>
          <w:lang w:eastAsia="pt-BR"/>
        </w:rPr>
        <w:tab/>
      </w:r>
      <w:r>
        <w:rPr>
          <w:noProof/>
        </w:rPr>
        <w:t>BILIOGRAFIA</w:t>
      </w:r>
      <w:r>
        <w:rPr>
          <w:noProof/>
        </w:rPr>
        <w:tab/>
      </w:r>
      <w:r>
        <w:rPr>
          <w:noProof/>
        </w:rPr>
        <w:fldChar w:fldCharType="begin"/>
      </w:r>
      <w:r>
        <w:rPr>
          <w:noProof/>
        </w:rPr>
        <w:instrText xml:space="preserve"> PAGEREF _Toc390194484 \h </w:instrText>
      </w:r>
      <w:r>
        <w:rPr>
          <w:noProof/>
        </w:rPr>
      </w:r>
      <w:r>
        <w:rPr>
          <w:noProof/>
        </w:rPr>
        <w:fldChar w:fldCharType="separate"/>
      </w:r>
      <w:r w:rsidR="00485173">
        <w:rPr>
          <w:noProof/>
        </w:rPr>
        <w:t>41</w:t>
      </w:r>
      <w:r>
        <w:rPr>
          <w:noProof/>
        </w:rPr>
        <w:fldChar w:fldCharType="end"/>
      </w:r>
    </w:p>
    <w:p w14:paraId="6B96D962" w14:textId="77777777" w:rsidR="001549DD" w:rsidRDefault="001549DD">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7</w:t>
      </w:r>
      <w:r>
        <w:rPr>
          <w:rFonts w:asciiTheme="minorHAnsi" w:eastAsiaTheme="minorEastAsia" w:hAnsiTheme="minorHAnsi" w:cstheme="minorBidi"/>
          <w:b w:val="0"/>
          <w:caps w:val="0"/>
          <w:noProof/>
          <w:kern w:val="0"/>
          <w:sz w:val="22"/>
          <w:lang w:eastAsia="pt-BR"/>
        </w:rPr>
        <w:tab/>
      </w:r>
      <w:r>
        <w:rPr>
          <w:noProof/>
        </w:rPr>
        <w:t>APÊNDICE</w:t>
      </w:r>
      <w:r>
        <w:rPr>
          <w:noProof/>
        </w:rPr>
        <w:tab/>
      </w:r>
      <w:r>
        <w:rPr>
          <w:noProof/>
        </w:rPr>
        <w:fldChar w:fldCharType="begin"/>
      </w:r>
      <w:r>
        <w:rPr>
          <w:noProof/>
        </w:rPr>
        <w:instrText xml:space="preserve"> PAGEREF _Toc390194485 \h </w:instrText>
      </w:r>
      <w:r>
        <w:rPr>
          <w:noProof/>
        </w:rPr>
      </w:r>
      <w:r>
        <w:rPr>
          <w:noProof/>
        </w:rPr>
        <w:fldChar w:fldCharType="separate"/>
      </w:r>
      <w:r w:rsidR="00485173">
        <w:rPr>
          <w:noProof/>
        </w:rPr>
        <w:t>42</w:t>
      </w:r>
      <w:r>
        <w:rPr>
          <w:noProof/>
        </w:rPr>
        <w:fldChar w:fldCharType="end"/>
      </w:r>
    </w:p>
    <w:p w14:paraId="151E6869" w14:textId="77777777" w:rsidR="001549DD" w:rsidRDefault="001549DD">
      <w:pPr>
        <w:pStyle w:val="TOC2"/>
        <w:tabs>
          <w:tab w:val="left" w:pos="1440"/>
        </w:tabs>
        <w:rPr>
          <w:rFonts w:asciiTheme="minorHAnsi" w:eastAsiaTheme="minorEastAsia" w:hAnsiTheme="minorHAnsi" w:cstheme="minorBidi"/>
          <w:smallCaps w:val="0"/>
          <w:kern w:val="0"/>
          <w:sz w:val="22"/>
          <w:szCs w:val="22"/>
          <w:lang w:eastAsia="pt-BR"/>
        </w:rPr>
      </w:pPr>
      <w:r>
        <w:t>7.1</w:t>
      </w:r>
      <w:r>
        <w:rPr>
          <w:rFonts w:asciiTheme="minorHAnsi" w:eastAsiaTheme="minorEastAsia" w:hAnsiTheme="minorHAnsi" w:cstheme="minorBidi"/>
          <w:smallCaps w:val="0"/>
          <w:kern w:val="0"/>
          <w:sz w:val="22"/>
          <w:szCs w:val="22"/>
          <w:lang w:eastAsia="pt-BR"/>
        </w:rPr>
        <w:tab/>
      </w:r>
      <w:r>
        <w:t>DIAGRAMA DE TELAS</w:t>
      </w:r>
      <w:r>
        <w:tab/>
      </w:r>
      <w:r>
        <w:fldChar w:fldCharType="begin"/>
      </w:r>
      <w:r>
        <w:instrText xml:space="preserve"> PAGEREF _Toc390194486 \h </w:instrText>
      </w:r>
      <w:r>
        <w:fldChar w:fldCharType="separate"/>
      </w:r>
      <w:r w:rsidR="00485173">
        <w:t>42</w:t>
      </w:r>
      <w:r>
        <w:fldChar w:fldCharType="end"/>
      </w:r>
    </w:p>
    <w:p w14:paraId="4A983586" w14:textId="77777777" w:rsidR="001549DD" w:rsidRDefault="001549DD">
      <w:pPr>
        <w:pStyle w:val="TOC2"/>
        <w:tabs>
          <w:tab w:val="left" w:pos="1440"/>
        </w:tabs>
        <w:rPr>
          <w:rFonts w:asciiTheme="minorHAnsi" w:eastAsiaTheme="minorEastAsia" w:hAnsiTheme="minorHAnsi" w:cstheme="minorBidi"/>
          <w:smallCaps w:val="0"/>
          <w:kern w:val="0"/>
          <w:sz w:val="22"/>
          <w:szCs w:val="22"/>
          <w:lang w:eastAsia="pt-BR"/>
        </w:rPr>
      </w:pPr>
      <w:r>
        <w:t>7.2</w:t>
      </w:r>
      <w:r>
        <w:rPr>
          <w:rFonts w:asciiTheme="minorHAnsi" w:eastAsiaTheme="minorEastAsia" w:hAnsiTheme="minorHAnsi" w:cstheme="minorBidi"/>
          <w:smallCaps w:val="0"/>
          <w:kern w:val="0"/>
          <w:sz w:val="22"/>
          <w:szCs w:val="22"/>
          <w:lang w:eastAsia="pt-BR"/>
        </w:rPr>
        <w:tab/>
      </w:r>
      <w:r>
        <w:t>DESCRIÇÃO DE CASOS DE USO</w:t>
      </w:r>
      <w:r>
        <w:tab/>
      </w:r>
      <w:r>
        <w:fldChar w:fldCharType="begin"/>
      </w:r>
      <w:r>
        <w:instrText xml:space="preserve"> PAGEREF _Toc390194487 \h </w:instrText>
      </w:r>
      <w:r>
        <w:fldChar w:fldCharType="separate"/>
      </w:r>
      <w:r w:rsidR="00485173">
        <w:t>43</w:t>
      </w:r>
      <w:r>
        <w:fldChar w:fldCharType="end"/>
      </w:r>
    </w:p>
    <w:p w14:paraId="4C4A240E" w14:textId="77777777" w:rsidR="001549DD" w:rsidRDefault="001549DD">
      <w:pPr>
        <w:pStyle w:val="TOC3"/>
        <w:tabs>
          <w:tab w:val="left" w:pos="1680"/>
        </w:tabs>
        <w:rPr>
          <w:rFonts w:asciiTheme="minorHAnsi" w:eastAsiaTheme="minorEastAsia" w:hAnsiTheme="minorHAnsi" w:cstheme="minorBidi"/>
          <w:i w:val="0"/>
          <w:kern w:val="0"/>
          <w:sz w:val="22"/>
          <w:szCs w:val="22"/>
          <w:lang w:eastAsia="pt-BR"/>
        </w:rPr>
      </w:pPr>
      <w:r>
        <w:t>7.2.1</w:t>
      </w:r>
      <w:r>
        <w:rPr>
          <w:rFonts w:asciiTheme="minorHAnsi" w:eastAsiaTheme="minorEastAsia" w:hAnsiTheme="minorHAnsi" w:cstheme="minorBidi"/>
          <w:i w:val="0"/>
          <w:kern w:val="0"/>
          <w:sz w:val="22"/>
          <w:szCs w:val="22"/>
          <w:lang w:eastAsia="pt-BR"/>
        </w:rPr>
        <w:tab/>
      </w:r>
      <w:r>
        <w:t>Acessar lista</w:t>
      </w:r>
      <w:r>
        <w:tab/>
      </w:r>
      <w:r>
        <w:fldChar w:fldCharType="begin"/>
      </w:r>
      <w:r>
        <w:instrText xml:space="preserve"> PAGEREF _Toc390194488 \h </w:instrText>
      </w:r>
      <w:r>
        <w:fldChar w:fldCharType="separate"/>
      </w:r>
      <w:r w:rsidR="00485173">
        <w:t>43</w:t>
      </w:r>
      <w:r>
        <w:fldChar w:fldCharType="end"/>
      </w:r>
    </w:p>
    <w:p w14:paraId="535606C6" w14:textId="77777777" w:rsidR="001549DD" w:rsidRDefault="001549DD">
      <w:pPr>
        <w:pStyle w:val="TOC3"/>
        <w:tabs>
          <w:tab w:val="left" w:pos="1680"/>
        </w:tabs>
        <w:rPr>
          <w:rFonts w:asciiTheme="minorHAnsi" w:eastAsiaTheme="minorEastAsia" w:hAnsiTheme="minorHAnsi" w:cstheme="minorBidi"/>
          <w:i w:val="0"/>
          <w:kern w:val="0"/>
          <w:sz w:val="22"/>
          <w:szCs w:val="22"/>
          <w:lang w:eastAsia="pt-BR"/>
        </w:rPr>
      </w:pPr>
      <w:r>
        <w:t>7.2.2</w:t>
      </w:r>
      <w:r>
        <w:rPr>
          <w:rFonts w:asciiTheme="minorHAnsi" w:eastAsiaTheme="minorEastAsia" w:hAnsiTheme="minorHAnsi" w:cstheme="minorBidi"/>
          <w:i w:val="0"/>
          <w:kern w:val="0"/>
          <w:sz w:val="22"/>
          <w:szCs w:val="22"/>
          <w:lang w:eastAsia="pt-BR"/>
        </w:rPr>
        <w:tab/>
      </w:r>
      <w:r>
        <w:t>Adicionar Item</w:t>
      </w:r>
      <w:r>
        <w:tab/>
      </w:r>
      <w:r>
        <w:fldChar w:fldCharType="begin"/>
      </w:r>
      <w:r>
        <w:instrText xml:space="preserve"> PAGEREF _Toc390194489 \h </w:instrText>
      </w:r>
      <w:r>
        <w:fldChar w:fldCharType="separate"/>
      </w:r>
      <w:r w:rsidR="00485173">
        <w:t>43</w:t>
      </w:r>
      <w:r>
        <w:fldChar w:fldCharType="end"/>
      </w:r>
    </w:p>
    <w:p w14:paraId="264EC408" w14:textId="77777777" w:rsidR="001549DD" w:rsidRDefault="001549DD">
      <w:pPr>
        <w:pStyle w:val="TOC3"/>
        <w:tabs>
          <w:tab w:val="left" w:pos="1680"/>
        </w:tabs>
        <w:rPr>
          <w:rFonts w:asciiTheme="minorHAnsi" w:eastAsiaTheme="minorEastAsia" w:hAnsiTheme="minorHAnsi" w:cstheme="minorBidi"/>
          <w:i w:val="0"/>
          <w:kern w:val="0"/>
          <w:sz w:val="22"/>
          <w:szCs w:val="22"/>
          <w:lang w:eastAsia="pt-BR"/>
        </w:rPr>
      </w:pPr>
      <w:r>
        <w:t>7.2.3</w:t>
      </w:r>
      <w:r>
        <w:rPr>
          <w:rFonts w:asciiTheme="minorHAnsi" w:eastAsiaTheme="minorEastAsia" w:hAnsiTheme="minorHAnsi" w:cstheme="minorBidi"/>
          <w:i w:val="0"/>
          <w:kern w:val="0"/>
          <w:sz w:val="22"/>
          <w:szCs w:val="22"/>
          <w:lang w:eastAsia="pt-BR"/>
        </w:rPr>
        <w:tab/>
      </w:r>
      <w:r>
        <w:t>Remover Item</w:t>
      </w:r>
      <w:r>
        <w:tab/>
      </w:r>
      <w:r>
        <w:fldChar w:fldCharType="begin"/>
      </w:r>
      <w:r>
        <w:instrText xml:space="preserve"> PAGEREF _Toc390194490 \h </w:instrText>
      </w:r>
      <w:r>
        <w:fldChar w:fldCharType="separate"/>
      </w:r>
      <w:r w:rsidR="00485173">
        <w:t>44</w:t>
      </w:r>
      <w:r>
        <w:fldChar w:fldCharType="end"/>
      </w:r>
    </w:p>
    <w:p w14:paraId="36C3222D" w14:textId="77777777" w:rsidR="001549DD" w:rsidRDefault="001549DD">
      <w:pPr>
        <w:pStyle w:val="TOC3"/>
        <w:tabs>
          <w:tab w:val="left" w:pos="1680"/>
        </w:tabs>
        <w:rPr>
          <w:rFonts w:asciiTheme="minorHAnsi" w:eastAsiaTheme="minorEastAsia" w:hAnsiTheme="minorHAnsi" w:cstheme="minorBidi"/>
          <w:i w:val="0"/>
          <w:kern w:val="0"/>
          <w:sz w:val="22"/>
          <w:szCs w:val="22"/>
          <w:lang w:eastAsia="pt-BR"/>
        </w:rPr>
      </w:pPr>
      <w:r>
        <w:t>7.2.4</w:t>
      </w:r>
      <w:r>
        <w:rPr>
          <w:rFonts w:asciiTheme="minorHAnsi" w:eastAsiaTheme="minorEastAsia" w:hAnsiTheme="minorHAnsi" w:cstheme="minorBidi"/>
          <w:i w:val="0"/>
          <w:kern w:val="0"/>
          <w:sz w:val="22"/>
          <w:szCs w:val="22"/>
          <w:lang w:eastAsia="pt-BR"/>
        </w:rPr>
        <w:tab/>
      </w:r>
      <w:r>
        <w:t>Remanejar Item</w:t>
      </w:r>
      <w:r>
        <w:tab/>
      </w:r>
      <w:r>
        <w:fldChar w:fldCharType="begin"/>
      </w:r>
      <w:r>
        <w:instrText xml:space="preserve"> PAGEREF _Toc390194491 \h </w:instrText>
      </w:r>
      <w:r>
        <w:fldChar w:fldCharType="separate"/>
      </w:r>
      <w:r w:rsidR="00485173">
        <w:t>44</w:t>
      </w:r>
      <w:r>
        <w:fldChar w:fldCharType="end"/>
      </w:r>
    </w:p>
    <w:p w14:paraId="7702E5D2" w14:textId="77777777" w:rsidR="001549DD" w:rsidRDefault="001549DD">
      <w:pPr>
        <w:pStyle w:val="TOC3"/>
        <w:tabs>
          <w:tab w:val="left" w:pos="1680"/>
        </w:tabs>
        <w:rPr>
          <w:rFonts w:asciiTheme="minorHAnsi" w:eastAsiaTheme="minorEastAsia" w:hAnsiTheme="minorHAnsi" w:cstheme="minorBidi"/>
          <w:i w:val="0"/>
          <w:kern w:val="0"/>
          <w:sz w:val="22"/>
          <w:szCs w:val="22"/>
          <w:lang w:eastAsia="pt-BR"/>
        </w:rPr>
      </w:pPr>
      <w:r>
        <w:t>7.2.5</w:t>
      </w:r>
      <w:r>
        <w:rPr>
          <w:rFonts w:asciiTheme="minorHAnsi" w:eastAsiaTheme="minorEastAsia" w:hAnsiTheme="minorHAnsi" w:cstheme="minorBidi"/>
          <w:i w:val="0"/>
          <w:kern w:val="0"/>
          <w:sz w:val="22"/>
          <w:szCs w:val="22"/>
          <w:lang w:eastAsia="pt-BR"/>
        </w:rPr>
        <w:tab/>
      </w:r>
      <w:r>
        <w:t>Compartilhar Item</w:t>
      </w:r>
      <w:r>
        <w:tab/>
      </w:r>
      <w:r>
        <w:fldChar w:fldCharType="begin"/>
      </w:r>
      <w:r>
        <w:instrText xml:space="preserve"> PAGEREF _Toc390194492 \h </w:instrText>
      </w:r>
      <w:r>
        <w:fldChar w:fldCharType="separate"/>
      </w:r>
      <w:r w:rsidR="00485173">
        <w:t>45</w:t>
      </w:r>
      <w:r>
        <w:fldChar w:fldCharType="end"/>
      </w:r>
    </w:p>
    <w:p w14:paraId="4537A273" w14:textId="77777777" w:rsidR="001549DD" w:rsidRDefault="001549DD">
      <w:pPr>
        <w:pStyle w:val="TOC3"/>
        <w:tabs>
          <w:tab w:val="left" w:pos="1680"/>
        </w:tabs>
        <w:rPr>
          <w:rFonts w:asciiTheme="minorHAnsi" w:eastAsiaTheme="minorEastAsia" w:hAnsiTheme="minorHAnsi" w:cstheme="minorBidi"/>
          <w:i w:val="0"/>
          <w:kern w:val="0"/>
          <w:sz w:val="22"/>
          <w:szCs w:val="22"/>
          <w:lang w:eastAsia="pt-BR"/>
        </w:rPr>
      </w:pPr>
      <w:r>
        <w:t>7.2.6</w:t>
      </w:r>
      <w:r>
        <w:rPr>
          <w:rFonts w:asciiTheme="minorHAnsi" w:eastAsiaTheme="minorEastAsia" w:hAnsiTheme="minorHAnsi" w:cstheme="minorBidi"/>
          <w:i w:val="0"/>
          <w:kern w:val="0"/>
          <w:sz w:val="22"/>
          <w:szCs w:val="22"/>
          <w:lang w:eastAsia="pt-BR"/>
        </w:rPr>
        <w:tab/>
      </w:r>
      <w:r>
        <w:t>Alterar Marcação de Item</w:t>
      </w:r>
      <w:r>
        <w:tab/>
      </w:r>
      <w:r>
        <w:fldChar w:fldCharType="begin"/>
      </w:r>
      <w:r>
        <w:instrText xml:space="preserve"> PAGEREF _Toc390194493 \h </w:instrText>
      </w:r>
      <w:r>
        <w:fldChar w:fldCharType="separate"/>
      </w:r>
      <w:r w:rsidR="00485173">
        <w:t>45</w:t>
      </w:r>
      <w:r>
        <w:fldChar w:fldCharType="end"/>
      </w:r>
    </w:p>
    <w:p w14:paraId="025FE4AE" w14:textId="77777777" w:rsidR="001549DD" w:rsidRDefault="001549DD">
      <w:pPr>
        <w:pStyle w:val="TOC3"/>
        <w:tabs>
          <w:tab w:val="left" w:pos="1680"/>
        </w:tabs>
        <w:rPr>
          <w:rFonts w:asciiTheme="minorHAnsi" w:eastAsiaTheme="minorEastAsia" w:hAnsiTheme="minorHAnsi" w:cstheme="minorBidi"/>
          <w:i w:val="0"/>
          <w:kern w:val="0"/>
          <w:sz w:val="22"/>
          <w:szCs w:val="22"/>
          <w:lang w:eastAsia="pt-BR"/>
        </w:rPr>
      </w:pPr>
      <w:r>
        <w:t>7.2.7</w:t>
      </w:r>
      <w:r>
        <w:rPr>
          <w:rFonts w:asciiTheme="minorHAnsi" w:eastAsiaTheme="minorEastAsia" w:hAnsiTheme="minorHAnsi" w:cstheme="minorBidi"/>
          <w:i w:val="0"/>
          <w:kern w:val="0"/>
          <w:sz w:val="22"/>
          <w:szCs w:val="22"/>
          <w:lang w:eastAsia="pt-BR"/>
        </w:rPr>
        <w:tab/>
      </w:r>
      <w:r>
        <w:t xml:space="preserve">Cadastrar usuário do </w:t>
      </w:r>
      <w:r w:rsidRPr="005B5DAB">
        <w:t>Google</w:t>
      </w:r>
      <w:r>
        <w:tab/>
      </w:r>
      <w:r>
        <w:fldChar w:fldCharType="begin"/>
      </w:r>
      <w:r>
        <w:instrText xml:space="preserve"> PAGEREF _Toc390194494 \h </w:instrText>
      </w:r>
      <w:r>
        <w:fldChar w:fldCharType="separate"/>
      </w:r>
      <w:r w:rsidR="00485173">
        <w:t>46</w:t>
      </w:r>
      <w:r>
        <w:fldChar w:fldCharType="end"/>
      </w:r>
    </w:p>
    <w:p w14:paraId="33D4A4F4" w14:textId="77777777" w:rsidR="001549DD" w:rsidRDefault="001549DD">
      <w:pPr>
        <w:pStyle w:val="TOC2"/>
        <w:tabs>
          <w:tab w:val="left" w:pos="1440"/>
        </w:tabs>
        <w:rPr>
          <w:rFonts w:asciiTheme="minorHAnsi" w:eastAsiaTheme="minorEastAsia" w:hAnsiTheme="minorHAnsi" w:cstheme="minorBidi"/>
          <w:smallCaps w:val="0"/>
          <w:kern w:val="0"/>
          <w:sz w:val="22"/>
          <w:szCs w:val="22"/>
          <w:lang w:eastAsia="pt-BR"/>
        </w:rPr>
      </w:pPr>
      <w:r>
        <w:t>7.3</w:t>
      </w:r>
      <w:r>
        <w:rPr>
          <w:rFonts w:asciiTheme="minorHAnsi" w:eastAsiaTheme="minorEastAsia" w:hAnsiTheme="minorHAnsi" w:cstheme="minorBidi"/>
          <w:smallCaps w:val="0"/>
          <w:kern w:val="0"/>
          <w:sz w:val="22"/>
          <w:szCs w:val="22"/>
          <w:lang w:eastAsia="pt-BR"/>
        </w:rPr>
        <w:tab/>
      </w:r>
      <w:r>
        <w:t>ESTRUTURA DO BANCO DE DADOS</w:t>
      </w:r>
      <w:r>
        <w:tab/>
      </w:r>
      <w:r>
        <w:fldChar w:fldCharType="begin"/>
      </w:r>
      <w:r>
        <w:instrText xml:space="preserve"> PAGEREF _Toc390194495 \h </w:instrText>
      </w:r>
      <w:r>
        <w:fldChar w:fldCharType="separate"/>
      </w:r>
      <w:r w:rsidR="00485173">
        <w:t>47</w:t>
      </w:r>
      <w:r>
        <w:fldChar w:fldCharType="end"/>
      </w:r>
    </w:p>
    <w:p w14:paraId="7FC8F1E4" w14:textId="77777777" w:rsidR="001549DD" w:rsidRDefault="001549DD">
      <w:pPr>
        <w:pStyle w:val="TOC2"/>
        <w:tabs>
          <w:tab w:val="left" w:pos="1440"/>
        </w:tabs>
        <w:rPr>
          <w:rFonts w:asciiTheme="minorHAnsi" w:eastAsiaTheme="minorEastAsia" w:hAnsiTheme="minorHAnsi" w:cstheme="minorBidi"/>
          <w:smallCaps w:val="0"/>
          <w:kern w:val="0"/>
          <w:sz w:val="22"/>
          <w:szCs w:val="22"/>
          <w:lang w:eastAsia="pt-BR"/>
        </w:rPr>
      </w:pPr>
      <w:r>
        <w:t>7.4</w:t>
      </w:r>
      <w:r>
        <w:rPr>
          <w:rFonts w:asciiTheme="minorHAnsi" w:eastAsiaTheme="minorEastAsia" w:hAnsiTheme="minorHAnsi" w:cstheme="minorBidi"/>
          <w:smallCaps w:val="0"/>
          <w:kern w:val="0"/>
          <w:sz w:val="22"/>
          <w:szCs w:val="22"/>
          <w:lang w:eastAsia="pt-BR"/>
        </w:rPr>
        <w:tab/>
      </w:r>
      <w:r>
        <w:t>DIAGRAMA DE CLASSES</w:t>
      </w:r>
      <w:r>
        <w:tab/>
      </w:r>
      <w:r>
        <w:fldChar w:fldCharType="begin"/>
      </w:r>
      <w:r>
        <w:instrText xml:space="preserve"> PAGEREF _Toc390194496 \h </w:instrText>
      </w:r>
      <w:r>
        <w:fldChar w:fldCharType="separate"/>
      </w:r>
      <w:r w:rsidR="00485173">
        <w:t>48</w:t>
      </w:r>
      <w:r>
        <w:fldChar w:fldCharType="end"/>
      </w:r>
    </w:p>
    <w:p w14:paraId="291A5142" w14:textId="77777777" w:rsidR="00692DC7" w:rsidRPr="002F76E4" w:rsidRDefault="0088363D" w:rsidP="00772634">
      <w:pPr>
        <w:pStyle w:val="TOC1"/>
        <w:sectPr w:rsidR="00692DC7" w:rsidRPr="002F76E4" w:rsidSect="00FA5DF1">
          <w:footerReference w:type="default" r:id="rId12"/>
          <w:pgSz w:w="11906" w:h="16838"/>
          <w:pgMar w:top="1417" w:right="1418" w:bottom="1701" w:left="1418" w:header="720" w:footer="720" w:gutter="0"/>
          <w:pgNumType w:start="2"/>
          <w:cols w:space="720"/>
          <w:docGrid w:linePitch="360"/>
        </w:sectPr>
      </w:pPr>
      <w:r w:rsidRPr="002F76E4">
        <w:fldChar w:fldCharType="end"/>
      </w:r>
    </w:p>
    <w:p w14:paraId="71AC13E3" w14:textId="77777777" w:rsidR="00692DC7" w:rsidRPr="002F76E4" w:rsidRDefault="00692DC7" w:rsidP="00772634"/>
    <w:p w14:paraId="7183CD2B" w14:textId="77777777" w:rsidR="00E37753" w:rsidRPr="002F76E4" w:rsidRDefault="000E0A0A" w:rsidP="00772634">
      <w:r w:rsidRPr="002F76E4">
        <w:br w:type="page"/>
      </w:r>
    </w:p>
    <w:p w14:paraId="6862E56D" w14:textId="77777777" w:rsidR="001B5440" w:rsidRPr="002F76E4" w:rsidRDefault="001B5440" w:rsidP="001B5440">
      <w:pPr>
        <w:pStyle w:val="Heading1semnumerao"/>
        <w:jc w:val="center"/>
      </w:pPr>
      <w:bookmarkStart w:id="44" w:name="_Toc367353076"/>
      <w:bookmarkStart w:id="45" w:name="_Toc390194440"/>
      <w:r w:rsidRPr="002F76E4">
        <w:lastRenderedPageBreak/>
        <w:t>LISTA DE ILUSTRAÇÕES</w:t>
      </w:r>
      <w:bookmarkEnd w:id="44"/>
      <w:bookmarkEnd w:id="45"/>
    </w:p>
    <w:p w14:paraId="35087BB6" w14:textId="77777777" w:rsidR="00474A51" w:rsidRPr="002F76E4" w:rsidRDefault="00474A51">
      <w:pPr>
        <w:pStyle w:val="TableofFigures"/>
        <w:tabs>
          <w:tab w:val="right" w:leader="dot" w:pos="9060"/>
        </w:tabs>
      </w:pPr>
    </w:p>
    <w:p w14:paraId="217ECB49" w14:textId="77777777" w:rsidR="00474A51" w:rsidRPr="002F76E4" w:rsidRDefault="00474A51">
      <w:pPr>
        <w:pStyle w:val="TableofFigures"/>
        <w:tabs>
          <w:tab w:val="right" w:leader="dot" w:pos="9060"/>
        </w:tabs>
      </w:pPr>
    </w:p>
    <w:p w14:paraId="18498504" w14:textId="77777777" w:rsidR="00474A51" w:rsidRPr="002F76E4" w:rsidRDefault="00474A51">
      <w:pPr>
        <w:pStyle w:val="TableofFigures"/>
        <w:tabs>
          <w:tab w:val="right" w:leader="dot" w:pos="9060"/>
        </w:tabs>
      </w:pPr>
    </w:p>
    <w:p w14:paraId="1771F412" w14:textId="77777777" w:rsidR="000B1BE9" w:rsidRDefault="0088363D">
      <w:pPr>
        <w:pStyle w:val="TableofFigures"/>
        <w:tabs>
          <w:tab w:val="right" w:leader="dot" w:pos="9060"/>
        </w:tabs>
        <w:rPr>
          <w:rFonts w:asciiTheme="minorHAnsi" w:eastAsiaTheme="minorEastAsia" w:hAnsiTheme="minorHAnsi" w:cstheme="minorBidi"/>
          <w:noProof/>
          <w:kern w:val="0"/>
          <w:sz w:val="22"/>
          <w:szCs w:val="22"/>
          <w:lang w:eastAsia="pt-BR"/>
        </w:rPr>
      </w:pPr>
      <w:r w:rsidRPr="00294CBB">
        <w:rPr>
          <w:lang w:val="en-US"/>
        </w:rPr>
        <w:fldChar w:fldCharType="begin"/>
      </w:r>
      <w:r w:rsidR="00474A51" w:rsidRPr="00294CBB">
        <w:rPr>
          <w:lang w:val="en-US"/>
        </w:rPr>
        <w:instrText xml:space="preserve"> TOC \h \z \c "FIG." </w:instrText>
      </w:r>
      <w:r w:rsidRPr="00294CBB">
        <w:rPr>
          <w:lang w:val="en-US"/>
        </w:rPr>
        <w:fldChar w:fldCharType="separate"/>
      </w:r>
      <w:hyperlink w:anchor="_Toc390194813" w:history="1">
        <w:r w:rsidR="000B1BE9" w:rsidRPr="005C668D">
          <w:rPr>
            <w:rStyle w:val="Hyperlink"/>
            <w:noProof/>
          </w:rPr>
          <w:t>FIG. 2.1 - Diagrama do fluxo de trabalho do método GDT [1]</w:t>
        </w:r>
        <w:r w:rsidR="000B1BE9">
          <w:rPr>
            <w:noProof/>
            <w:webHidden/>
          </w:rPr>
          <w:tab/>
        </w:r>
        <w:r w:rsidR="000B1BE9">
          <w:rPr>
            <w:noProof/>
            <w:webHidden/>
          </w:rPr>
          <w:fldChar w:fldCharType="begin"/>
        </w:r>
        <w:r w:rsidR="000B1BE9">
          <w:rPr>
            <w:noProof/>
            <w:webHidden/>
          </w:rPr>
          <w:instrText xml:space="preserve"> PAGEREF _Toc390194813 \h </w:instrText>
        </w:r>
        <w:r w:rsidR="000B1BE9">
          <w:rPr>
            <w:noProof/>
            <w:webHidden/>
          </w:rPr>
        </w:r>
        <w:r w:rsidR="000B1BE9">
          <w:rPr>
            <w:noProof/>
            <w:webHidden/>
          </w:rPr>
          <w:fldChar w:fldCharType="separate"/>
        </w:r>
        <w:r w:rsidR="00485173">
          <w:rPr>
            <w:noProof/>
            <w:webHidden/>
          </w:rPr>
          <w:t>12</w:t>
        </w:r>
        <w:r w:rsidR="000B1BE9">
          <w:rPr>
            <w:noProof/>
            <w:webHidden/>
          </w:rPr>
          <w:fldChar w:fldCharType="end"/>
        </w:r>
      </w:hyperlink>
    </w:p>
    <w:p w14:paraId="09AD2032" w14:textId="77777777" w:rsidR="000B1BE9" w:rsidRDefault="000B1BE9">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194814" w:history="1">
        <w:r w:rsidRPr="005C668D">
          <w:rPr>
            <w:rStyle w:val="Hyperlink"/>
            <w:noProof/>
          </w:rPr>
          <w:t>FIG. 3.1 - Arquitetura do Android [2]</w:t>
        </w:r>
        <w:r>
          <w:rPr>
            <w:noProof/>
            <w:webHidden/>
          </w:rPr>
          <w:tab/>
        </w:r>
        <w:r>
          <w:rPr>
            <w:noProof/>
            <w:webHidden/>
          </w:rPr>
          <w:fldChar w:fldCharType="begin"/>
        </w:r>
        <w:r>
          <w:rPr>
            <w:noProof/>
            <w:webHidden/>
          </w:rPr>
          <w:instrText xml:space="preserve"> PAGEREF _Toc390194814 \h </w:instrText>
        </w:r>
        <w:r>
          <w:rPr>
            <w:noProof/>
            <w:webHidden/>
          </w:rPr>
        </w:r>
        <w:r>
          <w:rPr>
            <w:noProof/>
            <w:webHidden/>
          </w:rPr>
          <w:fldChar w:fldCharType="separate"/>
        </w:r>
        <w:r w:rsidR="00485173">
          <w:rPr>
            <w:noProof/>
            <w:webHidden/>
          </w:rPr>
          <w:t>18</w:t>
        </w:r>
        <w:r>
          <w:rPr>
            <w:noProof/>
            <w:webHidden/>
          </w:rPr>
          <w:fldChar w:fldCharType="end"/>
        </w:r>
      </w:hyperlink>
    </w:p>
    <w:p w14:paraId="51B8E6D8" w14:textId="77777777" w:rsidR="000B1BE9" w:rsidRDefault="000B1BE9">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194815" w:history="1">
        <w:r w:rsidRPr="005C668D">
          <w:rPr>
            <w:rStyle w:val="Hyperlink"/>
            <w:noProof/>
          </w:rPr>
          <w:t>FIG. 3.2 – Relacionamento entre as Views</w:t>
        </w:r>
        <w:r>
          <w:rPr>
            <w:noProof/>
            <w:webHidden/>
          </w:rPr>
          <w:tab/>
        </w:r>
        <w:r>
          <w:rPr>
            <w:noProof/>
            <w:webHidden/>
          </w:rPr>
          <w:fldChar w:fldCharType="begin"/>
        </w:r>
        <w:r>
          <w:rPr>
            <w:noProof/>
            <w:webHidden/>
          </w:rPr>
          <w:instrText xml:space="preserve"> PAGEREF _Toc390194815 \h </w:instrText>
        </w:r>
        <w:r>
          <w:rPr>
            <w:noProof/>
            <w:webHidden/>
          </w:rPr>
        </w:r>
        <w:r>
          <w:rPr>
            <w:noProof/>
            <w:webHidden/>
          </w:rPr>
          <w:fldChar w:fldCharType="separate"/>
        </w:r>
        <w:r w:rsidR="00485173">
          <w:rPr>
            <w:noProof/>
            <w:webHidden/>
          </w:rPr>
          <w:t>19</w:t>
        </w:r>
        <w:r>
          <w:rPr>
            <w:noProof/>
            <w:webHidden/>
          </w:rPr>
          <w:fldChar w:fldCharType="end"/>
        </w:r>
      </w:hyperlink>
    </w:p>
    <w:p w14:paraId="3D7CCDA7" w14:textId="77777777" w:rsidR="000B1BE9" w:rsidRDefault="000B1BE9">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194816" w:history="1">
        <w:r w:rsidRPr="005C668D">
          <w:rPr>
            <w:rStyle w:val="Hyperlink"/>
            <w:noProof/>
          </w:rPr>
          <w:t xml:space="preserve">FIG. 3.3 – Componentes do </w:t>
        </w:r>
        <w:r w:rsidRPr="005C668D">
          <w:rPr>
            <w:rStyle w:val="Hyperlink"/>
            <w:i/>
            <w:noProof/>
          </w:rPr>
          <w:t xml:space="preserve">Android </w:t>
        </w:r>
        <w:r w:rsidRPr="005C668D">
          <w:rPr>
            <w:rStyle w:val="Hyperlink"/>
            <w:noProof/>
          </w:rPr>
          <w:t>[6]</w:t>
        </w:r>
        <w:r>
          <w:rPr>
            <w:noProof/>
            <w:webHidden/>
          </w:rPr>
          <w:tab/>
        </w:r>
        <w:r>
          <w:rPr>
            <w:noProof/>
            <w:webHidden/>
          </w:rPr>
          <w:fldChar w:fldCharType="begin"/>
        </w:r>
        <w:r>
          <w:rPr>
            <w:noProof/>
            <w:webHidden/>
          </w:rPr>
          <w:instrText xml:space="preserve"> PAGEREF _Toc390194816 \h </w:instrText>
        </w:r>
        <w:r>
          <w:rPr>
            <w:noProof/>
            <w:webHidden/>
          </w:rPr>
        </w:r>
        <w:r>
          <w:rPr>
            <w:noProof/>
            <w:webHidden/>
          </w:rPr>
          <w:fldChar w:fldCharType="separate"/>
        </w:r>
        <w:r w:rsidR="00485173">
          <w:rPr>
            <w:noProof/>
            <w:webHidden/>
          </w:rPr>
          <w:t>23</w:t>
        </w:r>
        <w:r>
          <w:rPr>
            <w:noProof/>
            <w:webHidden/>
          </w:rPr>
          <w:fldChar w:fldCharType="end"/>
        </w:r>
      </w:hyperlink>
    </w:p>
    <w:p w14:paraId="77EA49B2" w14:textId="77777777" w:rsidR="000B1BE9" w:rsidRDefault="000B1BE9">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194817" w:history="1">
        <w:r w:rsidRPr="005C668D">
          <w:rPr>
            <w:rStyle w:val="Hyperlink"/>
            <w:noProof/>
          </w:rPr>
          <w:t xml:space="preserve">FIG. 3.4 – Modelo de dados do </w:t>
        </w:r>
        <w:r w:rsidRPr="005C668D">
          <w:rPr>
            <w:rStyle w:val="Hyperlink"/>
            <w:i/>
            <w:noProof/>
          </w:rPr>
          <w:t>Calendar Provider</w:t>
        </w:r>
        <w:r w:rsidRPr="005C668D">
          <w:rPr>
            <w:rStyle w:val="Hyperlink"/>
            <w:noProof/>
          </w:rPr>
          <w:t xml:space="preserve"> [7].</w:t>
        </w:r>
        <w:r>
          <w:rPr>
            <w:noProof/>
            <w:webHidden/>
          </w:rPr>
          <w:tab/>
        </w:r>
        <w:r>
          <w:rPr>
            <w:noProof/>
            <w:webHidden/>
          </w:rPr>
          <w:fldChar w:fldCharType="begin"/>
        </w:r>
        <w:r>
          <w:rPr>
            <w:noProof/>
            <w:webHidden/>
          </w:rPr>
          <w:instrText xml:space="preserve"> PAGEREF _Toc390194817 \h </w:instrText>
        </w:r>
        <w:r>
          <w:rPr>
            <w:noProof/>
            <w:webHidden/>
          </w:rPr>
        </w:r>
        <w:r>
          <w:rPr>
            <w:noProof/>
            <w:webHidden/>
          </w:rPr>
          <w:fldChar w:fldCharType="separate"/>
        </w:r>
        <w:r w:rsidR="00485173">
          <w:rPr>
            <w:noProof/>
            <w:webHidden/>
          </w:rPr>
          <w:t>27</w:t>
        </w:r>
        <w:r>
          <w:rPr>
            <w:noProof/>
            <w:webHidden/>
          </w:rPr>
          <w:fldChar w:fldCharType="end"/>
        </w:r>
      </w:hyperlink>
    </w:p>
    <w:p w14:paraId="721A1D2F" w14:textId="77777777" w:rsidR="000B1BE9" w:rsidRDefault="000B1BE9">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194818" w:history="1">
        <w:r w:rsidRPr="005C668D">
          <w:rPr>
            <w:rStyle w:val="Hyperlink"/>
            <w:noProof/>
          </w:rPr>
          <w:t>FIG. 4.1 – Menu Principal</w:t>
        </w:r>
        <w:r>
          <w:rPr>
            <w:noProof/>
            <w:webHidden/>
          </w:rPr>
          <w:tab/>
        </w:r>
        <w:r>
          <w:rPr>
            <w:noProof/>
            <w:webHidden/>
          </w:rPr>
          <w:fldChar w:fldCharType="begin"/>
        </w:r>
        <w:r>
          <w:rPr>
            <w:noProof/>
            <w:webHidden/>
          </w:rPr>
          <w:instrText xml:space="preserve"> PAGEREF _Toc390194818 \h </w:instrText>
        </w:r>
        <w:r>
          <w:rPr>
            <w:noProof/>
            <w:webHidden/>
          </w:rPr>
        </w:r>
        <w:r>
          <w:rPr>
            <w:noProof/>
            <w:webHidden/>
          </w:rPr>
          <w:fldChar w:fldCharType="separate"/>
        </w:r>
        <w:r w:rsidR="00485173">
          <w:rPr>
            <w:noProof/>
            <w:webHidden/>
          </w:rPr>
          <w:t>30</w:t>
        </w:r>
        <w:r>
          <w:rPr>
            <w:noProof/>
            <w:webHidden/>
          </w:rPr>
          <w:fldChar w:fldCharType="end"/>
        </w:r>
      </w:hyperlink>
    </w:p>
    <w:p w14:paraId="6EDE8716" w14:textId="77777777" w:rsidR="000B1BE9" w:rsidRDefault="000B1BE9">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194819" w:history="1">
        <w:r w:rsidRPr="005C668D">
          <w:rPr>
            <w:rStyle w:val="Hyperlink"/>
            <w:noProof/>
          </w:rPr>
          <w:t>FIG. 4.2 – Uma lista aberta</w:t>
        </w:r>
        <w:r>
          <w:rPr>
            <w:noProof/>
            <w:webHidden/>
          </w:rPr>
          <w:tab/>
        </w:r>
        <w:r>
          <w:rPr>
            <w:noProof/>
            <w:webHidden/>
          </w:rPr>
          <w:fldChar w:fldCharType="begin"/>
        </w:r>
        <w:r>
          <w:rPr>
            <w:noProof/>
            <w:webHidden/>
          </w:rPr>
          <w:instrText xml:space="preserve"> PAGEREF _Toc390194819 \h </w:instrText>
        </w:r>
        <w:r>
          <w:rPr>
            <w:noProof/>
            <w:webHidden/>
          </w:rPr>
        </w:r>
        <w:r>
          <w:rPr>
            <w:noProof/>
            <w:webHidden/>
          </w:rPr>
          <w:fldChar w:fldCharType="separate"/>
        </w:r>
        <w:r w:rsidR="00485173">
          <w:rPr>
            <w:noProof/>
            <w:webHidden/>
          </w:rPr>
          <w:t>31</w:t>
        </w:r>
        <w:r>
          <w:rPr>
            <w:noProof/>
            <w:webHidden/>
          </w:rPr>
          <w:fldChar w:fldCharType="end"/>
        </w:r>
      </w:hyperlink>
    </w:p>
    <w:p w14:paraId="69F1504D" w14:textId="77777777" w:rsidR="000B1BE9" w:rsidRDefault="000B1BE9">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194820" w:history="1">
        <w:r w:rsidRPr="005C668D">
          <w:rPr>
            <w:rStyle w:val="Hyperlink"/>
            <w:noProof/>
          </w:rPr>
          <w:t>FIG. 4.3 – Outras Listas</w:t>
        </w:r>
        <w:r>
          <w:rPr>
            <w:noProof/>
            <w:webHidden/>
          </w:rPr>
          <w:tab/>
        </w:r>
        <w:r>
          <w:rPr>
            <w:noProof/>
            <w:webHidden/>
          </w:rPr>
          <w:fldChar w:fldCharType="begin"/>
        </w:r>
        <w:r>
          <w:rPr>
            <w:noProof/>
            <w:webHidden/>
          </w:rPr>
          <w:instrText xml:space="preserve"> PAGEREF _Toc390194820 \h </w:instrText>
        </w:r>
        <w:r>
          <w:rPr>
            <w:noProof/>
            <w:webHidden/>
          </w:rPr>
        </w:r>
        <w:r>
          <w:rPr>
            <w:noProof/>
            <w:webHidden/>
          </w:rPr>
          <w:fldChar w:fldCharType="separate"/>
        </w:r>
        <w:r w:rsidR="00485173">
          <w:rPr>
            <w:noProof/>
            <w:webHidden/>
          </w:rPr>
          <w:t>32</w:t>
        </w:r>
        <w:r>
          <w:rPr>
            <w:noProof/>
            <w:webHidden/>
          </w:rPr>
          <w:fldChar w:fldCharType="end"/>
        </w:r>
      </w:hyperlink>
    </w:p>
    <w:p w14:paraId="69A276CE" w14:textId="77777777" w:rsidR="000B1BE9" w:rsidRDefault="000B1BE9">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194821" w:history="1">
        <w:r w:rsidRPr="005C668D">
          <w:rPr>
            <w:rStyle w:val="Hyperlink"/>
            <w:noProof/>
          </w:rPr>
          <w:t>FIG. 4.4 – Adicionando item</w:t>
        </w:r>
        <w:r>
          <w:rPr>
            <w:noProof/>
            <w:webHidden/>
          </w:rPr>
          <w:tab/>
        </w:r>
        <w:r>
          <w:rPr>
            <w:noProof/>
            <w:webHidden/>
          </w:rPr>
          <w:fldChar w:fldCharType="begin"/>
        </w:r>
        <w:r>
          <w:rPr>
            <w:noProof/>
            <w:webHidden/>
          </w:rPr>
          <w:instrText xml:space="preserve"> PAGEREF _Toc390194821 \h </w:instrText>
        </w:r>
        <w:r>
          <w:rPr>
            <w:noProof/>
            <w:webHidden/>
          </w:rPr>
        </w:r>
        <w:r>
          <w:rPr>
            <w:noProof/>
            <w:webHidden/>
          </w:rPr>
          <w:fldChar w:fldCharType="separate"/>
        </w:r>
        <w:r w:rsidR="00485173">
          <w:rPr>
            <w:noProof/>
            <w:webHidden/>
          </w:rPr>
          <w:t>33</w:t>
        </w:r>
        <w:r>
          <w:rPr>
            <w:noProof/>
            <w:webHidden/>
          </w:rPr>
          <w:fldChar w:fldCharType="end"/>
        </w:r>
      </w:hyperlink>
    </w:p>
    <w:p w14:paraId="18B4BF10" w14:textId="77777777" w:rsidR="000B1BE9" w:rsidRDefault="000B1BE9">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194822" w:history="1">
        <w:r w:rsidRPr="005C668D">
          <w:rPr>
            <w:rStyle w:val="Hyperlink"/>
            <w:noProof/>
          </w:rPr>
          <w:t>FIG. 4.5 – Criando evento utilizando aplicativo externo</w:t>
        </w:r>
        <w:r>
          <w:rPr>
            <w:noProof/>
            <w:webHidden/>
          </w:rPr>
          <w:tab/>
        </w:r>
        <w:r>
          <w:rPr>
            <w:noProof/>
            <w:webHidden/>
          </w:rPr>
          <w:fldChar w:fldCharType="begin"/>
        </w:r>
        <w:r>
          <w:rPr>
            <w:noProof/>
            <w:webHidden/>
          </w:rPr>
          <w:instrText xml:space="preserve"> PAGEREF _Toc390194822 \h </w:instrText>
        </w:r>
        <w:r>
          <w:rPr>
            <w:noProof/>
            <w:webHidden/>
          </w:rPr>
        </w:r>
        <w:r>
          <w:rPr>
            <w:noProof/>
            <w:webHidden/>
          </w:rPr>
          <w:fldChar w:fldCharType="separate"/>
        </w:r>
        <w:r w:rsidR="00485173">
          <w:rPr>
            <w:noProof/>
            <w:webHidden/>
          </w:rPr>
          <w:t>34</w:t>
        </w:r>
        <w:r>
          <w:rPr>
            <w:noProof/>
            <w:webHidden/>
          </w:rPr>
          <w:fldChar w:fldCharType="end"/>
        </w:r>
      </w:hyperlink>
    </w:p>
    <w:p w14:paraId="691296D0" w14:textId="77777777" w:rsidR="000B1BE9" w:rsidRDefault="000B1BE9">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194823" w:history="1">
        <w:r w:rsidRPr="005C668D">
          <w:rPr>
            <w:rStyle w:val="Hyperlink"/>
            <w:noProof/>
          </w:rPr>
          <w:t>FIG. 4.6 – Menu de ferramentas para o item</w:t>
        </w:r>
        <w:r>
          <w:rPr>
            <w:noProof/>
            <w:webHidden/>
          </w:rPr>
          <w:tab/>
        </w:r>
        <w:r>
          <w:rPr>
            <w:noProof/>
            <w:webHidden/>
          </w:rPr>
          <w:fldChar w:fldCharType="begin"/>
        </w:r>
        <w:r>
          <w:rPr>
            <w:noProof/>
            <w:webHidden/>
          </w:rPr>
          <w:instrText xml:space="preserve"> PAGEREF _Toc390194823 \h </w:instrText>
        </w:r>
        <w:r>
          <w:rPr>
            <w:noProof/>
            <w:webHidden/>
          </w:rPr>
        </w:r>
        <w:r>
          <w:rPr>
            <w:noProof/>
            <w:webHidden/>
          </w:rPr>
          <w:fldChar w:fldCharType="separate"/>
        </w:r>
        <w:r w:rsidR="00485173">
          <w:rPr>
            <w:noProof/>
            <w:webHidden/>
          </w:rPr>
          <w:t>35</w:t>
        </w:r>
        <w:r>
          <w:rPr>
            <w:noProof/>
            <w:webHidden/>
          </w:rPr>
          <w:fldChar w:fldCharType="end"/>
        </w:r>
      </w:hyperlink>
    </w:p>
    <w:p w14:paraId="093086C7" w14:textId="77777777" w:rsidR="000B1BE9" w:rsidRDefault="000B1BE9">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194824" w:history="1">
        <w:r w:rsidRPr="005C668D">
          <w:rPr>
            <w:rStyle w:val="Hyperlink"/>
            <w:noProof/>
          </w:rPr>
          <w:t>FIG. 4.7 – Remanejando um item</w:t>
        </w:r>
        <w:r>
          <w:rPr>
            <w:noProof/>
            <w:webHidden/>
          </w:rPr>
          <w:tab/>
        </w:r>
        <w:r>
          <w:rPr>
            <w:noProof/>
            <w:webHidden/>
          </w:rPr>
          <w:fldChar w:fldCharType="begin"/>
        </w:r>
        <w:r>
          <w:rPr>
            <w:noProof/>
            <w:webHidden/>
          </w:rPr>
          <w:instrText xml:space="preserve"> PAGEREF _Toc390194824 \h </w:instrText>
        </w:r>
        <w:r>
          <w:rPr>
            <w:noProof/>
            <w:webHidden/>
          </w:rPr>
        </w:r>
        <w:r>
          <w:rPr>
            <w:noProof/>
            <w:webHidden/>
          </w:rPr>
          <w:fldChar w:fldCharType="separate"/>
        </w:r>
        <w:r w:rsidR="00485173">
          <w:rPr>
            <w:noProof/>
            <w:webHidden/>
          </w:rPr>
          <w:t>36</w:t>
        </w:r>
        <w:r>
          <w:rPr>
            <w:noProof/>
            <w:webHidden/>
          </w:rPr>
          <w:fldChar w:fldCharType="end"/>
        </w:r>
      </w:hyperlink>
    </w:p>
    <w:p w14:paraId="25AF3246" w14:textId="77777777" w:rsidR="000B1BE9" w:rsidRDefault="000B1BE9">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194825" w:history="1">
        <w:r w:rsidRPr="005C668D">
          <w:rPr>
            <w:rStyle w:val="Hyperlink"/>
            <w:noProof/>
          </w:rPr>
          <w:t>FIG. 4.8 – Compartilhar um item</w:t>
        </w:r>
        <w:r>
          <w:rPr>
            <w:noProof/>
            <w:webHidden/>
          </w:rPr>
          <w:tab/>
        </w:r>
        <w:r>
          <w:rPr>
            <w:noProof/>
            <w:webHidden/>
          </w:rPr>
          <w:fldChar w:fldCharType="begin"/>
        </w:r>
        <w:r>
          <w:rPr>
            <w:noProof/>
            <w:webHidden/>
          </w:rPr>
          <w:instrText xml:space="preserve"> PAGEREF _Toc390194825 \h </w:instrText>
        </w:r>
        <w:r>
          <w:rPr>
            <w:noProof/>
            <w:webHidden/>
          </w:rPr>
        </w:r>
        <w:r>
          <w:rPr>
            <w:noProof/>
            <w:webHidden/>
          </w:rPr>
          <w:fldChar w:fldCharType="separate"/>
        </w:r>
        <w:r w:rsidR="00485173">
          <w:rPr>
            <w:noProof/>
            <w:webHidden/>
          </w:rPr>
          <w:t>37</w:t>
        </w:r>
        <w:r>
          <w:rPr>
            <w:noProof/>
            <w:webHidden/>
          </w:rPr>
          <w:fldChar w:fldCharType="end"/>
        </w:r>
      </w:hyperlink>
    </w:p>
    <w:p w14:paraId="4D2860D3" w14:textId="77777777" w:rsidR="000B1BE9" w:rsidRDefault="000B1BE9">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194826" w:history="1">
        <w:r w:rsidRPr="005C668D">
          <w:rPr>
            <w:rStyle w:val="Hyperlink"/>
            <w:noProof/>
          </w:rPr>
          <w:t>FIG. 4.9 – Cadastrando usuário do Google</w:t>
        </w:r>
        <w:r>
          <w:rPr>
            <w:noProof/>
            <w:webHidden/>
          </w:rPr>
          <w:tab/>
        </w:r>
        <w:r>
          <w:rPr>
            <w:noProof/>
            <w:webHidden/>
          </w:rPr>
          <w:fldChar w:fldCharType="begin"/>
        </w:r>
        <w:r>
          <w:rPr>
            <w:noProof/>
            <w:webHidden/>
          </w:rPr>
          <w:instrText xml:space="preserve"> PAGEREF _Toc390194826 \h </w:instrText>
        </w:r>
        <w:r>
          <w:rPr>
            <w:noProof/>
            <w:webHidden/>
          </w:rPr>
        </w:r>
        <w:r>
          <w:rPr>
            <w:noProof/>
            <w:webHidden/>
          </w:rPr>
          <w:fldChar w:fldCharType="separate"/>
        </w:r>
        <w:r w:rsidR="00485173">
          <w:rPr>
            <w:noProof/>
            <w:webHidden/>
          </w:rPr>
          <w:t>38</w:t>
        </w:r>
        <w:r>
          <w:rPr>
            <w:noProof/>
            <w:webHidden/>
          </w:rPr>
          <w:fldChar w:fldCharType="end"/>
        </w:r>
      </w:hyperlink>
    </w:p>
    <w:p w14:paraId="21175DBD" w14:textId="77777777" w:rsidR="000B1BE9" w:rsidRDefault="000B1BE9">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194827" w:history="1">
        <w:r w:rsidRPr="005C668D">
          <w:rPr>
            <w:rStyle w:val="Hyperlink"/>
            <w:noProof/>
          </w:rPr>
          <w:t>FIG. 7.1 – Diagrama de navegação entre telas</w:t>
        </w:r>
        <w:r>
          <w:rPr>
            <w:noProof/>
            <w:webHidden/>
          </w:rPr>
          <w:tab/>
        </w:r>
        <w:r>
          <w:rPr>
            <w:noProof/>
            <w:webHidden/>
          </w:rPr>
          <w:fldChar w:fldCharType="begin"/>
        </w:r>
        <w:r>
          <w:rPr>
            <w:noProof/>
            <w:webHidden/>
          </w:rPr>
          <w:instrText xml:space="preserve"> PAGEREF _Toc390194827 \h </w:instrText>
        </w:r>
        <w:r>
          <w:rPr>
            <w:noProof/>
            <w:webHidden/>
          </w:rPr>
        </w:r>
        <w:r>
          <w:rPr>
            <w:noProof/>
            <w:webHidden/>
          </w:rPr>
          <w:fldChar w:fldCharType="separate"/>
        </w:r>
        <w:r w:rsidR="00485173">
          <w:rPr>
            <w:noProof/>
            <w:webHidden/>
          </w:rPr>
          <w:t>42</w:t>
        </w:r>
        <w:r>
          <w:rPr>
            <w:noProof/>
            <w:webHidden/>
          </w:rPr>
          <w:fldChar w:fldCharType="end"/>
        </w:r>
      </w:hyperlink>
    </w:p>
    <w:p w14:paraId="1873E265" w14:textId="77777777" w:rsidR="000B1BE9" w:rsidRDefault="000B1BE9">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194828" w:history="1">
        <w:r w:rsidRPr="005C668D">
          <w:rPr>
            <w:rStyle w:val="Hyperlink"/>
            <w:noProof/>
          </w:rPr>
          <w:t>FIG. 7.2 – Estrutura do banco de dados</w:t>
        </w:r>
        <w:r>
          <w:rPr>
            <w:noProof/>
            <w:webHidden/>
          </w:rPr>
          <w:tab/>
        </w:r>
        <w:r>
          <w:rPr>
            <w:noProof/>
            <w:webHidden/>
          </w:rPr>
          <w:fldChar w:fldCharType="begin"/>
        </w:r>
        <w:r>
          <w:rPr>
            <w:noProof/>
            <w:webHidden/>
          </w:rPr>
          <w:instrText xml:space="preserve"> PAGEREF _Toc390194828 \h </w:instrText>
        </w:r>
        <w:r>
          <w:rPr>
            <w:noProof/>
            <w:webHidden/>
          </w:rPr>
        </w:r>
        <w:r>
          <w:rPr>
            <w:noProof/>
            <w:webHidden/>
          </w:rPr>
          <w:fldChar w:fldCharType="separate"/>
        </w:r>
        <w:r w:rsidR="00485173">
          <w:rPr>
            <w:noProof/>
            <w:webHidden/>
          </w:rPr>
          <w:t>47</w:t>
        </w:r>
        <w:r>
          <w:rPr>
            <w:noProof/>
            <w:webHidden/>
          </w:rPr>
          <w:fldChar w:fldCharType="end"/>
        </w:r>
      </w:hyperlink>
    </w:p>
    <w:p w14:paraId="30C10227" w14:textId="77777777" w:rsidR="000B1BE9" w:rsidRDefault="000B1BE9">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194829" w:history="1">
        <w:r w:rsidRPr="005C668D">
          <w:rPr>
            <w:rStyle w:val="Hyperlink"/>
            <w:noProof/>
          </w:rPr>
          <w:t xml:space="preserve">FIG. 7.3 -  Diagrama do pacote de </w:t>
        </w:r>
        <w:r w:rsidRPr="005C668D">
          <w:rPr>
            <w:rStyle w:val="Hyperlink"/>
            <w:i/>
            <w:noProof/>
          </w:rPr>
          <w:t>Activities</w:t>
        </w:r>
        <w:r>
          <w:rPr>
            <w:noProof/>
            <w:webHidden/>
          </w:rPr>
          <w:tab/>
        </w:r>
        <w:r>
          <w:rPr>
            <w:noProof/>
            <w:webHidden/>
          </w:rPr>
          <w:fldChar w:fldCharType="begin"/>
        </w:r>
        <w:r>
          <w:rPr>
            <w:noProof/>
            <w:webHidden/>
          </w:rPr>
          <w:instrText xml:space="preserve"> PAGEREF _Toc390194829 \h </w:instrText>
        </w:r>
        <w:r>
          <w:rPr>
            <w:noProof/>
            <w:webHidden/>
          </w:rPr>
        </w:r>
        <w:r>
          <w:rPr>
            <w:noProof/>
            <w:webHidden/>
          </w:rPr>
          <w:fldChar w:fldCharType="separate"/>
        </w:r>
        <w:r w:rsidR="00485173">
          <w:rPr>
            <w:noProof/>
            <w:webHidden/>
          </w:rPr>
          <w:t>48</w:t>
        </w:r>
        <w:r>
          <w:rPr>
            <w:noProof/>
            <w:webHidden/>
          </w:rPr>
          <w:fldChar w:fldCharType="end"/>
        </w:r>
      </w:hyperlink>
    </w:p>
    <w:p w14:paraId="777C5440" w14:textId="77777777" w:rsidR="000B1BE9" w:rsidRDefault="000B1BE9">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194830" w:history="1">
        <w:r w:rsidRPr="005C668D">
          <w:rPr>
            <w:rStyle w:val="Hyperlink"/>
            <w:noProof/>
          </w:rPr>
          <w:t xml:space="preserve">FIG. 7.4 -  Diagrama do pacote de </w:t>
        </w:r>
        <w:r w:rsidRPr="005C668D">
          <w:rPr>
            <w:rStyle w:val="Hyperlink"/>
            <w:i/>
            <w:noProof/>
          </w:rPr>
          <w:t>Adapters</w:t>
        </w:r>
        <w:r>
          <w:rPr>
            <w:noProof/>
            <w:webHidden/>
          </w:rPr>
          <w:tab/>
        </w:r>
        <w:r>
          <w:rPr>
            <w:noProof/>
            <w:webHidden/>
          </w:rPr>
          <w:fldChar w:fldCharType="begin"/>
        </w:r>
        <w:r>
          <w:rPr>
            <w:noProof/>
            <w:webHidden/>
          </w:rPr>
          <w:instrText xml:space="preserve"> PAGEREF _Toc390194830 \h </w:instrText>
        </w:r>
        <w:r>
          <w:rPr>
            <w:noProof/>
            <w:webHidden/>
          </w:rPr>
        </w:r>
        <w:r>
          <w:rPr>
            <w:noProof/>
            <w:webHidden/>
          </w:rPr>
          <w:fldChar w:fldCharType="separate"/>
        </w:r>
        <w:r w:rsidR="00485173">
          <w:rPr>
            <w:noProof/>
            <w:webHidden/>
          </w:rPr>
          <w:t>49</w:t>
        </w:r>
        <w:r>
          <w:rPr>
            <w:noProof/>
            <w:webHidden/>
          </w:rPr>
          <w:fldChar w:fldCharType="end"/>
        </w:r>
      </w:hyperlink>
    </w:p>
    <w:p w14:paraId="77B92364" w14:textId="77777777" w:rsidR="000B1BE9" w:rsidRDefault="000B1BE9">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194831" w:history="1">
        <w:r w:rsidRPr="005C668D">
          <w:rPr>
            <w:rStyle w:val="Hyperlink"/>
            <w:noProof/>
          </w:rPr>
          <w:t>FIG. 7.5 -  Diagrama do pacote de Controller</w:t>
        </w:r>
        <w:r>
          <w:rPr>
            <w:noProof/>
            <w:webHidden/>
          </w:rPr>
          <w:tab/>
        </w:r>
        <w:r>
          <w:rPr>
            <w:noProof/>
            <w:webHidden/>
          </w:rPr>
          <w:fldChar w:fldCharType="begin"/>
        </w:r>
        <w:r>
          <w:rPr>
            <w:noProof/>
            <w:webHidden/>
          </w:rPr>
          <w:instrText xml:space="preserve"> PAGEREF _Toc390194831 \h </w:instrText>
        </w:r>
        <w:r>
          <w:rPr>
            <w:noProof/>
            <w:webHidden/>
          </w:rPr>
        </w:r>
        <w:r>
          <w:rPr>
            <w:noProof/>
            <w:webHidden/>
          </w:rPr>
          <w:fldChar w:fldCharType="separate"/>
        </w:r>
        <w:r w:rsidR="00485173">
          <w:rPr>
            <w:noProof/>
            <w:webHidden/>
          </w:rPr>
          <w:t>50</w:t>
        </w:r>
        <w:r>
          <w:rPr>
            <w:noProof/>
            <w:webHidden/>
          </w:rPr>
          <w:fldChar w:fldCharType="end"/>
        </w:r>
      </w:hyperlink>
    </w:p>
    <w:p w14:paraId="148FB52F" w14:textId="77777777" w:rsidR="000B1BE9" w:rsidRDefault="000B1BE9">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194832" w:history="1">
        <w:r w:rsidRPr="005C668D">
          <w:rPr>
            <w:rStyle w:val="Hyperlink"/>
            <w:noProof/>
          </w:rPr>
          <w:t xml:space="preserve">FIG. 7.6 -  Diagrama do pacote de </w:t>
        </w:r>
        <w:r w:rsidRPr="005C668D">
          <w:rPr>
            <w:rStyle w:val="Hyperlink"/>
            <w:i/>
            <w:noProof/>
          </w:rPr>
          <w:t>Dialogs</w:t>
        </w:r>
        <w:r>
          <w:rPr>
            <w:noProof/>
            <w:webHidden/>
          </w:rPr>
          <w:tab/>
        </w:r>
        <w:r>
          <w:rPr>
            <w:noProof/>
            <w:webHidden/>
          </w:rPr>
          <w:fldChar w:fldCharType="begin"/>
        </w:r>
        <w:r>
          <w:rPr>
            <w:noProof/>
            <w:webHidden/>
          </w:rPr>
          <w:instrText xml:space="preserve"> PAGEREF _Toc390194832 \h </w:instrText>
        </w:r>
        <w:r>
          <w:rPr>
            <w:noProof/>
            <w:webHidden/>
          </w:rPr>
        </w:r>
        <w:r>
          <w:rPr>
            <w:noProof/>
            <w:webHidden/>
          </w:rPr>
          <w:fldChar w:fldCharType="separate"/>
        </w:r>
        <w:r w:rsidR="00485173">
          <w:rPr>
            <w:noProof/>
            <w:webHidden/>
          </w:rPr>
          <w:t>51</w:t>
        </w:r>
        <w:r>
          <w:rPr>
            <w:noProof/>
            <w:webHidden/>
          </w:rPr>
          <w:fldChar w:fldCharType="end"/>
        </w:r>
      </w:hyperlink>
    </w:p>
    <w:p w14:paraId="39C7257A" w14:textId="77777777" w:rsidR="00582DF5" w:rsidRPr="002F76E4" w:rsidRDefault="0088363D" w:rsidP="00772634">
      <w:pPr>
        <w:rPr>
          <w:lang w:val="en-US"/>
        </w:rPr>
      </w:pPr>
      <w:r w:rsidRPr="00294CBB">
        <w:rPr>
          <w:lang w:val="en-US"/>
        </w:rPr>
        <w:fldChar w:fldCharType="end"/>
      </w:r>
    </w:p>
    <w:p w14:paraId="27F5817A" w14:textId="77777777" w:rsidR="00AA56E1" w:rsidRPr="002F76E4" w:rsidRDefault="00582DF5" w:rsidP="00772634">
      <w:pPr>
        <w:rPr>
          <w:lang w:val="en-US"/>
        </w:rPr>
      </w:pPr>
      <w:r w:rsidRPr="002F76E4">
        <w:rPr>
          <w:lang w:val="en-US"/>
        </w:rPr>
        <w:br w:type="page"/>
      </w:r>
    </w:p>
    <w:p w14:paraId="1074FC17" w14:textId="77777777" w:rsidR="00AA56E1" w:rsidRPr="002F76E4" w:rsidRDefault="00AA56E1" w:rsidP="001D43B7">
      <w:pPr>
        <w:pStyle w:val="Heading1semnumerao"/>
        <w:jc w:val="center"/>
        <w:rPr>
          <w:lang w:val="en-US"/>
        </w:rPr>
      </w:pPr>
      <w:bookmarkStart w:id="46" w:name="_Toc389069954"/>
      <w:bookmarkStart w:id="47" w:name="_Toc390194441"/>
      <w:r w:rsidRPr="002F76E4">
        <w:rPr>
          <w:lang w:val="en-US"/>
        </w:rPr>
        <w:lastRenderedPageBreak/>
        <w:t>LISTA DE SIGLAS</w:t>
      </w:r>
      <w:bookmarkEnd w:id="46"/>
      <w:bookmarkEnd w:id="47"/>
    </w:p>
    <w:p w14:paraId="72F7BEDE" w14:textId="77777777" w:rsidR="001B25FB" w:rsidRPr="002F76E4" w:rsidRDefault="001B25FB" w:rsidP="00772634">
      <w:pPr>
        <w:rPr>
          <w:lang w:val="en-US"/>
        </w:rPr>
      </w:pPr>
    </w:p>
    <w:p w14:paraId="391EE6CA" w14:textId="77777777" w:rsidR="00F41177" w:rsidRPr="002F76E4" w:rsidRDefault="00F41177" w:rsidP="00F41177">
      <w:pPr>
        <w:rPr>
          <w:lang w:val="en-US"/>
        </w:rPr>
      </w:pPr>
      <w:moveToRangeStart w:id="48" w:author="Anasta" w:date="2014-06-10T19:12:00Z" w:name="move390190880"/>
      <w:moveTo w:id="49" w:author="Anasta" w:date="2014-06-10T19:12:00Z">
        <w:r w:rsidRPr="002F76E4">
          <w:rPr>
            <w:lang w:val="en-US"/>
          </w:rPr>
          <w:t>ADT</w:t>
        </w:r>
        <w:r w:rsidRPr="002F76E4">
          <w:rPr>
            <w:lang w:val="en-US"/>
          </w:rPr>
          <w:tab/>
        </w:r>
        <w:r w:rsidRPr="002F76E4">
          <w:rPr>
            <w:lang w:val="en-US"/>
          </w:rPr>
          <w:tab/>
          <w:t xml:space="preserve">Android </w:t>
        </w:r>
        <w:r w:rsidRPr="002F76E4">
          <w:rPr>
            <w:i/>
            <w:lang w:val="en-US"/>
          </w:rPr>
          <w:t>Developer</w:t>
        </w:r>
        <w:r w:rsidRPr="002F76E4">
          <w:rPr>
            <w:lang w:val="en-US"/>
          </w:rPr>
          <w:t xml:space="preserve"> </w:t>
        </w:r>
        <w:r w:rsidRPr="002F76E4">
          <w:rPr>
            <w:i/>
            <w:lang w:val="en-US"/>
          </w:rPr>
          <w:t>Tool</w:t>
        </w:r>
      </w:moveTo>
    </w:p>
    <w:moveToRangeEnd w:id="48"/>
    <w:p w14:paraId="7188ACB2" w14:textId="333E994D" w:rsidR="00F41177" w:rsidRPr="001A648A" w:rsidRDefault="00F41177" w:rsidP="00F41177">
      <w:pPr>
        <w:rPr>
          <w:i/>
          <w:lang w:val="en-US"/>
        </w:rPr>
      </w:pPr>
      <w:r w:rsidRPr="002F76E4">
        <w:rPr>
          <w:lang w:val="en-US"/>
        </w:rPr>
        <w:t>API</w:t>
      </w:r>
      <w:r w:rsidRPr="002F76E4">
        <w:rPr>
          <w:lang w:val="en-US"/>
        </w:rPr>
        <w:tab/>
      </w:r>
      <w:r w:rsidRPr="002F76E4">
        <w:rPr>
          <w:lang w:val="en-US"/>
        </w:rPr>
        <w:tab/>
      </w:r>
      <w:r w:rsidRPr="001A648A">
        <w:rPr>
          <w:i/>
          <w:lang w:val="en-US"/>
        </w:rPr>
        <w:t>Application Programming Interface</w:t>
      </w:r>
    </w:p>
    <w:p w14:paraId="23561649" w14:textId="77777777" w:rsidR="00F41177" w:rsidRPr="002F76E4" w:rsidRDefault="00F41177" w:rsidP="00F41177">
      <w:pPr>
        <w:rPr>
          <w:lang w:val="en-US"/>
        </w:rPr>
      </w:pPr>
      <w:moveToRangeStart w:id="50" w:author="Anasta" w:date="2014-06-10T19:12:00Z" w:name="move390190881"/>
      <w:moveTo w:id="51" w:author="Anasta" w:date="2014-06-10T19:12:00Z">
        <w:r w:rsidRPr="002F76E4">
          <w:rPr>
            <w:lang w:val="en-US"/>
          </w:rPr>
          <w:t>GTD</w:t>
        </w:r>
        <w:r w:rsidRPr="002F76E4">
          <w:rPr>
            <w:lang w:val="en-US"/>
          </w:rPr>
          <w:tab/>
        </w:r>
        <w:r w:rsidRPr="002F76E4">
          <w:rPr>
            <w:lang w:val="en-US"/>
          </w:rPr>
          <w:tab/>
        </w:r>
        <w:r w:rsidRPr="001A648A">
          <w:rPr>
            <w:i/>
            <w:lang w:val="en-US"/>
          </w:rPr>
          <w:t>Getting Things Done</w:t>
        </w:r>
      </w:moveTo>
    </w:p>
    <w:p w14:paraId="38A1BE78" w14:textId="77777777" w:rsidR="00F41177" w:rsidRPr="002F76E4" w:rsidRDefault="00F41177" w:rsidP="00F41177">
      <w:pPr>
        <w:rPr>
          <w:lang w:val="en-US"/>
        </w:rPr>
      </w:pPr>
      <w:moveToRangeStart w:id="52" w:author="Anasta" w:date="2014-06-10T19:12:00Z" w:name="move390190882"/>
      <w:moveToRangeEnd w:id="50"/>
      <w:moveTo w:id="53" w:author="Anasta" w:date="2014-06-10T19:12:00Z">
        <w:r w:rsidRPr="002F76E4">
          <w:rPr>
            <w:lang w:val="en-US"/>
          </w:rPr>
          <w:t>IDE</w:t>
        </w:r>
        <w:r w:rsidRPr="002F76E4">
          <w:rPr>
            <w:lang w:val="en-US"/>
          </w:rPr>
          <w:tab/>
        </w:r>
        <w:r w:rsidRPr="002F76E4">
          <w:rPr>
            <w:lang w:val="en-US"/>
          </w:rPr>
          <w:tab/>
        </w:r>
        <w:r w:rsidRPr="002F76E4">
          <w:rPr>
            <w:i/>
            <w:lang w:val="en-US"/>
          </w:rPr>
          <w:t>Integrated</w:t>
        </w:r>
        <w:r w:rsidRPr="002F76E4">
          <w:rPr>
            <w:lang w:val="en-US"/>
          </w:rPr>
          <w:t xml:space="preserve"> Development Environment</w:t>
        </w:r>
      </w:moveTo>
    </w:p>
    <w:moveToRangeEnd w:id="52"/>
    <w:p w14:paraId="3014D42B" w14:textId="77777777" w:rsidR="00F41177" w:rsidRPr="002F76E4" w:rsidRDefault="00F41177" w:rsidP="00F41177">
      <w:pPr>
        <w:rPr>
          <w:lang w:val="en-US"/>
        </w:rPr>
      </w:pPr>
      <w:r w:rsidRPr="002F76E4">
        <w:rPr>
          <w:lang w:val="en-US"/>
        </w:rPr>
        <w:t>MVC</w:t>
      </w:r>
      <w:r w:rsidRPr="002F76E4">
        <w:rPr>
          <w:lang w:val="en-US"/>
        </w:rPr>
        <w:tab/>
      </w:r>
      <w:r w:rsidRPr="002F76E4">
        <w:rPr>
          <w:lang w:val="en-US"/>
        </w:rPr>
        <w:tab/>
      </w:r>
      <w:r w:rsidRPr="001A648A">
        <w:rPr>
          <w:i/>
          <w:lang w:val="en-US"/>
        </w:rPr>
        <w:t>Model-View-Controller</w:t>
      </w:r>
    </w:p>
    <w:p w14:paraId="70FAEA07" w14:textId="77777777" w:rsidR="00F41177" w:rsidRPr="002F76E4" w:rsidRDefault="00F41177" w:rsidP="00F41177">
      <w:pPr>
        <w:rPr>
          <w:lang w:val="en-US"/>
        </w:rPr>
      </w:pPr>
      <w:moveFromRangeStart w:id="54" w:author="Anasta" w:date="2014-06-10T19:12:00Z" w:name="move390190881"/>
      <w:moveFrom w:id="55" w:author="Anasta" w:date="2014-06-10T19:12:00Z">
        <w:r w:rsidRPr="002F76E4">
          <w:rPr>
            <w:lang w:val="en-US"/>
          </w:rPr>
          <w:t>GTD</w:t>
        </w:r>
        <w:r w:rsidRPr="002F76E4">
          <w:rPr>
            <w:lang w:val="en-US"/>
          </w:rPr>
          <w:tab/>
        </w:r>
        <w:r w:rsidRPr="002F76E4">
          <w:rPr>
            <w:lang w:val="en-US"/>
          </w:rPr>
          <w:tab/>
          <w:t>Getting Things Done</w:t>
        </w:r>
      </w:moveFrom>
    </w:p>
    <w:moveFromRangeEnd w:id="54"/>
    <w:p w14:paraId="2A1C2F8B" w14:textId="77777777" w:rsidR="00F41177" w:rsidRPr="002F76E4" w:rsidRDefault="00F41177" w:rsidP="00F41177">
      <w:pPr>
        <w:rPr>
          <w:lang w:val="en-US"/>
        </w:rPr>
      </w:pPr>
      <w:r w:rsidRPr="002F76E4">
        <w:rPr>
          <w:lang w:val="en-US"/>
        </w:rPr>
        <w:t>OS</w:t>
      </w:r>
      <w:r w:rsidRPr="002F76E4">
        <w:rPr>
          <w:lang w:val="en-US"/>
        </w:rPr>
        <w:tab/>
      </w:r>
      <w:r w:rsidRPr="002F76E4">
        <w:rPr>
          <w:lang w:val="en-US"/>
        </w:rPr>
        <w:tab/>
      </w:r>
      <w:r w:rsidRPr="001A648A">
        <w:rPr>
          <w:i/>
          <w:lang w:val="en-US"/>
        </w:rPr>
        <w:t>Operating System</w:t>
      </w:r>
    </w:p>
    <w:p w14:paraId="1658AAA2" w14:textId="77777777" w:rsidR="00F41177" w:rsidRPr="002F76E4" w:rsidRDefault="00F41177" w:rsidP="00F41177">
      <w:pPr>
        <w:rPr>
          <w:lang w:val="en-US"/>
        </w:rPr>
      </w:pPr>
      <w:moveToRangeStart w:id="56" w:author="Anasta" w:date="2014-06-10T19:12:00Z" w:name="move390190883"/>
      <w:moveTo w:id="57" w:author="Anasta" w:date="2014-06-10T19:12:00Z">
        <w:r w:rsidRPr="002F76E4">
          <w:rPr>
            <w:lang w:val="en-US"/>
          </w:rPr>
          <w:t>SDK</w:t>
        </w:r>
        <w:r w:rsidRPr="002F76E4">
          <w:rPr>
            <w:lang w:val="en-US"/>
          </w:rPr>
          <w:tab/>
        </w:r>
        <w:r w:rsidRPr="002F76E4">
          <w:rPr>
            <w:lang w:val="en-US"/>
          </w:rPr>
          <w:tab/>
        </w:r>
        <w:r w:rsidRPr="001A648A">
          <w:rPr>
            <w:i/>
            <w:lang w:val="en-US"/>
          </w:rPr>
          <w:t>Software Development Kit</w:t>
        </w:r>
      </w:moveTo>
    </w:p>
    <w:moveToRangeEnd w:id="56"/>
    <w:p w14:paraId="6296D919" w14:textId="77777777" w:rsidR="00F41177" w:rsidRPr="002F76E4" w:rsidRDefault="00F41177" w:rsidP="00F41177">
      <w:pPr>
        <w:rPr>
          <w:lang w:val="en-US"/>
        </w:rPr>
      </w:pPr>
      <w:r w:rsidRPr="002F76E4">
        <w:rPr>
          <w:lang w:val="en-US"/>
        </w:rPr>
        <w:t>SQL</w:t>
      </w:r>
      <w:r w:rsidRPr="002F76E4">
        <w:rPr>
          <w:lang w:val="en-US"/>
        </w:rPr>
        <w:tab/>
      </w:r>
      <w:r w:rsidRPr="002F76E4">
        <w:rPr>
          <w:lang w:val="en-US"/>
        </w:rPr>
        <w:tab/>
      </w:r>
      <w:r w:rsidRPr="001A648A">
        <w:rPr>
          <w:i/>
          <w:lang w:val="en-US"/>
        </w:rPr>
        <w:t>Structured Query Language</w:t>
      </w:r>
    </w:p>
    <w:p w14:paraId="50138287" w14:textId="77777777" w:rsidR="00F41177" w:rsidRPr="002F76E4" w:rsidRDefault="00F41177" w:rsidP="00F41177">
      <w:pPr>
        <w:rPr>
          <w:i/>
          <w:lang w:val="en-US"/>
        </w:rPr>
      </w:pPr>
      <w:moveToRangeStart w:id="58" w:author="Anasta" w:date="2014-06-10T19:12:00Z" w:name="move390190884"/>
      <w:moveTo w:id="59" w:author="Anasta" w:date="2014-06-10T19:12:00Z">
        <w:r w:rsidRPr="002F76E4">
          <w:rPr>
            <w:lang w:val="en-US"/>
          </w:rPr>
          <w:t>URI</w:t>
        </w:r>
        <w:r w:rsidRPr="002F76E4">
          <w:rPr>
            <w:lang w:val="en-US"/>
          </w:rPr>
          <w:tab/>
        </w:r>
        <w:r w:rsidRPr="002F76E4">
          <w:rPr>
            <w:lang w:val="en-US"/>
          </w:rPr>
          <w:tab/>
        </w:r>
        <w:r w:rsidRPr="002F76E4">
          <w:rPr>
            <w:i/>
            <w:lang w:val="en-US"/>
          </w:rPr>
          <w:t>Unified Resource Identifier</w:t>
        </w:r>
      </w:moveTo>
    </w:p>
    <w:p w14:paraId="64F0F651" w14:textId="77777777" w:rsidR="00F41177" w:rsidRPr="00704F58" w:rsidRDefault="00F41177" w:rsidP="00F41177">
      <w:pPr>
        <w:rPr>
          <w:lang w:val="en-US"/>
        </w:rPr>
      </w:pPr>
      <w:moveFromRangeStart w:id="60" w:author="Anasta" w:date="2014-06-10T19:12:00Z" w:name="move390190885"/>
      <w:moveToRangeEnd w:id="58"/>
      <w:moveFrom w:id="61" w:author="Anasta" w:date="2014-06-10T19:12:00Z">
        <w:r w:rsidRPr="00704F58">
          <w:rPr>
            <w:lang w:val="en-US"/>
          </w:rPr>
          <w:t>XML</w:t>
        </w:r>
        <w:r w:rsidRPr="00704F58">
          <w:rPr>
            <w:lang w:val="en-US"/>
          </w:rPr>
          <w:tab/>
        </w:r>
        <w:r w:rsidRPr="00704F58">
          <w:rPr>
            <w:lang w:val="en-US"/>
          </w:rPr>
          <w:tab/>
          <w:t>Extensible Markup Language</w:t>
        </w:r>
      </w:moveFrom>
    </w:p>
    <w:moveFromRangeEnd w:id="60"/>
    <w:p w14:paraId="178344D8" w14:textId="77777777" w:rsidR="00F41177" w:rsidRPr="002F76E4" w:rsidRDefault="00F41177" w:rsidP="00F41177">
      <w:pPr>
        <w:rPr>
          <w:i/>
          <w:lang w:val="en-US"/>
        </w:rPr>
      </w:pPr>
      <w:r w:rsidRPr="002F76E4">
        <w:rPr>
          <w:lang w:val="en-US"/>
        </w:rPr>
        <w:t>VM</w:t>
      </w:r>
      <w:r w:rsidRPr="002F76E4">
        <w:rPr>
          <w:lang w:val="en-US"/>
        </w:rPr>
        <w:tab/>
      </w:r>
      <w:r w:rsidRPr="002F76E4">
        <w:rPr>
          <w:lang w:val="en-US"/>
        </w:rPr>
        <w:tab/>
      </w:r>
      <w:r w:rsidRPr="002F76E4">
        <w:rPr>
          <w:i/>
          <w:lang w:val="en-US"/>
        </w:rPr>
        <w:t>Virtual Machine</w:t>
      </w:r>
    </w:p>
    <w:p w14:paraId="21F4D71B" w14:textId="77777777" w:rsidR="00F41177" w:rsidRPr="002F76E4" w:rsidRDefault="00F41177" w:rsidP="00F41177">
      <w:pPr>
        <w:rPr>
          <w:i/>
          <w:lang w:val="en-US"/>
        </w:rPr>
      </w:pPr>
      <w:r w:rsidRPr="002F76E4">
        <w:rPr>
          <w:lang w:val="en-US"/>
        </w:rPr>
        <w:t xml:space="preserve">WYSIWYG </w:t>
      </w:r>
      <w:r w:rsidRPr="002F76E4">
        <w:rPr>
          <w:lang w:val="en-US"/>
        </w:rPr>
        <w:tab/>
      </w:r>
      <w:r w:rsidRPr="002F76E4">
        <w:rPr>
          <w:i/>
          <w:lang w:val="en-US"/>
        </w:rPr>
        <w:t>What You See Is What You Get</w:t>
      </w:r>
    </w:p>
    <w:p w14:paraId="48ECE8F8" w14:textId="77777777" w:rsidR="00F41177" w:rsidRPr="00C30A78" w:rsidRDefault="00F41177" w:rsidP="00F41177">
      <w:pPr>
        <w:rPr>
          <w:rPrChange w:id="62" w:author="Anasta" w:date="2014-06-10T19:12:00Z">
            <w:rPr>
              <w:lang w:val="en-US"/>
            </w:rPr>
          </w:rPrChange>
        </w:rPr>
      </w:pPr>
      <w:moveToRangeStart w:id="63" w:author="Anasta" w:date="2014-06-10T19:12:00Z" w:name="move390190885"/>
      <w:moveTo w:id="64" w:author="Anasta" w:date="2014-06-10T19:12:00Z">
        <w:r w:rsidRPr="00C30A78">
          <w:rPr>
            <w:rPrChange w:id="65" w:author="Anasta" w:date="2014-06-10T19:12:00Z">
              <w:rPr>
                <w:lang w:val="en-US"/>
              </w:rPr>
            </w:rPrChange>
          </w:rPr>
          <w:t>XML</w:t>
        </w:r>
        <w:r w:rsidRPr="00C30A78">
          <w:rPr>
            <w:rPrChange w:id="66" w:author="Anasta" w:date="2014-06-10T19:12:00Z">
              <w:rPr>
                <w:lang w:val="en-US"/>
              </w:rPr>
            </w:rPrChange>
          </w:rPr>
          <w:tab/>
        </w:r>
        <w:r w:rsidRPr="00C30A78">
          <w:rPr>
            <w:rPrChange w:id="67" w:author="Anasta" w:date="2014-06-10T19:12:00Z">
              <w:rPr>
                <w:lang w:val="en-US"/>
              </w:rPr>
            </w:rPrChange>
          </w:rPr>
          <w:tab/>
        </w:r>
        <w:r w:rsidRPr="001A648A">
          <w:rPr>
            <w:i/>
            <w:rPrChange w:id="68" w:author="Anasta" w:date="2014-06-10T19:12:00Z">
              <w:rPr>
                <w:lang w:val="en-US"/>
              </w:rPr>
            </w:rPrChange>
          </w:rPr>
          <w:t>Extensible Markup Language</w:t>
        </w:r>
      </w:moveTo>
    </w:p>
    <w:p w14:paraId="0B26714C" w14:textId="77777777" w:rsidR="00F41177" w:rsidRPr="00F05BBE" w:rsidRDefault="00F41177" w:rsidP="00F41177">
      <w:moveFromRangeStart w:id="69" w:author="Anasta" w:date="2014-06-10T19:12:00Z" w:name="move390190880"/>
      <w:moveToRangeEnd w:id="63"/>
      <w:moveFrom w:id="70" w:author="Anasta" w:date="2014-06-10T19:12:00Z">
        <w:r w:rsidRPr="00F05BBE">
          <w:t>ADT</w:t>
        </w:r>
        <w:r w:rsidRPr="00F05BBE">
          <w:tab/>
        </w:r>
        <w:r w:rsidRPr="00F05BBE">
          <w:tab/>
          <w:t xml:space="preserve">Android </w:t>
        </w:r>
        <w:r w:rsidRPr="00F05BBE">
          <w:rPr>
            <w:i/>
          </w:rPr>
          <w:t>Developer</w:t>
        </w:r>
        <w:r w:rsidRPr="00F05BBE">
          <w:t xml:space="preserve"> </w:t>
        </w:r>
        <w:r w:rsidRPr="00F05BBE">
          <w:rPr>
            <w:i/>
          </w:rPr>
          <w:t>Tool</w:t>
        </w:r>
      </w:moveFrom>
    </w:p>
    <w:p w14:paraId="5CD52B5A" w14:textId="77777777" w:rsidR="00F41177" w:rsidRPr="00F05BBE" w:rsidRDefault="00F41177" w:rsidP="00F41177">
      <w:moveFromRangeStart w:id="71" w:author="Anasta" w:date="2014-06-10T19:12:00Z" w:name="move390190883"/>
      <w:moveFromRangeEnd w:id="69"/>
      <w:moveFrom w:id="72" w:author="Anasta" w:date="2014-06-10T19:12:00Z">
        <w:r w:rsidRPr="00F05BBE">
          <w:t>SDK</w:t>
        </w:r>
        <w:r w:rsidRPr="00F05BBE">
          <w:tab/>
        </w:r>
        <w:r w:rsidRPr="00F05BBE">
          <w:tab/>
          <w:t xml:space="preserve">Software </w:t>
        </w:r>
        <w:r w:rsidRPr="00F05BBE">
          <w:rPr>
            <w:i/>
          </w:rPr>
          <w:t>Development</w:t>
        </w:r>
        <w:r w:rsidRPr="00F05BBE">
          <w:t xml:space="preserve"> </w:t>
        </w:r>
        <w:r w:rsidRPr="00F05BBE">
          <w:rPr>
            <w:i/>
          </w:rPr>
          <w:t>Kit</w:t>
        </w:r>
      </w:moveFrom>
    </w:p>
    <w:p w14:paraId="78ED051E" w14:textId="77777777" w:rsidR="00F41177" w:rsidRPr="00F05BBE" w:rsidRDefault="00F41177" w:rsidP="00F41177">
      <w:moveFromRangeStart w:id="73" w:author="Anasta" w:date="2014-06-10T19:12:00Z" w:name="move390190882"/>
      <w:moveFromRangeEnd w:id="71"/>
      <w:moveFrom w:id="74" w:author="Anasta" w:date="2014-06-10T19:12:00Z">
        <w:r w:rsidRPr="00F05BBE">
          <w:t>IDE</w:t>
        </w:r>
        <w:r w:rsidRPr="00F05BBE">
          <w:tab/>
        </w:r>
        <w:r w:rsidRPr="00F05BBE">
          <w:tab/>
        </w:r>
        <w:r w:rsidRPr="00F05BBE">
          <w:rPr>
            <w:i/>
          </w:rPr>
          <w:t>Integrated</w:t>
        </w:r>
        <w:r w:rsidRPr="00F05BBE">
          <w:t xml:space="preserve"> Development Environment</w:t>
        </w:r>
      </w:moveFrom>
    </w:p>
    <w:p w14:paraId="37EA3F8B" w14:textId="77777777" w:rsidR="00F41177" w:rsidRPr="00F05BBE" w:rsidRDefault="00F41177" w:rsidP="00F41177">
      <w:pPr>
        <w:rPr>
          <w:i/>
        </w:rPr>
      </w:pPr>
      <w:moveFromRangeStart w:id="75" w:author="Anasta" w:date="2014-06-10T19:12:00Z" w:name="move390190884"/>
      <w:moveFromRangeEnd w:id="73"/>
      <w:moveFrom w:id="76" w:author="Anasta" w:date="2014-06-10T19:12:00Z">
        <w:r w:rsidRPr="00F05BBE">
          <w:t>URI</w:t>
        </w:r>
        <w:r w:rsidRPr="00F05BBE">
          <w:tab/>
        </w:r>
        <w:r w:rsidRPr="00F05BBE">
          <w:tab/>
        </w:r>
        <w:r w:rsidRPr="00F05BBE">
          <w:rPr>
            <w:i/>
          </w:rPr>
          <w:t>Unified Resource Identifier</w:t>
        </w:r>
      </w:moveFrom>
    </w:p>
    <w:moveFromRangeEnd w:id="75"/>
    <w:p w14:paraId="264BFB43" w14:textId="77777777" w:rsidR="001B25FB" w:rsidRPr="00C30A78" w:rsidRDefault="001B25FB" w:rsidP="00772634">
      <w:pPr>
        <w:rPr>
          <w:rPrChange w:id="77" w:author="Anasta" w:date="2014-06-10T19:12:00Z">
            <w:rPr>
              <w:lang w:val="en-US"/>
            </w:rPr>
          </w:rPrChange>
        </w:rPr>
      </w:pPr>
    </w:p>
    <w:p w14:paraId="4BF2FCDA" w14:textId="77777777" w:rsidR="007F2AF9" w:rsidRPr="00C30A78" w:rsidRDefault="00FD3B72" w:rsidP="00772634">
      <w:pPr>
        <w:rPr>
          <w:rPrChange w:id="78" w:author="Anasta" w:date="2014-06-10T19:12:00Z">
            <w:rPr>
              <w:lang w:val="en-US"/>
            </w:rPr>
          </w:rPrChange>
        </w:rPr>
      </w:pPr>
      <w:r w:rsidRPr="00C30A78">
        <w:rPr>
          <w:rPrChange w:id="79" w:author="Anasta" w:date="2014-06-10T19:12:00Z">
            <w:rPr>
              <w:lang w:val="en-US"/>
            </w:rPr>
          </w:rPrChange>
        </w:rPr>
        <w:br w:type="page"/>
      </w:r>
    </w:p>
    <w:p w14:paraId="43DB03EC" w14:textId="77777777" w:rsidR="00417C70" w:rsidRPr="002F76E4" w:rsidRDefault="00417C70" w:rsidP="001D43B7">
      <w:pPr>
        <w:jc w:val="center"/>
        <w:rPr>
          <w:b/>
        </w:rPr>
      </w:pPr>
      <w:r w:rsidRPr="002F76E4">
        <w:rPr>
          <w:b/>
        </w:rPr>
        <w:lastRenderedPageBreak/>
        <w:t>RESUMO</w:t>
      </w:r>
    </w:p>
    <w:p w14:paraId="44324E93" w14:textId="77777777" w:rsidR="00417C70" w:rsidRPr="002F76E4" w:rsidRDefault="00417C70" w:rsidP="00772634"/>
    <w:p w14:paraId="58FD2F13" w14:textId="77777777" w:rsidR="004F10EA" w:rsidRPr="002F76E4" w:rsidRDefault="004F10EA" w:rsidP="00772634"/>
    <w:p w14:paraId="1DD21C68" w14:textId="3B81C2A7" w:rsidR="00BC2DD6" w:rsidRPr="002F76E4" w:rsidRDefault="00BC2DD6" w:rsidP="00BC2DD6">
      <w:r w:rsidRPr="002F76E4">
        <w:t>Este projeto tem por objetivo de</w:t>
      </w:r>
      <w:r w:rsidR="003E03EA">
        <w:t xml:space="preserve">senvolver </w:t>
      </w:r>
      <w:r w:rsidRPr="002F76E4">
        <w:t xml:space="preserve">um aplicativo de organização pessoal para dispositivos móveis </w:t>
      </w:r>
      <w:del w:id="80" w:author="Anasta" w:date="2014-06-10T19:12:00Z">
        <w:r w:rsidR="003D6BE7" w:rsidRPr="002F76E4">
          <w:delText>(</w:delText>
        </w:r>
      </w:del>
      <w:ins w:id="81" w:author="Anasta" w:date="2014-06-10T19:12:00Z">
        <w:r>
          <w:t xml:space="preserve">que usam o sistema operacional </w:t>
        </w:r>
      </w:ins>
      <w:r w:rsidRPr="00393192">
        <w:rPr>
          <w:i/>
          <w:rPrChange w:id="82" w:author="Anasta" w:date="2014-06-10T19:12:00Z">
            <w:rPr/>
          </w:rPrChange>
        </w:rPr>
        <w:t>Android</w:t>
      </w:r>
      <w:del w:id="83" w:author="Anasta" w:date="2014-06-10T19:12:00Z">
        <w:r w:rsidR="003D6BE7" w:rsidRPr="002F76E4">
          <w:delText>).</w:delText>
        </w:r>
      </w:del>
      <w:ins w:id="84" w:author="Anasta" w:date="2014-06-10T19:12:00Z">
        <w:r>
          <w:t>.</w:t>
        </w:r>
      </w:ins>
      <w:r w:rsidRPr="002F76E4">
        <w:t xml:space="preserve"> Para isso,</w:t>
      </w:r>
      <w:r w:rsidR="008B5559">
        <w:t xml:space="preserve"> o aplicativo</w:t>
      </w:r>
      <w:r w:rsidR="003A0330">
        <w:t xml:space="preserve"> </w:t>
      </w:r>
      <w:r w:rsidR="00724A05">
        <w:t>adotou</w:t>
      </w:r>
      <w:r w:rsidR="003A0330">
        <w:t xml:space="preserve"> </w:t>
      </w:r>
      <w:r w:rsidR="008B5559">
        <w:t>o GTD (Getting Things Done)</w:t>
      </w:r>
      <w:r w:rsidR="00EF16A2">
        <w:t xml:space="preserve"> como método de organização,</w:t>
      </w:r>
      <w:r w:rsidR="003A0330">
        <w:t xml:space="preserve"> uma </w:t>
      </w:r>
      <w:r w:rsidR="003A0330" w:rsidRPr="003A0330">
        <w:rPr>
          <w:i/>
        </w:rPr>
        <w:t>checklist</w:t>
      </w:r>
      <w:r w:rsidR="003A0330">
        <w:rPr>
          <w:i/>
        </w:rPr>
        <w:t xml:space="preserve"> </w:t>
      </w:r>
      <w:r w:rsidR="003A0330">
        <w:t>própria</w:t>
      </w:r>
      <w:r w:rsidRPr="002F76E4">
        <w:t xml:space="preserve"> </w:t>
      </w:r>
      <w:r w:rsidR="00724A05">
        <w:t>foi desenvolvida</w:t>
      </w:r>
      <w:r w:rsidRPr="002F76E4">
        <w:t xml:space="preserve"> e</w:t>
      </w:r>
      <w:r w:rsidR="00EF16A2">
        <w:t xml:space="preserve"> a API do Google Calendar</w:t>
      </w:r>
      <w:r w:rsidRPr="002F76E4">
        <w:t xml:space="preserve"> </w:t>
      </w:r>
      <w:r w:rsidR="00724A05">
        <w:t>foi</w:t>
      </w:r>
      <w:r w:rsidRPr="002F76E4">
        <w:t xml:space="preserve"> utilizada</w:t>
      </w:r>
      <w:ins w:id="85" w:author="Anasta" w:date="2014-06-10T19:12:00Z">
        <w:r w:rsidRPr="002F76E4">
          <w:t xml:space="preserve">. No final do projeto, uma integração entre os componentes </w:t>
        </w:r>
      </w:ins>
      <w:r w:rsidR="00EF16A2">
        <w:t>foi</w:t>
      </w:r>
      <w:ins w:id="86" w:author="Anasta" w:date="2014-06-10T19:12:00Z">
        <w:r w:rsidRPr="002F76E4">
          <w:t xml:space="preserve"> i</w:t>
        </w:r>
        <w:bookmarkStart w:id="87" w:name="_GoBack"/>
        <w:bookmarkEnd w:id="87"/>
        <w:r w:rsidRPr="002F76E4">
          <w:t>mplementada</w:t>
        </w:r>
      </w:ins>
      <w:r w:rsidRPr="002F76E4">
        <w:t>.</w:t>
      </w:r>
    </w:p>
    <w:p w14:paraId="1FB49C79" w14:textId="77777777" w:rsidR="00417C70" w:rsidRPr="002F76E4" w:rsidRDefault="00417C70" w:rsidP="00772634"/>
    <w:p w14:paraId="6EE399B5" w14:textId="77777777" w:rsidR="00582DF5" w:rsidRPr="002F76E4" w:rsidRDefault="00FD3B72" w:rsidP="00772634">
      <w:r w:rsidRPr="002F76E4">
        <w:br w:type="page"/>
      </w:r>
    </w:p>
    <w:p w14:paraId="2C8CA719" w14:textId="77777777" w:rsidR="00927218" w:rsidRPr="002F76E4" w:rsidRDefault="00927218" w:rsidP="007E510D">
      <w:pPr>
        <w:jc w:val="center"/>
        <w:rPr>
          <w:b/>
          <w:lang w:val="en-US"/>
        </w:rPr>
      </w:pPr>
      <w:r w:rsidRPr="002F76E4">
        <w:rPr>
          <w:b/>
          <w:lang w:val="en-US"/>
        </w:rPr>
        <w:lastRenderedPageBreak/>
        <w:t>ABSTRACT</w:t>
      </w:r>
    </w:p>
    <w:p w14:paraId="2AF324C1" w14:textId="77777777" w:rsidR="00927218" w:rsidRPr="002F76E4" w:rsidRDefault="00927218" w:rsidP="00772634">
      <w:pPr>
        <w:rPr>
          <w:lang w:val="en-US"/>
        </w:rPr>
      </w:pPr>
    </w:p>
    <w:p w14:paraId="4CD5BC35" w14:textId="77777777" w:rsidR="00927218" w:rsidRPr="002F76E4" w:rsidRDefault="00927218" w:rsidP="00772634">
      <w:pPr>
        <w:rPr>
          <w:lang w:val="en-US"/>
        </w:rPr>
      </w:pPr>
    </w:p>
    <w:p w14:paraId="522915E3" w14:textId="3C17A139" w:rsidR="00BC2DD6" w:rsidRPr="002F76E4" w:rsidRDefault="00BC2DD6" w:rsidP="00BC2DD6">
      <w:pPr>
        <w:rPr>
          <w:lang w:val="en-US"/>
        </w:rPr>
      </w:pPr>
      <w:r w:rsidRPr="002F76E4">
        <w:rPr>
          <w:lang w:val="en-US"/>
        </w:rPr>
        <w:t>This project aims to develop, following the GTD (Getting Things Done) methodology, an application of personal organiza</w:t>
      </w:r>
      <w:r>
        <w:rPr>
          <w:lang w:val="en-US"/>
        </w:rPr>
        <w:t xml:space="preserve">tion for mobile devices </w:t>
      </w:r>
      <w:del w:id="88" w:author="Anasta" w:date="2014-06-10T19:12:00Z">
        <w:r w:rsidR="00472003" w:rsidRPr="002F76E4">
          <w:rPr>
            <w:lang w:val="en-US"/>
          </w:rPr>
          <w:delText>(Android).</w:delText>
        </w:r>
      </w:del>
      <w:ins w:id="89" w:author="Anasta" w:date="2014-06-10T19:12:00Z">
        <w:r>
          <w:rPr>
            <w:lang w:val="en-US"/>
          </w:rPr>
          <w:t xml:space="preserve">with </w:t>
        </w:r>
      </w:ins>
      <w:r w:rsidR="00B7360C">
        <w:rPr>
          <w:lang w:val="en-US"/>
        </w:rPr>
        <w:t>A</w:t>
      </w:r>
      <w:ins w:id="90" w:author="Anasta" w:date="2014-06-10T19:12:00Z">
        <w:r>
          <w:rPr>
            <w:lang w:val="en-US"/>
          </w:rPr>
          <w:t>ndroid operational system</w:t>
        </w:r>
        <w:r w:rsidRPr="002F76E4">
          <w:rPr>
            <w:lang w:val="en-US"/>
          </w:rPr>
          <w:t>.</w:t>
        </w:r>
      </w:ins>
      <w:r w:rsidRPr="002F76E4">
        <w:rPr>
          <w:lang w:val="en-US"/>
        </w:rPr>
        <w:t xml:space="preserve"> To achieve this goa</w:t>
      </w:r>
      <w:r>
        <w:rPr>
          <w:lang w:val="en-US"/>
        </w:rPr>
        <w:t>l,</w:t>
      </w:r>
      <w:r w:rsidR="00B32293">
        <w:rPr>
          <w:lang w:val="en-US"/>
        </w:rPr>
        <w:t xml:space="preserve"> the software </w:t>
      </w:r>
      <w:r w:rsidR="000804C7">
        <w:rPr>
          <w:lang w:val="en-US"/>
        </w:rPr>
        <w:t>adopt</w:t>
      </w:r>
      <w:r w:rsidR="00724A05">
        <w:rPr>
          <w:lang w:val="en-US"/>
        </w:rPr>
        <w:t>ed</w:t>
      </w:r>
      <w:r w:rsidR="000804C7">
        <w:rPr>
          <w:lang w:val="en-US"/>
        </w:rPr>
        <w:t xml:space="preserve"> the</w:t>
      </w:r>
      <w:r w:rsidR="00B32293">
        <w:rPr>
          <w:lang w:val="en-US"/>
        </w:rPr>
        <w:t xml:space="preserve"> GTD (Getting Things Done) as</w:t>
      </w:r>
      <w:r w:rsidR="00B7360C">
        <w:rPr>
          <w:lang w:val="en-US"/>
        </w:rPr>
        <w:t xml:space="preserve"> the organization’s methodology</w:t>
      </w:r>
      <w:r w:rsidR="000804C7">
        <w:rPr>
          <w:lang w:val="en-US"/>
        </w:rPr>
        <w:t xml:space="preserve">, </w:t>
      </w:r>
      <w:r w:rsidR="00724A05">
        <w:rPr>
          <w:lang w:val="en-US"/>
        </w:rPr>
        <w:t xml:space="preserve">the </w:t>
      </w:r>
      <w:r w:rsidR="00B21349">
        <w:rPr>
          <w:lang w:val="en-US"/>
        </w:rPr>
        <w:t xml:space="preserve">software’s own </w:t>
      </w:r>
      <w:r w:rsidR="000804C7">
        <w:rPr>
          <w:lang w:val="en-US"/>
        </w:rPr>
        <w:t>check</w:t>
      </w:r>
      <w:r w:rsidR="000804C7" w:rsidRPr="002F76E4">
        <w:rPr>
          <w:lang w:val="en-US"/>
        </w:rPr>
        <w:t>list</w:t>
      </w:r>
      <w:r>
        <w:rPr>
          <w:lang w:val="en-US"/>
        </w:rPr>
        <w:t xml:space="preserve"> </w:t>
      </w:r>
      <w:r w:rsidR="00724A05">
        <w:rPr>
          <w:lang w:val="en-US"/>
        </w:rPr>
        <w:t>was</w:t>
      </w:r>
      <w:r w:rsidR="000804C7">
        <w:rPr>
          <w:lang w:val="en-US"/>
        </w:rPr>
        <w:t xml:space="preserve"> developed </w:t>
      </w:r>
      <w:r w:rsidRPr="002F76E4">
        <w:rPr>
          <w:lang w:val="en-US"/>
        </w:rPr>
        <w:t>and</w:t>
      </w:r>
      <w:r w:rsidR="00084E53">
        <w:rPr>
          <w:lang w:val="en-US"/>
        </w:rPr>
        <w:t xml:space="preserve"> the Google Calendar’s</w:t>
      </w:r>
      <w:r w:rsidRPr="002F76E4">
        <w:rPr>
          <w:lang w:val="en-US"/>
        </w:rPr>
        <w:t xml:space="preserve"> API</w:t>
      </w:r>
      <w:r w:rsidR="00084E53">
        <w:rPr>
          <w:lang w:val="en-US"/>
        </w:rPr>
        <w:t xml:space="preserve"> </w:t>
      </w:r>
      <w:r w:rsidR="000B1BE9">
        <w:rPr>
          <w:lang w:val="en-US"/>
        </w:rPr>
        <w:t>was used</w:t>
      </w:r>
      <w:r w:rsidRPr="002F76E4">
        <w:rPr>
          <w:lang w:val="en-US"/>
        </w:rPr>
        <w:t xml:space="preserve">. </w:t>
      </w:r>
      <w:ins w:id="91" w:author="Anasta" w:date="2014-06-10T19:12:00Z">
        <w:r w:rsidRPr="00C30A78">
          <w:rPr>
            <w:lang w:val="en-US"/>
          </w:rPr>
          <w:t xml:space="preserve">At the end of the project, </w:t>
        </w:r>
      </w:ins>
      <w:r w:rsidR="000B1BE9" w:rsidRPr="00C30A78">
        <w:rPr>
          <w:lang w:val="en-US"/>
        </w:rPr>
        <w:t>integration</w:t>
      </w:r>
      <w:ins w:id="92" w:author="Anasta" w:date="2014-06-10T19:12:00Z">
        <w:r w:rsidRPr="00C30A78">
          <w:rPr>
            <w:lang w:val="en-US"/>
          </w:rPr>
          <w:t xml:space="preserve"> between the components w</w:t>
        </w:r>
      </w:ins>
      <w:r w:rsidR="00EF16A2">
        <w:rPr>
          <w:lang w:val="en-US"/>
        </w:rPr>
        <w:t>as</w:t>
      </w:r>
      <w:ins w:id="93" w:author="Anasta" w:date="2014-06-10T19:12:00Z">
        <w:r w:rsidRPr="00C30A78">
          <w:rPr>
            <w:lang w:val="en-US"/>
          </w:rPr>
          <w:t xml:space="preserve"> implemented.</w:t>
        </w:r>
      </w:ins>
    </w:p>
    <w:p w14:paraId="3F7F72C0" w14:textId="77777777" w:rsidR="00927218" w:rsidRPr="002F76E4" w:rsidRDefault="00927218" w:rsidP="00772634">
      <w:pPr>
        <w:rPr>
          <w:del w:id="94" w:author="Anasta" w:date="2014-06-10T19:12:00Z"/>
          <w:lang w:val="en-US"/>
        </w:rPr>
      </w:pPr>
    </w:p>
    <w:p w14:paraId="176218A7" w14:textId="77777777" w:rsidR="001B25FB" w:rsidRPr="002F76E4" w:rsidRDefault="001B25FB" w:rsidP="00772634">
      <w:pPr>
        <w:rPr>
          <w:del w:id="95" w:author="Anasta" w:date="2014-06-10T19:12:00Z"/>
          <w:lang w:val="en-US"/>
        </w:rPr>
        <w:sectPr w:rsidR="001B25FB" w:rsidRPr="002F76E4" w:rsidSect="00A80285">
          <w:type w:val="continuous"/>
          <w:pgSz w:w="11906" w:h="16838"/>
          <w:pgMar w:top="1417" w:right="1418" w:bottom="1701" w:left="1418" w:header="720" w:footer="720" w:gutter="0"/>
          <w:cols w:space="720"/>
          <w:docGrid w:linePitch="360"/>
        </w:sectPr>
      </w:pPr>
    </w:p>
    <w:p w14:paraId="7578FB1A" w14:textId="77777777" w:rsidR="00BC2DD6" w:rsidRPr="00C30A78" w:rsidRDefault="00BC2DD6">
      <w:pPr>
        <w:widowControl/>
        <w:suppressAutoHyphens w:val="0"/>
        <w:spacing w:line="240" w:lineRule="auto"/>
        <w:ind w:firstLine="0"/>
        <w:jc w:val="left"/>
        <w:rPr>
          <w:ins w:id="96" w:author="Anasta" w:date="2014-06-10T19:12:00Z"/>
          <w:rFonts w:eastAsiaTheme="majorEastAsia"/>
          <w:b/>
          <w:bCs/>
          <w:sz w:val="32"/>
          <w:szCs w:val="32"/>
          <w:lang w:val="en-US"/>
        </w:rPr>
      </w:pPr>
      <w:ins w:id="97" w:author="Anasta" w:date="2014-06-10T19:12:00Z">
        <w:r w:rsidRPr="00C30A78">
          <w:rPr>
            <w:lang w:val="en-US"/>
          </w:rPr>
          <w:lastRenderedPageBreak/>
          <w:br w:type="page"/>
        </w:r>
      </w:ins>
    </w:p>
    <w:p w14:paraId="36AE6D69" w14:textId="0D399796" w:rsidR="00927218" w:rsidRPr="002F76E4" w:rsidRDefault="00417C70" w:rsidP="003C7D54">
      <w:pPr>
        <w:pStyle w:val="Heading1"/>
      </w:pPr>
      <w:bookmarkStart w:id="98" w:name="_Toc389069955"/>
      <w:bookmarkStart w:id="99" w:name="_Toc390194442"/>
      <w:r w:rsidRPr="002F76E4">
        <w:lastRenderedPageBreak/>
        <w:t>INTRODUÇÃO</w:t>
      </w:r>
      <w:bookmarkEnd w:id="98"/>
      <w:bookmarkEnd w:id="99"/>
    </w:p>
    <w:p w14:paraId="5CA82A09" w14:textId="7C9985DA" w:rsidR="0056172C" w:rsidRPr="002F76E4" w:rsidRDefault="0056172C" w:rsidP="0056172C">
      <w:pPr>
        <w:pStyle w:val="NormalIP"/>
      </w:pPr>
      <w:r w:rsidRPr="002F76E4">
        <w:t>Nos últimos 10 anos, as pessoas são cada vez mais requisitadas a serem organizadas, seja na vida pessoal, como na vida profissional. Vários métodos de organização pessoal foram propostos ao longo de décadas, dentre eles o GTD (</w:t>
      </w:r>
      <w:r w:rsidRPr="002F76E4">
        <w:rPr>
          <w:i/>
        </w:rPr>
        <w:t>Getting Things Done</w:t>
      </w:r>
      <w:r w:rsidRPr="002F76E4">
        <w:t xml:space="preserve">). </w:t>
      </w:r>
    </w:p>
    <w:p w14:paraId="3A6193C1" w14:textId="106CFF40" w:rsidR="0056172C" w:rsidRPr="002F76E4" w:rsidRDefault="0056172C" w:rsidP="0056172C">
      <w:pPr>
        <w:pStyle w:val="NormalIP"/>
      </w:pPr>
      <w:r w:rsidRPr="002F76E4">
        <w:t>Apesar da escolha por um método de organização pessoal ser importante no processo de busca por aumento de produtividade e diminuição de estresse, decorrente da própria tentativa de elevar a eficiência nas tarefas do dia-a-dia, isso, infelizmente, não é o suficiente. Para realmente se ganhar produtividade é preciso escolher a ferramenta certa. Com a difusão das tecnologias digitais</w:t>
      </w:r>
      <w:r w:rsidR="00A3633A" w:rsidRPr="002F76E4">
        <w:t>,</w:t>
      </w:r>
      <w:r w:rsidRPr="002F76E4">
        <w:t xml:space="preserve"> a alternativa por </w:t>
      </w:r>
      <w:r w:rsidRPr="002F76E4">
        <w:rPr>
          <w:i/>
        </w:rPr>
        <w:t>smartphones</w:t>
      </w:r>
      <w:r w:rsidRPr="002F76E4">
        <w:t xml:space="preserve"> e computadores tem ganhado mais adeptos, quando comparada com a opção por metodologias tradicionais como agenda, cadernos e pastas físicas. A causa mais óbvia para isso é o fato de essa ferramenta ocupar menos espaço, além de permitir facilmente a</w:t>
      </w:r>
      <w:r w:rsidR="00A3633A" w:rsidRPr="002F76E4">
        <w:t>cesso onde quer</w:t>
      </w:r>
      <w:r w:rsidR="00D973E0" w:rsidRPr="002F76E4">
        <w:t xml:space="preserve"> que o usuário se encontre</w:t>
      </w:r>
      <w:r w:rsidRPr="002F76E4">
        <w:t xml:space="preserve">.  </w:t>
      </w:r>
    </w:p>
    <w:p w14:paraId="4C6E2FF3" w14:textId="77777777" w:rsidR="00417C70" w:rsidRPr="002F76E4" w:rsidRDefault="00163407" w:rsidP="00772634">
      <w:pPr>
        <w:pStyle w:val="Heading2"/>
      </w:pPr>
      <w:bookmarkStart w:id="100" w:name="_Toc389069956"/>
      <w:bookmarkStart w:id="101" w:name="_Toc390194443"/>
      <w:r w:rsidRPr="002F76E4">
        <w:rPr>
          <w:rStyle w:val="Strong"/>
          <w:b/>
          <w:bCs/>
        </w:rPr>
        <w:t>MOTIVAÇÃO</w:t>
      </w:r>
      <w:bookmarkEnd w:id="100"/>
      <w:bookmarkEnd w:id="101"/>
    </w:p>
    <w:p w14:paraId="29587D89" w14:textId="77777777" w:rsidR="0056172C" w:rsidRPr="002F76E4" w:rsidRDefault="0056172C" w:rsidP="0056172C">
      <w:pPr>
        <w:pStyle w:val="NormalIP"/>
        <w:rPr>
          <w:del w:id="102" w:author="Anasta" w:date="2014-06-10T19:12:00Z"/>
        </w:rPr>
      </w:pPr>
      <w:del w:id="103" w:author="Anasta" w:date="2014-06-10T19:12:00Z">
        <w:r w:rsidRPr="002F76E4">
          <w:delText xml:space="preserve">Com a crescente popularidade da plataforma </w:delText>
        </w:r>
        <w:r w:rsidRPr="005069F7">
          <w:rPr>
            <w:i/>
          </w:rPr>
          <w:delText>Android</w:delText>
        </w:r>
        <w:r w:rsidRPr="002F76E4">
          <w:delText xml:space="preserve"> para dispositivos móveis, desenvolver um aplicativo de organização para esse sistema operacional constitui um meio oportuno para os alunos de graduação em Engenharia de Computação do IME aplicarem seus conhecimentos adquiridos ao longo do curso e, ao mesmo tempo, possibilitar o empreendedorismo.</w:delText>
        </w:r>
      </w:del>
    </w:p>
    <w:p w14:paraId="38928814" w14:textId="5B9D8935" w:rsidR="0056172C" w:rsidRPr="002F76E4" w:rsidRDefault="0056172C" w:rsidP="0056172C">
      <w:pPr>
        <w:pStyle w:val="NormalIP"/>
      </w:pPr>
      <w:r w:rsidRPr="002F76E4">
        <w:t xml:space="preserve">A escolha por desenvolver o aplicativo para dispositivos móveis, ao invés de um serviço </w:t>
      </w:r>
      <w:r w:rsidRPr="000A0404">
        <w:rPr>
          <w:i/>
        </w:rPr>
        <w:t>web</w:t>
      </w:r>
      <w:r w:rsidRPr="002F76E4">
        <w:t xml:space="preserve">, deve-se ao fácil acesso a um </w:t>
      </w:r>
      <w:r w:rsidRPr="002F76E4">
        <w:rPr>
          <w:i/>
        </w:rPr>
        <w:t>smartphone</w:t>
      </w:r>
      <w:r w:rsidRPr="002F76E4">
        <w:t xml:space="preserve"> ou </w:t>
      </w:r>
      <w:r w:rsidRPr="002F76E4">
        <w:rPr>
          <w:i/>
        </w:rPr>
        <w:t>tablet e</w:t>
      </w:r>
      <w:r w:rsidRPr="000A0404">
        <w:rPr>
          <w:i/>
        </w:rPr>
        <w:t xml:space="preserve"> </w:t>
      </w:r>
      <w:r w:rsidRPr="002F76E4">
        <w:t>a facilidade</w:t>
      </w:r>
      <w:r w:rsidRPr="002F76E4">
        <w:rPr>
          <w:i/>
        </w:rPr>
        <w:t xml:space="preserve"> </w:t>
      </w:r>
      <w:r w:rsidRPr="002F76E4">
        <w:t xml:space="preserve">de organização que oferecem aos usuários, considerando-se ainda que o aplicativo a ser desenvolvido possibilitará o acesso </w:t>
      </w:r>
      <w:r w:rsidRPr="002F76E4">
        <w:rPr>
          <w:i/>
        </w:rPr>
        <w:t>off-line</w:t>
      </w:r>
      <w:r w:rsidRPr="002F76E4">
        <w:t>, não havendo necessidade de acesso à internet sempre que for utilizado.</w:t>
      </w:r>
    </w:p>
    <w:p w14:paraId="687B4479" w14:textId="77777777" w:rsidR="0056172C" w:rsidRPr="002F76E4" w:rsidRDefault="0056172C" w:rsidP="0056172C">
      <w:pPr>
        <w:pStyle w:val="NormalIP"/>
      </w:pPr>
      <w:r w:rsidRPr="002F76E4">
        <w:t xml:space="preserve">Aliado a isso, o renome e a simplicidade do sistema de organização GTD fez com que se adotasse esse modelo para estabelecer as funcionalidades a serem incorporadas a esse aplicativo. </w:t>
      </w:r>
    </w:p>
    <w:p w14:paraId="5BFED4A9" w14:textId="77777777" w:rsidR="0056172C" w:rsidRPr="002F76E4" w:rsidRDefault="0056172C" w:rsidP="00D1055D">
      <w:pPr>
        <w:pStyle w:val="NormalIP"/>
      </w:pPr>
    </w:p>
    <w:p w14:paraId="5A313727" w14:textId="77777777" w:rsidR="00417C70" w:rsidRPr="002F76E4" w:rsidRDefault="00163407" w:rsidP="00772634">
      <w:pPr>
        <w:pStyle w:val="Heading2"/>
      </w:pPr>
      <w:bookmarkStart w:id="104" w:name="_Toc388915895"/>
      <w:bookmarkStart w:id="105" w:name="_Toc389069957"/>
      <w:bookmarkStart w:id="106" w:name="_Toc390194444"/>
      <w:r w:rsidRPr="002F76E4">
        <w:t>OBJETIVO</w:t>
      </w:r>
      <w:bookmarkEnd w:id="104"/>
      <w:bookmarkEnd w:id="105"/>
      <w:bookmarkEnd w:id="106"/>
    </w:p>
    <w:p w14:paraId="2D1DB241" w14:textId="59650BDC" w:rsidR="00163407" w:rsidRDefault="00163407" w:rsidP="00D1055D">
      <w:pPr>
        <w:pStyle w:val="NormalIP"/>
      </w:pPr>
      <w:r w:rsidRPr="002F76E4">
        <w:t>O objetivo deste projeto é desenvolver um aplicativo</w:t>
      </w:r>
      <w:r w:rsidR="00776FB4" w:rsidRPr="002F76E4">
        <w:t xml:space="preserve"> de organização pessoal</w:t>
      </w:r>
      <w:r w:rsidR="00930C2B" w:rsidRPr="002F76E4">
        <w:t xml:space="preserve">, </w:t>
      </w:r>
      <w:r w:rsidR="00776FB4" w:rsidRPr="002F76E4">
        <w:lastRenderedPageBreak/>
        <w:t>baseado nos preceitos do GTD (</w:t>
      </w:r>
      <w:r w:rsidR="00776FB4" w:rsidRPr="002F76E4">
        <w:rPr>
          <w:i/>
        </w:rPr>
        <w:t>Getting Things Done</w:t>
      </w:r>
      <w:r w:rsidR="00776FB4" w:rsidRPr="002F76E4">
        <w:t>),</w:t>
      </w:r>
      <w:r w:rsidRPr="002F76E4">
        <w:t xml:space="preserve"> para </w:t>
      </w:r>
      <w:r w:rsidRPr="002F76E4">
        <w:rPr>
          <w:i/>
        </w:rPr>
        <w:t>smartphone</w:t>
      </w:r>
      <w:r w:rsidR="00D17451" w:rsidRPr="002F76E4">
        <w:rPr>
          <w:i/>
        </w:rPr>
        <w:t xml:space="preserve">s </w:t>
      </w:r>
      <w:r w:rsidR="00D17451" w:rsidRPr="002F76E4">
        <w:t>que possuam Android</w:t>
      </w:r>
      <w:r w:rsidR="00776FB4" w:rsidRPr="002F76E4">
        <w:t>.</w:t>
      </w:r>
    </w:p>
    <w:p w14:paraId="3D461BB1" w14:textId="77777777" w:rsidR="00BC2DD6" w:rsidRPr="002F76E4" w:rsidRDefault="00BC2DD6" w:rsidP="00D1055D">
      <w:pPr>
        <w:pStyle w:val="NormalIP"/>
        <w:rPr>
          <w:ins w:id="107" w:author="Anasta" w:date="2014-06-10T19:12:00Z"/>
        </w:rPr>
      </w:pPr>
    </w:p>
    <w:p w14:paraId="709AD1CA" w14:textId="42D4B375" w:rsidR="00417C70" w:rsidRPr="002F76E4" w:rsidRDefault="004532A4" w:rsidP="00772634">
      <w:pPr>
        <w:pStyle w:val="Heading2"/>
      </w:pPr>
      <w:bookmarkStart w:id="108" w:name="_Toc389051924"/>
      <w:bookmarkStart w:id="109" w:name="_Toc389057643"/>
      <w:bookmarkStart w:id="110" w:name="_Toc389058347"/>
      <w:bookmarkStart w:id="111" w:name="_Toc389062749"/>
      <w:bookmarkStart w:id="112" w:name="_Toc389062803"/>
      <w:bookmarkStart w:id="113" w:name="_Toc389809212"/>
      <w:bookmarkStart w:id="114" w:name="_Toc389810515"/>
      <w:bookmarkStart w:id="115" w:name="_Toc389810920"/>
      <w:bookmarkStart w:id="116" w:name="_Toc389811132"/>
      <w:bookmarkStart w:id="117" w:name="_Toc389814605"/>
      <w:bookmarkStart w:id="118" w:name="_Toc389855198"/>
      <w:bookmarkStart w:id="119" w:name="_Toc389855387"/>
      <w:bookmarkStart w:id="120" w:name="_Toc389861258"/>
      <w:bookmarkStart w:id="121" w:name="_Toc389861556"/>
      <w:bookmarkStart w:id="122" w:name="_Toc389069958"/>
      <w:bookmarkStart w:id="123" w:name="_Toc388915896"/>
      <w:bookmarkStart w:id="124" w:name="_Toc389069959"/>
      <w:bookmarkStart w:id="125" w:name="_Toc390194445"/>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commentRangeStart w:id="126"/>
      <w:r w:rsidRPr="002F76E4">
        <w:t>METODOLOGIA</w:t>
      </w:r>
      <w:bookmarkEnd w:id="123"/>
      <w:commentRangeEnd w:id="126"/>
      <w:r w:rsidR="00837217" w:rsidRPr="002F76E4">
        <w:rPr>
          <w:rStyle w:val="CommentReference"/>
          <w:rFonts w:eastAsia="DejaVu Sans"/>
          <w:b w:val="0"/>
          <w:bCs w:val="0"/>
          <w:i w:val="0"/>
          <w:iCs w:val="0"/>
        </w:rPr>
        <w:commentReference w:id="126"/>
      </w:r>
      <w:bookmarkEnd w:id="124"/>
      <w:bookmarkEnd w:id="125"/>
    </w:p>
    <w:p w14:paraId="7E6F1AD4" w14:textId="290DD7D4" w:rsidR="00053A78" w:rsidRPr="002F76E4" w:rsidRDefault="00930C2B" w:rsidP="002F76E4">
      <w:pPr>
        <w:pStyle w:val="NormalIP"/>
      </w:pPr>
      <w:r w:rsidRPr="002F76E4">
        <w:t xml:space="preserve">Para </w:t>
      </w:r>
      <w:r w:rsidR="002F76E4" w:rsidRPr="002F76E4">
        <w:t>desenvolvimento</w:t>
      </w:r>
      <w:r w:rsidR="00F320B1" w:rsidRPr="002F76E4">
        <w:t xml:space="preserve"> do projeto</w:t>
      </w:r>
      <w:r w:rsidRPr="002F76E4">
        <w:t xml:space="preserve">, </w:t>
      </w:r>
      <w:r w:rsidR="00F320B1" w:rsidRPr="002F76E4">
        <w:t>foram adotadas</w:t>
      </w:r>
      <w:r w:rsidRPr="002F76E4">
        <w:t>, de maneira interativa, as seguintes etapas:</w:t>
      </w:r>
    </w:p>
    <w:p w14:paraId="07653F50" w14:textId="361641FE" w:rsidR="00F320B1" w:rsidRPr="002F76E4" w:rsidRDefault="003D63CF" w:rsidP="000A0404">
      <w:pPr>
        <w:pStyle w:val="NormalIP"/>
        <w:numPr>
          <w:ilvl w:val="0"/>
          <w:numId w:val="38"/>
        </w:numPr>
        <w:ind w:hanging="436"/>
      </w:pPr>
      <w:r w:rsidRPr="002F76E4">
        <w:t>Estud</w:t>
      </w:r>
      <w:r w:rsidR="00134C9C" w:rsidRPr="002F76E4">
        <w:t>o do método de organização GTD</w:t>
      </w:r>
      <w:r w:rsidR="00F320B1" w:rsidRPr="002F76E4">
        <w:t xml:space="preserve">, </w:t>
      </w:r>
      <w:del w:id="127" w:author="Anasta" w:date="2014-06-10T19:12:00Z">
        <w:r w:rsidR="00F320B1" w:rsidRPr="002F76E4">
          <w:delText>por meio de</w:delText>
        </w:r>
        <w:r w:rsidR="00930C2B" w:rsidRPr="002F76E4">
          <w:delText xml:space="preserve"> leitura de literatura a respeito</w:delText>
        </w:r>
        <w:r w:rsidR="00F320B1" w:rsidRPr="002F76E4">
          <w:delText xml:space="preserve">, </w:delText>
        </w:r>
      </w:del>
      <w:r w:rsidR="00F320B1" w:rsidRPr="002F76E4">
        <w:t>o que permitiu determinar</w:t>
      </w:r>
      <w:r w:rsidR="002A3835" w:rsidRPr="002F76E4">
        <w:t xml:space="preserve"> </w:t>
      </w:r>
      <w:r w:rsidR="005F53C8" w:rsidRPr="002F76E4">
        <w:t>os principais elementos que poderiam ser úteis para uma aplicação móvel</w:t>
      </w:r>
      <w:r w:rsidR="00930C2B" w:rsidRPr="002F76E4">
        <w:t xml:space="preserve">, </w:t>
      </w:r>
      <w:del w:id="128" w:author="Anasta" w:date="2014-06-10T19:12:00Z">
        <w:r w:rsidR="00930C2B" w:rsidRPr="002F76E4">
          <w:delText xml:space="preserve">cujos </w:delText>
        </w:r>
        <w:r w:rsidR="005F53C8" w:rsidRPr="002F76E4">
          <w:delText xml:space="preserve">detalhes </w:delText>
        </w:r>
        <w:r w:rsidR="00930C2B" w:rsidRPr="002F76E4">
          <w:delText>estão descritos</w:delText>
        </w:r>
        <w:r w:rsidR="005F53C8" w:rsidRPr="002F76E4">
          <w:delText xml:space="preserve"> no capítulo</w:delText>
        </w:r>
        <w:r w:rsidR="00D773C6">
          <w:delText xml:space="preserve"> </w:delText>
        </w:r>
        <w:r w:rsidR="00D773C6">
          <w:fldChar w:fldCharType="begin"/>
        </w:r>
        <w:r w:rsidR="00D773C6">
          <w:delInstrText xml:space="preserve"> REF _Ref389059660 \w \h </w:delInstrText>
        </w:r>
        <w:r w:rsidR="00D773C6">
          <w:fldChar w:fldCharType="separate"/>
        </w:r>
        <w:r w:rsidR="009E6DEF">
          <w:delText>2</w:delText>
        </w:r>
        <w:r w:rsidR="00D773C6">
          <w:fldChar w:fldCharType="end"/>
        </w:r>
        <w:r w:rsidR="00493CCB" w:rsidRPr="002F76E4">
          <w:delText xml:space="preserve"> do presente relatório,</w:delText>
        </w:r>
        <w:r w:rsidR="00F320B1" w:rsidRPr="002F76E4">
          <w:delText xml:space="preserve"> </w:delText>
        </w:r>
      </w:del>
      <w:r w:rsidR="00F320B1" w:rsidRPr="002F76E4">
        <w:t>l</w:t>
      </w:r>
      <w:r w:rsidR="00134C9C" w:rsidRPr="002F76E4">
        <w:t>evanta</w:t>
      </w:r>
      <w:r w:rsidR="00930C2B" w:rsidRPr="002F76E4">
        <w:t>r os</w:t>
      </w:r>
      <w:r w:rsidR="00134C9C" w:rsidRPr="002F76E4">
        <w:t xml:space="preserve"> requisitos</w:t>
      </w:r>
      <w:r w:rsidR="00F320B1" w:rsidRPr="002F76E4">
        <w:t xml:space="preserve"> e identificar </w:t>
      </w:r>
      <w:r w:rsidR="00B95108" w:rsidRPr="002F76E4">
        <w:t xml:space="preserve">as </w:t>
      </w:r>
      <w:r w:rsidR="00C8130E" w:rsidRPr="002F76E4">
        <w:t>características relevantes d</w:t>
      </w:r>
      <w:r w:rsidR="00F320B1" w:rsidRPr="002F76E4">
        <w:t>o sistema de organização do GTD;</w:t>
      </w:r>
    </w:p>
    <w:p w14:paraId="523AA31F" w14:textId="2C253DE4" w:rsidR="00C909EC" w:rsidRPr="002F76E4" w:rsidRDefault="00493CCB" w:rsidP="00C909EC">
      <w:pPr>
        <w:pStyle w:val="NormalIP"/>
        <w:numPr>
          <w:ilvl w:val="0"/>
          <w:numId w:val="38"/>
        </w:numPr>
      </w:pPr>
      <w:r w:rsidRPr="002F76E4">
        <w:t xml:space="preserve">Análise de </w:t>
      </w:r>
      <w:r w:rsidR="008E6AF2">
        <w:t>requisitos</w:t>
      </w:r>
      <w:r w:rsidR="00F320B1" w:rsidRPr="002F76E4">
        <w:t>, a qual possibilitou definir</w:t>
      </w:r>
      <w:r w:rsidR="00513E26" w:rsidRPr="002F76E4">
        <w:t>, d</w:t>
      </w:r>
      <w:r w:rsidRPr="002F76E4">
        <w:t>entre todas a</w:t>
      </w:r>
      <w:r w:rsidR="00D95996" w:rsidRPr="002F76E4">
        <w:t xml:space="preserve">s </w:t>
      </w:r>
      <w:r w:rsidRPr="002F76E4">
        <w:t>condições</w:t>
      </w:r>
      <w:r w:rsidR="00D95996" w:rsidRPr="002F76E4">
        <w:t xml:space="preserve"> funcionais e não funcionais </w:t>
      </w:r>
      <w:r w:rsidR="00FD50EE" w:rsidRPr="002F76E4">
        <w:t>reque</w:t>
      </w:r>
      <w:r w:rsidRPr="002F76E4">
        <w:t>rida</w:t>
      </w:r>
      <w:r w:rsidR="00FD50EE" w:rsidRPr="002F76E4">
        <w:t xml:space="preserve">s do método GTD </w:t>
      </w:r>
      <w:r w:rsidR="00CA3C92" w:rsidRPr="002F76E4">
        <w:t>para uso num</w:t>
      </w:r>
      <w:r w:rsidR="00FD50EE" w:rsidRPr="002F76E4">
        <w:t xml:space="preserve"> aplicativo móvel, </w:t>
      </w:r>
      <w:r w:rsidRPr="002F76E4">
        <w:t>aquela</w:t>
      </w:r>
      <w:r w:rsidR="00D95996" w:rsidRPr="002F76E4">
        <w:t xml:space="preserve">s </w:t>
      </w:r>
      <w:r w:rsidR="00C8130E" w:rsidRPr="002F76E4">
        <w:t>que</w:t>
      </w:r>
      <w:r w:rsidR="00CA3C92" w:rsidRPr="002F76E4">
        <w:t xml:space="preserve"> poderiam ser</w:t>
      </w:r>
      <w:r w:rsidR="00C8130E" w:rsidRPr="002F76E4">
        <w:t xml:space="preserve"> </w:t>
      </w:r>
      <w:r w:rsidRPr="002F76E4">
        <w:t>incorporada</w:t>
      </w:r>
      <w:r w:rsidR="001B03C4" w:rsidRPr="002F76E4">
        <w:t xml:space="preserve">s </w:t>
      </w:r>
      <w:r w:rsidR="00134C9C" w:rsidRPr="002F76E4">
        <w:t>ao</w:t>
      </w:r>
      <w:r w:rsidR="001B03C4" w:rsidRPr="002F76E4">
        <w:t xml:space="preserve"> </w:t>
      </w:r>
      <w:r w:rsidR="00D95996" w:rsidRPr="000A0404">
        <w:rPr>
          <w:i/>
        </w:rPr>
        <w:t>software</w:t>
      </w:r>
      <w:r w:rsidR="00D95996" w:rsidRPr="002F76E4">
        <w:t xml:space="preserve"> deste</w:t>
      </w:r>
      <w:r w:rsidR="008C232C" w:rsidRPr="002F76E4">
        <w:t xml:space="preserve"> projeto</w:t>
      </w:r>
      <w:r w:rsidR="00D95996" w:rsidRPr="002F76E4">
        <w:t xml:space="preserve"> e que </w:t>
      </w:r>
      <w:r w:rsidRPr="002F76E4">
        <w:t>pod</w:t>
      </w:r>
      <w:r w:rsidR="00513E26" w:rsidRPr="002F76E4">
        <w:t>eriam</w:t>
      </w:r>
      <w:r w:rsidR="00D95996" w:rsidRPr="002F76E4">
        <w:t xml:space="preserve"> </w:t>
      </w:r>
      <w:r w:rsidRPr="002F76E4">
        <w:t>atender</w:t>
      </w:r>
      <w:r w:rsidR="00D95996" w:rsidRPr="002F76E4">
        <w:t xml:space="preserve"> ao prazo de entrega</w:t>
      </w:r>
      <w:r w:rsidR="00230837" w:rsidRPr="002F76E4">
        <w:t>, que é de aproximadamente um ano</w:t>
      </w:r>
      <w:r w:rsidR="002E025B" w:rsidRPr="002F76E4">
        <w:t>.</w:t>
      </w:r>
      <w:r w:rsidR="00230837" w:rsidRPr="002F76E4">
        <w:t xml:space="preserve"> </w:t>
      </w:r>
      <w:r w:rsidRPr="002F76E4">
        <w:t>Destinou</w:t>
      </w:r>
      <w:r w:rsidR="000A691A" w:rsidRPr="002F76E4">
        <w:t>-se</w:t>
      </w:r>
      <w:r w:rsidR="00230837" w:rsidRPr="002F76E4">
        <w:t xml:space="preserve">, assim, tempo para estudo dos elementos da plataforma </w:t>
      </w:r>
      <w:r w:rsidR="00230837" w:rsidRPr="000A0404">
        <w:rPr>
          <w:i/>
        </w:rPr>
        <w:t>Android</w:t>
      </w:r>
      <w:r w:rsidRPr="002F76E4">
        <w:rPr>
          <w:i/>
        </w:rPr>
        <w:t>,</w:t>
      </w:r>
      <w:r w:rsidRPr="000A0404">
        <w:rPr>
          <w:i/>
        </w:rPr>
        <w:t xml:space="preserve"> </w:t>
      </w:r>
      <w:r w:rsidRPr="002F76E4">
        <w:t>para o projeto do sistema,</w:t>
      </w:r>
      <w:r w:rsidRPr="000A0404">
        <w:rPr>
          <w:i/>
        </w:rPr>
        <w:t xml:space="preserve"> </w:t>
      </w:r>
      <w:r w:rsidR="00380958" w:rsidRPr="002F76E4">
        <w:t xml:space="preserve">a </w:t>
      </w:r>
      <w:r w:rsidRPr="002F76E4">
        <w:t xml:space="preserve">codificação e </w:t>
      </w:r>
      <w:r w:rsidR="00380958" w:rsidRPr="002F76E4">
        <w:t xml:space="preserve">os </w:t>
      </w:r>
      <w:r w:rsidRPr="002F76E4">
        <w:t>testes</w:t>
      </w:r>
      <w:r w:rsidR="008E6AF2">
        <w:t>.</w:t>
      </w:r>
    </w:p>
    <w:p w14:paraId="2E90CBE8" w14:textId="13F32982" w:rsidR="00C909EC" w:rsidRPr="002F76E4" w:rsidRDefault="00134C9C" w:rsidP="00C909EC">
      <w:pPr>
        <w:pStyle w:val="NormalIP"/>
        <w:numPr>
          <w:ilvl w:val="0"/>
          <w:numId w:val="38"/>
        </w:numPr>
      </w:pPr>
      <w:r w:rsidRPr="002F76E4">
        <w:t>Projeto do sistema</w:t>
      </w:r>
      <w:r w:rsidR="00727805" w:rsidRPr="002F76E4">
        <w:t xml:space="preserve">. Nesta etapa foram definidos </w:t>
      </w:r>
      <w:r w:rsidR="003C7BC4" w:rsidRPr="002F76E4">
        <w:t xml:space="preserve">os componentes e </w:t>
      </w:r>
      <w:r w:rsidR="00727805" w:rsidRPr="002F76E4">
        <w:t xml:space="preserve">as </w:t>
      </w:r>
      <w:r w:rsidR="003C7BC4" w:rsidRPr="002F76E4">
        <w:t>bibliotecas necessárias para o funcionamento do sistema</w:t>
      </w:r>
      <w:r w:rsidR="00380958" w:rsidRPr="002F76E4">
        <w:t>;</w:t>
      </w:r>
    </w:p>
    <w:p w14:paraId="03EB4F7D" w14:textId="5F9CB73E" w:rsidR="0083173E" w:rsidRPr="002F76E4" w:rsidRDefault="000176B4" w:rsidP="00C909EC">
      <w:pPr>
        <w:pStyle w:val="NormalIP"/>
        <w:numPr>
          <w:ilvl w:val="0"/>
          <w:numId w:val="38"/>
        </w:numPr>
      </w:pPr>
      <w:r w:rsidRPr="002F76E4">
        <w:t>Codificação</w:t>
      </w:r>
      <w:r w:rsidR="00727805" w:rsidRPr="002F76E4">
        <w:t xml:space="preserve">, </w:t>
      </w:r>
      <w:r w:rsidR="00EA2848" w:rsidRPr="002F76E4">
        <w:t xml:space="preserve">fase </w:t>
      </w:r>
      <w:r w:rsidR="00727805" w:rsidRPr="002F76E4">
        <w:t xml:space="preserve">em que </w:t>
      </w:r>
      <w:r w:rsidR="00EA2848" w:rsidRPr="002F76E4">
        <w:t xml:space="preserve">as </w:t>
      </w:r>
      <w:r w:rsidR="002F76E4" w:rsidRPr="002F76E4">
        <w:t>especificações</w:t>
      </w:r>
      <w:r w:rsidR="00EA2848" w:rsidRPr="002F76E4">
        <w:t xml:space="preserve"> definidas na análise de que</w:t>
      </w:r>
      <w:r w:rsidR="000642E6" w:rsidRPr="002F76E4">
        <w:t>sitos foram implementadas</w:t>
      </w:r>
      <w:r w:rsidR="00EA2848" w:rsidRPr="002F76E4">
        <w:t>;</w:t>
      </w:r>
    </w:p>
    <w:p w14:paraId="75551778" w14:textId="0E72CD1C" w:rsidR="0083173E" w:rsidRPr="002F76E4" w:rsidRDefault="0083173E" w:rsidP="00C909EC">
      <w:pPr>
        <w:pStyle w:val="NormalIP"/>
        <w:numPr>
          <w:ilvl w:val="0"/>
          <w:numId w:val="38"/>
        </w:numPr>
      </w:pPr>
      <w:r w:rsidRPr="002F76E4">
        <w:t>Teste do sistema</w:t>
      </w:r>
      <w:r w:rsidR="00A764AF" w:rsidRPr="002F76E4">
        <w:t xml:space="preserve">. Neste </w:t>
      </w:r>
      <w:r w:rsidR="002F76E4" w:rsidRPr="002F76E4">
        <w:t>estágio</w:t>
      </w:r>
      <w:r w:rsidR="00A764AF" w:rsidRPr="002F76E4">
        <w:t xml:space="preserve"> foram efetuados</w:t>
      </w:r>
      <w:r w:rsidR="009568A8" w:rsidRPr="002F76E4">
        <w:t xml:space="preserve"> testes à medida que cada funcionalidade era impl</w:t>
      </w:r>
      <w:r w:rsidR="00A764AF" w:rsidRPr="002F76E4">
        <w:t>antada e</w:t>
      </w:r>
      <w:r w:rsidR="009568A8" w:rsidRPr="002F76E4">
        <w:t xml:space="preserve"> ao fim da </w:t>
      </w:r>
      <w:r w:rsidR="008C6B2B" w:rsidRPr="002F76E4">
        <w:t>codificação de todas as funcionalidades.</w:t>
      </w:r>
    </w:p>
    <w:p w14:paraId="26D24061" w14:textId="77777777" w:rsidR="00417C70" w:rsidRPr="002F76E4" w:rsidRDefault="004532A4" w:rsidP="00772634">
      <w:pPr>
        <w:pStyle w:val="Heading2"/>
      </w:pPr>
      <w:bookmarkStart w:id="129" w:name="_Toc389051926"/>
      <w:bookmarkStart w:id="130" w:name="_Toc389057645"/>
      <w:bookmarkStart w:id="131" w:name="_Toc389058349"/>
      <w:bookmarkStart w:id="132" w:name="_Toc389062751"/>
      <w:bookmarkStart w:id="133" w:name="_Toc389062805"/>
      <w:bookmarkStart w:id="134" w:name="_Toc389809214"/>
      <w:bookmarkStart w:id="135" w:name="_Toc389810517"/>
      <w:bookmarkStart w:id="136" w:name="_Toc389810922"/>
      <w:bookmarkStart w:id="137" w:name="_Toc389811134"/>
      <w:bookmarkStart w:id="138" w:name="_Toc389814607"/>
      <w:bookmarkStart w:id="139" w:name="_Toc389855200"/>
      <w:bookmarkStart w:id="140" w:name="_Toc389855389"/>
      <w:bookmarkStart w:id="141" w:name="_Toc389861260"/>
      <w:bookmarkStart w:id="142" w:name="_Toc389861558"/>
      <w:bookmarkStart w:id="143" w:name="_Toc389069960"/>
      <w:bookmarkStart w:id="144" w:name="_Toc389069961"/>
      <w:bookmarkStart w:id="145" w:name="_Toc390194446"/>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r w:rsidRPr="002F76E4">
        <w:t>ORGANIZAÇÃO DA MONOGRAFIA</w:t>
      </w:r>
      <w:bookmarkEnd w:id="144"/>
      <w:bookmarkEnd w:id="145"/>
    </w:p>
    <w:p w14:paraId="4ED8E88D" w14:textId="0EEE870A" w:rsidR="00EA0EA0" w:rsidRDefault="00EA0EA0" w:rsidP="00EA0EA0">
      <w:pPr>
        <w:pStyle w:val="NormalIP"/>
      </w:pPr>
      <w:r w:rsidRPr="002F76E4">
        <w:t xml:space="preserve">O presente trabalho se encontra dividido em </w:t>
      </w:r>
      <w:del w:id="146" w:author="Anasta" w:date="2014-06-10T19:12:00Z">
        <w:r w:rsidR="00E136C4" w:rsidRPr="002F76E4">
          <w:delText>3</w:delText>
        </w:r>
      </w:del>
      <w:ins w:id="147" w:author="Anasta" w:date="2014-06-10T19:12:00Z">
        <w:r>
          <w:t>4</w:t>
        </w:r>
      </w:ins>
      <w:r w:rsidRPr="002F76E4">
        <w:t xml:space="preserve"> capítulos.</w:t>
      </w:r>
    </w:p>
    <w:p w14:paraId="725E35A6" w14:textId="77777777" w:rsidR="00EA0EA0" w:rsidRPr="002F76E4" w:rsidRDefault="00EA0EA0" w:rsidP="00EA0EA0">
      <w:pPr>
        <w:pStyle w:val="NormalIP"/>
        <w:rPr>
          <w:ins w:id="148" w:author="Anasta" w:date="2014-06-10T19:12:00Z"/>
        </w:rPr>
      </w:pPr>
      <w:ins w:id="149" w:author="Anasta" w:date="2014-06-10T19:12:00Z">
        <w:r>
          <w:t>No Capitulo 1 foram introduzidos os objetivos do trabalho e a linha de pensamento do desenvolvimento do mesmo.</w:t>
        </w:r>
      </w:ins>
    </w:p>
    <w:p w14:paraId="7648C79F" w14:textId="346071E2" w:rsidR="00780322" w:rsidRPr="002F76E4" w:rsidRDefault="00380958" w:rsidP="00D1055D">
      <w:pPr>
        <w:pStyle w:val="NormalIP"/>
      </w:pPr>
      <w:r w:rsidRPr="002F76E4">
        <w:t xml:space="preserve">No </w:t>
      </w:r>
      <w:r w:rsidR="00F23DEB" w:rsidRPr="002F76E4">
        <w:t>Capitulo</w:t>
      </w:r>
      <w:r w:rsidR="00982757">
        <w:t xml:space="preserve"> </w:t>
      </w:r>
      <w:r w:rsidR="008906DB">
        <w:fldChar w:fldCharType="begin"/>
      </w:r>
      <w:r w:rsidR="008906DB">
        <w:instrText xml:space="preserve"> REF _Ref389060359 \w \h </w:instrText>
      </w:r>
      <w:r w:rsidR="008906DB">
        <w:fldChar w:fldCharType="separate"/>
      </w:r>
      <w:r w:rsidR="00485173">
        <w:t>2</w:t>
      </w:r>
      <w:r w:rsidR="008906DB">
        <w:fldChar w:fldCharType="end"/>
      </w:r>
      <w:r w:rsidR="00780322" w:rsidRPr="002F76E4">
        <w:t xml:space="preserve"> </w:t>
      </w:r>
      <w:r w:rsidRPr="002F76E4">
        <w:t>será apresentada</w:t>
      </w:r>
      <w:r w:rsidR="00780322" w:rsidRPr="002F76E4">
        <w:t xml:space="preserve"> uma breve descrição do método GTD</w:t>
      </w:r>
      <w:r w:rsidR="00E136C4" w:rsidRPr="002F76E4">
        <w:t xml:space="preserve"> e como suas caracterís</w:t>
      </w:r>
      <w:r w:rsidR="005E1B78" w:rsidRPr="002F76E4">
        <w:t>ticas influenciaram nas fu</w:t>
      </w:r>
      <w:r w:rsidRPr="002F76E4">
        <w:t>ncionalidades do sistema desenvo</w:t>
      </w:r>
      <w:r w:rsidR="005E1B78" w:rsidRPr="002F76E4">
        <w:t>lvido</w:t>
      </w:r>
      <w:r w:rsidRPr="002F76E4">
        <w:t>.</w:t>
      </w:r>
    </w:p>
    <w:p w14:paraId="611F0470" w14:textId="0BE3A9F3" w:rsidR="00927218" w:rsidRPr="002F76E4" w:rsidRDefault="00380958" w:rsidP="00D1055D">
      <w:pPr>
        <w:pStyle w:val="NormalIP"/>
      </w:pPr>
      <w:r w:rsidRPr="002F76E4">
        <w:lastRenderedPageBreak/>
        <w:t xml:space="preserve">O </w:t>
      </w:r>
      <w:r w:rsidR="00780322" w:rsidRPr="002F76E4">
        <w:t>Capít</w:t>
      </w:r>
      <w:r w:rsidR="00A60F13" w:rsidRPr="002F76E4">
        <w:t>ulo</w:t>
      </w:r>
      <w:r w:rsidR="008906DB">
        <w:t xml:space="preserve"> </w:t>
      </w:r>
      <w:r w:rsidR="008906DB">
        <w:fldChar w:fldCharType="begin"/>
      </w:r>
      <w:r w:rsidR="008906DB">
        <w:instrText xml:space="preserve"> REF _Ref389060374 \w \h </w:instrText>
      </w:r>
      <w:r w:rsidR="008906DB">
        <w:fldChar w:fldCharType="separate"/>
      </w:r>
      <w:r w:rsidR="00485173">
        <w:t>3</w:t>
      </w:r>
      <w:r w:rsidR="008906DB">
        <w:fldChar w:fldCharType="end"/>
      </w:r>
      <w:r w:rsidRPr="002F76E4">
        <w:t xml:space="preserve"> versará sobre os</w:t>
      </w:r>
      <w:r w:rsidR="00C0381F" w:rsidRPr="002F76E4">
        <w:t xml:space="preserve"> elementos utilizados pelo aplicativo e como eles serão utilizados no sistema</w:t>
      </w:r>
      <w:r w:rsidR="00780322" w:rsidRPr="002F76E4">
        <w:t>.</w:t>
      </w:r>
    </w:p>
    <w:p w14:paraId="7DFA2941" w14:textId="4A26D181" w:rsidR="00927218" w:rsidRPr="002F76E4" w:rsidRDefault="00380958" w:rsidP="00380958">
      <w:pPr>
        <w:pStyle w:val="NormalIP"/>
      </w:pPr>
      <w:r w:rsidRPr="002F76E4">
        <w:t xml:space="preserve">O </w:t>
      </w:r>
      <w:r w:rsidR="00A60F13" w:rsidRPr="002F76E4">
        <w:t>Capítulo</w:t>
      </w:r>
      <w:r w:rsidR="00B60874" w:rsidRPr="002F76E4">
        <w:t xml:space="preserve"> </w:t>
      </w:r>
      <w:r w:rsidR="008906DB">
        <w:fldChar w:fldCharType="begin"/>
      </w:r>
      <w:r w:rsidR="008906DB">
        <w:instrText xml:space="preserve"> REF _Ref389057718 \w \h </w:instrText>
      </w:r>
      <w:r w:rsidR="008906DB">
        <w:fldChar w:fldCharType="separate"/>
      </w:r>
      <w:r w:rsidR="00485173">
        <w:t>4</w:t>
      </w:r>
      <w:r w:rsidR="008906DB">
        <w:fldChar w:fldCharType="end"/>
      </w:r>
      <w:r w:rsidRPr="002F76E4">
        <w:t xml:space="preserve"> </w:t>
      </w:r>
      <w:r w:rsidR="00C0381F" w:rsidRPr="002F76E4">
        <w:t>abordará, em detalhes</w:t>
      </w:r>
      <w:r w:rsidR="009F5A06" w:rsidRPr="002F76E4">
        <w:t xml:space="preserve"> visuais</w:t>
      </w:r>
      <w:r w:rsidR="00C0381F" w:rsidRPr="002F76E4">
        <w:t xml:space="preserve">, o comportamento do sistema </w:t>
      </w:r>
      <w:r w:rsidR="006D26C6" w:rsidRPr="002F76E4">
        <w:t>durante a utilização de suas funcionalidades</w:t>
      </w:r>
      <w:r w:rsidR="009F5A06" w:rsidRPr="002F76E4">
        <w:t>.</w:t>
      </w:r>
    </w:p>
    <w:p w14:paraId="010DAA63" w14:textId="77777777" w:rsidR="00380958" w:rsidRPr="002F76E4" w:rsidRDefault="00380958" w:rsidP="000A0404">
      <w:pPr>
        <w:pStyle w:val="NormalIP"/>
        <w:ind w:firstLine="0"/>
        <w:sectPr w:rsidR="00380958" w:rsidRPr="002F76E4" w:rsidSect="00BC2DD6">
          <w:type w:val="continuous"/>
          <w:pgSz w:w="11906" w:h="16838"/>
          <w:pgMar w:top="1417" w:right="1418" w:bottom="1701" w:left="1418" w:header="720" w:footer="720" w:gutter="0"/>
          <w:cols w:space="720"/>
          <w:docGrid w:linePitch="360"/>
          <w:sectPrChange w:id="150" w:author="Anasta" w:date="2014-06-10T19:12:00Z">
            <w:sectPr w:rsidR="00380958" w:rsidRPr="002F76E4" w:rsidSect="00BC2DD6">
              <w:type w:val="nextPage"/>
              <w:pgMar w:top="1417" w:right="1418" w:bottom="1701" w:left="1418" w:header="720" w:footer="720" w:gutter="0"/>
            </w:sectPr>
          </w:sectPrChange>
        </w:sectPr>
      </w:pPr>
    </w:p>
    <w:p w14:paraId="044E508A" w14:textId="0E69084B" w:rsidR="00FD79B2" w:rsidRPr="002F76E4" w:rsidRDefault="0098055F" w:rsidP="00F23DEB">
      <w:pPr>
        <w:pStyle w:val="Heading1"/>
      </w:pPr>
      <w:bookmarkStart w:id="151" w:name="_Ref382331752"/>
      <w:bookmarkStart w:id="152" w:name="_Ref389059660"/>
      <w:bookmarkStart w:id="153" w:name="_Ref389060359"/>
      <w:bookmarkStart w:id="154" w:name="_Toc389069962"/>
      <w:bookmarkStart w:id="155" w:name="_Toc390194447"/>
      <w:r w:rsidRPr="002F76E4">
        <w:lastRenderedPageBreak/>
        <w:t>GTD</w:t>
      </w:r>
      <w:bookmarkEnd w:id="151"/>
      <w:bookmarkEnd w:id="152"/>
      <w:bookmarkEnd w:id="153"/>
      <w:bookmarkEnd w:id="154"/>
      <w:bookmarkEnd w:id="155"/>
    </w:p>
    <w:p w14:paraId="4E0361A8" w14:textId="77777777" w:rsidR="00DF4888" w:rsidRPr="002F76E4" w:rsidRDefault="00EF2C98" w:rsidP="00DF4888">
      <w:pPr>
        <w:pStyle w:val="Heading2"/>
      </w:pPr>
      <w:bookmarkStart w:id="156" w:name="_Toc389051929"/>
      <w:bookmarkStart w:id="157" w:name="_Toc389057648"/>
      <w:bookmarkStart w:id="158" w:name="_Toc389058352"/>
      <w:bookmarkStart w:id="159" w:name="_Toc389062754"/>
      <w:bookmarkStart w:id="160" w:name="_Toc389062808"/>
      <w:bookmarkStart w:id="161" w:name="_Toc389809217"/>
      <w:bookmarkStart w:id="162" w:name="_Toc389810520"/>
      <w:bookmarkStart w:id="163" w:name="_Toc389810925"/>
      <w:bookmarkStart w:id="164" w:name="_Toc389811137"/>
      <w:bookmarkStart w:id="165" w:name="_Toc389814610"/>
      <w:bookmarkStart w:id="166" w:name="_Toc389855203"/>
      <w:bookmarkStart w:id="167" w:name="_Toc389855392"/>
      <w:bookmarkStart w:id="168" w:name="_Toc389861263"/>
      <w:bookmarkStart w:id="169" w:name="_Toc389861561"/>
      <w:bookmarkStart w:id="170" w:name="_Toc389069963"/>
      <w:bookmarkStart w:id="171" w:name="_Toc390194448"/>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r w:rsidRPr="002F76E4">
        <w:t>DESCRIÇÃO</w:t>
      </w:r>
      <w:r w:rsidR="002F76E4" w:rsidRPr="002F76E4">
        <w:t xml:space="preserve"> DO MÉTODO</w:t>
      </w:r>
      <w:bookmarkEnd w:id="171"/>
    </w:p>
    <w:p w14:paraId="72C658C6" w14:textId="77777777" w:rsidR="00A5041A" w:rsidRPr="002F76E4" w:rsidRDefault="00A5041A" w:rsidP="00F23DEB"/>
    <w:p w14:paraId="3E488F9A" w14:textId="2FFF36F7" w:rsidR="0080593B" w:rsidRPr="002F76E4" w:rsidRDefault="004900FB" w:rsidP="00F23DEB">
      <w:r w:rsidRPr="002F76E4">
        <w:t>O GTD</w:t>
      </w:r>
      <w:r w:rsidR="002F76E4" w:rsidRPr="002F76E4">
        <w:t xml:space="preserve"> (</w:t>
      </w:r>
      <w:r w:rsidR="002F76E4">
        <w:rPr>
          <w:i/>
        </w:rPr>
        <w:t>Getting Things Done</w:t>
      </w:r>
      <w:r w:rsidRPr="002F76E4">
        <w:t xml:space="preserve">) é </w:t>
      </w:r>
      <w:commentRangeStart w:id="172"/>
      <w:r w:rsidRPr="002F76E4">
        <w:t xml:space="preserve">um </w:t>
      </w:r>
      <w:commentRangeEnd w:id="172"/>
      <w:r w:rsidR="006F64DD" w:rsidRPr="002F76E4">
        <w:rPr>
          <w:rStyle w:val="CommentReference"/>
        </w:rPr>
        <w:commentReference w:id="172"/>
      </w:r>
      <w:r w:rsidRPr="002F76E4">
        <w:t>método de gerenciamento pessoal que consiste em remover todas as preocupações do indi</w:t>
      </w:r>
      <w:r w:rsidR="009C5B64" w:rsidRPr="002F76E4">
        <w:t>víduo</w:t>
      </w:r>
      <w:r w:rsidR="007F37DB" w:rsidRPr="002F76E4">
        <w:t xml:space="preserve"> de sua mente</w:t>
      </w:r>
      <w:r w:rsidR="00553E30" w:rsidRPr="002F76E4">
        <w:t>, registrá-los em algum lugar</w:t>
      </w:r>
      <w:r w:rsidR="009C5B64" w:rsidRPr="002F76E4">
        <w:t xml:space="preserve"> e </w:t>
      </w:r>
      <w:r w:rsidR="00276C7B" w:rsidRPr="002F76E4">
        <w:t>agrupá</w:t>
      </w:r>
      <w:r w:rsidR="009C5B64" w:rsidRPr="002F76E4">
        <w:t>-los</w:t>
      </w:r>
      <w:r w:rsidR="002F2FF5" w:rsidRPr="002F76E4">
        <w:t xml:space="preserve"> – seja</w:t>
      </w:r>
      <w:r w:rsidR="00B80639" w:rsidRPr="002F76E4">
        <w:t xml:space="preserve"> </w:t>
      </w:r>
      <w:r w:rsidR="00471F4F" w:rsidRPr="002F76E4">
        <w:t>por meio de</w:t>
      </w:r>
      <w:r w:rsidR="002F2FF5" w:rsidRPr="002F76E4">
        <w:t xml:space="preserve"> pastas, listas</w:t>
      </w:r>
      <w:r w:rsidR="00471F4F" w:rsidRPr="002F76E4">
        <w:t xml:space="preserve"> físicas ou digitais,</w:t>
      </w:r>
      <w:r w:rsidR="00553E30" w:rsidRPr="002F76E4">
        <w:t xml:space="preserve"> dentre outros</w:t>
      </w:r>
      <w:del w:id="173" w:author="Anasta" w:date="2014-06-10T19:12:00Z">
        <w:r w:rsidR="00471F4F" w:rsidRPr="002F76E4">
          <w:delText>– p</w:delText>
        </w:r>
        <w:r w:rsidR="002F2FF5" w:rsidRPr="002F76E4">
          <w:delText>or contexto</w:delText>
        </w:r>
      </w:del>
      <w:customXmlInsRangeStart w:id="174" w:author="Anasta" w:date="2014-06-10T19:12:00Z"/>
      <w:sdt>
        <w:sdtPr>
          <w:id w:val="986592123"/>
          <w:citation/>
        </w:sdtPr>
        <w:sdtContent>
          <w:customXmlInsRangeEnd w:id="174"/>
          <w:ins w:id="175" w:author="Anasta" w:date="2014-06-10T19:12:00Z">
            <w:r w:rsidR="002A29B5">
              <w:fldChar w:fldCharType="begin"/>
            </w:r>
            <w:r w:rsidR="002A29B5">
              <w:instrText xml:space="preserve"> CITATION All05 \l 1046 </w:instrText>
            </w:r>
            <w:r w:rsidR="002A29B5">
              <w:fldChar w:fldCharType="separate"/>
            </w:r>
          </w:ins>
          <w:r w:rsidR="00B0233D">
            <w:rPr>
              <w:noProof/>
            </w:rPr>
            <w:t xml:space="preserve"> [1]</w:t>
          </w:r>
          <w:ins w:id="176" w:author="Anasta" w:date="2014-06-10T19:12:00Z">
            <w:r w:rsidR="002A29B5">
              <w:fldChar w:fldCharType="end"/>
            </w:r>
          </w:ins>
          <w:customXmlInsRangeStart w:id="177" w:author="Anasta" w:date="2014-06-10T19:12:00Z"/>
        </w:sdtContent>
      </w:sdt>
      <w:customXmlInsRangeEnd w:id="177"/>
      <w:r w:rsidR="002F2FF5" w:rsidRPr="002F76E4">
        <w:t>.</w:t>
      </w:r>
    </w:p>
    <w:p w14:paraId="00B9E18A" w14:textId="6CEC7101" w:rsidR="0080593B" w:rsidRPr="002F76E4" w:rsidRDefault="004C40A6" w:rsidP="00A81EBA">
      <w:r w:rsidRPr="002F76E4">
        <w:t>Os principais contextos no GTD são “caixa de entrada”,</w:t>
      </w:r>
      <w:r w:rsidR="000176B4" w:rsidRPr="002F76E4">
        <w:t xml:space="preserve"> “algum dia / talvez”,</w:t>
      </w:r>
      <w:r w:rsidR="002F2FF5" w:rsidRPr="002F76E4">
        <w:t xml:space="preserve"> “referência”,</w:t>
      </w:r>
      <w:r w:rsidR="00042469" w:rsidRPr="002F76E4">
        <w:t xml:space="preserve"> “projetos”,</w:t>
      </w:r>
      <w:r w:rsidR="00EE1D85" w:rsidRPr="002F76E4">
        <w:t xml:space="preserve"> “</w:t>
      </w:r>
      <w:del w:id="178" w:author="Anasta" w:date="2014-06-10T19:12:00Z">
        <w:r w:rsidR="00EE1D85" w:rsidRPr="002F76E4">
          <w:delText>esperar</w:delText>
        </w:r>
      </w:del>
      <w:ins w:id="179" w:author="Anasta" w:date="2014-06-10T19:12:00Z">
        <w:r w:rsidR="0070699A">
          <w:t>delegar</w:t>
        </w:r>
      </w:ins>
      <w:r w:rsidR="00EE1D85" w:rsidRPr="002F76E4">
        <w:t>”, “calendário”, “próximas ações”</w:t>
      </w:r>
      <w:r w:rsidR="00C24E15" w:rsidRPr="002F76E4">
        <w:t xml:space="preserve"> e “lixo”</w:t>
      </w:r>
      <w:sdt>
        <w:sdtPr>
          <w:id w:val="-437832276"/>
          <w:citation/>
        </w:sdtPr>
        <w:sdtContent>
          <w:r w:rsidR="0088363D" w:rsidRPr="002F76E4">
            <w:fldChar w:fldCharType="begin"/>
          </w:r>
          <w:r w:rsidR="00EE0327" w:rsidRPr="002F76E4">
            <w:instrText xml:space="preserve"> CITATION All05 \l 1046 </w:instrText>
          </w:r>
          <w:r w:rsidR="0088363D" w:rsidRPr="002F76E4">
            <w:fldChar w:fldCharType="separate"/>
          </w:r>
          <w:r w:rsidR="00B0233D">
            <w:rPr>
              <w:noProof/>
            </w:rPr>
            <w:t xml:space="preserve"> [1]</w:t>
          </w:r>
          <w:r w:rsidR="0088363D" w:rsidRPr="002F76E4">
            <w:fldChar w:fldCharType="end"/>
          </w:r>
        </w:sdtContent>
      </w:sdt>
      <w:r w:rsidR="00A665CF" w:rsidRPr="002F76E4">
        <w:t>, que serão explicados em seguida</w:t>
      </w:r>
      <w:r w:rsidR="00E030C9" w:rsidRPr="002F76E4">
        <w:t>.</w:t>
      </w:r>
      <w:r w:rsidR="00A81EBA" w:rsidRPr="002F76E4">
        <w:t xml:space="preserve"> O autor do método</w:t>
      </w:r>
      <w:r w:rsidR="00E030C9" w:rsidRPr="002F76E4">
        <w:t xml:space="preserve"> afirma que um sistema de organização completo precisa levar em </w:t>
      </w:r>
      <w:r w:rsidR="00A50A25" w:rsidRPr="002F76E4">
        <w:t>consideração</w:t>
      </w:r>
      <w:r w:rsidR="00E030C9" w:rsidRPr="002F76E4">
        <w:t xml:space="preserve"> </w:t>
      </w:r>
      <w:r w:rsidR="00A81EBA" w:rsidRPr="002F76E4">
        <w:t>todos esses contextos. C</w:t>
      </w:r>
      <w:r w:rsidR="0089247D" w:rsidRPr="002F76E4">
        <w:t xml:space="preserve">aso contrário, </w:t>
      </w:r>
      <w:r w:rsidR="00A50A25" w:rsidRPr="002F76E4">
        <w:t xml:space="preserve">o indivíduo corre o risco de </w:t>
      </w:r>
      <w:r w:rsidR="0089247D" w:rsidRPr="002F76E4">
        <w:t>deixar algum</w:t>
      </w:r>
      <w:r w:rsidR="0088515F" w:rsidRPr="002F76E4">
        <w:t>a</w:t>
      </w:r>
      <w:r w:rsidR="0089247D" w:rsidRPr="002F76E4">
        <w:t xml:space="preserve"> </w:t>
      </w:r>
      <w:r w:rsidR="00A50A25" w:rsidRPr="002F76E4">
        <w:t xml:space="preserve">preocupação em sua vida </w:t>
      </w:r>
      <w:r w:rsidR="00471F4F" w:rsidRPr="002F76E4">
        <w:t>sem ser</w:t>
      </w:r>
      <w:r w:rsidR="009C4BCC" w:rsidRPr="002F76E4">
        <w:t xml:space="preserve"> devidamente</w:t>
      </w:r>
      <w:r w:rsidR="00B80639" w:rsidRPr="002F76E4">
        <w:t xml:space="preserve"> administrada</w:t>
      </w:r>
      <w:r w:rsidR="00471F4F" w:rsidRPr="002F76E4">
        <w:t>.</w:t>
      </w:r>
    </w:p>
    <w:p w14:paraId="760E0F65" w14:textId="41E20A00" w:rsidR="0080593B" w:rsidRPr="002F76E4" w:rsidRDefault="0080593B" w:rsidP="00A81EBA">
      <w:r w:rsidRPr="002F76E4">
        <w:t>Boa parte das preocupações do indivíduo pode ser registrada por meio da escrita através de anotação física ou digital. Consequentemente, com exceção de “</w:t>
      </w:r>
      <w:r w:rsidR="0070699A">
        <w:t>projetos</w:t>
      </w:r>
      <w:del w:id="180" w:author="Anasta" w:date="2014-06-10T19:12:00Z">
        <w:r w:rsidRPr="002F76E4">
          <w:delText>”,</w:delText>
        </w:r>
      </w:del>
      <w:ins w:id="181" w:author="Anasta" w:date="2014-06-10T19:12:00Z">
        <w:r w:rsidR="0070699A">
          <w:t>” e</w:t>
        </w:r>
      </w:ins>
      <w:r w:rsidR="0070699A">
        <w:t xml:space="preserve"> “referência</w:t>
      </w:r>
      <w:del w:id="182" w:author="Anasta" w:date="2014-06-10T19:12:00Z">
        <w:r w:rsidRPr="002F76E4">
          <w:delText>” e “lixo</w:delText>
        </w:r>
      </w:del>
      <w:r w:rsidR="0070699A">
        <w:t>”</w:t>
      </w:r>
      <w:r w:rsidRPr="002F76E4">
        <w:t xml:space="preserve">, que requerem meios mais robustos de armazenamento, os demais grupos contextuais são mais bem visualizados quando os itens neles contidos são listados. Dessa forma, o uso de listas é muito comum para visualização de seu conteúdo. </w:t>
      </w:r>
    </w:p>
    <w:p w14:paraId="1471929A" w14:textId="53909717" w:rsidR="005D6C52" w:rsidRPr="002F76E4" w:rsidRDefault="0080593B" w:rsidP="0080593B">
      <w:pPr>
        <w:rPr>
          <w:noProof/>
          <w:lang w:eastAsia="pt-BR"/>
        </w:rPr>
      </w:pPr>
      <w:r w:rsidRPr="002F76E4">
        <w:t>Cada item dessas listas equivale a alguma informação que pode requerer ações do indivíduo ou armazenamento para um potencial uso futuro, em projetos que possam estar em andamento. Após um item ser devidamente administrado é recomendado marcá-lo como processado para que visualmente seja fácil distinguir daqueles que ainda não foram administrados.</w:t>
      </w:r>
    </w:p>
    <w:p w14:paraId="6411D52A" w14:textId="6D012505" w:rsidR="0080593B" w:rsidRPr="002F76E4" w:rsidRDefault="0080593B" w:rsidP="00B0433C">
      <w:pPr>
        <w:rPr>
          <w:noProof/>
          <w:lang w:eastAsia="pt-BR"/>
        </w:rPr>
      </w:pPr>
      <w:r w:rsidRPr="002F76E4">
        <w:t xml:space="preserve">De maneira geral, as preocupações do indivíduo, após serem inicialmente registradas, devem seguir o fluxo dos contextos conforme ilustrado na </w:t>
      </w:r>
      <w:r w:rsidR="0088363D" w:rsidRPr="002F76E4">
        <w:fldChar w:fldCharType="begin"/>
      </w:r>
      <w:r w:rsidRPr="002F76E4">
        <w:instrText xml:space="preserve"> REF _Ref382437403 \h </w:instrText>
      </w:r>
      <w:r w:rsidR="002F76E4">
        <w:instrText xml:space="preserve"> \* MERGEFORMAT </w:instrText>
      </w:r>
      <w:r w:rsidR="0088363D" w:rsidRPr="002F76E4">
        <w:fldChar w:fldCharType="separate"/>
      </w:r>
      <w:r w:rsidR="00485173" w:rsidRPr="002F76E4">
        <w:t xml:space="preserve">FIG. </w:t>
      </w:r>
      <w:r w:rsidR="00485173">
        <w:rPr>
          <w:noProof/>
        </w:rPr>
        <w:t>2.1</w:t>
      </w:r>
      <w:r w:rsidR="0088363D" w:rsidRPr="002F76E4">
        <w:fldChar w:fldCharType="end"/>
      </w:r>
      <w:r w:rsidRPr="002F76E4">
        <w:t xml:space="preserve"> para uma completa organização. </w:t>
      </w:r>
    </w:p>
    <w:p w14:paraId="17A668BC" w14:textId="77777777" w:rsidR="0048227A" w:rsidRPr="002F76E4" w:rsidRDefault="002F76E4" w:rsidP="00474A51">
      <w:pPr>
        <w:keepNext/>
        <w:jc w:val="center"/>
        <w:rPr>
          <w:del w:id="183" w:author="Anasta" w:date="2014-06-10T19:12:00Z"/>
        </w:rPr>
      </w:pPr>
      <w:del w:id="184" w:author="Anasta" w:date="2014-06-10T19:12:00Z">
        <w:r w:rsidRPr="002F76E4">
          <w:rPr>
            <w:noProof/>
            <w:lang w:eastAsia="pt-BR"/>
          </w:rPr>
          <w:lastRenderedPageBreak/>
          <w:drawing>
            <wp:anchor distT="0" distB="0" distL="114300" distR="114300" simplePos="0" relativeHeight="251665920" behindDoc="0" locked="0" layoutInCell="1" allowOverlap="1" wp14:anchorId="660CB9C1" wp14:editId="113F0991">
              <wp:simplePos x="0" y="0"/>
              <wp:positionH relativeFrom="margin">
                <wp:posOffset>233045</wp:posOffset>
              </wp:positionH>
              <wp:positionV relativeFrom="margin">
                <wp:posOffset>-3175</wp:posOffset>
              </wp:positionV>
              <wp:extent cx="5680710" cy="5564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D.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80710" cy="55645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450A1" w:rsidRPr="002F76E4">
          <w:rPr>
            <w:rStyle w:val="CommentReference"/>
          </w:rPr>
          <w:commentReference w:id="185"/>
        </w:r>
      </w:del>
    </w:p>
    <w:p w14:paraId="070E5CDA" w14:textId="00003E62" w:rsidR="0048227A" w:rsidRPr="002F76E4" w:rsidRDefault="002F76E4" w:rsidP="00474A51">
      <w:pPr>
        <w:keepNext/>
        <w:jc w:val="center"/>
        <w:rPr>
          <w:ins w:id="186" w:author="Anasta" w:date="2014-06-10T19:12:00Z"/>
        </w:rPr>
      </w:pPr>
      <w:ins w:id="187" w:author="Anasta" w:date="2014-06-10T19:12:00Z">
        <w:r w:rsidRPr="002F76E4">
          <w:rPr>
            <w:noProof/>
            <w:lang w:eastAsia="pt-BR"/>
          </w:rPr>
          <w:drawing>
            <wp:anchor distT="0" distB="0" distL="114300" distR="114300" simplePos="0" relativeHeight="251652608" behindDoc="0" locked="0" layoutInCell="1" allowOverlap="1" wp14:anchorId="0E0B7694" wp14:editId="77D76EFF">
              <wp:simplePos x="0" y="0"/>
              <wp:positionH relativeFrom="margin">
                <wp:posOffset>233045</wp:posOffset>
              </wp:positionH>
              <wp:positionV relativeFrom="margin">
                <wp:posOffset>-3175</wp:posOffset>
              </wp:positionV>
              <wp:extent cx="5680710" cy="55645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D.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80710" cy="55645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ins>
    </w:p>
    <w:p w14:paraId="4D0CCC78" w14:textId="0F2E745A" w:rsidR="0098055F" w:rsidRPr="002F76E4" w:rsidRDefault="0048227A" w:rsidP="005E716E">
      <w:pPr>
        <w:pStyle w:val="Caption"/>
      </w:pPr>
      <w:bookmarkStart w:id="188" w:name="_Ref382437403"/>
      <w:bookmarkStart w:id="189" w:name="_Toc390194813"/>
      <w:r w:rsidRPr="002F76E4">
        <w:t>FIG.</w:t>
      </w:r>
      <w:r w:rsidR="002B413B" w:rsidRPr="002F76E4">
        <w:t xml:space="preserve"> </w:t>
      </w:r>
      <w:fldSimple w:instr=" STYLEREF 1 \s ">
        <w:r w:rsidR="00485173">
          <w:rPr>
            <w:noProof/>
          </w:rPr>
          <w:t>2</w:t>
        </w:r>
      </w:fldSimple>
      <w:r w:rsidR="00B32F22">
        <w:t>.</w:t>
      </w:r>
      <w:fldSimple w:instr=" SEQ FIG. \* ARABIC \s 1 ">
        <w:r w:rsidR="00485173">
          <w:rPr>
            <w:noProof/>
          </w:rPr>
          <w:t>1</w:t>
        </w:r>
      </w:fldSimple>
      <w:bookmarkEnd w:id="188"/>
      <w:r w:rsidRPr="002F76E4">
        <w:t xml:space="preserve"> - </w:t>
      </w:r>
      <w:r w:rsidR="00FC3C70" w:rsidRPr="002F76E4">
        <w:t xml:space="preserve">Diagrama do fluxo de trabalho do método GDT </w:t>
      </w:r>
      <w:sdt>
        <w:sdtPr>
          <w:id w:val="-543750725"/>
          <w:citation/>
        </w:sdtPr>
        <w:sdtContent>
          <w:r w:rsidR="0088363D" w:rsidRPr="002F76E4">
            <w:fldChar w:fldCharType="begin"/>
          </w:r>
          <w:r w:rsidR="00FC3C70" w:rsidRPr="002F76E4">
            <w:instrText xml:space="preserve"> CITATION All05 \l 1033 </w:instrText>
          </w:r>
          <w:r w:rsidR="0088363D" w:rsidRPr="002F76E4">
            <w:fldChar w:fldCharType="separate"/>
          </w:r>
          <w:r w:rsidR="00B0233D">
            <w:rPr>
              <w:noProof/>
            </w:rPr>
            <w:t>[1]</w:t>
          </w:r>
          <w:r w:rsidR="0088363D" w:rsidRPr="002F76E4">
            <w:fldChar w:fldCharType="end"/>
          </w:r>
        </w:sdtContent>
      </w:sdt>
      <w:bookmarkEnd w:id="189"/>
    </w:p>
    <w:p w14:paraId="7F0CF70D" w14:textId="52F71787" w:rsidR="00921E18" w:rsidRPr="002F76E4" w:rsidRDefault="005F4657" w:rsidP="00F23DEB">
      <w:r w:rsidRPr="002F76E4">
        <w:t>A seguir uma</w:t>
      </w:r>
      <w:r w:rsidR="002F76E4">
        <w:t xml:space="preserve"> explic</w:t>
      </w:r>
      <w:r w:rsidRPr="002F76E4">
        <w:t>ação sobre os contextos do GTD e sua</w:t>
      </w:r>
      <w:r w:rsidR="00B0433C" w:rsidRPr="002F76E4">
        <w:t>s funções</w:t>
      </w:r>
      <w:r w:rsidR="003112C9" w:rsidRPr="002F76E4">
        <w:t>.</w:t>
      </w:r>
    </w:p>
    <w:p w14:paraId="40AF15E7" w14:textId="77777777" w:rsidR="00587F3F" w:rsidRPr="002F76E4" w:rsidRDefault="00587F3F" w:rsidP="00F23DEB"/>
    <w:p w14:paraId="5F3C6321" w14:textId="77777777" w:rsidR="00540014" w:rsidRPr="002F76E4" w:rsidRDefault="00DE3F71" w:rsidP="00DE3F71">
      <w:pPr>
        <w:pStyle w:val="SubTitulozinho"/>
        <w:rPr>
          <w:del w:id="190" w:author="Anasta" w:date="2014-06-10T19:12:00Z"/>
        </w:rPr>
      </w:pPr>
      <w:bookmarkStart w:id="191" w:name="_Toc389729709"/>
      <w:del w:id="192" w:author="Anasta" w:date="2014-06-10T19:12:00Z">
        <w:r>
          <w:delText>Caixa de Entrada</w:delText>
        </w:r>
        <w:bookmarkStart w:id="193" w:name="_Toc390194449"/>
        <w:bookmarkEnd w:id="193"/>
      </w:del>
    </w:p>
    <w:p w14:paraId="508E2C5E" w14:textId="77777777" w:rsidR="001E031E" w:rsidRPr="002F76E4" w:rsidRDefault="001E031E" w:rsidP="00834D27">
      <w:pPr>
        <w:pStyle w:val="Heading3"/>
        <w:rPr>
          <w:ins w:id="194" w:author="Anasta" w:date="2014-06-10T19:12:00Z"/>
        </w:rPr>
      </w:pPr>
      <w:bookmarkStart w:id="195" w:name="_Toc390194450"/>
      <w:ins w:id="196" w:author="Anasta" w:date="2014-06-10T19:12:00Z">
        <w:r>
          <w:t>CAIXA DE ENTRADA</w:t>
        </w:r>
        <w:bookmarkEnd w:id="191"/>
        <w:bookmarkEnd w:id="195"/>
      </w:ins>
    </w:p>
    <w:p w14:paraId="3BCE95E3" w14:textId="77777777" w:rsidR="00540014" w:rsidRPr="002F76E4" w:rsidRDefault="00540014" w:rsidP="00540014">
      <w:pPr>
        <w:ind w:left="284"/>
      </w:pPr>
    </w:p>
    <w:p w14:paraId="7F58E6F3" w14:textId="6C4E6A7C" w:rsidR="00540014" w:rsidRPr="002F76E4" w:rsidRDefault="00540014" w:rsidP="00540014">
      <w:pPr>
        <w:ind w:left="284"/>
      </w:pPr>
      <w:r w:rsidRPr="002F76E4">
        <w:t>Para administrar adequadamente o estoque de itens que exigem atenção, o indivíduo precisa armazená-los em “</w:t>
      </w:r>
      <w:r w:rsidRPr="002F76E4">
        <w:rPr>
          <w:i/>
        </w:rPr>
        <w:t>containers”</w:t>
      </w:r>
      <w:r w:rsidRPr="002F76E4">
        <w:t xml:space="preserve"> que sirvam para guardar os pendentes até que ele tenha alguns minutos para decidir o que esses itens são e </w:t>
      </w:r>
      <w:r w:rsidRPr="002F76E4">
        <w:lastRenderedPageBreak/>
        <w:t xml:space="preserve">o que fazer com eles </w:t>
      </w:r>
      <w:sdt>
        <w:sdtPr>
          <w:id w:val="4789376"/>
          <w:citation/>
        </w:sdtPr>
        <w:sdtContent>
          <w:r w:rsidR="0088363D" w:rsidRPr="002F76E4">
            <w:fldChar w:fldCharType="begin"/>
          </w:r>
          <w:r w:rsidRPr="002F76E4">
            <w:instrText xml:space="preserve"> CITATION All05 \l 1033 </w:instrText>
          </w:r>
          <w:r w:rsidR="0088363D" w:rsidRPr="002F76E4">
            <w:fldChar w:fldCharType="separate"/>
          </w:r>
          <w:r w:rsidR="00B0233D">
            <w:rPr>
              <w:noProof/>
            </w:rPr>
            <w:t>[1]</w:t>
          </w:r>
          <w:r w:rsidR="0088363D" w:rsidRPr="002F76E4">
            <w:fldChar w:fldCharType="end"/>
          </w:r>
        </w:sdtContent>
      </w:sdt>
      <w:r w:rsidRPr="002F76E4">
        <w:t>. No método GTD, esses “</w:t>
      </w:r>
      <w:r w:rsidRPr="002F76E4">
        <w:rPr>
          <w:i/>
        </w:rPr>
        <w:t>containers</w:t>
      </w:r>
      <w:r w:rsidRPr="002F76E4">
        <w:t>” são chamados de caixa de entrada. Elas podem ser de diversos tipos:</w:t>
      </w:r>
    </w:p>
    <w:p w14:paraId="10A0EF0B" w14:textId="0849FC4C" w:rsidR="00540014" w:rsidRPr="002F76E4" w:rsidRDefault="00540014" w:rsidP="00540014">
      <w:pPr>
        <w:pStyle w:val="ListParagraph"/>
        <w:numPr>
          <w:ilvl w:val="0"/>
          <w:numId w:val="8"/>
        </w:numPr>
      </w:pPr>
      <w:r w:rsidRPr="002F76E4">
        <w:t>Caixa de entrada física;</w:t>
      </w:r>
    </w:p>
    <w:p w14:paraId="08FF28BB" w14:textId="77777777" w:rsidR="00540014" w:rsidRPr="002F76E4" w:rsidRDefault="00540014" w:rsidP="00540014">
      <w:pPr>
        <w:pStyle w:val="ListParagraph"/>
        <w:numPr>
          <w:ilvl w:val="0"/>
          <w:numId w:val="8"/>
        </w:numPr>
      </w:pPr>
      <w:r w:rsidRPr="002F76E4">
        <w:t>Instrumentos de anotação de papel;</w:t>
      </w:r>
    </w:p>
    <w:p w14:paraId="3FCA3618" w14:textId="77777777" w:rsidR="00540014" w:rsidRPr="002F76E4" w:rsidRDefault="00540014" w:rsidP="00540014">
      <w:pPr>
        <w:pStyle w:val="ListParagraph"/>
        <w:numPr>
          <w:ilvl w:val="0"/>
          <w:numId w:val="8"/>
        </w:numPr>
      </w:pPr>
      <w:r w:rsidRPr="002F76E4">
        <w:t>Instrumentos de anotação eletrônicos;</w:t>
      </w:r>
    </w:p>
    <w:p w14:paraId="4B8A1E58" w14:textId="77777777" w:rsidR="00540014" w:rsidRPr="002F76E4" w:rsidRDefault="00540014" w:rsidP="00540014">
      <w:pPr>
        <w:pStyle w:val="ListParagraph"/>
        <w:numPr>
          <w:ilvl w:val="0"/>
          <w:numId w:val="8"/>
        </w:numPr>
      </w:pPr>
      <w:r w:rsidRPr="002F76E4">
        <w:t>Instrumentos de gravação de voz;</w:t>
      </w:r>
    </w:p>
    <w:p w14:paraId="0CBAF7D4" w14:textId="1960B06D" w:rsidR="00540014" w:rsidRPr="002F76E4" w:rsidRDefault="00540014" w:rsidP="00540014">
      <w:pPr>
        <w:pStyle w:val="ListParagraph"/>
        <w:numPr>
          <w:ilvl w:val="0"/>
          <w:numId w:val="8"/>
        </w:numPr>
      </w:pPr>
      <w:r w:rsidRPr="002F76E4">
        <w:t>E-mail.</w:t>
      </w:r>
    </w:p>
    <w:p w14:paraId="7BC23C08" w14:textId="77777777" w:rsidR="00540014" w:rsidRPr="002F76E4" w:rsidRDefault="00540014" w:rsidP="00540014">
      <w:pPr>
        <w:ind w:left="284"/>
      </w:pPr>
    </w:p>
    <w:p w14:paraId="2AB3D9E8" w14:textId="77777777" w:rsidR="00540014" w:rsidRPr="00C311D8" w:rsidRDefault="00C311D8" w:rsidP="00C311D8">
      <w:pPr>
        <w:pStyle w:val="SubTitulozinho"/>
        <w:rPr>
          <w:del w:id="197" w:author="Anasta" w:date="2014-06-10T19:12:00Z"/>
        </w:rPr>
      </w:pPr>
      <w:bookmarkStart w:id="198" w:name="_Toc389729710"/>
      <w:del w:id="199" w:author="Anasta" w:date="2014-06-10T19:12:00Z">
        <w:r w:rsidRPr="00C311D8">
          <w:delText>Próximas Ações</w:delText>
        </w:r>
        <w:bookmarkStart w:id="200" w:name="_Toc390194451"/>
        <w:bookmarkEnd w:id="200"/>
      </w:del>
    </w:p>
    <w:p w14:paraId="00217D1A" w14:textId="77777777" w:rsidR="001E031E" w:rsidRPr="002F76E4" w:rsidRDefault="001E031E" w:rsidP="00834D27">
      <w:pPr>
        <w:pStyle w:val="Heading3"/>
        <w:rPr>
          <w:ins w:id="201" w:author="Anasta" w:date="2014-06-10T19:12:00Z"/>
        </w:rPr>
      </w:pPr>
      <w:bookmarkStart w:id="202" w:name="_Toc390194452"/>
      <w:ins w:id="203" w:author="Anasta" w:date="2014-06-10T19:12:00Z">
        <w:r>
          <w:t>PRÓXIMAS AÇÕES</w:t>
        </w:r>
        <w:bookmarkEnd w:id="198"/>
        <w:bookmarkEnd w:id="202"/>
      </w:ins>
    </w:p>
    <w:p w14:paraId="5DB02856" w14:textId="77777777" w:rsidR="00540014" w:rsidRPr="002F76E4" w:rsidRDefault="00540014" w:rsidP="00540014"/>
    <w:p w14:paraId="4A08642D" w14:textId="50BB68DB" w:rsidR="00540014" w:rsidRPr="002F76E4" w:rsidRDefault="00540014" w:rsidP="00540014">
      <w:pPr>
        <w:pStyle w:val="NormalIP"/>
      </w:pPr>
      <w:r w:rsidRPr="002F76E4">
        <w:t>O contexto de próximas ações refere-se as que deverão ser executadas assim que possível. Elas não devem possuir data certa para acontecer, mas, sim, momentos certos</w:t>
      </w:r>
      <w:del w:id="204" w:author="Anasta" w:date="2014-06-10T19:12:00Z">
        <w:r w:rsidRPr="002F76E4">
          <w:delText>.</w:delText>
        </w:r>
      </w:del>
      <w:customXmlInsRangeStart w:id="205" w:author="Anasta" w:date="2014-06-10T19:12:00Z"/>
      <w:sdt>
        <w:sdtPr>
          <w:id w:val="826411583"/>
          <w:citation/>
        </w:sdtPr>
        <w:sdtContent>
          <w:customXmlInsRangeEnd w:id="205"/>
          <w:ins w:id="206" w:author="Anasta" w:date="2014-06-10T19:12:00Z">
            <w:r w:rsidR="00606DA5">
              <w:fldChar w:fldCharType="begin"/>
            </w:r>
            <w:r w:rsidR="00606DA5">
              <w:instrText xml:space="preserve"> CITATION All05 \l 1046 </w:instrText>
            </w:r>
            <w:r w:rsidR="00606DA5">
              <w:fldChar w:fldCharType="separate"/>
            </w:r>
          </w:ins>
          <w:r w:rsidR="00B0233D">
            <w:rPr>
              <w:noProof/>
            </w:rPr>
            <w:t xml:space="preserve"> [1]</w:t>
          </w:r>
          <w:ins w:id="207" w:author="Anasta" w:date="2014-06-10T19:12:00Z">
            <w:r w:rsidR="00606DA5">
              <w:fldChar w:fldCharType="end"/>
            </w:r>
          </w:ins>
          <w:customXmlInsRangeStart w:id="208" w:author="Anasta" w:date="2014-06-10T19:12:00Z"/>
        </w:sdtContent>
      </w:sdt>
      <w:customXmlInsRangeEnd w:id="208"/>
      <w:ins w:id="209" w:author="Anasta" w:date="2014-06-10T19:12:00Z">
        <w:r w:rsidRPr="002F76E4">
          <w:t>.</w:t>
        </w:r>
      </w:ins>
      <w:r w:rsidRPr="002F76E4">
        <w:t xml:space="preserve"> </w:t>
      </w:r>
    </w:p>
    <w:p w14:paraId="3EF7F2A2" w14:textId="23670F42" w:rsidR="00540014" w:rsidRPr="002F76E4" w:rsidRDefault="00540014" w:rsidP="003F53F4">
      <w:pPr>
        <w:pStyle w:val="NormalIP"/>
      </w:pPr>
      <w:r w:rsidRPr="002F76E4">
        <w:t>São exemplos de ações desse contexto telefonemas a serem dados, compras a fazer, dentre outros. Dessa forma os telefonemas podem ser realizados quando houver um telefone disponível por perto</w:t>
      </w:r>
      <w:r w:rsidR="00D34CD8">
        <w:t xml:space="preserve">. </w:t>
      </w:r>
      <w:ins w:id="210" w:author="Anasta" w:date="2014-06-10T19:12:00Z">
        <w:r w:rsidR="002A64C2">
          <w:t xml:space="preserve"> </w:t>
        </w:r>
      </w:ins>
      <w:r w:rsidR="00D34CD8">
        <w:t>N</w:t>
      </w:r>
      <w:ins w:id="211" w:author="Anasta" w:date="2014-06-10T19:12:00Z">
        <w:r w:rsidR="002A64C2">
          <w:t>o caso d</w:t>
        </w:r>
      </w:ins>
      <w:r w:rsidR="009B20BD">
        <w:t>os dispositivos móveis</w:t>
      </w:r>
      <w:r w:rsidR="003F53F4">
        <w:t>,</w:t>
      </w:r>
      <w:ins w:id="212" w:author="Anasta" w:date="2014-06-10T19:12:00Z">
        <w:r w:rsidR="002A64C2">
          <w:t xml:space="preserve"> o telefone sempre estará por perto</w:t>
        </w:r>
      </w:ins>
      <w:r w:rsidR="003F53F4">
        <w:t xml:space="preserve"> e acessível por meio de atalhos</w:t>
      </w:r>
      <w:ins w:id="213" w:author="Anasta" w:date="2014-06-10T19:12:00Z">
        <w:r w:rsidRPr="002F76E4">
          <w:t>.</w:t>
        </w:r>
      </w:ins>
      <w:r w:rsidRPr="002F76E4">
        <w:t xml:space="preserve"> As compras podem ser feitas quando se estiver num </w:t>
      </w:r>
      <w:r w:rsidRPr="000A0404">
        <w:rPr>
          <w:i/>
        </w:rPr>
        <w:t>shopping.</w:t>
      </w:r>
    </w:p>
    <w:p w14:paraId="4923F3FD" w14:textId="77777777" w:rsidR="00587F3F" w:rsidRPr="002F76E4" w:rsidRDefault="00587F3F" w:rsidP="00F23DEB">
      <w:pPr>
        <w:pStyle w:val="NormalIP"/>
      </w:pPr>
    </w:p>
    <w:p w14:paraId="18722832" w14:textId="77777777" w:rsidR="00540014" w:rsidRPr="002F76E4" w:rsidRDefault="00DE3F71" w:rsidP="00DE3F71">
      <w:pPr>
        <w:pStyle w:val="SubTitulozinho"/>
        <w:rPr>
          <w:del w:id="214" w:author="Anasta" w:date="2014-06-10T19:12:00Z"/>
        </w:rPr>
      </w:pPr>
      <w:bookmarkStart w:id="215" w:name="_Toc389729711"/>
      <w:del w:id="216" w:author="Anasta" w:date="2014-06-10T19:12:00Z">
        <w:r>
          <w:delText>Esperar</w:delText>
        </w:r>
        <w:bookmarkStart w:id="217" w:name="_Toc390194453"/>
        <w:bookmarkEnd w:id="217"/>
      </w:del>
    </w:p>
    <w:p w14:paraId="6E7CC76D" w14:textId="77777777" w:rsidR="00540014" w:rsidRPr="002F76E4" w:rsidRDefault="00540014" w:rsidP="00540014">
      <w:pPr>
        <w:rPr>
          <w:del w:id="218" w:author="Anasta" w:date="2014-06-10T19:12:00Z"/>
        </w:rPr>
      </w:pPr>
      <w:bookmarkStart w:id="219" w:name="_Toc390194454"/>
      <w:bookmarkEnd w:id="219"/>
    </w:p>
    <w:p w14:paraId="75BC758B" w14:textId="77777777" w:rsidR="001E031E" w:rsidRPr="002F76E4" w:rsidRDefault="001E031E" w:rsidP="00834D27">
      <w:pPr>
        <w:pStyle w:val="Heading3"/>
        <w:rPr>
          <w:ins w:id="220" w:author="Anasta" w:date="2014-06-10T19:12:00Z"/>
        </w:rPr>
      </w:pPr>
      <w:bookmarkStart w:id="221" w:name="_Toc390194455"/>
      <w:ins w:id="222" w:author="Anasta" w:date="2014-06-10T19:12:00Z">
        <w:r>
          <w:t>ESPERAR</w:t>
        </w:r>
        <w:bookmarkEnd w:id="215"/>
        <w:bookmarkEnd w:id="221"/>
      </w:ins>
    </w:p>
    <w:p w14:paraId="48BD49FA" w14:textId="77777777" w:rsidR="00540014" w:rsidRPr="002F76E4" w:rsidRDefault="00540014" w:rsidP="001E031E">
      <w:pPr>
        <w:ind w:firstLine="0"/>
        <w:rPr>
          <w:ins w:id="223" w:author="Anasta" w:date="2014-06-10T19:12:00Z"/>
        </w:rPr>
      </w:pPr>
    </w:p>
    <w:p w14:paraId="20CBCBA0" w14:textId="3AA9AD47" w:rsidR="00540014" w:rsidRPr="002F76E4" w:rsidRDefault="00540014" w:rsidP="00540014">
      <w:r w:rsidRPr="002F76E4">
        <w:t xml:space="preserve">Esse contexto contém informações acerca de ações que foram delegadas a outras pessoas, sendo importante manter um registro delas para </w:t>
      </w:r>
      <w:r w:rsidR="00D55E7E" w:rsidRPr="002F76E4">
        <w:t>acompanhamento</w:t>
      </w:r>
      <w:r w:rsidRPr="002F76E4">
        <w:t xml:space="preserve"> do andamento</w:t>
      </w:r>
      <w:customXmlInsRangeStart w:id="224" w:author="Anasta" w:date="2014-06-10T19:12:00Z"/>
      <w:sdt>
        <w:sdtPr>
          <w:id w:val="527760661"/>
          <w:citation/>
        </w:sdtPr>
        <w:sdtContent>
          <w:customXmlInsRangeEnd w:id="224"/>
          <w:ins w:id="225" w:author="Anasta" w:date="2014-06-10T19:12:00Z">
            <w:r w:rsidR="002A29B5">
              <w:fldChar w:fldCharType="begin"/>
            </w:r>
            <w:r w:rsidR="002A29B5">
              <w:instrText xml:space="preserve"> CITATION All05 \l 1046 </w:instrText>
            </w:r>
            <w:r w:rsidR="002A29B5">
              <w:fldChar w:fldCharType="separate"/>
            </w:r>
          </w:ins>
          <w:r w:rsidR="00B0233D">
            <w:rPr>
              <w:noProof/>
            </w:rPr>
            <w:t xml:space="preserve"> [1]</w:t>
          </w:r>
          <w:ins w:id="226" w:author="Anasta" w:date="2014-06-10T19:12:00Z">
            <w:r w:rsidR="002A29B5">
              <w:fldChar w:fldCharType="end"/>
            </w:r>
          </w:ins>
          <w:customXmlInsRangeStart w:id="227" w:author="Anasta" w:date="2014-06-10T19:12:00Z"/>
        </w:sdtContent>
      </w:sdt>
      <w:customXmlInsRangeEnd w:id="227"/>
      <w:r w:rsidRPr="002F76E4">
        <w:t xml:space="preserve">. </w:t>
      </w:r>
    </w:p>
    <w:p w14:paraId="454F6E66" w14:textId="77777777" w:rsidR="00A5041A" w:rsidRPr="002F76E4" w:rsidRDefault="00A5041A" w:rsidP="00540014"/>
    <w:p w14:paraId="134B1E84" w14:textId="77777777" w:rsidR="00A5041A" w:rsidRPr="002F76E4" w:rsidRDefault="00A5041A" w:rsidP="00540014"/>
    <w:p w14:paraId="43FB8274" w14:textId="77777777" w:rsidR="00540014" w:rsidRPr="002F76E4" w:rsidRDefault="00DE3F71" w:rsidP="00DE3F71">
      <w:pPr>
        <w:pStyle w:val="SubTitulozinho"/>
        <w:rPr>
          <w:del w:id="228" w:author="Anasta" w:date="2014-06-10T19:12:00Z"/>
        </w:rPr>
      </w:pPr>
      <w:bookmarkStart w:id="229" w:name="_Toc389729712"/>
      <w:del w:id="230" w:author="Anasta" w:date="2014-06-10T19:12:00Z">
        <w:r>
          <w:delText>Calendário</w:delText>
        </w:r>
        <w:bookmarkStart w:id="231" w:name="_Toc390194456"/>
        <w:bookmarkEnd w:id="231"/>
      </w:del>
    </w:p>
    <w:p w14:paraId="225BD4EE" w14:textId="77777777" w:rsidR="001E031E" w:rsidRPr="002F76E4" w:rsidRDefault="001E031E" w:rsidP="00834D27">
      <w:pPr>
        <w:pStyle w:val="Heading3"/>
        <w:rPr>
          <w:ins w:id="232" w:author="Anasta" w:date="2014-06-10T19:12:00Z"/>
        </w:rPr>
      </w:pPr>
      <w:bookmarkStart w:id="233" w:name="_Toc390194457"/>
      <w:ins w:id="234" w:author="Anasta" w:date="2014-06-10T19:12:00Z">
        <w:r>
          <w:lastRenderedPageBreak/>
          <w:t>CALENDÁRIO</w:t>
        </w:r>
        <w:bookmarkEnd w:id="229"/>
        <w:bookmarkEnd w:id="233"/>
      </w:ins>
    </w:p>
    <w:p w14:paraId="47A82F79" w14:textId="77777777" w:rsidR="00540014" w:rsidRPr="002F76E4" w:rsidRDefault="00540014" w:rsidP="00540014"/>
    <w:p w14:paraId="1A321F48" w14:textId="387B58A7" w:rsidR="00540014" w:rsidRPr="002F76E4" w:rsidRDefault="00540014" w:rsidP="00540014">
      <w:r w:rsidRPr="002F76E4">
        <w:t>Esse contexto se refere a ações que possuem data e hora certa para acontecerem. Normalmente as informações desse contexto são armazenadas em agendas físicas ou digitais</w:t>
      </w:r>
      <w:customXmlInsRangeStart w:id="235" w:author="Anasta" w:date="2014-06-10T19:12:00Z"/>
      <w:sdt>
        <w:sdtPr>
          <w:id w:val="-238639599"/>
          <w:citation/>
        </w:sdtPr>
        <w:sdtContent>
          <w:customXmlInsRangeEnd w:id="235"/>
          <w:ins w:id="236" w:author="Anasta" w:date="2014-06-10T19:12:00Z">
            <w:r w:rsidR="002A29B5">
              <w:fldChar w:fldCharType="begin"/>
            </w:r>
            <w:r w:rsidR="002A29B5">
              <w:instrText xml:space="preserve"> CITATION All05 \l 1046 </w:instrText>
            </w:r>
            <w:r w:rsidR="002A29B5">
              <w:fldChar w:fldCharType="separate"/>
            </w:r>
          </w:ins>
          <w:r w:rsidR="00B0233D">
            <w:rPr>
              <w:noProof/>
            </w:rPr>
            <w:t xml:space="preserve"> [1]</w:t>
          </w:r>
          <w:ins w:id="237" w:author="Anasta" w:date="2014-06-10T19:12:00Z">
            <w:r w:rsidR="002A29B5">
              <w:fldChar w:fldCharType="end"/>
            </w:r>
          </w:ins>
          <w:customXmlInsRangeStart w:id="238" w:author="Anasta" w:date="2014-06-10T19:12:00Z"/>
        </w:sdtContent>
      </w:sdt>
      <w:customXmlInsRangeEnd w:id="238"/>
      <w:r w:rsidRPr="002F76E4">
        <w:t>.</w:t>
      </w:r>
    </w:p>
    <w:p w14:paraId="0FE6DD55" w14:textId="77777777" w:rsidR="00587F3F" w:rsidRPr="002F76E4" w:rsidRDefault="00587F3F" w:rsidP="00587F3F"/>
    <w:p w14:paraId="22C87E86" w14:textId="77777777" w:rsidR="00540014" w:rsidRPr="002F76E4" w:rsidRDefault="00380E5A" w:rsidP="00380E5A">
      <w:pPr>
        <w:pStyle w:val="SubTitulozinho"/>
        <w:rPr>
          <w:del w:id="239" w:author="Anasta" w:date="2014-06-10T19:12:00Z"/>
        </w:rPr>
      </w:pPr>
      <w:bookmarkStart w:id="240" w:name="_Toc389729713"/>
      <w:del w:id="241" w:author="Anasta" w:date="2014-06-10T19:12:00Z">
        <w:r>
          <w:delText>Algum Dia / Talvez</w:delText>
        </w:r>
        <w:bookmarkStart w:id="242" w:name="_Toc390194458"/>
        <w:bookmarkEnd w:id="242"/>
      </w:del>
    </w:p>
    <w:p w14:paraId="00AAA11E" w14:textId="77777777" w:rsidR="00540014" w:rsidRPr="002F76E4" w:rsidRDefault="00540014" w:rsidP="00540014">
      <w:pPr>
        <w:rPr>
          <w:del w:id="243" w:author="Anasta" w:date="2014-06-10T19:12:00Z"/>
        </w:rPr>
      </w:pPr>
      <w:bookmarkStart w:id="244" w:name="_Toc390194459"/>
      <w:bookmarkEnd w:id="244"/>
    </w:p>
    <w:p w14:paraId="11A4A8D0" w14:textId="77777777" w:rsidR="001E031E" w:rsidRPr="002F76E4" w:rsidRDefault="001E031E" w:rsidP="00834D27">
      <w:pPr>
        <w:pStyle w:val="Heading3"/>
        <w:rPr>
          <w:ins w:id="245" w:author="Anasta" w:date="2014-06-10T19:12:00Z"/>
        </w:rPr>
      </w:pPr>
      <w:bookmarkStart w:id="246" w:name="_Toc390194460"/>
      <w:ins w:id="247" w:author="Anasta" w:date="2014-06-10T19:12:00Z">
        <w:r>
          <w:t>ALGUM DIA/TALVEZ</w:t>
        </w:r>
        <w:bookmarkEnd w:id="240"/>
        <w:bookmarkEnd w:id="246"/>
      </w:ins>
    </w:p>
    <w:p w14:paraId="0C6FD232" w14:textId="77777777" w:rsidR="00540014" w:rsidRPr="002F76E4" w:rsidRDefault="00540014" w:rsidP="00540014">
      <w:pPr>
        <w:rPr>
          <w:ins w:id="248" w:author="Anasta" w:date="2014-06-10T19:12:00Z"/>
        </w:rPr>
      </w:pPr>
    </w:p>
    <w:p w14:paraId="38DF8C6D" w14:textId="28012441" w:rsidR="00540014" w:rsidRPr="002F76E4" w:rsidRDefault="00540014" w:rsidP="00540014">
      <w:r w:rsidRPr="002F76E4">
        <w:t xml:space="preserve">Esse contexto contém itens referentes a ações relacionadas a projetos futuros, seja porque o indivíduo </w:t>
      </w:r>
      <w:r w:rsidR="002F76E4" w:rsidRPr="002F76E4">
        <w:t>possui</w:t>
      </w:r>
      <w:r w:rsidRPr="002F76E4">
        <w:t xml:space="preserve"> muitos projetos no presente momento, seja porque essas ações dependem de recursos externos que não estão disponíveis no momento</w:t>
      </w:r>
      <w:customXmlInsRangeStart w:id="249" w:author="Anasta" w:date="2014-06-10T19:12:00Z"/>
      <w:sdt>
        <w:sdtPr>
          <w:id w:val="2069456409"/>
          <w:citation/>
        </w:sdtPr>
        <w:sdtContent>
          <w:customXmlInsRangeEnd w:id="249"/>
          <w:ins w:id="250" w:author="Anasta" w:date="2014-06-10T19:12:00Z">
            <w:r w:rsidR="002A29B5">
              <w:fldChar w:fldCharType="begin"/>
            </w:r>
            <w:r w:rsidR="002A29B5">
              <w:instrText xml:space="preserve"> CITATION All05 \l 1046 </w:instrText>
            </w:r>
            <w:r w:rsidR="002A29B5">
              <w:fldChar w:fldCharType="separate"/>
            </w:r>
          </w:ins>
          <w:r w:rsidR="00B0233D">
            <w:rPr>
              <w:noProof/>
            </w:rPr>
            <w:t xml:space="preserve"> [1]</w:t>
          </w:r>
          <w:ins w:id="251" w:author="Anasta" w:date="2014-06-10T19:12:00Z">
            <w:r w:rsidR="002A29B5">
              <w:fldChar w:fldCharType="end"/>
            </w:r>
          </w:ins>
          <w:customXmlInsRangeStart w:id="252" w:author="Anasta" w:date="2014-06-10T19:12:00Z"/>
        </w:sdtContent>
      </w:sdt>
      <w:customXmlInsRangeEnd w:id="252"/>
      <w:r w:rsidRPr="002F76E4">
        <w:t>.</w:t>
      </w:r>
    </w:p>
    <w:p w14:paraId="731AF747" w14:textId="1A20589F" w:rsidR="00540014" w:rsidRPr="002F76E4" w:rsidRDefault="00540014" w:rsidP="00540014">
      <w:r w:rsidRPr="002F76E4">
        <w:t xml:space="preserve">Por exemplo, se o indivíduo resolve fazer uma viagem que só terá tempo de fazê-la nos próximos 2 meses, ele poderá adicioná-la na lista “Algum dia / Talvez” para </w:t>
      </w:r>
      <w:del w:id="253" w:author="Anasta" w:date="2014-06-10T19:12:00Z">
        <w:r w:rsidRPr="002F76E4">
          <w:delText xml:space="preserve">se </w:delText>
        </w:r>
      </w:del>
      <w:r w:rsidR="00D55E7E" w:rsidRPr="002F76E4">
        <w:t>lembrar-se dela</w:t>
      </w:r>
      <w:r w:rsidRPr="002F76E4">
        <w:t xml:space="preserve"> durante suas revisões semanais. Dessa forma, ele lembrará periodicamente dessa pretensão</w:t>
      </w:r>
      <w:r w:rsidR="0020751E">
        <w:t xml:space="preserve"> e poderá</w:t>
      </w:r>
      <w:r w:rsidRPr="002F76E4">
        <w:t xml:space="preserve"> </w:t>
      </w:r>
      <w:del w:id="254" w:author="Anasta" w:date="2014-06-10T19:12:00Z">
        <w:r w:rsidRPr="002F76E4">
          <w:delText xml:space="preserve">se </w:delText>
        </w:r>
      </w:del>
      <w:r w:rsidRPr="002F76E4">
        <w:t xml:space="preserve">decidir quando a data da viagem se aproximar. </w:t>
      </w:r>
    </w:p>
    <w:p w14:paraId="6C8D5C25" w14:textId="77777777" w:rsidR="00587F3F" w:rsidRPr="002F76E4" w:rsidRDefault="00587F3F" w:rsidP="00587F3F"/>
    <w:p w14:paraId="65F4912E" w14:textId="77777777" w:rsidR="00540014" w:rsidRPr="002F76E4" w:rsidRDefault="00380E5A" w:rsidP="00380E5A">
      <w:pPr>
        <w:pStyle w:val="SubTitulozinho"/>
        <w:rPr>
          <w:del w:id="255" w:author="Anasta" w:date="2014-06-10T19:12:00Z"/>
        </w:rPr>
      </w:pPr>
      <w:bookmarkStart w:id="256" w:name="_Toc389729714"/>
      <w:del w:id="257" w:author="Anasta" w:date="2014-06-10T19:12:00Z">
        <w:r>
          <w:delText>Incubação</w:delText>
        </w:r>
        <w:bookmarkStart w:id="258" w:name="_Toc390194461"/>
        <w:bookmarkEnd w:id="258"/>
      </w:del>
    </w:p>
    <w:p w14:paraId="727289DB" w14:textId="77777777" w:rsidR="00540014" w:rsidRPr="002F76E4" w:rsidRDefault="00540014" w:rsidP="00540014">
      <w:pPr>
        <w:rPr>
          <w:del w:id="259" w:author="Anasta" w:date="2014-06-10T19:12:00Z"/>
        </w:rPr>
      </w:pPr>
      <w:bookmarkStart w:id="260" w:name="_Toc390194462"/>
      <w:bookmarkEnd w:id="260"/>
    </w:p>
    <w:p w14:paraId="38C3462B" w14:textId="77777777" w:rsidR="001E031E" w:rsidRPr="002F76E4" w:rsidRDefault="001E031E" w:rsidP="00834D27">
      <w:pPr>
        <w:pStyle w:val="Heading3"/>
        <w:rPr>
          <w:ins w:id="261" w:author="Anasta" w:date="2014-06-10T19:12:00Z"/>
        </w:rPr>
      </w:pPr>
      <w:bookmarkStart w:id="262" w:name="_Toc390194463"/>
      <w:ins w:id="263" w:author="Anasta" w:date="2014-06-10T19:12:00Z">
        <w:r>
          <w:t>INCUB</w:t>
        </w:r>
        <w:r w:rsidRPr="002F76E4">
          <w:t>AÇÃO</w:t>
        </w:r>
        <w:bookmarkEnd w:id="256"/>
        <w:bookmarkEnd w:id="262"/>
      </w:ins>
    </w:p>
    <w:p w14:paraId="6CC68E30" w14:textId="77777777" w:rsidR="00540014" w:rsidRPr="002F76E4" w:rsidRDefault="00540014" w:rsidP="00540014">
      <w:pPr>
        <w:rPr>
          <w:ins w:id="264" w:author="Anasta" w:date="2014-06-10T19:12:00Z"/>
        </w:rPr>
      </w:pPr>
    </w:p>
    <w:p w14:paraId="1849B0A4" w14:textId="07AEA495" w:rsidR="00540014" w:rsidRPr="002F76E4" w:rsidRDefault="00540014" w:rsidP="00540014">
      <w:r w:rsidRPr="002F76E4">
        <w:t>Esse contexto tem por finalidade registrar e relacionar as preocupações do indivíduo que requerem um maior tempo para serem analisadas para que se possa tomar as decisões e as ações mais adequadas a respeito</w:t>
      </w:r>
      <w:customXmlInsRangeStart w:id="265" w:author="Anasta" w:date="2014-06-10T19:12:00Z"/>
      <w:sdt>
        <w:sdtPr>
          <w:id w:val="-1466047507"/>
          <w:citation/>
        </w:sdtPr>
        <w:sdtContent>
          <w:customXmlInsRangeEnd w:id="265"/>
          <w:ins w:id="266" w:author="Anasta" w:date="2014-06-10T19:12:00Z">
            <w:r w:rsidR="002A29B5">
              <w:fldChar w:fldCharType="begin"/>
            </w:r>
            <w:r w:rsidR="002A29B5">
              <w:instrText xml:space="preserve"> CITATION All05 \l 1046 </w:instrText>
            </w:r>
            <w:r w:rsidR="002A29B5">
              <w:fldChar w:fldCharType="separate"/>
            </w:r>
          </w:ins>
          <w:r w:rsidR="00B0233D">
            <w:rPr>
              <w:noProof/>
            </w:rPr>
            <w:t xml:space="preserve"> [1]</w:t>
          </w:r>
          <w:ins w:id="267" w:author="Anasta" w:date="2014-06-10T19:12:00Z">
            <w:r w:rsidR="002A29B5">
              <w:fldChar w:fldCharType="end"/>
            </w:r>
          </w:ins>
          <w:customXmlInsRangeStart w:id="268" w:author="Anasta" w:date="2014-06-10T19:12:00Z"/>
        </w:sdtContent>
      </w:sdt>
      <w:customXmlInsRangeEnd w:id="268"/>
      <w:r w:rsidRPr="002F76E4">
        <w:t>.</w:t>
      </w:r>
    </w:p>
    <w:p w14:paraId="5E0A37F4" w14:textId="77777777" w:rsidR="00540014" w:rsidRPr="002F76E4" w:rsidRDefault="00540014" w:rsidP="000A0404">
      <w:pPr>
        <w:pStyle w:val="NormalIP"/>
        <w:jc w:val="center"/>
      </w:pPr>
    </w:p>
    <w:p w14:paraId="2F1F8D9F" w14:textId="77777777" w:rsidR="00540014" w:rsidRPr="002F76E4" w:rsidRDefault="00380E5A" w:rsidP="00380E5A">
      <w:pPr>
        <w:pStyle w:val="SubTitulozinho"/>
        <w:rPr>
          <w:del w:id="269" w:author="Anasta" w:date="2014-06-10T19:12:00Z"/>
        </w:rPr>
      </w:pPr>
      <w:bookmarkStart w:id="270" w:name="_Toc389729715"/>
      <w:del w:id="271" w:author="Anasta" w:date="2014-06-10T19:12:00Z">
        <w:r>
          <w:delText>Referência</w:delText>
        </w:r>
        <w:bookmarkStart w:id="272" w:name="_Toc390194464"/>
        <w:bookmarkEnd w:id="272"/>
      </w:del>
    </w:p>
    <w:p w14:paraId="256B4FC7" w14:textId="77777777" w:rsidR="001E031E" w:rsidRPr="002F76E4" w:rsidRDefault="001E031E" w:rsidP="00834D27">
      <w:pPr>
        <w:pStyle w:val="Heading3"/>
        <w:rPr>
          <w:ins w:id="273" w:author="Anasta" w:date="2014-06-10T19:12:00Z"/>
        </w:rPr>
      </w:pPr>
      <w:bookmarkStart w:id="274" w:name="_Toc390194465"/>
      <w:ins w:id="275" w:author="Anasta" w:date="2014-06-10T19:12:00Z">
        <w:r>
          <w:lastRenderedPageBreak/>
          <w:t>REFERÊNCIA</w:t>
        </w:r>
        <w:bookmarkEnd w:id="270"/>
        <w:bookmarkEnd w:id="274"/>
      </w:ins>
    </w:p>
    <w:p w14:paraId="3B3E138E" w14:textId="77777777" w:rsidR="00540014" w:rsidRPr="002F76E4" w:rsidRDefault="00540014" w:rsidP="00540014">
      <w:pPr>
        <w:pStyle w:val="NormalIP"/>
        <w:jc w:val="center"/>
      </w:pPr>
    </w:p>
    <w:p w14:paraId="5781014E" w14:textId="6888D85D" w:rsidR="00540014" w:rsidRPr="002F76E4" w:rsidRDefault="00540014" w:rsidP="00540014">
      <w:pPr>
        <w:pStyle w:val="NormalIP"/>
      </w:pPr>
      <w:r w:rsidRPr="002F76E4">
        <w:t>Esse contexto refere-se ao sistema de armazenamento de informação do indivíduo. O GTD recomenda que haja um sistema físico ou digital eficiente para armazenamento de informações que o indivíduo julgar pertinentes para si. Essas informações podem ser acessadas sempre que necessário</w:t>
      </w:r>
      <w:del w:id="276" w:author="Anasta" w:date="2014-06-10T19:12:00Z">
        <w:r w:rsidRPr="002F76E4">
          <w:delText>.</w:delText>
        </w:r>
      </w:del>
      <w:customXmlInsRangeStart w:id="277" w:author="Anasta" w:date="2014-06-10T19:12:00Z"/>
      <w:sdt>
        <w:sdtPr>
          <w:id w:val="-1872213195"/>
          <w:citation/>
        </w:sdtPr>
        <w:sdtContent>
          <w:customXmlInsRangeEnd w:id="277"/>
          <w:ins w:id="278" w:author="Anasta" w:date="2014-06-10T19:12:00Z">
            <w:r w:rsidR="002A29B5">
              <w:fldChar w:fldCharType="begin"/>
            </w:r>
            <w:r w:rsidR="002A29B5">
              <w:instrText xml:space="preserve"> CITATION All05 \l 1046 </w:instrText>
            </w:r>
            <w:r w:rsidR="002A29B5">
              <w:fldChar w:fldCharType="separate"/>
            </w:r>
          </w:ins>
          <w:r w:rsidR="00B0233D">
            <w:rPr>
              <w:noProof/>
            </w:rPr>
            <w:t xml:space="preserve"> [1]</w:t>
          </w:r>
          <w:ins w:id="279" w:author="Anasta" w:date="2014-06-10T19:12:00Z">
            <w:r w:rsidR="002A29B5">
              <w:fldChar w:fldCharType="end"/>
            </w:r>
          </w:ins>
          <w:customXmlInsRangeStart w:id="280" w:author="Anasta" w:date="2014-06-10T19:12:00Z"/>
        </w:sdtContent>
      </w:sdt>
      <w:customXmlInsRangeEnd w:id="280"/>
      <w:ins w:id="281" w:author="Anasta" w:date="2014-06-10T19:12:00Z">
        <w:r w:rsidRPr="002F76E4">
          <w:t>.</w:t>
        </w:r>
      </w:ins>
      <w:r w:rsidRPr="002F76E4">
        <w:t xml:space="preserve"> </w:t>
      </w:r>
    </w:p>
    <w:p w14:paraId="0B1BFB8F" w14:textId="3EA19E61" w:rsidR="00540014" w:rsidRPr="002F76E4" w:rsidRDefault="00540014" w:rsidP="00540014">
      <w:pPr>
        <w:pStyle w:val="NormalIP"/>
      </w:pPr>
      <w:r w:rsidRPr="002F76E4">
        <w:t>Um exemplo, para fins de ilustração, seria uma pessoa guardar uma receita de bolo de uma revista na pasta pessoal (física ou digital) de receitas dela, com a intenção de um dia utilizar.</w:t>
      </w:r>
    </w:p>
    <w:p w14:paraId="64E14C30" w14:textId="77777777" w:rsidR="00BB68D9" w:rsidRPr="002F76E4" w:rsidRDefault="00BB68D9" w:rsidP="00FE00C5">
      <w:pPr>
        <w:pStyle w:val="NormalIP"/>
        <w:rPr>
          <w:del w:id="282" w:author="Anasta" w:date="2014-06-10T19:12:00Z"/>
        </w:rPr>
      </w:pPr>
    </w:p>
    <w:p w14:paraId="3234B690" w14:textId="77777777" w:rsidR="007F0149" w:rsidRPr="002F76E4" w:rsidRDefault="00380E5A" w:rsidP="00380E5A">
      <w:pPr>
        <w:pStyle w:val="SubTitulozinho"/>
        <w:rPr>
          <w:del w:id="283" w:author="Anasta" w:date="2014-06-10T19:12:00Z"/>
        </w:rPr>
      </w:pPr>
      <w:del w:id="284" w:author="Anasta" w:date="2014-06-10T19:12:00Z">
        <w:r>
          <w:delText>Projeto</w:delText>
        </w:r>
      </w:del>
    </w:p>
    <w:p w14:paraId="4B8E57D8" w14:textId="5733E4DC" w:rsidR="001E031E" w:rsidRDefault="001E031E">
      <w:pPr>
        <w:widowControl/>
        <w:suppressAutoHyphens w:val="0"/>
        <w:spacing w:line="240" w:lineRule="auto"/>
        <w:ind w:firstLine="0"/>
        <w:jc w:val="left"/>
        <w:rPr>
          <w:ins w:id="285" w:author="Anasta" w:date="2014-06-10T19:12:00Z"/>
          <w:rFonts w:eastAsia="Times New Roman"/>
          <w:kern w:val="0"/>
          <w:lang w:eastAsia="pt-BR"/>
        </w:rPr>
      </w:pPr>
      <w:ins w:id="286" w:author="Anasta" w:date="2014-06-10T19:12:00Z">
        <w:r>
          <w:br w:type="page"/>
        </w:r>
      </w:ins>
    </w:p>
    <w:p w14:paraId="6A4A2133" w14:textId="77777777" w:rsidR="001E031E" w:rsidRPr="001E031E" w:rsidRDefault="001E031E" w:rsidP="00834D27">
      <w:pPr>
        <w:pStyle w:val="Heading3"/>
        <w:rPr>
          <w:ins w:id="287" w:author="Anasta" w:date="2014-06-10T19:12:00Z"/>
          <w:rFonts w:eastAsia="Times New Roman"/>
          <w:kern w:val="0"/>
          <w:sz w:val="24"/>
          <w:szCs w:val="24"/>
          <w:lang w:eastAsia="pt-BR"/>
        </w:rPr>
      </w:pPr>
      <w:bookmarkStart w:id="288" w:name="_Toc389729716"/>
      <w:bookmarkStart w:id="289" w:name="_Toc390194466"/>
      <w:ins w:id="290" w:author="Anasta" w:date="2014-06-10T19:12:00Z">
        <w:r>
          <w:lastRenderedPageBreak/>
          <w:t>PROJETO</w:t>
        </w:r>
        <w:bookmarkEnd w:id="288"/>
        <w:bookmarkEnd w:id="289"/>
      </w:ins>
    </w:p>
    <w:p w14:paraId="01801EA3" w14:textId="77777777" w:rsidR="007F0149" w:rsidRPr="002F76E4" w:rsidRDefault="007F0149" w:rsidP="007F0149">
      <w:pPr>
        <w:pStyle w:val="NormalIP"/>
        <w:jc w:val="center"/>
      </w:pPr>
    </w:p>
    <w:p w14:paraId="2B23F9CE" w14:textId="21768EAC" w:rsidR="007F0149" w:rsidRPr="002F76E4" w:rsidRDefault="007F0149" w:rsidP="007F0149">
      <w:pPr>
        <w:pStyle w:val="NormalIP"/>
      </w:pPr>
      <w:r w:rsidRPr="002F76E4">
        <w:t>Segundo o GTD, projeto corresponde a uma ação de múltiplos passos. Uma simples ação do dia-a-dia, como planejar uma festa, corresponde a um projeto.</w:t>
      </w:r>
    </w:p>
    <w:p w14:paraId="1E331C38" w14:textId="74ACEF85" w:rsidR="007F0149" w:rsidRDefault="007F0149" w:rsidP="007F0149">
      <w:pPr>
        <w:pStyle w:val="NormalIP"/>
      </w:pPr>
      <w:r w:rsidRPr="002F76E4">
        <w:t xml:space="preserve">O GTD recomenda que o indivíduo tenha </w:t>
      </w:r>
      <w:r w:rsidR="00D55E7E" w:rsidRPr="002F76E4">
        <w:t>representado</w:t>
      </w:r>
      <w:r w:rsidRPr="002F76E4">
        <w:t>, físico ou digitalmente, todos os seus projetos ativos, de forma que cada uma das suas ações possa estar associada a um projeto</w:t>
      </w:r>
      <w:customXmlInsRangeStart w:id="291" w:author="Anasta" w:date="2014-06-10T19:12:00Z"/>
      <w:sdt>
        <w:sdtPr>
          <w:id w:val="1596677433"/>
          <w:citation/>
        </w:sdtPr>
        <w:sdtContent>
          <w:customXmlInsRangeEnd w:id="291"/>
          <w:ins w:id="292" w:author="Anasta" w:date="2014-06-10T19:12:00Z">
            <w:r w:rsidR="002A29B5">
              <w:fldChar w:fldCharType="begin"/>
            </w:r>
            <w:r w:rsidR="002A29B5">
              <w:instrText xml:space="preserve"> CITATION All05 \l 1046 </w:instrText>
            </w:r>
            <w:r w:rsidR="002A29B5">
              <w:fldChar w:fldCharType="separate"/>
            </w:r>
          </w:ins>
          <w:r w:rsidR="00B0233D">
            <w:rPr>
              <w:noProof/>
            </w:rPr>
            <w:t xml:space="preserve"> [1]</w:t>
          </w:r>
          <w:ins w:id="293" w:author="Anasta" w:date="2014-06-10T19:12:00Z">
            <w:r w:rsidR="002A29B5">
              <w:fldChar w:fldCharType="end"/>
            </w:r>
          </w:ins>
          <w:customXmlInsRangeStart w:id="294" w:author="Anasta" w:date="2014-06-10T19:12:00Z"/>
        </w:sdtContent>
      </w:sdt>
      <w:customXmlInsRangeEnd w:id="294"/>
      <w:r w:rsidRPr="002F76E4">
        <w:t>.</w:t>
      </w:r>
    </w:p>
    <w:p w14:paraId="2B4C8615" w14:textId="77777777" w:rsidR="000E6075" w:rsidRPr="002F76E4" w:rsidRDefault="00380E5A" w:rsidP="00380E5A">
      <w:pPr>
        <w:pStyle w:val="SubTitulozinho"/>
        <w:rPr>
          <w:del w:id="295" w:author="Anasta" w:date="2014-06-10T19:12:00Z"/>
        </w:rPr>
      </w:pPr>
      <w:del w:id="296" w:author="Anasta" w:date="2014-06-10T19:12:00Z">
        <w:r>
          <w:delText>Lixo</w:delText>
        </w:r>
      </w:del>
    </w:p>
    <w:p w14:paraId="31C0B051" w14:textId="77777777" w:rsidR="0085733C" w:rsidRPr="002F76E4" w:rsidRDefault="0085733C" w:rsidP="0096639C">
      <w:pPr>
        <w:rPr>
          <w:del w:id="297" w:author="Anasta" w:date="2014-06-10T19:12:00Z"/>
        </w:rPr>
      </w:pPr>
    </w:p>
    <w:p w14:paraId="0200900E" w14:textId="77777777" w:rsidR="001E031E" w:rsidRPr="002F76E4" w:rsidRDefault="001E031E" w:rsidP="007F0149">
      <w:pPr>
        <w:pStyle w:val="NormalIP"/>
        <w:rPr>
          <w:ins w:id="298" w:author="Anasta" w:date="2014-06-10T19:12:00Z"/>
        </w:rPr>
      </w:pPr>
    </w:p>
    <w:p w14:paraId="15E50BE2" w14:textId="77777777" w:rsidR="001E031E" w:rsidRDefault="001E031E" w:rsidP="00834D27">
      <w:pPr>
        <w:pStyle w:val="Heading3"/>
        <w:rPr>
          <w:ins w:id="299" w:author="Anasta" w:date="2014-06-10T19:12:00Z"/>
        </w:rPr>
      </w:pPr>
      <w:bookmarkStart w:id="300" w:name="_Toc389051935"/>
      <w:bookmarkStart w:id="301" w:name="_Toc390194467"/>
      <w:ins w:id="302" w:author="Anasta" w:date="2014-06-10T19:12:00Z">
        <w:r>
          <w:t>LIXO</w:t>
        </w:r>
        <w:bookmarkEnd w:id="300"/>
        <w:bookmarkEnd w:id="301"/>
      </w:ins>
    </w:p>
    <w:p w14:paraId="6D71FE54" w14:textId="77777777" w:rsidR="0085733C" w:rsidRPr="002F76E4" w:rsidRDefault="0085733C" w:rsidP="0096639C">
      <w:pPr>
        <w:rPr>
          <w:ins w:id="303" w:author="Anasta" w:date="2014-06-10T19:12:00Z"/>
        </w:rPr>
      </w:pPr>
    </w:p>
    <w:p w14:paraId="4936C6F3" w14:textId="2636FCFC" w:rsidR="00CA5E8A" w:rsidRPr="002F76E4" w:rsidRDefault="00794261" w:rsidP="00CE778C">
      <w:r w:rsidRPr="002F76E4">
        <w:t>Esse contexto representa o ato de descartar uma determinada preocupação</w:t>
      </w:r>
      <w:r w:rsidR="00CE778C" w:rsidRPr="002F76E4">
        <w:t>, por não se enquadrar em nenhum outro contexto e, consequentemente, não ter utilidade alguma</w:t>
      </w:r>
      <w:customXmlInsRangeStart w:id="304" w:author="Anasta" w:date="2014-06-10T19:12:00Z"/>
      <w:sdt>
        <w:sdtPr>
          <w:id w:val="-1894641690"/>
          <w:citation/>
        </w:sdtPr>
        <w:sdtContent>
          <w:customXmlInsRangeEnd w:id="304"/>
          <w:ins w:id="305" w:author="Anasta" w:date="2014-06-10T19:12:00Z">
            <w:r w:rsidR="002A29B5">
              <w:fldChar w:fldCharType="begin"/>
            </w:r>
            <w:r w:rsidR="002A29B5">
              <w:instrText xml:space="preserve"> CITATION All05 \l 1046 </w:instrText>
            </w:r>
            <w:r w:rsidR="002A29B5">
              <w:fldChar w:fldCharType="separate"/>
            </w:r>
          </w:ins>
          <w:r w:rsidR="00B0233D">
            <w:rPr>
              <w:noProof/>
            </w:rPr>
            <w:t xml:space="preserve"> [1]</w:t>
          </w:r>
          <w:ins w:id="306" w:author="Anasta" w:date="2014-06-10T19:12:00Z">
            <w:r w:rsidR="002A29B5">
              <w:fldChar w:fldCharType="end"/>
            </w:r>
          </w:ins>
          <w:customXmlInsRangeStart w:id="307" w:author="Anasta" w:date="2014-06-10T19:12:00Z"/>
        </w:sdtContent>
      </w:sdt>
      <w:customXmlInsRangeEnd w:id="307"/>
      <w:r w:rsidR="00CE778C" w:rsidRPr="002F76E4">
        <w:t>.</w:t>
      </w:r>
    </w:p>
    <w:p w14:paraId="557B4632" w14:textId="77777777" w:rsidR="00CA5E8A" w:rsidRPr="002F76E4" w:rsidRDefault="00CA5E8A" w:rsidP="0098055F"/>
    <w:p w14:paraId="7540D7E8" w14:textId="77777777" w:rsidR="00EF2C98" w:rsidRPr="002F76E4" w:rsidRDefault="00EF2C98">
      <w:pPr>
        <w:pStyle w:val="Heading2"/>
      </w:pPr>
      <w:bookmarkStart w:id="308" w:name="_Toc389069965"/>
      <w:bookmarkStart w:id="309" w:name="_Toc390194468"/>
      <w:bookmarkStart w:id="310" w:name="_Ref382331762"/>
      <w:r w:rsidRPr="002F76E4">
        <w:t>USO DO GTD NA APLICAÇÃO</w:t>
      </w:r>
      <w:bookmarkEnd w:id="308"/>
      <w:bookmarkEnd w:id="309"/>
    </w:p>
    <w:p w14:paraId="53A7E720" w14:textId="4838E15A" w:rsidR="003A5FC4" w:rsidRPr="002F76E4" w:rsidRDefault="00875308" w:rsidP="00203239">
      <w:r w:rsidRPr="002F76E4">
        <w:t>O aplicativo deste projeto, para atender os preceitos do GTD</w:t>
      </w:r>
      <w:r w:rsidR="003A5FC4" w:rsidRPr="002F76E4">
        <w:t xml:space="preserve"> implementar</w:t>
      </w:r>
      <w:r w:rsidRPr="002F76E4">
        <w:t>á</w:t>
      </w:r>
      <w:r w:rsidR="003A5FC4" w:rsidRPr="002F76E4">
        <w:t>, em forma de lista</w:t>
      </w:r>
      <w:r w:rsidR="000721CB" w:rsidRPr="002F76E4">
        <w:t xml:space="preserve"> textual</w:t>
      </w:r>
      <w:r w:rsidR="003A5FC4" w:rsidRPr="002F76E4">
        <w:t>, os contextos “caixa de entrada”, “próximas ações”, “algum dia / talvez”</w:t>
      </w:r>
      <w:r w:rsidR="001E78DC" w:rsidRPr="002F76E4">
        <w:t>, “calendário”</w:t>
      </w:r>
      <w:r w:rsidR="00CD1488" w:rsidRPr="002F76E4">
        <w:t>, “esperar”</w:t>
      </w:r>
      <w:r w:rsidR="00B6506B" w:rsidRPr="002F76E4">
        <w:t xml:space="preserve"> e “incubação”</w:t>
      </w:r>
      <w:r w:rsidR="00275048" w:rsidRPr="002F76E4">
        <w:t xml:space="preserve">. Os contextos de “projeto” e “referência” serão </w:t>
      </w:r>
      <w:r w:rsidR="00AF31EE" w:rsidRPr="002F76E4">
        <w:t>contemplados</w:t>
      </w:r>
      <w:r w:rsidR="001529DD" w:rsidRPr="002F76E4">
        <w:t xml:space="preserve"> com listas, porém, o aplicativo fornecerá</w:t>
      </w:r>
      <w:r w:rsidR="00AF31EE" w:rsidRPr="002F76E4">
        <w:t xml:space="preserve"> a funcionalidade de “compartilhar”, que proverá os meios para que o usuário possa remanejar</w:t>
      </w:r>
      <w:r w:rsidR="00C70180" w:rsidRPr="002F76E4">
        <w:t xml:space="preserve"> </w:t>
      </w:r>
      <w:r w:rsidR="000721CB" w:rsidRPr="002F76E4">
        <w:t>os respectivos</w:t>
      </w:r>
      <w:r w:rsidR="00AF31EE" w:rsidRPr="002F76E4">
        <w:t xml:space="preserve"> itens para seu</w:t>
      </w:r>
      <w:r w:rsidR="00C70180" w:rsidRPr="002F76E4">
        <w:t xml:space="preserve"> sistema pessoal de “projeto” e ‘referência”</w:t>
      </w:r>
      <w:r w:rsidR="00837E41" w:rsidRPr="002F76E4">
        <w:t>, externo ao aplicativo</w:t>
      </w:r>
      <w:r w:rsidR="00C70180" w:rsidRPr="002F76E4">
        <w:t>.</w:t>
      </w:r>
      <w:r w:rsidR="00067138" w:rsidRPr="002F76E4">
        <w:t xml:space="preserve"> O contexto “lixo”</w:t>
      </w:r>
      <w:r w:rsidR="009538E7" w:rsidRPr="002F76E4">
        <w:t>, no aplicativo,</w:t>
      </w:r>
      <w:r w:rsidR="00067138" w:rsidRPr="002F76E4">
        <w:t xml:space="preserve"> corresponderá </w:t>
      </w:r>
      <w:r w:rsidR="00D55E7E" w:rsidRPr="002F76E4">
        <w:t>à</w:t>
      </w:r>
      <w:r w:rsidR="00067138" w:rsidRPr="002F76E4">
        <w:t xml:space="preserve"> opç</w:t>
      </w:r>
      <w:r w:rsidR="009538E7" w:rsidRPr="002F76E4">
        <w:t xml:space="preserve">ão de </w:t>
      </w:r>
      <w:del w:id="311" w:author="Anasta" w:date="2014-06-10T19:12:00Z">
        <w:r w:rsidR="009538E7" w:rsidRPr="002F76E4">
          <w:delText>excluir</w:delText>
        </w:r>
      </w:del>
      <w:ins w:id="312" w:author="Anasta" w:date="2014-06-10T19:12:00Z">
        <w:r w:rsidR="00BA0E04">
          <w:t>remover</w:t>
        </w:r>
      </w:ins>
      <w:r w:rsidR="009538E7" w:rsidRPr="002F76E4">
        <w:t xml:space="preserve"> </w:t>
      </w:r>
      <w:r w:rsidR="002F76E4" w:rsidRPr="002F76E4">
        <w:t>itens</w:t>
      </w:r>
      <w:r w:rsidR="00067138" w:rsidRPr="002F76E4">
        <w:t>.</w:t>
      </w:r>
    </w:p>
    <w:p w14:paraId="6B5A9C9A" w14:textId="77836738" w:rsidR="00875308" w:rsidRPr="002F76E4" w:rsidRDefault="00B17673" w:rsidP="00203239">
      <w:r w:rsidRPr="002F76E4">
        <w:t>A</w:t>
      </w:r>
      <w:r w:rsidR="00DE23DE" w:rsidRPr="002F76E4">
        <w:t xml:space="preserve"> </w:t>
      </w:r>
      <w:r w:rsidRPr="002F76E4">
        <w:t>fim de facilitar o fluxo de trabalho entre contextos prescrito pelo GTD (</w:t>
      </w:r>
      <w:r w:rsidR="0088363D" w:rsidRPr="002F76E4">
        <w:fldChar w:fldCharType="begin"/>
      </w:r>
      <w:r w:rsidR="00DE23DE" w:rsidRPr="002F76E4">
        <w:instrText xml:space="preserve"> REF _Ref382437403 \h </w:instrText>
      </w:r>
      <w:r w:rsidR="002F76E4">
        <w:instrText xml:space="preserve"> \* MERGEFORMAT </w:instrText>
      </w:r>
      <w:r w:rsidR="0088363D" w:rsidRPr="002F76E4">
        <w:fldChar w:fldCharType="separate"/>
      </w:r>
      <w:r w:rsidR="00485173" w:rsidRPr="002F76E4">
        <w:t xml:space="preserve">FIG. </w:t>
      </w:r>
      <w:r w:rsidR="00485173">
        <w:rPr>
          <w:noProof/>
        </w:rPr>
        <w:t>2.1</w:t>
      </w:r>
      <w:r w:rsidR="0088363D" w:rsidRPr="002F76E4">
        <w:fldChar w:fldCharType="end"/>
      </w:r>
      <w:r w:rsidRPr="002F76E4">
        <w:t>)</w:t>
      </w:r>
      <w:r w:rsidR="00DE23DE" w:rsidRPr="002F76E4">
        <w:t xml:space="preserve">, o aplicativo </w:t>
      </w:r>
      <w:r w:rsidR="00837E41" w:rsidRPr="002F76E4">
        <w:t>oferecerá funcionalidade que permite</w:t>
      </w:r>
      <w:r w:rsidR="00DE23DE" w:rsidRPr="002F76E4">
        <w:t xml:space="preserve"> que cada item possa ser remanejado</w:t>
      </w:r>
      <w:r w:rsidR="00275048" w:rsidRPr="002F76E4">
        <w:t xml:space="preserve"> de uma lista para outra.</w:t>
      </w:r>
    </w:p>
    <w:p w14:paraId="0E36A1F4" w14:textId="492A0FF0" w:rsidR="00581880" w:rsidRPr="002F76E4" w:rsidRDefault="00581880" w:rsidP="00203239">
      <w:r w:rsidRPr="002F76E4">
        <w:t xml:space="preserve">O aplicativo </w:t>
      </w:r>
      <w:r w:rsidR="008E1741" w:rsidRPr="002F76E4">
        <w:t>proverá</w:t>
      </w:r>
      <w:r w:rsidRPr="002F76E4">
        <w:t xml:space="preserve"> o mesmo tratamento visual</w:t>
      </w:r>
      <w:r w:rsidR="00041E23" w:rsidRPr="002F76E4">
        <w:t xml:space="preserve"> para as listas.</w:t>
      </w:r>
      <w:r w:rsidR="002A020A" w:rsidRPr="002F76E4">
        <w:t xml:space="preserve"> </w:t>
      </w:r>
      <w:r w:rsidR="00041E23" w:rsidRPr="002F76E4">
        <w:t xml:space="preserve">O calendário, em especial, </w:t>
      </w:r>
      <w:ins w:id="313" w:author="Anasta" w:date="2014-06-10T19:12:00Z">
        <w:r w:rsidR="00780532">
          <w:t xml:space="preserve">além do armazenamento local, </w:t>
        </w:r>
      </w:ins>
      <w:r w:rsidR="00041E23" w:rsidRPr="002F76E4">
        <w:t xml:space="preserve">utilizará os </w:t>
      </w:r>
      <w:r w:rsidR="00743CB5" w:rsidRPr="002F76E4">
        <w:t xml:space="preserve">serviços do </w:t>
      </w:r>
      <w:r w:rsidR="00743CB5" w:rsidRPr="000A0404">
        <w:rPr>
          <w:i/>
        </w:rPr>
        <w:t>Google Calendar</w:t>
      </w:r>
      <w:r w:rsidR="00743CB5" w:rsidRPr="002F76E4">
        <w:t xml:space="preserve"> para </w:t>
      </w:r>
      <w:r w:rsidR="008E1741" w:rsidRPr="002F76E4">
        <w:t>fornecer</w:t>
      </w:r>
      <w:r w:rsidR="00743CB5" w:rsidRPr="002F76E4">
        <w:t xml:space="preserve"> o </w:t>
      </w:r>
      <w:del w:id="314" w:author="Anasta" w:date="2014-06-10T19:12:00Z">
        <w:r w:rsidR="00743CB5" w:rsidRPr="002F76E4">
          <w:delText>conteúdo dessa lista</w:delText>
        </w:r>
      </w:del>
      <w:ins w:id="315" w:author="Anasta" w:date="2014-06-10T19:12:00Z">
        <w:r w:rsidR="00780532">
          <w:t xml:space="preserve">a sincronização dos dados do calendário local </w:t>
        </w:r>
        <w:r w:rsidR="00780532">
          <w:lastRenderedPageBreak/>
          <w:t xml:space="preserve">com o calendário </w:t>
        </w:r>
        <w:r w:rsidR="00780532" w:rsidRPr="00780532">
          <w:rPr>
            <w:i/>
          </w:rPr>
          <w:t>online</w:t>
        </w:r>
        <w:r w:rsidR="00780532">
          <w:t xml:space="preserve"> da </w:t>
        </w:r>
        <w:r w:rsidR="00780532" w:rsidRPr="00780532">
          <w:rPr>
            <w:i/>
          </w:rPr>
          <w:t>Google</w:t>
        </w:r>
      </w:ins>
      <w:r w:rsidR="00743CB5" w:rsidRPr="002F76E4">
        <w:t>.</w:t>
      </w:r>
      <w:r w:rsidRPr="002F76E4">
        <w:t xml:space="preserve"> </w:t>
      </w:r>
    </w:p>
    <w:p w14:paraId="60EFD798" w14:textId="77777777" w:rsidR="00203239" w:rsidRPr="002F76E4" w:rsidRDefault="00203239" w:rsidP="00203239">
      <w:r w:rsidRPr="002F76E4">
        <w:t xml:space="preserve">A seguir, uma breve descrição das </w:t>
      </w:r>
      <w:r w:rsidRPr="002F76E4">
        <w:rPr>
          <w:i/>
        </w:rPr>
        <w:t>checklists</w:t>
      </w:r>
      <w:r w:rsidRPr="002F76E4">
        <w:t xml:space="preserve"> fixas do GTD e como elas serão abordadas durante o decorrer do projeto.</w:t>
      </w:r>
    </w:p>
    <w:p w14:paraId="6C2EC6C5" w14:textId="6DB246A6" w:rsidR="00794261" w:rsidRPr="002F76E4" w:rsidRDefault="00142E42" w:rsidP="005A1995">
      <w:pPr>
        <w:ind w:left="284"/>
      </w:pPr>
      <w:r w:rsidRPr="002F76E4">
        <w:t xml:space="preserve">Os requisitos estão formalmente documentados nas descrições de </w:t>
      </w:r>
      <w:r w:rsidR="0038672B" w:rsidRPr="002F76E4">
        <w:t>caso de uso, localizados no apên</w:t>
      </w:r>
      <w:r w:rsidR="006A3B25" w:rsidRPr="002F76E4">
        <w:t>dice</w:t>
      </w:r>
      <w:r w:rsidR="0038672B" w:rsidRPr="002F76E4">
        <w:t xml:space="preserve"> </w:t>
      </w:r>
      <w:r w:rsidR="0088363D" w:rsidRPr="002F76E4">
        <w:fldChar w:fldCharType="begin"/>
      </w:r>
      <w:r w:rsidR="0038672B" w:rsidRPr="002F76E4">
        <w:instrText xml:space="preserve"> REF _Ref382483496 \w \h </w:instrText>
      </w:r>
      <w:r w:rsidR="002F76E4">
        <w:instrText xml:space="preserve"> \* MERGEFORMAT </w:instrText>
      </w:r>
      <w:r w:rsidR="0088363D" w:rsidRPr="002F76E4">
        <w:fldChar w:fldCharType="separate"/>
      </w:r>
      <w:r w:rsidR="00485173">
        <w:t>7.2</w:t>
      </w:r>
      <w:r w:rsidR="0088363D" w:rsidRPr="002F76E4">
        <w:fldChar w:fldCharType="end"/>
      </w:r>
      <w:r w:rsidR="0094465D" w:rsidRPr="002F76E4">
        <w:t>.</w:t>
      </w:r>
      <w:r w:rsidR="00553196" w:rsidRPr="002F76E4">
        <w:t xml:space="preserve"> O</w:t>
      </w:r>
      <w:r w:rsidR="00D37CE9">
        <w:t xml:space="preserve"> funcionamento do sistema resultante </w:t>
      </w:r>
      <w:r w:rsidR="00D25DD3" w:rsidRPr="002F76E4">
        <w:t>e as respectivas descrições</w:t>
      </w:r>
      <w:r w:rsidR="00553196" w:rsidRPr="002F76E4">
        <w:t xml:space="preserve"> são </w:t>
      </w:r>
      <w:r w:rsidR="00D25DD3" w:rsidRPr="002F76E4">
        <w:t>detalhados no capí</w:t>
      </w:r>
      <w:r w:rsidR="00553196" w:rsidRPr="002F76E4">
        <w:t>tulo</w:t>
      </w:r>
      <w:r w:rsidR="00245CEA">
        <w:t xml:space="preserve"> </w:t>
      </w:r>
      <w:r w:rsidR="00245CEA">
        <w:fldChar w:fldCharType="begin"/>
      </w:r>
      <w:r w:rsidR="00245CEA">
        <w:instrText xml:space="preserve"> REF _Ref389062880 \w \h </w:instrText>
      </w:r>
      <w:r w:rsidR="00245CEA">
        <w:fldChar w:fldCharType="separate"/>
      </w:r>
      <w:r w:rsidR="00485173">
        <w:t>4</w:t>
      </w:r>
      <w:r w:rsidR="00245CEA">
        <w:fldChar w:fldCharType="end"/>
      </w:r>
      <w:r w:rsidR="00553196" w:rsidRPr="002F76E4">
        <w:t>.</w:t>
      </w:r>
    </w:p>
    <w:p w14:paraId="7AE36E16" w14:textId="77777777" w:rsidR="00203239" w:rsidRPr="002F76E4" w:rsidRDefault="00203239" w:rsidP="00203239"/>
    <w:p w14:paraId="591B7BCB" w14:textId="77777777" w:rsidR="007E138D" w:rsidRDefault="007E138D">
      <w:pPr>
        <w:widowControl/>
        <w:suppressAutoHyphens w:val="0"/>
        <w:spacing w:line="240" w:lineRule="auto"/>
        <w:ind w:firstLine="0"/>
        <w:jc w:val="left"/>
        <w:rPr>
          <w:rFonts w:eastAsiaTheme="majorEastAsia"/>
          <w:b/>
          <w:bCs/>
          <w:sz w:val="32"/>
          <w:szCs w:val="32"/>
        </w:rPr>
      </w:pPr>
      <w:bookmarkStart w:id="316" w:name="_Ref388912252"/>
      <w:r>
        <w:br w:type="page"/>
      </w:r>
    </w:p>
    <w:p w14:paraId="02034CC3" w14:textId="1236BDC9" w:rsidR="00EF2C98" w:rsidRPr="002F76E4" w:rsidRDefault="00553196" w:rsidP="00EF2C98">
      <w:pPr>
        <w:pStyle w:val="Heading1"/>
      </w:pPr>
      <w:bookmarkStart w:id="317" w:name="_Ref389060374"/>
      <w:bookmarkStart w:id="318" w:name="_Toc389069966"/>
      <w:bookmarkStart w:id="319" w:name="_Toc390194469"/>
      <w:r w:rsidRPr="002F76E4">
        <w:lastRenderedPageBreak/>
        <w:t>COMPONENTES UTILIZADOS</w:t>
      </w:r>
      <w:bookmarkEnd w:id="316"/>
      <w:bookmarkEnd w:id="317"/>
      <w:bookmarkEnd w:id="318"/>
      <w:bookmarkEnd w:id="319"/>
    </w:p>
    <w:p w14:paraId="0B8D4888" w14:textId="6B4D2DB0" w:rsidR="007D5257" w:rsidRDefault="0098055F" w:rsidP="00F43B9F">
      <w:pPr>
        <w:pStyle w:val="Heading2"/>
      </w:pPr>
      <w:bookmarkStart w:id="320" w:name="_Toc389051933"/>
      <w:bookmarkStart w:id="321" w:name="_Toc389057652"/>
      <w:bookmarkStart w:id="322" w:name="_Toc389058356"/>
      <w:bookmarkStart w:id="323" w:name="_Toc389062758"/>
      <w:bookmarkStart w:id="324" w:name="_Toc389062812"/>
      <w:bookmarkStart w:id="325" w:name="_Toc389809230"/>
      <w:bookmarkStart w:id="326" w:name="_Toc389810533"/>
      <w:bookmarkStart w:id="327" w:name="_Toc389810938"/>
      <w:bookmarkStart w:id="328" w:name="_Toc389811150"/>
      <w:bookmarkStart w:id="329" w:name="_Toc389814623"/>
      <w:bookmarkStart w:id="330" w:name="_Toc389855216"/>
      <w:bookmarkStart w:id="331" w:name="_Toc389855405"/>
      <w:bookmarkStart w:id="332" w:name="_Toc389861276"/>
      <w:bookmarkStart w:id="333" w:name="_Toc389861574"/>
      <w:bookmarkStart w:id="334" w:name="_Toc389069967"/>
      <w:bookmarkStart w:id="335" w:name="_Toc389069968"/>
      <w:bookmarkStart w:id="336" w:name="_Toc390194470"/>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commentRangeStart w:id="337"/>
      <w:r w:rsidRPr="002F76E4">
        <w:t>ANDROID</w:t>
      </w:r>
      <w:bookmarkEnd w:id="310"/>
      <w:commentRangeEnd w:id="337"/>
      <w:r w:rsidR="00700386" w:rsidRPr="002F76E4">
        <w:rPr>
          <w:rStyle w:val="CommentReference"/>
          <w:rFonts w:eastAsia="DejaVu Sans"/>
          <w:b w:val="0"/>
          <w:bCs w:val="0"/>
        </w:rPr>
        <w:commentReference w:id="337"/>
      </w:r>
      <w:bookmarkEnd w:id="335"/>
      <w:bookmarkEnd w:id="336"/>
      <w:r w:rsidR="00EF2C98" w:rsidRPr="002F76E4">
        <w:t xml:space="preserve"> </w:t>
      </w:r>
    </w:p>
    <w:p w14:paraId="1904DEC8" w14:textId="77777777" w:rsidR="009F43E1" w:rsidRPr="005069F7" w:rsidRDefault="009F43E1" w:rsidP="005069F7">
      <w:pPr>
        <w:pStyle w:val="Subtitle"/>
        <w:jc w:val="left"/>
        <w:rPr>
          <w:del w:id="338" w:author="Anasta" w:date="2014-06-10T19:12:00Z"/>
        </w:rPr>
      </w:pPr>
    </w:p>
    <w:p w14:paraId="6AE36516" w14:textId="77777777" w:rsidR="009F43E1" w:rsidRDefault="009F43E1" w:rsidP="005069F7">
      <w:pPr>
        <w:pStyle w:val="SubTtulo"/>
        <w:rPr>
          <w:del w:id="339" w:author="Anasta" w:date="2014-06-10T19:12:00Z"/>
        </w:rPr>
      </w:pPr>
      <w:del w:id="340" w:author="Anasta" w:date="2014-06-10T19:12:00Z">
        <w:r w:rsidRPr="002F18F4">
          <w:delText>DESCRIÇÃO</w:delText>
        </w:r>
      </w:del>
    </w:p>
    <w:p w14:paraId="1A49EBFB" w14:textId="77777777" w:rsidR="00F43B9F" w:rsidRPr="00F43B9F" w:rsidRDefault="00F43B9F">
      <w:pPr>
        <w:pPrChange w:id="341" w:author="Anasta" w:date="2014-06-10T19:12:00Z">
          <w:pPr>
            <w:pStyle w:val="SubTtulo"/>
          </w:pPr>
        </w:pPrChange>
      </w:pPr>
    </w:p>
    <w:p w14:paraId="6DBCCB88" w14:textId="2EE6301E" w:rsidR="009F43E1" w:rsidRPr="002F76E4" w:rsidRDefault="009F43E1" w:rsidP="009F43E1">
      <w:r w:rsidRPr="000A0404">
        <w:rPr>
          <w:i/>
        </w:rPr>
        <w:t>Android</w:t>
      </w:r>
      <w:r w:rsidRPr="002F76E4">
        <w:t xml:space="preserve"> é uma pilha de </w:t>
      </w:r>
      <w:r w:rsidR="00401B9D" w:rsidRPr="002F76E4">
        <w:rPr>
          <w:i/>
        </w:rPr>
        <w:t>softwares</w:t>
      </w:r>
      <w:r w:rsidRPr="002F76E4">
        <w:t xml:space="preserve"> para dispositivos móveis que inclui um sistema operacional, </w:t>
      </w:r>
      <w:r w:rsidRPr="000A0404">
        <w:rPr>
          <w:i/>
        </w:rPr>
        <w:t>middleware</w:t>
      </w:r>
      <w:r w:rsidRPr="002F76E4">
        <w:t xml:space="preserve"> e aplicações chave.</w:t>
      </w:r>
    </w:p>
    <w:p w14:paraId="7ED92327" w14:textId="77777777" w:rsidR="009F43E1" w:rsidRPr="002F76E4" w:rsidRDefault="009F43E1" w:rsidP="009F43E1">
      <w:r w:rsidRPr="002F76E4">
        <w:t>Seu sistema operacional é baseado no kernel do Linux 2.6.</w:t>
      </w:r>
    </w:p>
    <w:p w14:paraId="6B268E05" w14:textId="02E7C9FC" w:rsidR="009F43E1" w:rsidRPr="002F76E4" w:rsidRDefault="009F43E1" w:rsidP="009F43E1">
      <w:r w:rsidRPr="002F76E4">
        <w:t xml:space="preserve">O </w:t>
      </w:r>
      <w:r w:rsidRPr="000A0404">
        <w:rPr>
          <w:i/>
        </w:rPr>
        <w:t xml:space="preserve">Android </w:t>
      </w:r>
      <w:r w:rsidR="00C076E5">
        <w:t>SDK fornece</w:t>
      </w:r>
      <w:r w:rsidR="007C50F8">
        <w:t xml:space="preserve"> </w:t>
      </w:r>
      <w:del w:id="342" w:author="Anasta" w:date="2014-06-10T19:12:00Z">
        <w:r w:rsidRPr="002F76E4">
          <w:delText xml:space="preserve">as </w:delText>
        </w:r>
      </w:del>
      <w:r w:rsidR="007C50F8">
        <w:t xml:space="preserve">ferramentas </w:t>
      </w:r>
      <w:del w:id="343" w:author="Anasta" w:date="2014-06-10T19:12:00Z">
        <w:r w:rsidRPr="002F76E4">
          <w:delText>e APIs necessárias</w:delText>
        </w:r>
      </w:del>
      <w:ins w:id="344" w:author="Anasta" w:date="2014-06-10T19:12:00Z">
        <w:r w:rsidR="007C50F8">
          <w:t>úteis</w:t>
        </w:r>
      </w:ins>
      <w:r w:rsidRPr="002F76E4">
        <w:t xml:space="preserve"> para começar a desenvolver aplicações na plataforma </w:t>
      </w:r>
      <w:r w:rsidRPr="000A0404">
        <w:rPr>
          <w:i/>
        </w:rPr>
        <w:t xml:space="preserve">Android </w:t>
      </w:r>
      <w:r w:rsidRPr="002F76E4">
        <w:t>usando a linguagem de programação Java</w:t>
      </w:r>
      <w:ins w:id="345" w:author="Anasta" w:date="2014-06-10T19:12:00Z">
        <w:r w:rsidR="007C50F8">
          <w:t xml:space="preserve">, como um emulador, um </w:t>
        </w:r>
        <w:r w:rsidR="007C50F8" w:rsidRPr="007C50F8">
          <w:rPr>
            <w:i/>
          </w:rPr>
          <w:t>debugger</w:t>
        </w:r>
        <w:r w:rsidR="007C50F8">
          <w:t xml:space="preserve"> e ferramentas de análise de performance</w:t>
        </w:r>
      </w:ins>
      <w:r w:rsidRPr="002F76E4">
        <w:t>.</w:t>
      </w:r>
    </w:p>
    <w:p w14:paraId="41234396" w14:textId="113C8970" w:rsidR="009F43E1" w:rsidRPr="002F76E4" w:rsidRDefault="009F43E1" w:rsidP="009F43E1">
      <w:r w:rsidRPr="002F76E4">
        <w:t xml:space="preserve">A arquitetura do </w:t>
      </w:r>
      <w:r w:rsidRPr="000A0404">
        <w:rPr>
          <w:i/>
        </w:rPr>
        <w:t>Android</w:t>
      </w:r>
      <w:r w:rsidRPr="002F76E4">
        <w:t xml:space="preserve"> </w:t>
      </w:r>
      <w:del w:id="346" w:author="Anasta" w:date="2014-06-10T19:12:00Z">
        <w:r w:rsidRPr="002F76E4">
          <w:delText>pode ser subdividia</w:delText>
        </w:r>
      </w:del>
      <w:ins w:id="347" w:author="Anasta" w:date="2014-06-10T19:12:00Z">
        <w:r w:rsidR="007C50F8">
          <w:t xml:space="preserve">é </w:t>
        </w:r>
        <w:r w:rsidRPr="002F76E4">
          <w:t>dividi</w:t>
        </w:r>
        <w:r w:rsidR="00F43B9F">
          <w:t>d</w:t>
        </w:r>
        <w:r w:rsidRPr="002F76E4">
          <w:t>a</w:t>
        </w:r>
      </w:ins>
      <w:r w:rsidRPr="002F76E4">
        <w:t xml:space="preserve"> em cinco</w:t>
      </w:r>
      <w:customXmlInsRangeStart w:id="348" w:author="Anasta" w:date="2014-06-10T19:12:00Z"/>
      <w:sdt>
        <w:sdtPr>
          <w:id w:val="2055191305"/>
          <w:citation/>
        </w:sdtPr>
        <w:sdtContent>
          <w:customXmlInsRangeEnd w:id="348"/>
          <w:ins w:id="349" w:author="Anasta" w:date="2014-06-10T19:12:00Z">
            <w:r w:rsidR="00F102B2">
              <w:fldChar w:fldCharType="begin"/>
            </w:r>
            <w:r w:rsidR="00F102B2">
              <w:instrText xml:space="preserve"> CITATION Man14 \l 1046 </w:instrText>
            </w:r>
            <w:r w:rsidR="00F102B2">
              <w:fldChar w:fldCharType="separate"/>
            </w:r>
          </w:ins>
          <w:r w:rsidR="00B0233D">
            <w:rPr>
              <w:noProof/>
            </w:rPr>
            <w:t xml:space="preserve"> [2]</w:t>
          </w:r>
          <w:ins w:id="350" w:author="Anasta" w:date="2014-06-10T19:12:00Z">
            <w:r w:rsidR="00F102B2">
              <w:fldChar w:fldCharType="end"/>
            </w:r>
          </w:ins>
          <w:customXmlInsRangeStart w:id="351" w:author="Anasta" w:date="2014-06-10T19:12:00Z"/>
        </w:sdtContent>
      </w:sdt>
      <w:customXmlInsRangeEnd w:id="351"/>
      <w:r w:rsidRPr="002F76E4">
        <w:t xml:space="preserve">, conforme </w:t>
      </w:r>
      <w:r w:rsidR="0088363D" w:rsidRPr="002F76E4">
        <w:fldChar w:fldCharType="begin"/>
      </w:r>
      <w:r w:rsidRPr="002F76E4">
        <w:instrText xml:space="preserve"> REF _Ref382329619 \h </w:instrText>
      </w:r>
      <w:r w:rsidR="002F76E4">
        <w:instrText xml:space="preserve"> \* MERGEFORMAT </w:instrText>
      </w:r>
      <w:r w:rsidR="0088363D" w:rsidRPr="002F76E4">
        <w:fldChar w:fldCharType="separate"/>
      </w:r>
      <w:r w:rsidR="00485173" w:rsidRPr="002F76E4">
        <w:t xml:space="preserve">FIG. </w:t>
      </w:r>
      <w:r w:rsidR="00485173">
        <w:rPr>
          <w:noProof/>
        </w:rPr>
        <w:t>3.1</w:t>
      </w:r>
      <w:r w:rsidR="0088363D" w:rsidRPr="002F76E4">
        <w:fldChar w:fldCharType="end"/>
      </w:r>
      <w:r w:rsidRPr="002F76E4">
        <w:t>:</w:t>
      </w:r>
    </w:p>
    <w:p w14:paraId="00E4AF62" w14:textId="77777777" w:rsidR="009F43E1" w:rsidRPr="002F76E4" w:rsidRDefault="009F43E1" w:rsidP="009F43E1">
      <w:pPr>
        <w:pStyle w:val="ListParagraph"/>
        <w:numPr>
          <w:ilvl w:val="0"/>
          <w:numId w:val="22"/>
        </w:numPr>
      </w:pPr>
      <w:r w:rsidRPr="002F76E4">
        <w:t xml:space="preserve">Aplicações: Camada formada pelos aplicativos utilizados pelo usuário. Esses aplicativos utilizam o </w:t>
      </w:r>
      <w:r w:rsidRPr="000A0404">
        <w:rPr>
          <w:i/>
        </w:rPr>
        <w:t>framework</w:t>
      </w:r>
      <w:r w:rsidRPr="002F76E4">
        <w:t xml:space="preserve"> de aplicação poderoso e flexível para desenvolvimento. São escritos na linguagem Java.</w:t>
      </w:r>
    </w:p>
    <w:p w14:paraId="6028E691" w14:textId="77777777" w:rsidR="009F43E1" w:rsidRPr="002F76E4" w:rsidRDefault="009F43E1" w:rsidP="009F43E1">
      <w:pPr>
        <w:pStyle w:val="ListParagraph"/>
        <w:numPr>
          <w:ilvl w:val="0"/>
          <w:numId w:val="22"/>
        </w:numPr>
      </w:pPr>
      <w:r w:rsidRPr="002F76E4">
        <w:rPr>
          <w:i/>
        </w:rPr>
        <w:t>Framework</w:t>
      </w:r>
      <w:r w:rsidRPr="002F76E4">
        <w:t xml:space="preserve"> da aplicação: Camada com a qual aplicativos interagem. Composto por serviços como </w:t>
      </w:r>
      <w:r w:rsidRPr="000A0404">
        <w:rPr>
          <w:i/>
        </w:rPr>
        <w:t>Activity Manager, Content Provider, Telephony Manager, Location Manager, Resource Manager</w:t>
      </w:r>
      <w:r w:rsidRPr="002F76E4">
        <w:t>, dentre outros. Esses serviços são disponibilizados na forma de classes para que possam ser utilizados pelos programadores no desenvolvimento de seus aplicativos.</w:t>
      </w:r>
    </w:p>
    <w:p w14:paraId="1C2229B6" w14:textId="77777777" w:rsidR="009F43E1" w:rsidRPr="002F76E4" w:rsidRDefault="009F43E1" w:rsidP="009F43E1">
      <w:pPr>
        <w:pStyle w:val="ListParagraph"/>
        <w:numPr>
          <w:ilvl w:val="0"/>
          <w:numId w:val="22"/>
        </w:numPr>
      </w:pPr>
      <w:r w:rsidRPr="002F76E4">
        <w:t xml:space="preserve">Bibliotecas: Camada que permite que o dispositivo manipule diferentes tipos de informação. Elas são escritas em linguagem c ou c++ e são específicas para cada </w:t>
      </w:r>
      <w:r w:rsidRPr="002F76E4">
        <w:rPr>
          <w:i/>
        </w:rPr>
        <w:t>hardware</w:t>
      </w:r>
      <w:r w:rsidRPr="002F76E4">
        <w:t xml:space="preserve">. </w:t>
      </w:r>
    </w:p>
    <w:p w14:paraId="65A6F2AC" w14:textId="77777777" w:rsidR="009F43E1" w:rsidRPr="002F76E4" w:rsidRDefault="009F43E1" w:rsidP="009F43E1">
      <w:pPr>
        <w:pStyle w:val="ListParagraph"/>
        <w:numPr>
          <w:ilvl w:val="0"/>
          <w:numId w:val="22"/>
        </w:numPr>
      </w:pPr>
      <w:r w:rsidRPr="000A0404">
        <w:rPr>
          <w:i/>
        </w:rPr>
        <w:t>Android Runtime</w:t>
      </w:r>
      <w:r w:rsidRPr="002F76E4">
        <w:t xml:space="preserve">: Camada composta pela máquina virtual </w:t>
      </w:r>
      <w:r w:rsidRPr="000A0404">
        <w:rPr>
          <w:i/>
        </w:rPr>
        <w:t>Dalvik</w:t>
      </w:r>
      <w:r w:rsidRPr="002F76E4">
        <w:t xml:space="preserve"> – um tipo de máquina virtual Java desenvolvido e otimizado para </w:t>
      </w:r>
      <w:r w:rsidRPr="000A0404">
        <w:rPr>
          <w:i/>
        </w:rPr>
        <w:t>Android –</w:t>
      </w:r>
      <w:r w:rsidRPr="002F76E4">
        <w:t xml:space="preserve"> e pelas </w:t>
      </w:r>
      <w:r w:rsidR="005240A1">
        <w:rPr>
          <w:i/>
        </w:rPr>
        <w:t>bibliotecas principais do Java</w:t>
      </w:r>
      <w:r w:rsidRPr="002F76E4">
        <w:t xml:space="preserve">. Assim, a máquina virtual </w:t>
      </w:r>
      <w:r w:rsidRPr="000A0404">
        <w:rPr>
          <w:i/>
        </w:rPr>
        <w:t xml:space="preserve">Dalvik </w:t>
      </w:r>
      <w:r w:rsidRPr="002F76E4">
        <w:t xml:space="preserve">pode utilizar recursos como gerenciamento de memória e de </w:t>
      </w:r>
      <w:r w:rsidRPr="007C50F8">
        <w:rPr>
          <w:i/>
          <w:rPrChange w:id="352" w:author="Anasta" w:date="2014-06-10T19:12:00Z">
            <w:rPr/>
          </w:rPrChange>
        </w:rPr>
        <w:t>multi-</w:t>
      </w:r>
      <w:r w:rsidRPr="007C50F8">
        <w:rPr>
          <w:i/>
        </w:rPr>
        <w:t>threading</w:t>
      </w:r>
      <w:r w:rsidRPr="002F76E4">
        <w:t xml:space="preserve">, intrínseco à linguagem Java, bem como permite que cada aplicação funcionando tenha seu próprio processo, com sua própria instância da </w:t>
      </w:r>
      <w:r w:rsidRPr="000A0404">
        <w:rPr>
          <w:i/>
        </w:rPr>
        <w:t xml:space="preserve">Dalvik </w:t>
      </w:r>
      <w:r w:rsidRPr="002F76E4">
        <w:rPr>
          <w:i/>
        </w:rPr>
        <w:t>VM</w:t>
      </w:r>
      <w:r w:rsidRPr="002F76E4">
        <w:t>.</w:t>
      </w:r>
    </w:p>
    <w:p w14:paraId="50B89C3B" w14:textId="77777777" w:rsidR="009F43E1" w:rsidRPr="002F76E4" w:rsidRDefault="009F43E1" w:rsidP="009F43E1">
      <w:pPr>
        <w:pStyle w:val="ListParagraph"/>
        <w:numPr>
          <w:ilvl w:val="0"/>
          <w:numId w:val="22"/>
        </w:numPr>
      </w:pPr>
      <w:r w:rsidRPr="002F76E4">
        <w:rPr>
          <w:i/>
        </w:rPr>
        <w:lastRenderedPageBreak/>
        <w:t>Kernel</w:t>
      </w:r>
      <w:r w:rsidRPr="002F76E4">
        <w:t xml:space="preserve"> do </w:t>
      </w:r>
      <w:r w:rsidRPr="000A0404">
        <w:rPr>
          <w:i/>
        </w:rPr>
        <w:t>Linux</w:t>
      </w:r>
      <w:r w:rsidRPr="002F76E4">
        <w:t xml:space="preserve">: Camada responsável por funcionalidades básicas de sistema operacional como gerenciamento de processos, de memória, de energia e de </w:t>
      </w:r>
      <w:r w:rsidRPr="002F76E4">
        <w:rPr>
          <w:i/>
        </w:rPr>
        <w:t>drivers</w:t>
      </w:r>
      <w:r w:rsidRPr="002F76E4">
        <w:t xml:space="preserve"> de dispositivos (câmera, teclado, </w:t>
      </w:r>
      <w:r w:rsidRPr="002F76E4">
        <w:rPr>
          <w:i/>
        </w:rPr>
        <w:t>display</w:t>
      </w:r>
      <w:r w:rsidRPr="002F76E4">
        <w:t>).</w:t>
      </w:r>
    </w:p>
    <w:p w14:paraId="3B824AE9" w14:textId="77777777" w:rsidR="006246B1" w:rsidRPr="002F76E4" w:rsidRDefault="006246B1" w:rsidP="006246B1">
      <w:pPr>
        <w:keepNext/>
      </w:pPr>
    </w:p>
    <w:p w14:paraId="1080A7B0" w14:textId="77777777" w:rsidR="009F43E1" w:rsidRPr="002F76E4" w:rsidRDefault="009F43E1" w:rsidP="006246B1">
      <w:pPr>
        <w:keepNext/>
      </w:pPr>
      <w:r w:rsidRPr="000A0404">
        <w:rPr>
          <w:i/>
          <w:noProof/>
          <w:lang w:eastAsia="pt-BR"/>
        </w:rPr>
        <w:drawing>
          <wp:inline distT="0" distB="0" distL="0" distR="0" wp14:anchorId="788A8F7F" wp14:editId="1ECA3349">
            <wp:extent cx="5412643" cy="3933646"/>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grayscl/>
                      <a:extLst>
                        <a:ext uri="{28A0092B-C50C-407E-A947-70E740481C1C}">
                          <a14:useLocalDpi xmlns:a14="http://schemas.microsoft.com/office/drawing/2010/main" val="0"/>
                        </a:ext>
                      </a:extLst>
                    </a:blip>
                    <a:stretch>
                      <a:fillRect/>
                    </a:stretch>
                  </pic:blipFill>
                  <pic:spPr>
                    <a:xfrm>
                      <a:off x="0" y="0"/>
                      <a:ext cx="5415073" cy="3935412"/>
                    </a:xfrm>
                    <a:prstGeom prst="rect">
                      <a:avLst/>
                    </a:prstGeom>
                  </pic:spPr>
                </pic:pic>
              </a:graphicData>
            </a:graphic>
          </wp:inline>
        </w:drawing>
      </w:r>
    </w:p>
    <w:p w14:paraId="32ADB2A7" w14:textId="5A994AA3" w:rsidR="006246B1" w:rsidRPr="002F76E4" w:rsidRDefault="006246B1" w:rsidP="006246B1">
      <w:pPr>
        <w:pStyle w:val="Caption"/>
      </w:pPr>
      <w:bookmarkStart w:id="353" w:name="_Ref382329619"/>
      <w:bookmarkStart w:id="354" w:name="_Toc390194814"/>
      <w:r w:rsidRPr="002F76E4">
        <w:t xml:space="preserve">FIG. </w:t>
      </w:r>
      <w:fldSimple w:instr=" STYLEREF 1 \s ">
        <w:r w:rsidR="00485173">
          <w:rPr>
            <w:noProof/>
          </w:rPr>
          <w:t>3</w:t>
        </w:r>
      </w:fldSimple>
      <w:r w:rsidR="00B32F22">
        <w:t>.</w:t>
      </w:r>
      <w:fldSimple w:instr=" SEQ FIG. \* ARABIC \s 1 ">
        <w:r w:rsidR="00485173">
          <w:rPr>
            <w:noProof/>
          </w:rPr>
          <w:t>1</w:t>
        </w:r>
      </w:fldSimple>
      <w:bookmarkEnd w:id="353"/>
      <w:r w:rsidRPr="002F76E4">
        <w:t xml:space="preserve"> - Arquitetura do Android </w:t>
      </w:r>
      <w:sdt>
        <w:sdtPr>
          <w:id w:val="-1300695122"/>
          <w:citation/>
        </w:sdtPr>
        <w:sdtContent>
          <w:r w:rsidR="0088363D" w:rsidRPr="002F76E4">
            <w:fldChar w:fldCharType="begin"/>
          </w:r>
          <w:r w:rsidRPr="002F76E4">
            <w:instrText xml:space="preserve">CITATION Man14 \l 1046 </w:instrText>
          </w:r>
          <w:r w:rsidR="0088363D" w:rsidRPr="002F76E4">
            <w:fldChar w:fldCharType="separate"/>
          </w:r>
          <w:r w:rsidR="00B0233D">
            <w:rPr>
              <w:noProof/>
            </w:rPr>
            <w:t>[2]</w:t>
          </w:r>
          <w:r w:rsidR="0088363D" w:rsidRPr="002F76E4">
            <w:fldChar w:fldCharType="end"/>
          </w:r>
        </w:sdtContent>
      </w:sdt>
      <w:bookmarkEnd w:id="354"/>
    </w:p>
    <w:p w14:paraId="4CAB6E7C" w14:textId="77777777" w:rsidR="005A61CE" w:rsidRPr="002F76E4" w:rsidRDefault="005A61CE" w:rsidP="005A61CE"/>
    <w:p w14:paraId="67BA5F44" w14:textId="77777777" w:rsidR="003F3363" w:rsidRDefault="00491A8E" w:rsidP="003F3363">
      <w:r w:rsidRPr="002F76E4">
        <w:t>A seguir, será detalhado</w:t>
      </w:r>
      <w:r w:rsidR="00B40C91" w:rsidRPr="002F76E4">
        <w:t xml:space="preserve"> o uso dos principais elementos do Android necessários para </w:t>
      </w:r>
      <w:r w:rsidR="004427D8" w:rsidRPr="002F76E4">
        <w:t>o desenvolvimento do aplicativo deste projeto,</w:t>
      </w:r>
      <w:r w:rsidR="00F85682" w:rsidRPr="002F76E4">
        <w:t xml:space="preserve"> separado por camada.</w:t>
      </w:r>
      <w:r w:rsidR="003F3363" w:rsidRPr="002F76E4">
        <w:t xml:space="preserve"> </w:t>
      </w:r>
    </w:p>
    <w:p w14:paraId="46242FC5" w14:textId="77777777" w:rsidR="007D5257" w:rsidRPr="002F76E4" w:rsidRDefault="007D5257" w:rsidP="003F3363"/>
    <w:p w14:paraId="73E593D5" w14:textId="77777777" w:rsidR="003F3363" w:rsidRDefault="00CD16BF" w:rsidP="00BD4A93">
      <w:pPr>
        <w:pStyle w:val="Heading3"/>
      </w:pPr>
      <w:bookmarkStart w:id="355" w:name="_Toc389069969"/>
      <w:bookmarkStart w:id="356" w:name="_Toc390194471"/>
      <w:r w:rsidRPr="002F76E4">
        <w:t>CAMADA DE APRESENTAÇÃO</w:t>
      </w:r>
      <w:bookmarkEnd w:id="355"/>
      <w:bookmarkEnd w:id="356"/>
    </w:p>
    <w:p w14:paraId="00A23E19" w14:textId="77777777" w:rsidR="00313A22" w:rsidRPr="00313A22" w:rsidRDefault="00313A22" w:rsidP="00313A22"/>
    <w:p w14:paraId="4965544E" w14:textId="536F4309" w:rsidR="003F3363" w:rsidRPr="002F76E4" w:rsidRDefault="00616F5D">
      <w:pPr>
        <w:pStyle w:val="SubTitulozinho"/>
        <w:numPr>
          <w:ilvl w:val="0"/>
          <w:numId w:val="47"/>
        </w:numPr>
        <w:jc w:val="left"/>
        <w:pPrChange w:id="357" w:author="Anasta" w:date="2014-06-10T19:12:00Z">
          <w:pPr>
            <w:pStyle w:val="SubTitulozinho"/>
          </w:pPr>
        </w:pPrChange>
      </w:pPr>
      <w:r>
        <w:t xml:space="preserve">View </w:t>
      </w:r>
      <w:r w:rsidR="003F3363" w:rsidRPr="000A0404">
        <w:t>System</w:t>
      </w:r>
    </w:p>
    <w:p w14:paraId="4F600CFA" w14:textId="77777777" w:rsidR="0081340D" w:rsidRPr="002F76E4" w:rsidRDefault="0081340D" w:rsidP="003F3363">
      <w:pPr>
        <w:rPr>
          <w:b/>
        </w:rPr>
      </w:pPr>
    </w:p>
    <w:p w14:paraId="32DEA817" w14:textId="0C207DA6" w:rsidR="0081340D" w:rsidRPr="002F76E4" w:rsidRDefault="00CF1F85" w:rsidP="003F3363">
      <w:r w:rsidRPr="002F76E4">
        <w:t xml:space="preserve">Representada pela classe </w:t>
      </w:r>
      <w:r w:rsidRPr="000A0404">
        <w:rPr>
          <w:i/>
        </w:rPr>
        <w:t>View</w:t>
      </w:r>
      <w:r w:rsidRPr="002F76E4">
        <w:t xml:space="preserve">, simula o bloco básico para construir os componentes de interface de usuário. A classe </w:t>
      </w:r>
      <w:r w:rsidRPr="000A0404">
        <w:rPr>
          <w:i/>
        </w:rPr>
        <w:t>View</w:t>
      </w:r>
      <w:r w:rsidRPr="002F76E4">
        <w:t xml:space="preserve"> é a base para os </w:t>
      </w:r>
      <w:r w:rsidRPr="002F76E4">
        <w:rPr>
          <w:i/>
        </w:rPr>
        <w:t>Widgets</w:t>
      </w:r>
      <w:r w:rsidRPr="002F76E4">
        <w:t>, utilizados para a criação de componentes de interface do usuário interativos</w:t>
      </w:r>
      <w:r w:rsidR="00243911" w:rsidRPr="002F76E4">
        <w:t>.</w:t>
      </w:r>
      <w:sdt>
        <w:sdtPr>
          <w:id w:val="-583449406"/>
          <w:citation/>
        </w:sdtPr>
        <w:sdtContent>
          <w:r w:rsidR="0088363D" w:rsidRPr="002F76E4">
            <w:fldChar w:fldCharType="begin"/>
          </w:r>
          <w:r w:rsidR="00BB0DE7">
            <w:instrText xml:space="preserve">CITATION And149 \l 1046 </w:instrText>
          </w:r>
          <w:r w:rsidR="0088363D" w:rsidRPr="002F76E4">
            <w:fldChar w:fldCharType="separate"/>
          </w:r>
          <w:r w:rsidR="00B0233D">
            <w:rPr>
              <w:noProof/>
            </w:rPr>
            <w:t xml:space="preserve"> [3]</w:t>
          </w:r>
          <w:r w:rsidR="0088363D" w:rsidRPr="002F76E4">
            <w:fldChar w:fldCharType="end"/>
          </w:r>
        </w:sdtContent>
      </w:sdt>
    </w:p>
    <w:p w14:paraId="22E348F5" w14:textId="5D4E2505" w:rsidR="00CF1F85" w:rsidRPr="002F76E4" w:rsidRDefault="00CF1F85" w:rsidP="00CF1F85">
      <w:r w:rsidRPr="002F76E4">
        <w:lastRenderedPageBreak/>
        <w:t xml:space="preserve">Todos os objetos da classe </w:t>
      </w:r>
      <w:r w:rsidRPr="000A0404">
        <w:rPr>
          <w:i/>
        </w:rPr>
        <w:t>View</w:t>
      </w:r>
      <w:r w:rsidRPr="002F76E4">
        <w:t xml:space="preserve"> seguem o padrão WYSIWYG</w:t>
      </w:r>
      <w:r w:rsidR="00F43B9F">
        <w:t xml:space="preserve"> </w:t>
      </w:r>
      <w:ins w:id="358" w:author="Anasta" w:date="2014-06-10T19:12:00Z">
        <w:r w:rsidR="00F43B9F">
          <w:t>(</w:t>
        </w:r>
        <w:r w:rsidR="00F43B9F" w:rsidRPr="00C30A78">
          <w:rPr>
            <w:i/>
          </w:rPr>
          <w:t>What You See Is What You Get)</w:t>
        </w:r>
        <w:r w:rsidRPr="002F76E4">
          <w:t xml:space="preserve"> </w:t>
        </w:r>
      </w:ins>
      <w:r w:rsidRPr="002F76E4">
        <w:t xml:space="preserve">e se estruturam em árvores. Uma </w:t>
      </w:r>
      <w:r w:rsidRPr="000A0404">
        <w:rPr>
          <w:i/>
        </w:rPr>
        <w:t>GroupView</w:t>
      </w:r>
      <w:r w:rsidRPr="002F76E4">
        <w:t xml:space="preserve"> correspondente aos nós dessa árvore e são a base para os </w:t>
      </w:r>
      <w:r w:rsidRPr="002F76E4">
        <w:rPr>
          <w:i/>
        </w:rPr>
        <w:t>layouts</w:t>
      </w:r>
      <w:r w:rsidRPr="002F76E4">
        <w:t xml:space="preserve"> (</w:t>
      </w:r>
      <w:r w:rsidRPr="002F76E4">
        <w:rPr>
          <w:i/>
        </w:rPr>
        <w:t>containers</w:t>
      </w:r>
      <w:r w:rsidRPr="002F76E4">
        <w:t xml:space="preserve"> invisíveis que possuem referência às </w:t>
      </w:r>
      <w:r w:rsidRPr="000A0404">
        <w:rPr>
          <w:i/>
        </w:rPr>
        <w:t>Views</w:t>
      </w:r>
      <w:r w:rsidRPr="002F76E4">
        <w:t xml:space="preserve"> filhas), conforme esquematizado na </w:t>
      </w:r>
      <w:r w:rsidR="0088363D" w:rsidRPr="002F76E4">
        <w:fldChar w:fldCharType="begin"/>
      </w:r>
      <w:r w:rsidRPr="002F76E4">
        <w:instrText xml:space="preserve"> REF _Ref383551853 \h </w:instrText>
      </w:r>
      <w:r w:rsidR="002F76E4">
        <w:instrText xml:space="preserve"> \* MERGEFORMAT </w:instrText>
      </w:r>
      <w:r w:rsidR="0088363D" w:rsidRPr="002F76E4">
        <w:fldChar w:fldCharType="separate"/>
      </w:r>
      <w:r w:rsidR="00485173" w:rsidRPr="002F76E4">
        <w:t xml:space="preserve">FIG. </w:t>
      </w:r>
      <w:r w:rsidR="00485173">
        <w:rPr>
          <w:noProof/>
        </w:rPr>
        <w:t>3.2</w:t>
      </w:r>
      <w:r w:rsidR="0088363D" w:rsidRPr="002F76E4">
        <w:fldChar w:fldCharType="end"/>
      </w:r>
      <w:r w:rsidRPr="002F76E4">
        <w:t>:</w:t>
      </w:r>
    </w:p>
    <w:p w14:paraId="0472A73D" w14:textId="77777777" w:rsidR="00DD63DE" w:rsidRPr="002F76E4" w:rsidRDefault="00DD63DE" w:rsidP="00DD63DE">
      <w:pPr>
        <w:keepNext/>
        <w:jc w:val="center"/>
      </w:pPr>
      <w:r w:rsidRPr="002F76E4">
        <w:rPr>
          <w:noProof/>
          <w:lang w:eastAsia="pt-BR"/>
        </w:rPr>
        <w:drawing>
          <wp:inline distT="0" distB="0" distL="0" distR="0" wp14:anchorId="54D4B22F" wp14:editId="4E1E3ABB">
            <wp:extent cx="3925697" cy="20953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6">
                      <a:extLst>
                        <a:ext uri="{28A0092B-C50C-407E-A947-70E740481C1C}">
                          <a14:useLocalDpi xmlns:a14="http://schemas.microsoft.com/office/drawing/2010/main" val="0"/>
                        </a:ext>
                      </a:extLst>
                    </a:blip>
                    <a:stretch>
                      <a:fillRect/>
                    </a:stretch>
                  </pic:blipFill>
                  <pic:spPr>
                    <a:xfrm>
                      <a:off x="0" y="0"/>
                      <a:ext cx="3926507" cy="2095794"/>
                    </a:xfrm>
                    <a:prstGeom prst="rect">
                      <a:avLst/>
                    </a:prstGeom>
                  </pic:spPr>
                </pic:pic>
              </a:graphicData>
            </a:graphic>
          </wp:inline>
        </w:drawing>
      </w:r>
    </w:p>
    <w:p w14:paraId="3D868688" w14:textId="0DDDD927" w:rsidR="00DD63DE" w:rsidRPr="002F76E4" w:rsidRDefault="00DD63DE" w:rsidP="00DD63DE">
      <w:pPr>
        <w:pStyle w:val="Caption"/>
      </w:pPr>
      <w:bookmarkStart w:id="359" w:name="_Ref383551853"/>
      <w:bookmarkStart w:id="360" w:name="_Toc383100143"/>
      <w:bookmarkStart w:id="361" w:name="_Ref383551847"/>
      <w:bookmarkStart w:id="362" w:name="_Toc390194815"/>
      <w:r w:rsidRPr="002F76E4">
        <w:t xml:space="preserve">FIG. </w:t>
      </w:r>
      <w:fldSimple w:instr=" STYLEREF 1 \s ">
        <w:r w:rsidR="00485173">
          <w:rPr>
            <w:noProof/>
          </w:rPr>
          <w:t>3</w:t>
        </w:r>
      </w:fldSimple>
      <w:r w:rsidR="00B32F22">
        <w:t>.</w:t>
      </w:r>
      <w:fldSimple w:instr=" SEQ FIG. \* ARABIC \s 1 ">
        <w:r w:rsidR="00485173">
          <w:rPr>
            <w:noProof/>
          </w:rPr>
          <w:t>2</w:t>
        </w:r>
      </w:fldSimple>
      <w:bookmarkEnd w:id="359"/>
      <w:r w:rsidRPr="002F76E4">
        <w:t xml:space="preserve"> – Relacionamento entre as Views</w:t>
      </w:r>
      <w:bookmarkEnd w:id="360"/>
      <w:bookmarkEnd w:id="361"/>
      <w:bookmarkEnd w:id="362"/>
    </w:p>
    <w:p w14:paraId="6CE3F229" w14:textId="77777777" w:rsidR="00DD63DE" w:rsidRPr="002F76E4" w:rsidRDefault="00DD63DE" w:rsidP="003F3363"/>
    <w:p w14:paraId="7FCDF82A" w14:textId="19EF270E" w:rsidR="00CF1F85" w:rsidRPr="002F76E4" w:rsidRDefault="00CF1F85" w:rsidP="00CF1F85">
      <w:r w:rsidRPr="002F76E4">
        <w:t xml:space="preserve">As </w:t>
      </w:r>
      <w:r w:rsidRPr="000A0404">
        <w:rPr>
          <w:i/>
        </w:rPr>
        <w:t>Views</w:t>
      </w:r>
      <w:r w:rsidRPr="002F76E4">
        <w:t xml:space="preserve"> e suas estruturas podem ser declaradas tanto por meio de arquivo XML (normalmente localizadas no arquivo de nome “</w:t>
      </w:r>
      <w:r w:rsidRPr="000A0404">
        <w:rPr>
          <w:i/>
        </w:rPr>
        <w:t>layout.xml</w:t>
      </w:r>
      <w:r w:rsidR="002F76E4" w:rsidRPr="002F76E4">
        <w:t>”</w:t>
      </w:r>
      <w:r w:rsidRPr="002F76E4">
        <w:t xml:space="preserve">) quanto por meio de código. Uma vez configurada a estrutura de </w:t>
      </w:r>
      <w:r w:rsidRPr="000A0404">
        <w:rPr>
          <w:i/>
        </w:rPr>
        <w:t>Views</w:t>
      </w:r>
      <w:r w:rsidRPr="002F76E4">
        <w:t xml:space="preserve"> da aplicação, algumas operações são comumente feitas nas </w:t>
      </w:r>
      <w:r w:rsidRPr="000A0404">
        <w:rPr>
          <w:i/>
        </w:rPr>
        <w:t>Views</w:t>
      </w:r>
      <w:r w:rsidRPr="002F76E4">
        <w:t>, como:</w:t>
      </w:r>
    </w:p>
    <w:p w14:paraId="1BB66B68" w14:textId="2AF8B758" w:rsidR="00CF1F85" w:rsidRPr="002F76E4" w:rsidRDefault="00CF1F85" w:rsidP="00CF1F85">
      <w:pPr>
        <w:pStyle w:val="ListParagraph"/>
      </w:pPr>
      <w:r w:rsidRPr="002F76E4">
        <w:t xml:space="preserve">Configurar propriedades: estabelece configurações específicas de algumas </w:t>
      </w:r>
      <w:r w:rsidRPr="000A0404">
        <w:rPr>
          <w:i/>
        </w:rPr>
        <w:t>Views</w:t>
      </w:r>
      <w:r w:rsidRPr="002F76E4">
        <w:t xml:space="preserve">. Para uma </w:t>
      </w:r>
      <w:r w:rsidRPr="000A0404">
        <w:rPr>
          <w:i/>
        </w:rPr>
        <w:t>TextView</w:t>
      </w:r>
      <w:r w:rsidRPr="002F76E4">
        <w:t>, por exemplo, é possível configurar o texto a ser exibido;</w:t>
      </w:r>
    </w:p>
    <w:p w14:paraId="404329E8" w14:textId="01114015" w:rsidR="00CF1F85" w:rsidRPr="002F76E4" w:rsidRDefault="00CF1F85" w:rsidP="00CF1F85">
      <w:pPr>
        <w:pStyle w:val="ListParagraph"/>
      </w:pPr>
      <w:r w:rsidRPr="002F76E4">
        <w:t xml:space="preserve">Estabelecer foco: uma </w:t>
      </w:r>
      <w:r w:rsidRPr="000A0404">
        <w:rPr>
          <w:i/>
        </w:rPr>
        <w:t>View,</w:t>
      </w:r>
      <w:r w:rsidRPr="002F76E4">
        <w:t xml:space="preserve"> por meio da chamada da função “</w:t>
      </w:r>
      <w:r w:rsidRPr="000A0404">
        <w:rPr>
          <w:i/>
        </w:rPr>
        <w:t>requestFocus</w:t>
      </w:r>
      <w:r w:rsidRPr="002F76E4">
        <w:rPr>
          <w:i/>
        </w:rPr>
        <w:t>()</w:t>
      </w:r>
      <w:r w:rsidRPr="002F76E4">
        <w:t>“, é possível instruir o sistema para que ela receba os dados de entrada do usuário;</w:t>
      </w:r>
    </w:p>
    <w:p w14:paraId="6BAB7ACD" w14:textId="39833D09" w:rsidR="00CF1F85" w:rsidRPr="002F76E4" w:rsidRDefault="00CF1F85" w:rsidP="00CF1F85">
      <w:pPr>
        <w:pStyle w:val="ListParagraph"/>
      </w:pPr>
      <w:r w:rsidRPr="002F76E4">
        <w:t xml:space="preserve">Configurar </w:t>
      </w:r>
      <w:r w:rsidRPr="002F76E4">
        <w:rPr>
          <w:i/>
        </w:rPr>
        <w:t>listeners</w:t>
      </w:r>
      <w:r w:rsidRPr="002F76E4">
        <w:t xml:space="preserve">: cada </w:t>
      </w:r>
      <w:r w:rsidRPr="000A0404">
        <w:rPr>
          <w:i/>
        </w:rPr>
        <w:t>View</w:t>
      </w:r>
      <w:r w:rsidRPr="002F76E4">
        <w:t xml:space="preserve"> pode ser configurada para responder a eventos do sistema como gestos de clique, pressionar por longo período, arrastar, dentre outros;</w:t>
      </w:r>
    </w:p>
    <w:p w14:paraId="2C92FC4A" w14:textId="7AC96549" w:rsidR="00CF1F85" w:rsidRPr="002F76E4" w:rsidRDefault="00CF1F85" w:rsidP="00CF1F85">
      <w:pPr>
        <w:pStyle w:val="ListParagraph"/>
      </w:pPr>
      <w:r w:rsidRPr="002F76E4">
        <w:t xml:space="preserve">Configurar visibilidade: </w:t>
      </w:r>
      <w:r w:rsidRPr="002F76E4">
        <w:rPr>
          <w:i/>
        </w:rPr>
        <w:t>c</w:t>
      </w:r>
      <w:r w:rsidRPr="002F76E4">
        <w:t xml:space="preserve">ada </w:t>
      </w:r>
      <w:r w:rsidRPr="000A0404">
        <w:rPr>
          <w:i/>
        </w:rPr>
        <w:t>View</w:t>
      </w:r>
      <w:r w:rsidRPr="002F76E4">
        <w:t xml:space="preserve"> pode estar visível ou não, conforme necessidade da aplicação cliente, por meio da chamada do método “setVisibility(int)”;</w:t>
      </w:r>
    </w:p>
    <w:p w14:paraId="1DE5796D" w14:textId="77777777" w:rsidR="00CF1F85" w:rsidRPr="002F76E4" w:rsidRDefault="00CF1F85" w:rsidP="00CF1F85">
      <w:pPr>
        <w:pStyle w:val="NormalIP"/>
      </w:pPr>
      <w:r w:rsidRPr="002F76E4">
        <w:t>Dentre as subclasses mais utilizadas neste trabalho, destacam-se:</w:t>
      </w:r>
    </w:p>
    <w:p w14:paraId="07701C93" w14:textId="77777777" w:rsidR="0081340D" w:rsidRPr="002F76E4" w:rsidRDefault="0081340D" w:rsidP="003F3363">
      <w:pPr>
        <w:rPr>
          <w:b/>
        </w:rPr>
      </w:pPr>
    </w:p>
    <w:p w14:paraId="7304DBF0" w14:textId="050AFC0D" w:rsidR="00CF1F85" w:rsidRDefault="00CF1F85">
      <w:pPr>
        <w:pStyle w:val="SubTitulozinho"/>
        <w:numPr>
          <w:ilvl w:val="0"/>
          <w:numId w:val="47"/>
        </w:numPr>
        <w:jc w:val="left"/>
        <w:pPrChange w:id="363" w:author="Anasta" w:date="2014-06-10T19:12:00Z">
          <w:pPr>
            <w:pStyle w:val="SubTitulozinho"/>
          </w:pPr>
        </w:pPrChange>
      </w:pPr>
      <w:r w:rsidRPr="000A0404">
        <w:lastRenderedPageBreak/>
        <w:t>ListView</w:t>
      </w:r>
    </w:p>
    <w:p w14:paraId="6B34E752" w14:textId="77777777" w:rsidR="00313A22" w:rsidRPr="000A0404" w:rsidRDefault="00313A22" w:rsidP="00313A22">
      <w:pPr>
        <w:pStyle w:val="SubTitulozinho"/>
        <w:rPr>
          <w:i w:val="0"/>
        </w:rPr>
      </w:pPr>
    </w:p>
    <w:p w14:paraId="1C766A4B" w14:textId="5A714CB4" w:rsidR="00CF1F85" w:rsidRPr="002F76E4" w:rsidRDefault="00CF1F85" w:rsidP="00CF1F85">
      <w:pPr>
        <w:rPr>
          <w:b/>
          <w:noProof/>
          <w:lang w:eastAsia="pt-BR"/>
        </w:rPr>
      </w:pPr>
      <w:r w:rsidRPr="002F76E4">
        <w:t xml:space="preserve">Corresponde a uma </w:t>
      </w:r>
      <w:r w:rsidRPr="000A0404">
        <w:rPr>
          <w:i/>
        </w:rPr>
        <w:t>GroupView</w:t>
      </w:r>
      <w:r w:rsidRPr="002F76E4">
        <w:t xml:space="preserve"> responsável por exibir uma lista que desliza verticalmente</w:t>
      </w:r>
      <w:del w:id="364" w:author="Anasta" w:date="2014-06-10T19:12:00Z">
        <w:r w:rsidRPr="002F76E4">
          <w:delText>.</w:delText>
        </w:r>
      </w:del>
      <w:customXmlInsRangeStart w:id="365" w:author="Anasta" w:date="2014-06-10T19:12:00Z"/>
      <w:sdt>
        <w:sdtPr>
          <w:id w:val="637766500"/>
          <w:citation/>
        </w:sdtPr>
        <w:sdtContent>
          <w:customXmlInsRangeEnd w:id="365"/>
          <w:ins w:id="366" w:author="Anasta" w:date="2014-06-10T19:12:00Z">
            <w:r w:rsidR="00F102B2">
              <w:fldChar w:fldCharType="begin"/>
            </w:r>
            <w:r w:rsidR="00F102B2">
              <w:instrText xml:space="preserve"> CITATION Man14 \l 1046 </w:instrText>
            </w:r>
            <w:r w:rsidR="00F102B2">
              <w:fldChar w:fldCharType="separate"/>
            </w:r>
          </w:ins>
          <w:r w:rsidR="00B0233D">
            <w:rPr>
              <w:noProof/>
            </w:rPr>
            <w:t xml:space="preserve"> [2]</w:t>
          </w:r>
          <w:ins w:id="367" w:author="Anasta" w:date="2014-06-10T19:12:00Z">
            <w:r w:rsidR="00F102B2">
              <w:fldChar w:fldCharType="end"/>
            </w:r>
          </w:ins>
          <w:customXmlInsRangeStart w:id="368" w:author="Anasta" w:date="2014-06-10T19:12:00Z"/>
        </w:sdtContent>
      </w:sdt>
      <w:customXmlInsRangeEnd w:id="368"/>
      <w:ins w:id="369" w:author="Anasta" w:date="2014-06-10T19:12:00Z">
        <w:r w:rsidRPr="002F76E4">
          <w:t>.</w:t>
        </w:r>
      </w:ins>
      <w:r w:rsidRPr="002F76E4">
        <w:t xml:space="preserve"> Os itens que constituirão a lista podem ser inseridos dinamicamente por meio de objeto da classe </w:t>
      </w:r>
      <w:r w:rsidRPr="000A0404">
        <w:rPr>
          <w:i/>
        </w:rPr>
        <w:t>Adapter</w:t>
      </w:r>
      <w:r w:rsidRPr="002F76E4">
        <w:t xml:space="preserve">. Esse objeto é responsável por adaptar uma determinada estrutura de dados, como um </w:t>
      </w:r>
      <w:r w:rsidRPr="002F76E4">
        <w:rPr>
          <w:i/>
        </w:rPr>
        <w:t>array</w:t>
      </w:r>
      <w:r w:rsidRPr="002F76E4">
        <w:t xml:space="preserve"> ou uma </w:t>
      </w:r>
      <w:r w:rsidRPr="002F76E4">
        <w:rPr>
          <w:i/>
        </w:rPr>
        <w:t>query</w:t>
      </w:r>
      <w:r w:rsidRPr="002F76E4">
        <w:t xml:space="preserve"> de banco de dados, de forma a associar cada elemento dela a uma </w:t>
      </w:r>
      <w:r w:rsidRPr="000A0404">
        <w:rPr>
          <w:i/>
        </w:rPr>
        <w:t xml:space="preserve">View </w:t>
      </w:r>
      <w:r w:rsidRPr="002F76E4">
        <w:t xml:space="preserve">que constituirá a lista. As subclasses de </w:t>
      </w:r>
      <w:r w:rsidRPr="000A0404">
        <w:rPr>
          <w:i/>
        </w:rPr>
        <w:t>Adapter</w:t>
      </w:r>
      <w:r w:rsidRPr="002F76E4">
        <w:t xml:space="preserve"> mais utilizadas são </w:t>
      </w:r>
      <w:r w:rsidRPr="000A0404">
        <w:rPr>
          <w:i/>
        </w:rPr>
        <w:t xml:space="preserve">ArrayAdapter </w:t>
      </w:r>
      <w:r w:rsidRPr="002F76E4">
        <w:t xml:space="preserve">(quando os dados são provenientes de um </w:t>
      </w:r>
      <w:r w:rsidRPr="002F76E4">
        <w:rPr>
          <w:i/>
        </w:rPr>
        <w:t>array</w:t>
      </w:r>
      <w:r w:rsidRPr="002F76E4">
        <w:t xml:space="preserve">) e </w:t>
      </w:r>
      <w:r w:rsidRPr="000A0404">
        <w:rPr>
          <w:i/>
        </w:rPr>
        <w:t>CursorAdapter</w:t>
      </w:r>
      <w:r w:rsidRPr="002F76E4">
        <w:t xml:space="preserve"> (quando os dados são originários de um </w:t>
      </w:r>
      <w:r w:rsidRPr="002F76E4">
        <w:rPr>
          <w:i/>
        </w:rPr>
        <w:t>cursor</w:t>
      </w:r>
      <w:r w:rsidRPr="002F76E4">
        <w:t xml:space="preserve">, normalmente relacionado a uma </w:t>
      </w:r>
      <w:r w:rsidRPr="002F76E4">
        <w:rPr>
          <w:i/>
        </w:rPr>
        <w:t>query</w:t>
      </w:r>
      <w:r w:rsidRPr="002F76E4">
        <w:t xml:space="preserve"> de banco de dados).</w:t>
      </w:r>
      <w:r w:rsidRPr="002F76E4">
        <w:rPr>
          <w:b/>
          <w:noProof/>
          <w:lang w:eastAsia="pt-BR"/>
        </w:rPr>
        <w:t xml:space="preserve"> </w:t>
      </w:r>
    </w:p>
    <w:p w14:paraId="6FF3CDAA" w14:textId="77777777" w:rsidR="001A39D3" w:rsidRPr="00F05BBE" w:rsidRDefault="001A39D3">
      <w:pPr>
        <w:pStyle w:val="SubTitulozinho"/>
        <w:jc w:val="left"/>
        <w:pPrChange w:id="370" w:author="Anasta" w:date="2014-06-10T19:12:00Z">
          <w:pPr/>
        </w:pPrChange>
      </w:pPr>
    </w:p>
    <w:p w14:paraId="47987D04" w14:textId="77777777" w:rsidR="000F3632" w:rsidRPr="002F76E4" w:rsidRDefault="001A39D3" w:rsidP="003F3363">
      <w:pPr>
        <w:rPr>
          <w:del w:id="371" w:author="Anasta" w:date="2014-06-10T19:12:00Z"/>
        </w:rPr>
      </w:pPr>
      <w:del w:id="372" w:author="Anasta" w:date="2014-06-10T19:12:00Z">
        <w:r w:rsidRPr="002F76E4">
          <w:rPr>
            <w:b/>
            <w:noProof/>
            <w:lang w:eastAsia="pt-BR"/>
            <w:rPrChange w:id="373" w:author="Unknown">
              <w:rPr>
                <w:noProof/>
                <w:lang w:eastAsia="pt-BR"/>
              </w:rPr>
            </w:rPrChange>
          </w:rPr>
          <w:drawing>
            <wp:inline distT="0" distB="0" distL="0" distR="0" wp14:anchorId="7D438D14" wp14:editId="23882510">
              <wp:extent cx="5759450" cy="1565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5 às 23.30.32.png"/>
                      <pic:cNvPicPr/>
                    </pic:nvPicPr>
                    <pic:blipFill>
                      <a:blip r:embed="rId17">
                        <a:extLst>
                          <a:ext uri="{BEBA8EAE-BF5A-486C-A8C5-ECC9F3942E4B}">
                            <a14:imgProps xmlns:a14="http://schemas.microsoft.com/office/drawing/2010/main">
                              <a14:imgLayer r:embed="rId18">
                                <a14:imgEffect>
                                  <a14:backgroundRemoval t="0" b="100000" l="0" r="1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59450" cy="1565275"/>
                      </a:xfrm>
                      <a:prstGeom prst="rect">
                        <a:avLst/>
                      </a:prstGeom>
                    </pic:spPr>
                  </pic:pic>
                </a:graphicData>
              </a:graphic>
            </wp:inline>
          </w:drawing>
        </w:r>
      </w:del>
    </w:p>
    <w:p w14:paraId="4788CC19" w14:textId="77777777" w:rsidR="001A39D3" w:rsidRPr="002F76E4" w:rsidRDefault="001A39D3" w:rsidP="001A39D3">
      <w:pPr>
        <w:pStyle w:val="Caption"/>
        <w:rPr>
          <w:del w:id="374" w:author="Anasta" w:date="2014-06-10T19:12:00Z"/>
        </w:rPr>
      </w:pPr>
      <w:del w:id="375" w:author="Anasta" w:date="2014-06-10T19:12:00Z">
        <w:r w:rsidRPr="002F76E4">
          <w:delText xml:space="preserve">FIG. </w:delText>
        </w:r>
        <w:r w:rsidR="00F05BBE">
          <w:fldChar w:fldCharType="begin"/>
        </w:r>
        <w:r w:rsidR="00F05BBE">
          <w:delInstrText xml:space="preserve"> STYLEREF 1 \s </w:delInstrText>
        </w:r>
        <w:r w:rsidR="00F05BBE">
          <w:fldChar w:fldCharType="separate"/>
        </w:r>
        <w:r w:rsidR="009E6DEF">
          <w:rPr>
            <w:noProof/>
          </w:rPr>
          <w:delText>3</w:delText>
        </w:r>
        <w:r w:rsidR="00F05BBE">
          <w:rPr>
            <w:noProof/>
          </w:rPr>
          <w:fldChar w:fldCharType="end"/>
        </w:r>
        <w:r w:rsidR="00B32F22">
          <w:delText>.</w:delText>
        </w:r>
        <w:r w:rsidR="00F05BBE">
          <w:fldChar w:fldCharType="begin"/>
        </w:r>
        <w:r w:rsidR="00F05BBE">
          <w:delInstrText xml:space="preserve"> SEQ FIG. \* ARABIC \s 1 </w:delInstrText>
        </w:r>
        <w:r w:rsidR="00F05BBE">
          <w:fldChar w:fldCharType="separate"/>
        </w:r>
        <w:r w:rsidR="009E6DEF">
          <w:rPr>
            <w:noProof/>
          </w:rPr>
          <w:delText>3</w:delText>
        </w:r>
        <w:r w:rsidR="00F05BBE">
          <w:rPr>
            <w:noProof/>
          </w:rPr>
          <w:fldChar w:fldCharType="end"/>
        </w:r>
        <w:r w:rsidRPr="002F76E4">
          <w:delText xml:space="preserve"> – Hierarquia de classes para ListView.</w:delText>
        </w:r>
      </w:del>
      <w:customXmlDelRangeStart w:id="376" w:author="Anasta" w:date="2014-06-10T19:12:00Z"/>
      <w:sdt>
        <w:sdtPr>
          <w:id w:val="1901404396"/>
          <w:citation/>
        </w:sdtPr>
        <w:sdtContent>
          <w:customXmlDelRangeEnd w:id="376"/>
          <w:del w:id="377" w:author="Anasta" w:date="2014-06-10T19:12:00Z">
            <w:r w:rsidR="0088363D" w:rsidRPr="002F76E4">
              <w:fldChar w:fldCharType="begin"/>
            </w:r>
            <w:r w:rsidR="00BB0DE7">
              <w:delInstrText xml:space="preserve">CITATION And149 \l 1046 </w:delInstrText>
            </w:r>
            <w:r w:rsidR="0088363D" w:rsidRPr="002F76E4">
              <w:fldChar w:fldCharType="separate"/>
            </w:r>
            <w:r w:rsidR="0098635E">
              <w:rPr>
                <w:noProof/>
              </w:rPr>
              <w:delText xml:space="preserve"> (ANDROID, 2014)</w:delText>
            </w:r>
            <w:r w:rsidR="0088363D" w:rsidRPr="002F76E4">
              <w:fldChar w:fldCharType="end"/>
            </w:r>
          </w:del>
          <w:customXmlDelRangeStart w:id="378" w:author="Anasta" w:date="2014-06-10T19:12:00Z"/>
        </w:sdtContent>
      </w:sdt>
      <w:customXmlDelRangeEnd w:id="378"/>
    </w:p>
    <w:p w14:paraId="660AAB54" w14:textId="77777777" w:rsidR="001A39D3" w:rsidRPr="002F76E4" w:rsidRDefault="001A39D3" w:rsidP="003F3363">
      <w:pPr>
        <w:rPr>
          <w:del w:id="379" w:author="Anasta" w:date="2014-06-10T19:12:00Z"/>
        </w:rPr>
      </w:pPr>
    </w:p>
    <w:p w14:paraId="425BA3F6" w14:textId="77777777" w:rsidR="00CF1F85" w:rsidRPr="002F76E4" w:rsidRDefault="00CF1F85" w:rsidP="00313A22">
      <w:pPr>
        <w:pStyle w:val="SubTitulozinho"/>
        <w:rPr>
          <w:del w:id="380" w:author="Anasta" w:date="2014-06-10T19:12:00Z"/>
        </w:rPr>
      </w:pPr>
      <w:del w:id="381" w:author="Anasta" w:date="2014-06-10T19:12:00Z">
        <w:r w:rsidRPr="002F76E4">
          <w:delText>ArrayAdatpter</w:delText>
        </w:r>
      </w:del>
    </w:p>
    <w:p w14:paraId="50ADE42A" w14:textId="77777777" w:rsidR="00CF1F85" w:rsidRPr="002F76E4" w:rsidRDefault="00CF1F85" w:rsidP="00CF1F85">
      <w:pPr>
        <w:rPr>
          <w:del w:id="382" w:author="Anasta" w:date="2014-06-10T19:12:00Z"/>
        </w:rPr>
      </w:pPr>
    </w:p>
    <w:p w14:paraId="7725EE16" w14:textId="48A6F16D" w:rsidR="00CF1F85" w:rsidRPr="002F76E4" w:rsidRDefault="00312BCE" w:rsidP="00312BCE">
      <w:pPr>
        <w:pStyle w:val="SubTitulozinho"/>
        <w:numPr>
          <w:ilvl w:val="0"/>
          <w:numId w:val="47"/>
        </w:numPr>
        <w:jc w:val="left"/>
        <w:rPr>
          <w:ins w:id="383" w:author="Anasta" w:date="2014-06-10T19:12:00Z"/>
        </w:rPr>
      </w:pPr>
      <w:ins w:id="384" w:author="Anasta" w:date="2014-06-10T19:12:00Z">
        <w:r>
          <w:t>ArrayAda</w:t>
        </w:r>
        <w:r w:rsidR="00CF1F85" w:rsidRPr="002F76E4">
          <w:t>pter</w:t>
        </w:r>
      </w:ins>
    </w:p>
    <w:p w14:paraId="052BC199" w14:textId="77777777" w:rsidR="00CF1F85" w:rsidRPr="002F76E4" w:rsidRDefault="00CF1F85" w:rsidP="00CF1F85">
      <w:pPr>
        <w:rPr>
          <w:ins w:id="385" w:author="Anasta" w:date="2014-06-10T19:12:00Z"/>
        </w:rPr>
      </w:pPr>
    </w:p>
    <w:p w14:paraId="7AAECAF1" w14:textId="3A170A42" w:rsidR="00CF1F85" w:rsidRPr="002F76E4" w:rsidRDefault="00CF1F85" w:rsidP="004F67CA">
      <w:r w:rsidRPr="002F76E4">
        <w:t xml:space="preserve">O </w:t>
      </w:r>
      <w:r w:rsidRPr="000A0404">
        <w:rPr>
          <w:i/>
        </w:rPr>
        <w:t>ArrayAdapter</w:t>
      </w:r>
      <w:r w:rsidRPr="002F76E4">
        <w:t xml:space="preserve">, por padrão, espera que a </w:t>
      </w:r>
      <w:r w:rsidRPr="000A0404">
        <w:rPr>
          <w:i/>
        </w:rPr>
        <w:t xml:space="preserve">ListView </w:t>
      </w:r>
      <w:r w:rsidRPr="002F76E4">
        <w:t xml:space="preserve">seja constituída de </w:t>
      </w:r>
      <w:r w:rsidRPr="000A0404">
        <w:rPr>
          <w:i/>
        </w:rPr>
        <w:t>Views</w:t>
      </w:r>
      <w:r w:rsidRPr="002F76E4">
        <w:t xml:space="preserve"> do tipo </w:t>
      </w:r>
      <w:r w:rsidRPr="000A0404">
        <w:rPr>
          <w:i/>
        </w:rPr>
        <w:t>TextView</w:t>
      </w:r>
      <w:r w:rsidRPr="002F76E4">
        <w:t>, de forma que ela irá utilizar o método</w:t>
      </w:r>
      <w:ins w:id="386" w:author="Anasta" w:date="2014-06-10T19:12:00Z">
        <w:r w:rsidR="00312BCE">
          <w:t xml:space="preserve">, herdado da classe </w:t>
        </w:r>
        <w:r w:rsidR="00312BCE" w:rsidRPr="00312BCE">
          <w:rPr>
            <w:i/>
          </w:rPr>
          <w:t>Object</w:t>
        </w:r>
        <w:r w:rsidR="00312BCE">
          <w:rPr>
            <w:i/>
          </w:rPr>
          <w:t>,</w:t>
        </w:r>
      </w:ins>
      <w:r w:rsidR="00312BCE">
        <w:rPr>
          <w:i/>
          <w:rPrChange w:id="387" w:author="Anasta" w:date="2014-06-10T19:12:00Z">
            <w:rPr/>
          </w:rPrChange>
        </w:rPr>
        <w:t xml:space="preserve"> </w:t>
      </w:r>
      <w:r w:rsidRPr="002F76E4">
        <w:t>“</w:t>
      </w:r>
      <w:commentRangeStart w:id="388"/>
      <w:r w:rsidRPr="000A0404">
        <w:rPr>
          <w:i/>
        </w:rPr>
        <w:t>toString</w:t>
      </w:r>
      <w:commentRangeEnd w:id="388"/>
      <w:r w:rsidRPr="005069F7">
        <w:rPr>
          <w:rStyle w:val="CommentReference"/>
          <w:i/>
        </w:rPr>
        <w:commentReference w:id="388"/>
      </w:r>
      <w:r w:rsidRPr="000A0404">
        <w:rPr>
          <w:i/>
        </w:rPr>
        <w:t>()”</w:t>
      </w:r>
      <w:r w:rsidRPr="002F76E4">
        <w:t xml:space="preserve"> para converter cada elemento do </w:t>
      </w:r>
      <w:r w:rsidRPr="000A0404">
        <w:rPr>
          <w:i/>
        </w:rPr>
        <w:t>Array</w:t>
      </w:r>
      <w:r w:rsidRPr="002F76E4">
        <w:t xml:space="preserve"> em texto. </w:t>
      </w:r>
      <w:r w:rsidR="004F67CA">
        <w:t xml:space="preserve">Utilizando o padrão de projeto </w:t>
      </w:r>
      <w:r w:rsidR="004F67CA">
        <w:rPr>
          <w:i/>
        </w:rPr>
        <w:t>adapter</w:t>
      </w:r>
      <w:r w:rsidR="004F67CA">
        <w:t xml:space="preserve"> </w:t>
      </w:r>
      <w:sdt>
        <w:sdtPr>
          <w:id w:val="-438680477"/>
          <w:citation/>
        </w:sdtPr>
        <w:sdtContent>
          <w:r w:rsidR="004F67CA">
            <w:fldChar w:fldCharType="begin"/>
          </w:r>
          <w:r w:rsidR="004F67CA">
            <w:instrText xml:space="preserve"> CITATION Gam94 \l 1046 </w:instrText>
          </w:r>
          <w:r w:rsidR="004F67CA">
            <w:fldChar w:fldCharType="separate"/>
          </w:r>
          <w:r w:rsidR="00B0233D">
            <w:rPr>
              <w:noProof/>
            </w:rPr>
            <w:t>[4]</w:t>
          </w:r>
          <w:r w:rsidR="004F67CA">
            <w:fldChar w:fldCharType="end"/>
          </w:r>
        </w:sdtContent>
      </w:sdt>
      <w:r w:rsidR="004F67CA">
        <w:t>, essa classe permite usar uma interface para comunicação do aplicativo com o Android para exibição de itens em uma lista</w:t>
      </w:r>
      <w:customXmlInsRangeStart w:id="389" w:author="Anasta" w:date="2014-06-10T19:12:00Z"/>
      <w:sdt>
        <w:sdtPr>
          <w:id w:val="-993327252"/>
          <w:citation/>
        </w:sdtPr>
        <w:sdtContent>
          <w:customXmlInsRangeEnd w:id="389"/>
          <w:ins w:id="390" w:author="Anasta" w:date="2014-06-10T19:12:00Z">
            <w:r w:rsidR="00F102B2">
              <w:fldChar w:fldCharType="begin"/>
            </w:r>
            <w:r w:rsidR="00F102B2">
              <w:instrText xml:space="preserve"> CITATION Man14 \l 1046 </w:instrText>
            </w:r>
            <w:r w:rsidR="00F102B2">
              <w:fldChar w:fldCharType="separate"/>
            </w:r>
          </w:ins>
          <w:r w:rsidR="00B0233D">
            <w:rPr>
              <w:noProof/>
            </w:rPr>
            <w:t xml:space="preserve"> [2]</w:t>
          </w:r>
          <w:ins w:id="391" w:author="Anasta" w:date="2014-06-10T19:12:00Z">
            <w:r w:rsidR="00F102B2">
              <w:fldChar w:fldCharType="end"/>
            </w:r>
          </w:ins>
          <w:customXmlInsRangeStart w:id="392" w:author="Anasta" w:date="2014-06-10T19:12:00Z"/>
        </w:sdtContent>
      </w:sdt>
      <w:customXmlInsRangeEnd w:id="392"/>
      <w:r w:rsidR="004F67CA">
        <w:t>.</w:t>
      </w:r>
    </w:p>
    <w:p w14:paraId="1EAC80E1" w14:textId="3B45909C" w:rsidR="00CF1F85" w:rsidRPr="002F76E4" w:rsidRDefault="004F67CA" w:rsidP="00CF1F85">
      <w:r>
        <w:t>P</w:t>
      </w:r>
      <w:r w:rsidR="00CF1F85" w:rsidRPr="002F76E4">
        <w:t xml:space="preserve">ara elaborar </w:t>
      </w:r>
      <w:r w:rsidR="00CF1F85" w:rsidRPr="000A0404">
        <w:rPr>
          <w:i/>
        </w:rPr>
        <w:t>ListViews</w:t>
      </w:r>
      <w:r w:rsidR="00CF1F85" w:rsidRPr="002F76E4">
        <w:t xml:space="preserve"> mais complexas, que possam conter outros elementos, além de </w:t>
      </w:r>
      <w:r w:rsidR="00CF1F85" w:rsidRPr="000A0404">
        <w:rPr>
          <w:i/>
        </w:rPr>
        <w:t>TextView,</w:t>
      </w:r>
      <w:r w:rsidR="00CF1F85" w:rsidRPr="002F76E4">
        <w:t xml:space="preserve"> é possível sobrescrever o método “</w:t>
      </w:r>
      <w:r w:rsidR="00CF1F85" w:rsidRPr="000A0404">
        <w:rPr>
          <w:i/>
        </w:rPr>
        <w:t>getView</w:t>
      </w:r>
      <w:r w:rsidR="00CF1F85" w:rsidRPr="002F76E4">
        <w:rPr>
          <w:i/>
        </w:rPr>
        <w:t xml:space="preserve"> </w:t>
      </w:r>
      <w:r w:rsidR="00CF1F85" w:rsidRPr="000A0404">
        <w:rPr>
          <w:i/>
        </w:rPr>
        <w:t>(int</w:t>
      </w:r>
      <w:r w:rsidR="00CF1F85" w:rsidRPr="002F76E4">
        <w:t xml:space="preserve">, </w:t>
      </w:r>
      <w:r w:rsidR="00CF1F85" w:rsidRPr="000A0404">
        <w:rPr>
          <w:i/>
        </w:rPr>
        <w:t>View</w:t>
      </w:r>
      <w:r w:rsidR="00CF1F85" w:rsidRPr="002F76E4">
        <w:t xml:space="preserve">, </w:t>
      </w:r>
      <w:r w:rsidR="00CF1F85" w:rsidRPr="000A0404">
        <w:rPr>
          <w:i/>
        </w:rPr>
        <w:t>ViewGroup</w:t>
      </w:r>
      <w:r w:rsidR="00CF1F85" w:rsidRPr="002F76E4">
        <w:t xml:space="preserve">)” da classe </w:t>
      </w:r>
      <w:r w:rsidR="00CF1F85" w:rsidRPr="000A0404">
        <w:rPr>
          <w:i/>
        </w:rPr>
        <w:t>ArrayAdapter</w:t>
      </w:r>
      <w:r w:rsidR="00CF1F85" w:rsidRPr="002F76E4">
        <w:t xml:space="preserve">. </w:t>
      </w:r>
    </w:p>
    <w:p w14:paraId="5AD8FEFE" w14:textId="63694F76" w:rsidR="00CF1F85" w:rsidRPr="002F76E4" w:rsidRDefault="00CF1F85" w:rsidP="00CF1F85">
      <w:del w:id="393" w:author="Anasta" w:date="2014-06-10T19:12:00Z">
        <w:r w:rsidRPr="002F76E4">
          <w:delText xml:space="preserve">Conforme a assinatura detalhada na figura </w:delText>
        </w:r>
        <w:r w:rsidR="0088363D" w:rsidRPr="002F76E4">
          <w:fldChar w:fldCharType="begin"/>
        </w:r>
        <w:r w:rsidRPr="002F76E4">
          <w:delInstrText xml:space="preserve"> REF _Ref383597967 \h </w:delInstrText>
        </w:r>
        <w:r w:rsidR="002F76E4">
          <w:delInstrText xml:space="preserve"> \* MERGEFORMAT </w:delInstrText>
        </w:r>
        <w:r w:rsidR="0088363D" w:rsidRPr="002F76E4">
          <w:fldChar w:fldCharType="separate"/>
        </w:r>
        <w:r w:rsidR="009E6DEF" w:rsidRPr="002F76E4">
          <w:delText xml:space="preserve">FIG. </w:delText>
        </w:r>
        <w:r w:rsidR="009E6DEF">
          <w:rPr>
            <w:noProof/>
          </w:rPr>
          <w:delText>3.4</w:delText>
        </w:r>
        <w:r w:rsidR="0088363D" w:rsidRPr="002F76E4">
          <w:fldChar w:fldCharType="end"/>
        </w:r>
        <w:r w:rsidRPr="002F76E4">
          <w:delText>, utilizando</w:delText>
        </w:r>
      </w:del>
      <w:ins w:id="394" w:author="Anasta" w:date="2014-06-10T19:12:00Z">
        <w:r w:rsidR="002C4A51">
          <w:t>U</w:t>
        </w:r>
        <w:r w:rsidRPr="002F76E4">
          <w:t>tilizando</w:t>
        </w:r>
      </w:ins>
      <w:r w:rsidRPr="002F76E4">
        <w:t xml:space="preserve"> </w:t>
      </w:r>
      <w:r w:rsidRPr="002F76E4">
        <w:rPr>
          <w:i/>
        </w:rPr>
        <w:t xml:space="preserve">position </w:t>
      </w:r>
      <w:r w:rsidRPr="002F76E4">
        <w:lastRenderedPageBreak/>
        <w:t xml:space="preserve">para referenciar cada elemento do </w:t>
      </w:r>
      <w:r w:rsidRPr="000A0404">
        <w:rPr>
          <w:i/>
        </w:rPr>
        <w:t>Array</w:t>
      </w:r>
      <w:r w:rsidRPr="002F76E4">
        <w:t xml:space="preserve"> pelo qual o </w:t>
      </w:r>
      <w:r w:rsidRPr="000A0404">
        <w:rPr>
          <w:i/>
        </w:rPr>
        <w:t>ArrayAdapter</w:t>
      </w:r>
      <w:r w:rsidRPr="002F76E4">
        <w:t xml:space="preserve"> é responsável, é possível instanciar outras </w:t>
      </w:r>
      <w:r w:rsidRPr="000A0404">
        <w:rPr>
          <w:i/>
        </w:rPr>
        <w:t>Views</w:t>
      </w:r>
      <w:r w:rsidRPr="002F76E4">
        <w:t xml:space="preserve">, como </w:t>
      </w:r>
      <w:r w:rsidRPr="000A0404">
        <w:rPr>
          <w:i/>
        </w:rPr>
        <w:t>CheckBox</w:t>
      </w:r>
      <w:r w:rsidRPr="002F76E4">
        <w:t xml:space="preserve"> e </w:t>
      </w:r>
      <w:r w:rsidRPr="000A0404">
        <w:rPr>
          <w:i/>
        </w:rPr>
        <w:t>Images</w:t>
      </w:r>
      <w:r w:rsidRPr="002F76E4">
        <w:t xml:space="preserve">. Essas </w:t>
      </w:r>
      <w:r w:rsidRPr="000A0404">
        <w:rPr>
          <w:i/>
        </w:rPr>
        <w:t>Views</w:t>
      </w:r>
      <w:r w:rsidRPr="002F76E4">
        <w:t xml:space="preserve"> são instanciadas através do uso dos objetos </w:t>
      </w:r>
      <w:r w:rsidRPr="002F76E4">
        <w:rPr>
          <w:i/>
        </w:rPr>
        <w:t>convertView e parent</w:t>
      </w:r>
      <w:r w:rsidRPr="002F76E4">
        <w:t xml:space="preserve"> em colaborações de classes que não serão detalhados neste capítulo.</w:t>
      </w:r>
    </w:p>
    <w:p w14:paraId="5A1A5F85" w14:textId="77777777" w:rsidR="002F4C06" w:rsidRPr="002F76E4" w:rsidRDefault="002F4C06" w:rsidP="00CF1F85">
      <w:pPr>
        <w:rPr>
          <w:del w:id="395" w:author="Anasta" w:date="2014-06-10T19:12:00Z"/>
        </w:rPr>
      </w:pPr>
    </w:p>
    <w:p w14:paraId="40CF629C" w14:textId="77777777" w:rsidR="002F4C06" w:rsidRPr="002F76E4" w:rsidRDefault="002F4C06" w:rsidP="00CF1F85">
      <w:pPr>
        <w:rPr>
          <w:del w:id="396" w:author="Anasta" w:date="2014-06-10T19:12:00Z"/>
        </w:rPr>
      </w:pPr>
    </w:p>
    <w:p w14:paraId="6F06C6B9" w14:textId="77777777" w:rsidR="00F830F8" w:rsidRPr="002F76E4" w:rsidRDefault="00F830F8" w:rsidP="00F830F8">
      <w:pPr>
        <w:keepNext/>
        <w:rPr>
          <w:del w:id="397" w:author="Anasta" w:date="2014-06-10T19:12:00Z"/>
        </w:rPr>
      </w:pPr>
      <w:del w:id="398" w:author="Anasta" w:date="2014-06-10T19:12:00Z">
        <w:r w:rsidRPr="002F76E4">
          <w:rPr>
            <w:noProof/>
            <w:lang w:eastAsia="pt-BR"/>
          </w:rPr>
          <w:drawing>
            <wp:inline distT="0" distB="0" distL="0" distR="0" wp14:anchorId="673702D8" wp14:editId="447514ED">
              <wp:extent cx="6368906" cy="2689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1.48.13.png"/>
                      <pic:cNvPicPr/>
                    </pic:nvPicPr>
                    <pic:blipFill>
                      <a:blip r:embed="rId19">
                        <a:biLevel thresh="75000"/>
                        <a:extLst>
                          <a:ext uri="{28A0092B-C50C-407E-A947-70E740481C1C}">
                            <a14:useLocalDpi xmlns:a14="http://schemas.microsoft.com/office/drawing/2010/main" val="0"/>
                          </a:ext>
                        </a:extLst>
                      </a:blip>
                      <a:stretch>
                        <a:fillRect/>
                      </a:stretch>
                    </pic:blipFill>
                    <pic:spPr>
                      <a:xfrm>
                        <a:off x="0" y="0"/>
                        <a:ext cx="6481135" cy="273680"/>
                      </a:xfrm>
                      <a:prstGeom prst="rect">
                        <a:avLst/>
                      </a:prstGeom>
                    </pic:spPr>
                  </pic:pic>
                </a:graphicData>
              </a:graphic>
            </wp:inline>
          </w:drawing>
        </w:r>
      </w:del>
    </w:p>
    <w:p w14:paraId="60F096AB" w14:textId="77777777" w:rsidR="00F830F8" w:rsidRPr="002F76E4" w:rsidRDefault="00F830F8" w:rsidP="00F830F8">
      <w:pPr>
        <w:pStyle w:val="Caption"/>
        <w:rPr>
          <w:del w:id="399" w:author="Anasta" w:date="2014-06-10T19:12:00Z"/>
        </w:rPr>
      </w:pPr>
      <w:bookmarkStart w:id="400" w:name="_Ref383597967"/>
      <w:del w:id="401" w:author="Anasta" w:date="2014-06-10T19:12:00Z">
        <w:r w:rsidRPr="002F76E4">
          <w:delText xml:space="preserve">FIG. </w:delText>
        </w:r>
        <w:r w:rsidR="00F05BBE">
          <w:fldChar w:fldCharType="begin"/>
        </w:r>
        <w:r w:rsidR="00F05BBE">
          <w:delInstrText xml:space="preserve"> STYLEREF 1 \s </w:delInstrText>
        </w:r>
        <w:r w:rsidR="00F05BBE">
          <w:fldChar w:fldCharType="separate"/>
        </w:r>
        <w:r w:rsidR="009E6DEF">
          <w:rPr>
            <w:noProof/>
          </w:rPr>
          <w:delText>3</w:delText>
        </w:r>
        <w:r w:rsidR="00F05BBE">
          <w:rPr>
            <w:noProof/>
          </w:rPr>
          <w:fldChar w:fldCharType="end"/>
        </w:r>
        <w:r w:rsidR="00B32F22">
          <w:delText>.</w:delText>
        </w:r>
        <w:r w:rsidR="00F05BBE">
          <w:fldChar w:fldCharType="begin"/>
        </w:r>
        <w:r w:rsidR="00F05BBE">
          <w:delInstrText xml:space="preserve"> SEQ FIG. \* ARABIC \s 1 </w:delInstrText>
        </w:r>
        <w:r w:rsidR="00F05BBE">
          <w:fldChar w:fldCharType="separate"/>
        </w:r>
        <w:r w:rsidR="009E6DEF">
          <w:rPr>
            <w:noProof/>
          </w:rPr>
          <w:delText>4</w:delText>
        </w:r>
        <w:r w:rsidR="00F05BBE">
          <w:rPr>
            <w:noProof/>
          </w:rPr>
          <w:fldChar w:fldCharType="end"/>
        </w:r>
        <w:bookmarkEnd w:id="400"/>
        <w:r w:rsidRPr="002F76E4">
          <w:delText xml:space="preserve"> – Assinatura do método getView</w:delText>
        </w:r>
      </w:del>
      <w:customXmlDelRangeStart w:id="402" w:author="Anasta" w:date="2014-06-10T19:12:00Z"/>
      <w:sdt>
        <w:sdtPr>
          <w:id w:val="1100909954"/>
          <w:citation/>
        </w:sdtPr>
        <w:sdtContent>
          <w:customXmlDelRangeEnd w:id="402"/>
          <w:del w:id="403" w:author="Anasta" w:date="2014-06-10T19:12:00Z">
            <w:r w:rsidR="0088363D" w:rsidRPr="002F76E4">
              <w:fldChar w:fldCharType="begin"/>
            </w:r>
            <w:r w:rsidR="00BB0DE7">
              <w:delInstrText xml:space="preserve">CITATION And149 \l 1046 </w:delInstrText>
            </w:r>
            <w:r w:rsidR="0088363D" w:rsidRPr="002F76E4">
              <w:fldChar w:fldCharType="separate"/>
            </w:r>
            <w:r w:rsidR="0098635E">
              <w:rPr>
                <w:noProof/>
              </w:rPr>
              <w:delText xml:space="preserve"> (ANDROID, 2014)</w:delText>
            </w:r>
            <w:r w:rsidR="0088363D" w:rsidRPr="002F76E4">
              <w:fldChar w:fldCharType="end"/>
            </w:r>
          </w:del>
          <w:customXmlDelRangeStart w:id="404" w:author="Anasta" w:date="2014-06-10T19:12:00Z"/>
        </w:sdtContent>
      </w:sdt>
      <w:customXmlDelRangeEnd w:id="404"/>
    </w:p>
    <w:p w14:paraId="08D10AEC" w14:textId="77777777" w:rsidR="000F3632" w:rsidRPr="002F76E4" w:rsidRDefault="000F3632" w:rsidP="000F3632">
      <w:pPr>
        <w:keepNext/>
        <w:rPr>
          <w:del w:id="405" w:author="Anasta" w:date="2014-06-10T19:12:00Z"/>
        </w:rPr>
      </w:pPr>
    </w:p>
    <w:p w14:paraId="44C11A4C" w14:textId="68996CD2" w:rsidR="00312BCE" w:rsidRDefault="00312BCE">
      <w:pPr>
        <w:widowControl/>
        <w:suppressAutoHyphens w:val="0"/>
        <w:spacing w:line="240" w:lineRule="auto"/>
        <w:ind w:firstLine="0"/>
        <w:jc w:val="left"/>
        <w:rPr>
          <w:ins w:id="406" w:author="Anasta" w:date="2014-06-10T19:12:00Z"/>
        </w:rPr>
      </w:pPr>
      <w:ins w:id="407" w:author="Anasta" w:date="2014-06-10T19:12:00Z">
        <w:r>
          <w:br w:type="page"/>
        </w:r>
      </w:ins>
    </w:p>
    <w:p w14:paraId="3F1AB944" w14:textId="1BEA42A2" w:rsidR="00E7739D" w:rsidRPr="002F76E4" w:rsidRDefault="00E7739D">
      <w:pPr>
        <w:pStyle w:val="SubTitulozinho"/>
        <w:numPr>
          <w:ilvl w:val="0"/>
          <w:numId w:val="47"/>
        </w:numPr>
        <w:jc w:val="left"/>
        <w:pPrChange w:id="408" w:author="Anasta" w:date="2014-06-10T19:12:00Z">
          <w:pPr>
            <w:pStyle w:val="SubTitulozinho"/>
          </w:pPr>
        </w:pPrChange>
      </w:pPr>
      <w:r w:rsidRPr="002F76E4">
        <w:lastRenderedPageBreak/>
        <w:t>TextView</w:t>
      </w:r>
    </w:p>
    <w:p w14:paraId="0F3FB768" w14:textId="77777777" w:rsidR="00312BCE" w:rsidRDefault="00312BCE">
      <w:pPr>
        <w:rPr>
          <w:b/>
        </w:rPr>
        <w:pPrChange w:id="409" w:author="Anasta" w:date="2014-06-10T19:12:00Z">
          <w:pPr>
            <w:ind w:firstLine="709"/>
          </w:pPr>
        </w:pPrChange>
      </w:pPr>
    </w:p>
    <w:p w14:paraId="569CA952" w14:textId="77777777" w:rsidR="003406F9" w:rsidRPr="002F76E4" w:rsidRDefault="003406F9" w:rsidP="00FD151B">
      <w:pPr>
        <w:keepNext/>
        <w:ind w:firstLine="709"/>
        <w:rPr>
          <w:del w:id="410" w:author="Anasta" w:date="2014-06-10T19:12:00Z"/>
        </w:rPr>
      </w:pPr>
      <w:del w:id="411" w:author="Anasta" w:date="2014-06-10T19:12:00Z">
        <w:r w:rsidRPr="005069F7">
          <w:rPr>
            <w:b/>
            <w:noProof/>
            <w:lang w:eastAsia="pt-BR"/>
            <w:rPrChange w:id="412" w:author="Unknown">
              <w:rPr>
                <w:noProof/>
                <w:lang w:eastAsia="pt-BR"/>
              </w:rPr>
            </w:rPrChange>
          </w:rPr>
          <w:drawing>
            <wp:inline distT="0" distB="0" distL="0" distR="0" wp14:anchorId="6E2786B4" wp14:editId="7D6790E3">
              <wp:extent cx="5243063" cy="1799873"/>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16.48.png"/>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270124" cy="1809163"/>
                      </a:xfrm>
                      <a:prstGeom prst="rect">
                        <a:avLst/>
                      </a:prstGeom>
                    </pic:spPr>
                  </pic:pic>
                </a:graphicData>
              </a:graphic>
            </wp:inline>
          </w:drawing>
        </w:r>
      </w:del>
    </w:p>
    <w:p w14:paraId="4B49CAE0" w14:textId="77777777" w:rsidR="00273215" w:rsidRPr="002F76E4" w:rsidRDefault="003406F9" w:rsidP="003406F9">
      <w:pPr>
        <w:pStyle w:val="Caption"/>
        <w:rPr>
          <w:del w:id="413" w:author="Anasta" w:date="2014-06-10T19:12:00Z"/>
        </w:rPr>
      </w:pPr>
      <w:del w:id="414" w:author="Anasta" w:date="2014-06-10T19:12:00Z">
        <w:r w:rsidRPr="002F76E4">
          <w:delText xml:space="preserve">FIG. </w:delText>
        </w:r>
        <w:r w:rsidR="00F05BBE">
          <w:fldChar w:fldCharType="begin"/>
        </w:r>
        <w:r w:rsidR="00F05BBE">
          <w:delInstrText xml:space="preserve"> STYLEREF 1 \s </w:delInstrText>
        </w:r>
        <w:r w:rsidR="00F05BBE">
          <w:fldChar w:fldCharType="separate"/>
        </w:r>
        <w:r w:rsidR="009E6DEF">
          <w:rPr>
            <w:noProof/>
          </w:rPr>
          <w:delText>3</w:delText>
        </w:r>
        <w:r w:rsidR="00F05BBE">
          <w:rPr>
            <w:noProof/>
          </w:rPr>
          <w:fldChar w:fldCharType="end"/>
        </w:r>
        <w:r w:rsidR="00B32F22">
          <w:delText>.</w:delText>
        </w:r>
        <w:r w:rsidR="00F05BBE">
          <w:fldChar w:fldCharType="begin"/>
        </w:r>
        <w:r w:rsidR="00F05BBE">
          <w:delInstrText xml:space="preserve"> SEQ FIG. \* ARABIC \s 1 </w:delInstrText>
        </w:r>
        <w:r w:rsidR="00F05BBE">
          <w:fldChar w:fldCharType="separate"/>
        </w:r>
        <w:r w:rsidR="009E6DEF">
          <w:rPr>
            <w:noProof/>
          </w:rPr>
          <w:delText>5</w:delText>
        </w:r>
        <w:r w:rsidR="00F05BBE">
          <w:rPr>
            <w:noProof/>
          </w:rPr>
          <w:fldChar w:fldCharType="end"/>
        </w:r>
        <w:r w:rsidRPr="002F76E4">
          <w:delText xml:space="preserve"> – Hierarquia de classes do TextView</w:delText>
        </w:r>
      </w:del>
      <w:customXmlDelRangeStart w:id="415" w:author="Anasta" w:date="2014-06-10T19:12:00Z"/>
      <w:sdt>
        <w:sdtPr>
          <w:id w:val="-2144570788"/>
          <w:citation/>
        </w:sdtPr>
        <w:sdtContent>
          <w:customXmlDelRangeEnd w:id="415"/>
          <w:del w:id="416" w:author="Anasta" w:date="2014-06-10T19:12:00Z">
            <w:r w:rsidR="0088363D" w:rsidRPr="002F76E4">
              <w:fldChar w:fldCharType="begin"/>
            </w:r>
            <w:r w:rsidR="00BB0DE7">
              <w:delInstrText xml:space="preserve">CITATION And149 \l 1046 </w:delInstrText>
            </w:r>
            <w:r w:rsidR="0088363D" w:rsidRPr="002F76E4">
              <w:fldChar w:fldCharType="separate"/>
            </w:r>
            <w:r w:rsidR="0098635E">
              <w:rPr>
                <w:noProof/>
              </w:rPr>
              <w:delText xml:space="preserve"> (ANDROID, 2014)</w:delText>
            </w:r>
            <w:r w:rsidR="0088363D" w:rsidRPr="002F76E4">
              <w:fldChar w:fldCharType="end"/>
            </w:r>
          </w:del>
          <w:customXmlDelRangeStart w:id="417" w:author="Anasta" w:date="2014-06-10T19:12:00Z"/>
        </w:sdtContent>
      </w:sdt>
      <w:customXmlDelRangeEnd w:id="417"/>
      <w:del w:id="418" w:author="Anasta" w:date="2014-06-10T19:12:00Z">
        <w:r w:rsidR="00114063" w:rsidRPr="002F76E4">
          <w:delText>.</w:delText>
        </w:r>
      </w:del>
    </w:p>
    <w:p w14:paraId="68F8DC46" w14:textId="77777777" w:rsidR="00114063" w:rsidRPr="002F76E4" w:rsidRDefault="00114063" w:rsidP="00114063">
      <w:pPr>
        <w:rPr>
          <w:del w:id="419" w:author="Anasta" w:date="2014-06-10T19:12:00Z"/>
        </w:rPr>
      </w:pPr>
    </w:p>
    <w:p w14:paraId="4A58EEB6" w14:textId="1F1A3401" w:rsidR="00CF1F85" w:rsidRPr="002F76E4" w:rsidRDefault="00CF1F85" w:rsidP="00CF1F85">
      <w:r w:rsidRPr="002F76E4">
        <w:t xml:space="preserve">Corresponde à subclasse de </w:t>
      </w:r>
      <w:r w:rsidRPr="000A0404">
        <w:rPr>
          <w:i/>
        </w:rPr>
        <w:t>View</w:t>
      </w:r>
      <w:r w:rsidRPr="002F76E4">
        <w:t xml:space="preserve"> responsável por exibir e, quando necessário, editar texto</w:t>
      </w:r>
      <w:customXmlInsRangeStart w:id="420" w:author="Anasta" w:date="2014-06-10T19:12:00Z"/>
      <w:sdt>
        <w:sdtPr>
          <w:id w:val="-602263031"/>
          <w:citation/>
        </w:sdtPr>
        <w:sdtContent>
          <w:customXmlInsRangeEnd w:id="420"/>
          <w:ins w:id="421" w:author="Anasta" w:date="2014-06-10T19:12:00Z">
            <w:r w:rsidR="00F102B2">
              <w:fldChar w:fldCharType="begin"/>
            </w:r>
            <w:r w:rsidR="00F102B2">
              <w:instrText xml:space="preserve"> CITATION Man14 \l 1046 </w:instrText>
            </w:r>
            <w:r w:rsidR="00F102B2">
              <w:fldChar w:fldCharType="separate"/>
            </w:r>
          </w:ins>
          <w:r w:rsidR="00B0233D">
            <w:rPr>
              <w:noProof/>
            </w:rPr>
            <w:t xml:space="preserve"> [2]</w:t>
          </w:r>
          <w:ins w:id="422" w:author="Anasta" w:date="2014-06-10T19:12:00Z">
            <w:r w:rsidR="00F102B2">
              <w:fldChar w:fldCharType="end"/>
            </w:r>
          </w:ins>
          <w:customXmlInsRangeStart w:id="423" w:author="Anasta" w:date="2014-06-10T19:12:00Z"/>
        </w:sdtContent>
      </w:sdt>
      <w:customXmlInsRangeEnd w:id="423"/>
      <w:r w:rsidRPr="002F76E4">
        <w:t>.</w:t>
      </w:r>
    </w:p>
    <w:p w14:paraId="50CA8BC4" w14:textId="5CE311BC" w:rsidR="00CF1F85" w:rsidRPr="002F76E4" w:rsidRDefault="00CF1F85" w:rsidP="00CF1F85">
      <w:r w:rsidRPr="002F76E4">
        <w:t xml:space="preserve">Para configurar o texto de uma </w:t>
      </w:r>
      <w:r w:rsidRPr="000A0404">
        <w:rPr>
          <w:i/>
        </w:rPr>
        <w:t>TextView,</w:t>
      </w:r>
      <w:r w:rsidRPr="002F76E4">
        <w:t xml:space="preserve"> usa-se o método “</w:t>
      </w:r>
      <w:r w:rsidRPr="000A0404">
        <w:rPr>
          <w:i/>
        </w:rPr>
        <w:t>setText(String)”</w:t>
      </w:r>
      <w:r w:rsidRPr="002F76E4">
        <w:t>. É possível também configurar sua aparência por arquivo XML ou por meio de código, utilizando-se métodos como “</w:t>
      </w:r>
      <w:r w:rsidRPr="000A0404">
        <w:rPr>
          <w:i/>
        </w:rPr>
        <w:t>setTextAppearance(</w:t>
      </w:r>
      <w:r w:rsidR="00D55E7E" w:rsidRPr="002F76E4">
        <w:rPr>
          <w:i/>
        </w:rPr>
        <w:t>Context</w:t>
      </w:r>
      <w:r w:rsidRPr="000A0404">
        <w:rPr>
          <w:i/>
        </w:rPr>
        <w:t>, int resid)”</w:t>
      </w:r>
      <w:r w:rsidRPr="002F76E4">
        <w:t xml:space="preserve"> .</w:t>
      </w:r>
    </w:p>
    <w:p w14:paraId="0560BB45" w14:textId="77777777" w:rsidR="000C2D7E" w:rsidRPr="002F76E4" w:rsidRDefault="000C2D7E" w:rsidP="005F5981"/>
    <w:p w14:paraId="6AFCEA1B" w14:textId="77777777" w:rsidR="00E7739D" w:rsidRPr="002F76E4" w:rsidRDefault="00E7739D">
      <w:pPr>
        <w:pStyle w:val="SubTitulozinho"/>
        <w:numPr>
          <w:ilvl w:val="0"/>
          <w:numId w:val="47"/>
        </w:numPr>
        <w:jc w:val="left"/>
        <w:rPr>
          <w:lang w:val="en-US"/>
        </w:rPr>
        <w:pPrChange w:id="424" w:author="Anasta" w:date="2014-06-10T19:12:00Z">
          <w:pPr>
            <w:pStyle w:val="SubTitulozinho"/>
          </w:pPr>
        </w:pPrChange>
      </w:pPr>
      <w:r w:rsidRPr="000A0404">
        <w:t>CheckBox</w:t>
      </w:r>
    </w:p>
    <w:p w14:paraId="6AB5A82A" w14:textId="77777777" w:rsidR="000C2D7E" w:rsidRPr="002F76E4" w:rsidRDefault="000C2D7E">
      <w:pPr>
        <w:rPr>
          <w:rPrChange w:id="425" w:author="Anasta" w:date="2014-06-10T19:12:00Z">
            <w:rPr>
              <w:b/>
              <w:lang w:val="en-US"/>
            </w:rPr>
          </w:rPrChange>
        </w:rPr>
        <w:pPrChange w:id="426" w:author="Anasta" w:date="2014-06-10T19:12:00Z">
          <w:pPr>
            <w:ind w:firstLine="709"/>
          </w:pPr>
        </w:pPrChange>
      </w:pPr>
    </w:p>
    <w:p w14:paraId="2E274EA9" w14:textId="77777777" w:rsidR="00EC5E7B" w:rsidRPr="002F76E4" w:rsidRDefault="00EC5E7B" w:rsidP="005007E3">
      <w:pPr>
        <w:keepNext/>
        <w:ind w:firstLine="709"/>
        <w:jc w:val="center"/>
        <w:rPr>
          <w:del w:id="427" w:author="Anasta" w:date="2014-06-10T19:12:00Z"/>
        </w:rPr>
      </w:pPr>
      <w:del w:id="428" w:author="Anasta" w:date="2014-06-10T19:12:00Z">
        <w:r w:rsidRPr="002F76E4">
          <w:rPr>
            <w:b/>
            <w:noProof/>
            <w:lang w:eastAsia="pt-BR"/>
            <w:rPrChange w:id="429" w:author="Unknown">
              <w:rPr>
                <w:noProof/>
                <w:lang w:eastAsia="pt-BR"/>
              </w:rPr>
            </w:rPrChange>
          </w:rPr>
          <w:drawing>
            <wp:inline distT="0" distB="0" distL="0" distR="0" wp14:anchorId="129C2E6F" wp14:editId="0CAE12C6">
              <wp:extent cx="3737811" cy="146602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25.01.png"/>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729775" cy="1462876"/>
                      </a:xfrm>
                      <a:prstGeom prst="rect">
                        <a:avLst/>
                      </a:prstGeom>
                    </pic:spPr>
                  </pic:pic>
                </a:graphicData>
              </a:graphic>
            </wp:inline>
          </w:drawing>
        </w:r>
      </w:del>
    </w:p>
    <w:p w14:paraId="01B9A962" w14:textId="77777777" w:rsidR="00EC5E7B" w:rsidRPr="002F76E4" w:rsidRDefault="00EC5E7B" w:rsidP="006D1896">
      <w:pPr>
        <w:pStyle w:val="Caption"/>
        <w:rPr>
          <w:del w:id="430" w:author="Anasta" w:date="2014-06-10T19:12:00Z"/>
        </w:rPr>
      </w:pPr>
      <w:del w:id="431" w:author="Anasta" w:date="2014-06-10T19:12:00Z">
        <w:r w:rsidRPr="002F76E4">
          <w:delText xml:space="preserve">FIG. </w:delText>
        </w:r>
        <w:r w:rsidR="00F05BBE">
          <w:fldChar w:fldCharType="begin"/>
        </w:r>
        <w:r w:rsidR="00F05BBE">
          <w:delInstrText xml:space="preserve"> STYLEREF 1 \s </w:delInstrText>
        </w:r>
        <w:r w:rsidR="00F05BBE">
          <w:fldChar w:fldCharType="separate"/>
        </w:r>
        <w:r w:rsidR="009E6DEF">
          <w:rPr>
            <w:noProof/>
          </w:rPr>
          <w:delText>3</w:delText>
        </w:r>
        <w:r w:rsidR="00F05BBE">
          <w:rPr>
            <w:noProof/>
          </w:rPr>
          <w:fldChar w:fldCharType="end"/>
        </w:r>
        <w:r w:rsidR="00B32F22">
          <w:delText>.</w:delText>
        </w:r>
        <w:r w:rsidR="00F05BBE">
          <w:fldChar w:fldCharType="begin"/>
        </w:r>
        <w:r w:rsidR="00F05BBE">
          <w:delInstrText xml:space="preserve"> SEQ FIG. \* ARABIC \s 1 </w:delInstrText>
        </w:r>
        <w:r w:rsidR="00F05BBE">
          <w:fldChar w:fldCharType="separate"/>
        </w:r>
        <w:r w:rsidR="009E6DEF">
          <w:rPr>
            <w:noProof/>
          </w:rPr>
          <w:delText>6</w:delText>
        </w:r>
        <w:r w:rsidR="00F05BBE">
          <w:rPr>
            <w:noProof/>
          </w:rPr>
          <w:fldChar w:fldCharType="end"/>
        </w:r>
        <w:r w:rsidRPr="002F76E4">
          <w:delText xml:space="preserve"> – Hierarquia de classes do TextView</w:delText>
        </w:r>
      </w:del>
      <w:customXmlDelRangeStart w:id="432" w:author="Anasta" w:date="2014-06-10T19:12:00Z"/>
      <w:sdt>
        <w:sdtPr>
          <w:id w:val="-1437586907"/>
          <w:citation/>
        </w:sdtPr>
        <w:sdtContent>
          <w:customXmlDelRangeEnd w:id="432"/>
          <w:del w:id="433" w:author="Anasta" w:date="2014-06-10T19:12:00Z">
            <w:r w:rsidR="0088363D" w:rsidRPr="002F76E4">
              <w:fldChar w:fldCharType="begin"/>
            </w:r>
            <w:r w:rsidR="00BB0DE7">
              <w:delInstrText xml:space="preserve">CITATION And149 \l 1046 </w:delInstrText>
            </w:r>
            <w:r w:rsidR="0088363D" w:rsidRPr="002F76E4">
              <w:fldChar w:fldCharType="separate"/>
            </w:r>
            <w:r w:rsidR="0098635E">
              <w:rPr>
                <w:noProof/>
              </w:rPr>
              <w:delText xml:space="preserve"> (ANDROID, 2014)</w:delText>
            </w:r>
            <w:r w:rsidR="0088363D" w:rsidRPr="002F76E4">
              <w:fldChar w:fldCharType="end"/>
            </w:r>
          </w:del>
          <w:customXmlDelRangeStart w:id="434" w:author="Anasta" w:date="2014-06-10T19:12:00Z"/>
        </w:sdtContent>
      </w:sdt>
      <w:customXmlDelRangeEnd w:id="434"/>
      <w:del w:id="435" w:author="Anasta" w:date="2014-06-10T19:12:00Z">
        <w:r w:rsidRPr="002F76E4">
          <w:delText>.</w:delText>
        </w:r>
      </w:del>
    </w:p>
    <w:p w14:paraId="4AA3BC17" w14:textId="77777777" w:rsidR="000C2D7E" w:rsidRPr="002F76E4" w:rsidRDefault="000C2D7E" w:rsidP="000C2D7E">
      <w:pPr>
        <w:rPr>
          <w:del w:id="436" w:author="Anasta" w:date="2014-06-10T19:12:00Z"/>
        </w:rPr>
      </w:pPr>
    </w:p>
    <w:p w14:paraId="560137F6" w14:textId="177BC177" w:rsidR="00850ABD" w:rsidRPr="000A0404" w:rsidRDefault="00CF1F85" w:rsidP="002F4C06">
      <w:pPr>
        <w:rPr>
          <w:b/>
        </w:rPr>
      </w:pPr>
      <w:r w:rsidRPr="002F76E4">
        <w:t xml:space="preserve">Esta classe é uma </w:t>
      </w:r>
      <w:r w:rsidRPr="000A0404">
        <w:rPr>
          <w:i/>
        </w:rPr>
        <w:t>View</w:t>
      </w:r>
      <w:r w:rsidRPr="002F76E4">
        <w:t xml:space="preserve"> correspondente a um botão de dois estados (</w:t>
      </w:r>
      <w:r w:rsidRPr="002F76E4">
        <w:rPr>
          <w:i/>
        </w:rPr>
        <w:t>checked</w:t>
      </w:r>
      <w:r w:rsidRPr="002F76E4">
        <w:t xml:space="preserve"> e </w:t>
      </w:r>
      <w:r w:rsidRPr="002F76E4">
        <w:rPr>
          <w:i/>
        </w:rPr>
        <w:t>unchecked</w:t>
      </w:r>
      <w:r w:rsidRPr="002F76E4">
        <w:t>)</w:t>
      </w:r>
      <w:r w:rsidRPr="002F76E4">
        <w:rPr>
          <w:i/>
        </w:rPr>
        <w:t xml:space="preserve">. </w:t>
      </w:r>
      <w:r w:rsidRPr="002F76E4">
        <w:t>Os métodos mais utilizados são o “</w:t>
      </w:r>
      <w:r w:rsidRPr="000A0404">
        <w:rPr>
          <w:i/>
        </w:rPr>
        <w:t>isChecked()”</w:t>
      </w:r>
      <w:r w:rsidRPr="002F76E4">
        <w:t xml:space="preserve"> que retorna valor booleano informando se o </w:t>
      </w:r>
      <w:r w:rsidRPr="000A0404">
        <w:rPr>
          <w:i/>
        </w:rPr>
        <w:t>CheckBox</w:t>
      </w:r>
      <w:r w:rsidRPr="002F76E4">
        <w:t xml:space="preserve"> está no estado </w:t>
      </w:r>
      <w:r w:rsidRPr="002F76E4">
        <w:rPr>
          <w:i/>
        </w:rPr>
        <w:t xml:space="preserve">checked </w:t>
      </w:r>
      <w:r w:rsidRPr="002F76E4">
        <w:t xml:space="preserve">(retornando </w:t>
      </w:r>
      <w:r w:rsidRPr="002F76E4">
        <w:rPr>
          <w:i/>
        </w:rPr>
        <w:t>true</w:t>
      </w:r>
      <w:r w:rsidRPr="002F76E4">
        <w:t xml:space="preserve">) ou </w:t>
      </w:r>
      <w:r w:rsidRPr="002F76E4">
        <w:rPr>
          <w:i/>
        </w:rPr>
        <w:t xml:space="preserve">unchecked </w:t>
      </w:r>
      <w:r w:rsidRPr="002F76E4">
        <w:t xml:space="preserve">(retornando </w:t>
      </w:r>
      <w:r w:rsidRPr="002F76E4">
        <w:rPr>
          <w:i/>
        </w:rPr>
        <w:t>false</w:t>
      </w:r>
      <w:r w:rsidRPr="002F76E4">
        <w:t>).</w:t>
      </w:r>
    </w:p>
    <w:p w14:paraId="06738DA3" w14:textId="77777777" w:rsidR="000C2D7E" w:rsidRPr="002F76E4" w:rsidRDefault="00F8660F" w:rsidP="00313A22">
      <w:pPr>
        <w:pStyle w:val="SubTtulo"/>
        <w:rPr>
          <w:del w:id="437" w:author="Anasta" w:date="2014-06-10T19:12:00Z"/>
        </w:rPr>
      </w:pPr>
      <w:del w:id="438" w:author="Anasta" w:date="2014-06-10T19:12:00Z">
        <w:r w:rsidRPr="002F76E4">
          <w:delText>JUSTIFICATIVA</w:delText>
        </w:r>
      </w:del>
    </w:p>
    <w:p w14:paraId="2543127E" w14:textId="77777777" w:rsidR="00F8660F" w:rsidRPr="002F76E4" w:rsidRDefault="00F8660F" w:rsidP="00F8660F"/>
    <w:p w14:paraId="19292B9D" w14:textId="6D17B3D2" w:rsidR="00F6318B" w:rsidRPr="002F76E4" w:rsidRDefault="00F6318B" w:rsidP="00F6318B">
      <w:r w:rsidRPr="002F76E4">
        <w:lastRenderedPageBreak/>
        <w:t xml:space="preserve">Neste projeto, utilizaram-se subclasses de </w:t>
      </w:r>
      <w:r w:rsidRPr="002F76E4">
        <w:rPr>
          <w:i/>
        </w:rPr>
        <w:t>Views</w:t>
      </w:r>
      <w:r w:rsidRPr="002F76E4">
        <w:t xml:space="preserve"> - </w:t>
      </w:r>
      <w:r w:rsidRPr="000A0404">
        <w:rPr>
          <w:i/>
        </w:rPr>
        <w:t>ListView, TextView</w:t>
      </w:r>
      <w:r w:rsidRPr="002F76E4">
        <w:t xml:space="preserve"> e </w:t>
      </w:r>
      <w:r w:rsidRPr="000A0404">
        <w:rPr>
          <w:i/>
        </w:rPr>
        <w:t>CheckBox</w:t>
      </w:r>
      <w:r w:rsidRPr="002F76E4">
        <w:t xml:space="preserve"> - para compor a interface gráfica equivalente a lista de tarefas com itens. Os itens recuperados da camada de dados referentes a uma lista serão armazenados em um </w:t>
      </w:r>
      <w:r w:rsidRPr="002F76E4">
        <w:rPr>
          <w:i/>
        </w:rPr>
        <w:t>arraylist</w:t>
      </w:r>
      <w:r w:rsidRPr="002F76E4">
        <w:t xml:space="preserve">. Uma instância de </w:t>
      </w:r>
      <w:r w:rsidRPr="000A0404">
        <w:rPr>
          <w:i/>
        </w:rPr>
        <w:t>ArrayAdapter</w:t>
      </w:r>
      <w:r w:rsidRPr="002F76E4">
        <w:t xml:space="preserve"> utilizará o </w:t>
      </w:r>
      <w:r w:rsidRPr="002F76E4">
        <w:rPr>
          <w:i/>
        </w:rPr>
        <w:t>arraylist</w:t>
      </w:r>
      <w:r w:rsidRPr="002F76E4">
        <w:t xml:space="preserve"> para customizar a exibição final de cada item dessa lista de tarefas</w:t>
      </w:r>
      <w:r w:rsidR="002466A9">
        <w:t>.</w:t>
      </w:r>
    </w:p>
    <w:p w14:paraId="5B7AF695" w14:textId="041D3CBE" w:rsidR="00F6318B" w:rsidRPr="002F76E4" w:rsidRDefault="00F6318B" w:rsidP="00F6318B">
      <w:r w:rsidRPr="002F76E4">
        <w:t xml:space="preserve">Foi utilizada uma subclasse de </w:t>
      </w:r>
      <w:r w:rsidRPr="000A0404">
        <w:rPr>
          <w:i/>
        </w:rPr>
        <w:t>ListView</w:t>
      </w:r>
      <w:r w:rsidRPr="002F76E4">
        <w:t xml:space="preserve"> de forma a gerar uma interface personalizada de lista, conhecida como </w:t>
      </w:r>
      <w:r w:rsidRPr="002F76E4">
        <w:rPr>
          <w:i/>
        </w:rPr>
        <w:t>Swipelistview</w:t>
      </w:r>
      <w:customXmlDelRangeStart w:id="439" w:author="Anasta" w:date="2014-06-10T19:12:00Z"/>
      <w:sdt>
        <w:sdtPr>
          <w:rPr>
            <w:i/>
          </w:rPr>
          <w:id w:val="1125576867"/>
          <w:citation/>
        </w:sdtPr>
        <w:sdtContent>
          <w:customXmlDelRangeEnd w:id="439"/>
          <w:del w:id="440" w:author="Anasta" w:date="2014-06-10T19:12:00Z">
            <w:r w:rsidR="003570CB" w:rsidRPr="005069F7">
              <w:fldChar w:fldCharType="begin"/>
            </w:r>
            <w:r w:rsidR="003570CB" w:rsidRPr="002F76E4">
              <w:delInstrText xml:space="preserve"> CITATION Aha14 \l 1046 </w:delInstrText>
            </w:r>
            <w:r w:rsidR="003570CB" w:rsidRPr="005069F7">
              <w:fldChar w:fldCharType="separate"/>
            </w:r>
            <w:r w:rsidR="0098635E">
              <w:rPr>
                <w:noProof/>
              </w:rPr>
              <w:delText xml:space="preserve"> (ISHAK, 2014)</w:delText>
            </w:r>
            <w:r w:rsidR="003570CB" w:rsidRPr="005069F7">
              <w:fldChar w:fldCharType="end"/>
            </w:r>
          </w:del>
          <w:customXmlDelRangeStart w:id="441" w:author="Anasta" w:date="2014-06-10T19:12:00Z"/>
        </w:sdtContent>
      </w:sdt>
      <w:customXmlDelRangeEnd w:id="441"/>
      <w:del w:id="442" w:author="Anasta" w:date="2014-06-10T19:12:00Z">
        <w:r w:rsidRPr="002F76E4">
          <w:delText>.</w:delText>
        </w:r>
      </w:del>
      <w:ins w:id="443" w:author="Anasta" w:date="2014-06-10T19:12:00Z">
        <w:r w:rsidRPr="002F76E4">
          <w:t>.</w:t>
        </w:r>
      </w:ins>
      <w:r w:rsidRPr="002F76E4">
        <w:t xml:space="preserve"> Ela utiliza o padrão de ferramentas contextual não modal </w:t>
      </w:r>
      <w:sdt>
        <w:sdtPr>
          <w:id w:val="1865478234"/>
          <w:citation/>
        </w:sdtPr>
        <w:sdtContent>
          <w:r w:rsidR="003570CB" w:rsidRPr="002F76E4">
            <w:fldChar w:fldCharType="begin"/>
          </w:r>
          <w:r w:rsidR="003570CB" w:rsidRPr="002F76E4">
            <w:instrText xml:space="preserve">CITATION The12 \l 1046 </w:instrText>
          </w:r>
          <w:r w:rsidR="003570CB" w:rsidRPr="002F76E4">
            <w:fldChar w:fldCharType="separate"/>
          </w:r>
          <w:r w:rsidR="00B0233D">
            <w:rPr>
              <w:noProof/>
            </w:rPr>
            <w:t>[5]</w:t>
          </w:r>
          <w:r w:rsidR="003570CB" w:rsidRPr="002F76E4">
            <w:rPr>
              <w:noProof/>
            </w:rPr>
            <w:fldChar w:fldCharType="end"/>
          </w:r>
        </w:sdtContent>
      </w:sdt>
      <w:r w:rsidRPr="002F76E4">
        <w:t>, no qual se permite a exibição de ferramentas relativas a um item, o que será útil quando se desejar realizar ações sobre um item de uma lista.</w:t>
      </w:r>
    </w:p>
    <w:p w14:paraId="17529616" w14:textId="77777777" w:rsidR="00F6318B" w:rsidRPr="002F76E4" w:rsidRDefault="00F6318B" w:rsidP="00F6318B">
      <w:r w:rsidRPr="002F76E4">
        <w:t xml:space="preserve">Para a exibição das listas criadas pelo usuário, utilizou-se um objeto comum da classe </w:t>
      </w:r>
      <w:r w:rsidRPr="000A0404">
        <w:rPr>
          <w:i/>
        </w:rPr>
        <w:t>ListView.</w:t>
      </w:r>
    </w:p>
    <w:p w14:paraId="1ADAEEFC" w14:textId="19706555" w:rsidR="000C2D7E" w:rsidRPr="002F76E4" w:rsidRDefault="00F6318B" w:rsidP="00E7739D">
      <w:pPr>
        <w:ind w:firstLine="709"/>
        <w:rPr>
          <w:b/>
        </w:rPr>
      </w:pPr>
      <w:r w:rsidRPr="002F76E4">
        <w:t xml:space="preserve">A aparência e uso final das listas e outros artefatos visuais será melhor esclarecido durante a descrição das funcionalidades do aplicativo, no capítulo </w:t>
      </w:r>
      <w:r w:rsidR="00350DF7">
        <w:fldChar w:fldCharType="begin"/>
      </w:r>
      <w:r w:rsidR="00350DF7">
        <w:instrText xml:space="preserve"> REF _Ref389057718 \r \h </w:instrText>
      </w:r>
      <w:r w:rsidR="00350DF7">
        <w:fldChar w:fldCharType="separate"/>
      </w:r>
      <w:r w:rsidR="00485173">
        <w:t>4</w:t>
      </w:r>
      <w:r w:rsidR="00350DF7">
        <w:fldChar w:fldCharType="end"/>
      </w:r>
    </w:p>
    <w:p w14:paraId="1FF4DF7C" w14:textId="77777777" w:rsidR="007A7ED2" w:rsidRDefault="007A7ED2">
      <w:pPr>
        <w:widowControl/>
        <w:suppressAutoHyphens w:val="0"/>
        <w:spacing w:line="240" w:lineRule="auto"/>
        <w:ind w:firstLine="0"/>
        <w:jc w:val="left"/>
        <w:rPr>
          <w:ins w:id="444" w:author="Anasta" w:date="2014-06-10T19:12:00Z"/>
          <w:rFonts w:eastAsiaTheme="majorEastAsia"/>
          <w:b/>
          <w:bCs/>
          <w:sz w:val="26"/>
          <w:szCs w:val="26"/>
        </w:rPr>
      </w:pPr>
      <w:ins w:id="445" w:author="Anasta" w:date="2014-06-10T19:12:00Z">
        <w:r>
          <w:br w:type="page"/>
        </w:r>
      </w:ins>
    </w:p>
    <w:p w14:paraId="5C0EF1F8" w14:textId="095F16A8" w:rsidR="000C2D7E" w:rsidRDefault="003B7CD7" w:rsidP="003B7CD7">
      <w:pPr>
        <w:pStyle w:val="Heading3"/>
      </w:pPr>
      <w:bookmarkStart w:id="446" w:name="_Toc389069970"/>
      <w:bookmarkStart w:id="447" w:name="_Toc390194472"/>
      <w:r w:rsidRPr="002F76E4">
        <w:lastRenderedPageBreak/>
        <w:t>CAMADA DE NEGÓCIOS</w:t>
      </w:r>
      <w:bookmarkEnd w:id="446"/>
      <w:bookmarkEnd w:id="447"/>
    </w:p>
    <w:p w14:paraId="74E70953" w14:textId="77777777" w:rsidR="00A21147" w:rsidRPr="00A21147" w:rsidRDefault="00A21147" w:rsidP="00A21147"/>
    <w:p w14:paraId="43F6D44E" w14:textId="3F33A6DA" w:rsidR="00175EDA" w:rsidRPr="007A7ED2" w:rsidRDefault="0033029F">
      <w:pPr>
        <w:pStyle w:val="SubTitulozinho"/>
        <w:numPr>
          <w:ilvl w:val="0"/>
          <w:numId w:val="48"/>
        </w:numPr>
        <w:jc w:val="left"/>
        <w:pPrChange w:id="448" w:author="Anasta" w:date="2014-06-10T19:12:00Z">
          <w:pPr>
            <w:pStyle w:val="SubTitulozinho"/>
          </w:pPr>
        </w:pPrChange>
      </w:pPr>
      <w:r w:rsidRPr="002F76E4">
        <w:t>Content Provider</w:t>
      </w:r>
    </w:p>
    <w:p w14:paraId="380094F4" w14:textId="77777777" w:rsidR="007A7ED2" w:rsidRDefault="007A7ED2" w:rsidP="00344633">
      <w:pPr>
        <w:rPr>
          <w:rPrChange w:id="449" w:author="Anasta" w:date="2014-06-10T19:12:00Z">
            <w:rPr>
              <w:b/>
            </w:rPr>
          </w:rPrChange>
        </w:rPr>
      </w:pPr>
    </w:p>
    <w:p w14:paraId="70AFFFD7" w14:textId="77777777" w:rsidR="003D26D2" w:rsidRPr="002F76E4" w:rsidRDefault="003D26D2" w:rsidP="005007E3">
      <w:pPr>
        <w:keepNext/>
        <w:jc w:val="center"/>
        <w:rPr>
          <w:del w:id="450" w:author="Anasta" w:date="2014-06-10T19:12:00Z"/>
        </w:rPr>
      </w:pPr>
      <w:del w:id="451" w:author="Anasta" w:date="2014-06-10T19:12:00Z">
        <w:r w:rsidRPr="002F76E4">
          <w:rPr>
            <w:b/>
            <w:noProof/>
            <w:lang w:eastAsia="pt-BR"/>
            <w:rPrChange w:id="452" w:author="Unknown">
              <w:rPr>
                <w:noProof/>
                <w:lang w:eastAsia="pt-BR"/>
              </w:rPr>
            </w:rPrChange>
          </w:rPr>
          <w:drawing>
            <wp:inline distT="0" distB="0" distL="0" distR="0" wp14:anchorId="1877C9F9" wp14:editId="468C215C">
              <wp:extent cx="2892795" cy="1559859"/>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5.55.40.png"/>
                      <pic:cNvPicPr/>
                    </pic:nvPicPr>
                    <pic:blipFill rotWithShape="1">
                      <a:blip r:embed="rId24">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val="0"/>
                          </a:ext>
                        </a:extLst>
                      </a:blip>
                      <a:srcRect r="59597"/>
                      <a:stretch/>
                    </pic:blipFill>
                    <pic:spPr bwMode="auto">
                      <a:xfrm>
                        <a:off x="0" y="0"/>
                        <a:ext cx="2905943" cy="1566948"/>
                      </a:xfrm>
                      <a:prstGeom prst="rect">
                        <a:avLst/>
                      </a:prstGeom>
                      <a:ln>
                        <a:noFill/>
                      </a:ln>
                      <a:extLst>
                        <a:ext uri="{53640926-AAD7-44D8-BBD7-CCE9431645EC}">
                          <a14:shadowObscured xmlns:a14="http://schemas.microsoft.com/office/drawing/2010/main"/>
                        </a:ext>
                      </a:extLst>
                    </pic:spPr>
                  </pic:pic>
                </a:graphicData>
              </a:graphic>
            </wp:inline>
          </w:drawing>
        </w:r>
      </w:del>
    </w:p>
    <w:p w14:paraId="2AF6CB80" w14:textId="77777777" w:rsidR="000C2D7E" w:rsidRPr="002F76E4" w:rsidRDefault="000C2D7E" w:rsidP="003D26D2">
      <w:pPr>
        <w:keepNext/>
        <w:rPr>
          <w:del w:id="453" w:author="Anasta" w:date="2014-06-10T19:12:00Z"/>
        </w:rPr>
      </w:pPr>
    </w:p>
    <w:p w14:paraId="7E72051C" w14:textId="77777777" w:rsidR="00D1682F" w:rsidRPr="002F76E4" w:rsidRDefault="003D26D2" w:rsidP="00857D75">
      <w:pPr>
        <w:pStyle w:val="Caption"/>
        <w:rPr>
          <w:del w:id="454" w:author="Anasta" w:date="2014-06-10T19:12:00Z"/>
        </w:rPr>
      </w:pPr>
      <w:del w:id="455" w:author="Anasta" w:date="2014-06-10T19:12:00Z">
        <w:r w:rsidRPr="002F76E4">
          <w:delText xml:space="preserve">FIG. </w:delText>
        </w:r>
        <w:r w:rsidR="00F05BBE">
          <w:fldChar w:fldCharType="begin"/>
        </w:r>
        <w:r w:rsidR="00F05BBE">
          <w:delInstrText xml:space="preserve"> STYLEREF 1 \s </w:delInstrText>
        </w:r>
        <w:r w:rsidR="00F05BBE">
          <w:fldChar w:fldCharType="separate"/>
        </w:r>
        <w:r w:rsidR="009E6DEF">
          <w:rPr>
            <w:noProof/>
          </w:rPr>
          <w:delText>3</w:delText>
        </w:r>
        <w:r w:rsidR="00F05BBE">
          <w:rPr>
            <w:noProof/>
          </w:rPr>
          <w:fldChar w:fldCharType="end"/>
        </w:r>
        <w:r w:rsidR="00B32F22">
          <w:delText>.</w:delText>
        </w:r>
        <w:r w:rsidR="00F05BBE">
          <w:fldChar w:fldCharType="begin"/>
        </w:r>
        <w:r w:rsidR="00F05BBE">
          <w:delInstrText xml:space="preserve"> SEQ FIG. \* ARABIC \s 1 </w:delInstrText>
        </w:r>
        <w:r w:rsidR="00F05BBE">
          <w:fldChar w:fldCharType="separate"/>
        </w:r>
        <w:r w:rsidR="009E6DEF">
          <w:rPr>
            <w:noProof/>
          </w:rPr>
          <w:delText>7</w:delText>
        </w:r>
        <w:r w:rsidR="00F05BBE">
          <w:rPr>
            <w:noProof/>
          </w:rPr>
          <w:fldChar w:fldCharType="end"/>
        </w:r>
        <w:r w:rsidR="00857D75" w:rsidRPr="002F76E4">
          <w:delText xml:space="preserve"> – Hierarquia de classes do </w:delText>
        </w:r>
        <w:r w:rsidR="00857D75" w:rsidRPr="005069F7">
          <w:rPr>
            <w:i/>
          </w:rPr>
          <w:delText>ContentProvider</w:delText>
        </w:r>
      </w:del>
      <w:customXmlDelRangeStart w:id="456" w:author="Anasta" w:date="2014-06-10T19:12:00Z"/>
      <w:sdt>
        <w:sdtPr>
          <w:id w:val="-99963197"/>
          <w:citation/>
        </w:sdtPr>
        <w:sdtContent>
          <w:customXmlDelRangeEnd w:id="456"/>
          <w:del w:id="457" w:author="Anasta" w:date="2014-06-10T19:12:00Z">
            <w:r w:rsidR="0088363D" w:rsidRPr="002F76E4">
              <w:fldChar w:fldCharType="begin"/>
            </w:r>
            <w:r w:rsidR="00BB0DE7">
              <w:delInstrText xml:space="preserve">CITATION And149 \l 1046 </w:delInstrText>
            </w:r>
            <w:r w:rsidR="0088363D" w:rsidRPr="002F76E4">
              <w:fldChar w:fldCharType="separate"/>
            </w:r>
            <w:r w:rsidR="0098635E">
              <w:rPr>
                <w:noProof/>
              </w:rPr>
              <w:delText xml:space="preserve"> (ANDROID, 2014)</w:delText>
            </w:r>
            <w:r w:rsidR="0088363D" w:rsidRPr="002F76E4">
              <w:fldChar w:fldCharType="end"/>
            </w:r>
          </w:del>
          <w:customXmlDelRangeStart w:id="458" w:author="Anasta" w:date="2014-06-10T19:12:00Z"/>
        </w:sdtContent>
      </w:sdt>
      <w:customXmlDelRangeEnd w:id="458"/>
    </w:p>
    <w:p w14:paraId="773AF1C3" w14:textId="77777777" w:rsidR="00175EDA" w:rsidRPr="002F76E4" w:rsidRDefault="00175EDA" w:rsidP="003F3363">
      <w:pPr>
        <w:rPr>
          <w:del w:id="459" w:author="Anasta" w:date="2014-06-10T19:12:00Z"/>
          <w:b/>
        </w:rPr>
      </w:pPr>
    </w:p>
    <w:p w14:paraId="6F3B7D3D" w14:textId="2B59C9F1" w:rsidR="00344633" w:rsidRPr="002F76E4" w:rsidRDefault="00344633" w:rsidP="00344633">
      <w:r w:rsidRPr="002F76E4">
        <w:t xml:space="preserve">Os </w:t>
      </w:r>
      <w:r w:rsidRPr="002F76E4">
        <w:rPr>
          <w:i/>
        </w:rPr>
        <w:t>Content Provider</w:t>
      </w:r>
      <w:r w:rsidRPr="002F76E4">
        <w:t xml:space="preserve">s são parte da arquitetura de um sistema </w:t>
      </w:r>
      <w:r w:rsidRPr="000A0404">
        <w:rPr>
          <w:i/>
        </w:rPr>
        <w:t>Android</w:t>
      </w:r>
      <w:r w:rsidRPr="002F76E4">
        <w:t xml:space="preserve"> e são respon</w:t>
      </w:r>
      <w:r w:rsidR="00F102B2">
        <w:t>sáveis por prover às aplicações</w:t>
      </w:r>
      <w:r w:rsidRPr="002F76E4">
        <w:t xml:space="preserve"> </w:t>
      </w:r>
      <w:del w:id="460" w:author="Anasta" w:date="2014-06-10T19:12:00Z">
        <w:r w:rsidRPr="002F76E4">
          <w:delText xml:space="preserve">e </w:delText>
        </w:r>
      </w:del>
      <w:r w:rsidRPr="002F76E4">
        <w:t>os dados necessários que elas precisam para funcionar</w:t>
      </w:r>
      <w:customXmlInsRangeStart w:id="461" w:author="Anasta" w:date="2014-06-10T19:12:00Z"/>
      <w:sdt>
        <w:sdtPr>
          <w:id w:val="733974885"/>
          <w:citation/>
        </w:sdtPr>
        <w:sdtContent>
          <w:customXmlInsRangeEnd w:id="461"/>
          <w:ins w:id="462" w:author="Anasta" w:date="2014-06-10T19:12:00Z">
            <w:r w:rsidR="00F102B2">
              <w:fldChar w:fldCharType="begin"/>
            </w:r>
            <w:r w:rsidR="00F102B2">
              <w:instrText xml:space="preserve"> CITATION Man14 \l 1046 </w:instrText>
            </w:r>
            <w:r w:rsidR="00F102B2">
              <w:fldChar w:fldCharType="separate"/>
            </w:r>
          </w:ins>
          <w:r w:rsidR="00B0233D">
            <w:rPr>
              <w:noProof/>
            </w:rPr>
            <w:t xml:space="preserve"> [2]</w:t>
          </w:r>
          <w:ins w:id="463" w:author="Anasta" w:date="2014-06-10T19:12:00Z">
            <w:r w:rsidR="00F102B2">
              <w:fldChar w:fldCharType="end"/>
            </w:r>
          </w:ins>
          <w:customXmlInsRangeStart w:id="464" w:author="Anasta" w:date="2014-06-10T19:12:00Z"/>
        </w:sdtContent>
      </w:sdt>
      <w:customXmlInsRangeEnd w:id="464"/>
      <w:r w:rsidRPr="002F76E4">
        <w:t>. Eles gerenciam o acesso a um repositório central de dados e permite que aplicações diferentes compartilhem os mesmo</w:t>
      </w:r>
      <w:r w:rsidR="003C724B">
        <w:t>s</w:t>
      </w:r>
      <w:r w:rsidRPr="002F76E4">
        <w:t xml:space="preserve"> dados. Com isso, as aplicações conseguem facilmente acessar os dados de um contato da agenda ou ler mensagens recebidas.</w:t>
      </w:r>
    </w:p>
    <w:p w14:paraId="5840833F" w14:textId="45E97CED" w:rsidR="00344633" w:rsidRDefault="00344633" w:rsidP="00344633">
      <w:pPr>
        <w:rPr>
          <w:i/>
        </w:rPr>
      </w:pPr>
      <w:r w:rsidRPr="002F76E4">
        <w:t xml:space="preserve">Quando se quer acessar um dado em um </w:t>
      </w:r>
      <w:r w:rsidRPr="002F76E4">
        <w:rPr>
          <w:i/>
        </w:rPr>
        <w:t>content</w:t>
      </w:r>
      <w:r w:rsidRPr="002F76E4">
        <w:t xml:space="preserve"> </w:t>
      </w:r>
      <w:r w:rsidRPr="002F76E4">
        <w:rPr>
          <w:i/>
        </w:rPr>
        <w:t>provider</w:t>
      </w:r>
      <w:r w:rsidRPr="002F76E4">
        <w:t xml:space="preserve">, a aplicação cliente deve utilizar um objeto </w:t>
      </w:r>
      <w:r w:rsidRPr="002F76E4">
        <w:rPr>
          <w:i/>
        </w:rPr>
        <w:t>Content Resolver</w:t>
      </w:r>
      <w:r w:rsidRPr="002F76E4">
        <w:t xml:space="preserve"> juntamente com o objeto </w:t>
      </w:r>
      <w:r w:rsidRPr="002F76E4">
        <w:rPr>
          <w:i/>
        </w:rPr>
        <w:t>Context</w:t>
      </w:r>
      <w:r w:rsidRPr="002F76E4">
        <w:t xml:space="preserve"> para se comunicar com o </w:t>
      </w:r>
      <w:r w:rsidRPr="002F76E4">
        <w:rPr>
          <w:i/>
        </w:rPr>
        <w:t xml:space="preserve">provider. </w:t>
      </w:r>
      <w:r w:rsidRPr="002F76E4">
        <w:t>O objeto do tipo</w:t>
      </w:r>
      <w:r w:rsidRPr="002F76E4">
        <w:rPr>
          <w:i/>
        </w:rPr>
        <w:t xml:space="preserve"> ContentResolver </w:t>
      </w:r>
      <w:r w:rsidRPr="002F76E4">
        <w:t>se comunicará com a instância que implementa</w:t>
      </w:r>
      <w:r w:rsidR="005240A1">
        <w:t xml:space="preserve"> </w:t>
      </w:r>
      <w:r w:rsidRPr="002F76E4">
        <w:rPr>
          <w:i/>
        </w:rPr>
        <w:t>ContentProvider</w:t>
      </w:r>
      <w:customXmlInsRangeStart w:id="465" w:author="Anasta" w:date="2014-06-10T19:12:00Z"/>
      <w:sdt>
        <w:sdtPr>
          <w:rPr>
            <w:i/>
          </w:rPr>
          <w:id w:val="-261452335"/>
          <w:citation/>
        </w:sdtPr>
        <w:sdtContent>
          <w:customXmlInsRangeEnd w:id="465"/>
          <w:ins w:id="466" w:author="Anasta" w:date="2014-06-10T19:12:00Z">
            <w:r w:rsidR="00F102B2">
              <w:rPr>
                <w:i/>
              </w:rPr>
              <w:fldChar w:fldCharType="begin"/>
            </w:r>
            <w:r w:rsidR="00F102B2">
              <w:rPr>
                <w:i/>
              </w:rPr>
              <w:instrText xml:space="preserve"> CITATION Man14 \l 1046 </w:instrText>
            </w:r>
            <w:r w:rsidR="00F102B2">
              <w:rPr>
                <w:i/>
              </w:rPr>
              <w:fldChar w:fldCharType="separate"/>
            </w:r>
          </w:ins>
          <w:r w:rsidR="00B0233D">
            <w:rPr>
              <w:i/>
              <w:noProof/>
            </w:rPr>
            <w:t xml:space="preserve"> </w:t>
          </w:r>
          <w:r w:rsidR="00B0233D">
            <w:rPr>
              <w:noProof/>
            </w:rPr>
            <w:t>[2]</w:t>
          </w:r>
          <w:ins w:id="467" w:author="Anasta" w:date="2014-06-10T19:12:00Z">
            <w:r w:rsidR="00F102B2">
              <w:rPr>
                <w:i/>
              </w:rPr>
              <w:fldChar w:fldCharType="end"/>
            </w:r>
          </w:ins>
          <w:customXmlInsRangeStart w:id="468" w:author="Anasta" w:date="2014-06-10T19:12:00Z"/>
        </w:sdtContent>
      </w:sdt>
      <w:customXmlInsRangeEnd w:id="468"/>
      <w:r w:rsidRPr="002F76E4">
        <w:rPr>
          <w:i/>
        </w:rPr>
        <w:t>.</w:t>
      </w:r>
    </w:p>
    <w:p w14:paraId="5E5DB787" w14:textId="77777777" w:rsidR="00A21147" w:rsidRPr="002F76E4" w:rsidRDefault="00A21147" w:rsidP="00344633">
      <w:pPr>
        <w:rPr>
          <w:i/>
        </w:rPr>
      </w:pPr>
    </w:p>
    <w:p w14:paraId="3DF7EBEB" w14:textId="77777777" w:rsidR="00E05502" w:rsidRPr="002F76E4" w:rsidRDefault="00E05502">
      <w:pPr>
        <w:pStyle w:val="SubTtulo"/>
        <w:numPr>
          <w:ilvl w:val="0"/>
          <w:numId w:val="48"/>
        </w:numPr>
        <w:jc w:val="left"/>
        <w:pPrChange w:id="469" w:author="Anasta" w:date="2014-06-10T19:12:00Z">
          <w:pPr>
            <w:pStyle w:val="SubTtulo"/>
          </w:pPr>
        </w:pPrChange>
      </w:pPr>
      <w:r w:rsidRPr="002F76E4">
        <w:t>Application</w:t>
      </w:r>
    </w:p>
    <w:p w14:paraId="7D3AB79A" w14:textId="77777777" w:rsidR="00E05502" w:rsidRPr="002F76E4" w:rsidRDefault="00E05502">
      <w:pPr>
        <w:ind w:firstLine="0"/>
        <w:pPrChange w:id="470" w:author="Anasta" w:date="2014-06-10T19:12:00Z">
          <w:pPr/>
        </w:pPrChange>
      </w:pPr>
    </w:p>
    <w:p w14:paraId="2EA4DF05" w14:textId="77777777" w:rsidR="00E05502" w:rsidRPr="002F76E4" w:rsidRDefault="00E05502" w:rsidP="00E05502">
      <w:pPr>
        <w:keepNext/>
        <w:jc w:val="center"/>
        <w:rPr>
          <w:del w:id="471" w:author="Anasta" w:date="2014-06-10T19:12:00Z"/>
        </w:rPr>
      </w:pPr>
      <w:del w:id="472" w:author="Anasta" w:date="2014-06-10T19:12:00Z">
        <w:r w:rsidRPr="002F76E4">
          <w:rPr>
            <w:noProof/>
            <w:lang w:eastAsia="pt-BR"/>
          </w:rPr>
          <w:lastRenderedPageBreak/>
          <w:drawing>
            <wp:inline distT="0" distB="0" distL="0" distR="0" wp14:anchorId="4E257A11" wp14:editId="0EC8CFB2">
              <wp:extent cx="2727158" cy="22919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29.01.png"/>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730356" cy="2294661"/>
                      </a:xfrm>
                      <a:prstGeom prst="rect">
                        <a:avLst/>
                      </a:prstGeom>
                    </pic:spPr>
                  </pic:pic>
                </a:graphicData>
              </a:graphic>
            </wp:inline>
          </w:drawing>
        </w:r>
      </w:del>
    </w:p>
    <w:p w14:paraId="060C8CB3" w14:textId="77777777" w:rsidR="00E05502" w:rsidRPr="005069F7" w:rsidRDefault="00E05502" w:rsidP="00E05502">
      <w:pPr>
        <w:pStyle w:val="Caption"/>
        <w:rPr>
          <w:del w:id="473" w:author="Anasta" w:date="2014-06-10T19:12:00Z"/>
          <w:i/>
        </w:rPr>
      </w:pPr>
      <w:del w:id="474" w:author="Anasta" w:date="2014-06-10T19:12:00Z">
        <w:r w:rsidRPr="002F76E4">
          <w:delText xml:space="preserve">FIG. </w:delText>
        </w:r>
        <w:r w:rsidR="00F05BBE">
          <w:fldChar w:fldCharType="begin"/>
        </w:r>
        <w:r w:rsidR="00F05BBE">
          <w:delInstrText xml:space="preserve"> STYLEREF 1 \s </w:delInstrText>
        </w:r>
        <w:r w:rsidR="00F05BBE">
          <w:fldChar w:fldCharType="separate"/>
        </w:r>
        <w:r w:rsidR="009E6DEF">
          <w:rPr>
            <w:noProof/>
          </w:rPr>
          <w:delText>3</w:delText>
        </w:r>
        <w:r w:rsidR="00F05BBE">
          <w:rPr>
            <w:noProof/>
          </w:rPr>
          <w:fldChar w:fldCharType="end"/>
        </w:r>
        <w:r w:rsidR="00B32F22">
          <w:delText>.</w:delText>
        </w:r>
        <w:r w:rsidR="00F05BBE">
          <w:fldChar w:fldCharType="begin"/>
        </w:r>
        <w:r w:rsidR="00F05BBE">
          <w:delInstrText xml:space="preserve"> SEQ FIG. \* ARABIC \s 1 </w:delInstrText>
        </w:r>
        <w:r w:rsidR="00F05BBE">
          <w:fldChar w:fldCharType="separate"/>
        </w:r>
        <w:r w:rsidR="009E6DEF">
          <w:rPr>
            <w:noProof/>
          </w:rPr>
          <w:delText>8</w:delText>
        </w:r>
        <w:r w:rsidR="00F05BBE">
          <w:rPr>
            <w:noProof/>
          </w:rPr>
          <w:fldChar w:fldCharType="end"/>
        </w:r>
        <w:r w:rsidRPr="002F76E4">
          <w:delText xml:space="preserve"> – Hierarquia de classes do </w:delText>
        </w:r>
        <w:r w:rsidRPr="005069F7">
          <w:rPr>
            <w:i/>
          </w:rPr>
          <w:delText>Application</w:delText>
        </w:r>
      </w:del>
    </w:p>
    <w:p w14:paraId="2A7E6640" w14:textId="77777777" w:rsidR="00E05502" w:rsidRPr="002F76E4" w:rsidRDefault="00E05502" w:rsidP="00E05502">
      <w:pPr>
        <w:rPr>
          <w:del w:id="475" w:author="Anasta" w:date="2014-06-10T19:12:00Z"/>
        </w:rPr>
      </w:pPr>
    </w:p>
    <w:p w14:paraId="50A27B5E" w14:textId="48D49A42" w:rsidR="00E05502" w:rsidRPr="005240A1" w:rsidRDefault="00E05502" w:rsidP="00E05502">
      <w:r w:rsidRPr="005240A1">
        <w:t xml:space="preserve">A classe </w:t>
      </w:r>
      <w:r w:rsidRPr="000A0404">
        <w:rPr>
          <w:i/>
        </w:rPr>
        <w:t>Application</w:t>
      </w:r>
      <w:r w:rsidRPr="005240A1">
        <w:t xml:space="preserve"> </w:t>
      </w:r>
      <w:r w:rsidR="005240A1">
        <w:t>existe</w:t>
      </w:r>
      <w:r w:rsidR="00E802E8" w:rsidRPr="005240A1">
        <w:t xml:space="preserve"> </w:t>
      </w:r>
      <w:r w:rsidRPr="005240A1">
        <w:t>para os desenvolvedores que precisam manter o estado da aplicação</w:t>
      </w:r>
      <w:del w:id="476" w:author="Anasta" w:date="2014-06-10T19:12:00Z">
        <w:r w:rsidRPr="005240A1">
          <w:delText>.</w:delText>
        </w:r>
      </w:del>
      <w:customXmlInsRangeStart w:id="477" w:author="Anasta" w:date="2014-06-10T19:12:00Z"/>
      <w:sdt>
        <w:sdtPr>
          <w:id w:val="1081878520"/>
          <w:citation/>
        </w:sdtPr>
        <w:sdtContent>
          <w:customXmlInsRangeEnd w:id="477"/>
          <w:ins w:id="478" w:author="Anasta" w:date="2014-06-10T19:12:00Z">
            <w:r w:rsidR="00F102B2">
              <w:fldChar w:fldCharType="begin"/>
            </w:r>
            <w:r w:rsidR="00F102B2">
              <w:instrText xml:space="preserve"> CITATION Man14 \l 1046 </w:instrText>
            </w:r>
            <w:r w:rsidR="00F102B2">
              <w:fldChar w:fldCharType="separate"/>
            </w:r>
          </w:ins>
          <w:r w:rsidR="00B0233D">
            <w:rPr>
              <w:noProof/>
            </w:rPr>
            <w:t xml:space="preserve"> [2]</w:t>
          </w:r>
          <w:ins w:id="479" w:author="Anasta" w:date="2014-06-10T19:12:00Z">
            <w:r w:rsidR="00F102B2">
              <w:fldChar w:fldCharType="end"/>
            </w:r>
          </w:ins>
          <w:customXmlInsRangeStart w:id="480" w:author="Anasta" w:date="2014-06-10T19:12:00Z"/>
        </w:sdtContent>
      </w:sdt>
      <w:customXmlInsRangeEnd w:id="480"/>
      <w:ins w:id="481" w:author="Anasta" w:date="2014-06-10T19:12:00Z">
        <w:r w:rsidRPr="005240A1">
          <w:t>.</w:t>
        </w:r>
      </w:ins>
      <w:r w:rsidRPr="005240A1">
        <w:t xml:space="preserve"> </w:t>
      </w:r>
    </w:p>
    <w:p w14:paraId="7BE5AC71" w14:textId="693F9586" w:rsidR="00E05502" w:rsidRDefault="00E05502" w:rsidP="00E05502">
      <w:r w:rsidRPr="002F76E4">
        <w:t xml:space="preserve">Quando se decide por implementar a classe é preciso declarar o nome da classe </w:t>
      </w:r>
      <w:r w:rsidR="00FD7629" w:rsidRPr="002F76E4">
        <w:t>entendida</w:t>
      </w:r>
      <w:r w:rsidRPr="002F76E4">
        <w:t xml:space="preserve"> no elemento XML &lt;application&gt; de </w:t>
      </w:r>
      <w:r w:rsidRPr="000A0404">
        <w:rPr>
          <w:i/>
        </w:rPr>
        <w:t>AndroidManifest.xml.</w:t>
      </w:r>
      <w:r w:rsidRPr="002F76E4">
        <w:t xml:space="preserve"> Dessa forma, uma instância dessa classe será criada pelo </w:t>
      </w:r>
      <w:r w:rsidRPr="000A0404">
        <w:rPr>
          <w:i/>
        </w:rPr>
        <w:t>Android</w:t>
      </w:r>
      <w:r w:rsidRPr="002F76E4">
        <w:t xml:space="preserve"> ao se iniciar o processo da aplicação. Para isso, a instância de </w:t>
      </w:r>
      <w:r w:rsidRPr="000A0404">
        <w:rPr>
          <w:i/>
        </w:rPr>
        <w:t>Application</w:t>
      </w:r>
      <w:r w:rsidRPr="002F76E4">
        <w:t xml:space="preserve"> pode ser recuperada por meio da chamada da função </w:t>
      </w:r>
      <w:r w:rsidRPr="000A0404">
        <w:rPr>
          <w:i/>
        </w:rPr>
        <w:t>Context.getApplicationContext().</w:t>
      </w:r>
    </w:p>
    <w:p w14:paraId="35156BB4" w14:textId="77777777" w:rsidR="005240A1" w:rsidRPr="002F76E4" w:rsidRDefault="005240A1" w:rsidP="00E05502"/>
    <w:p w14:paraId="1F2EB177" w14:textId="77777777" w:rsidR="005240A1" w:rsidRPr="002F76E4" w:rsidRDefault="005240A1" w:rsidP="00E05502">
      <w:pPr>
        <w:rPr>
          <w:del w:id="482" w:author="Anasta" w:date="2014-06-10T19:12:00Z"/>
        </w:rPr>
      </w:pPr>
    </w:p>
    <w:p w14:paraId="11D1AD96" w14:textId="77777777" w:rsidR="00E05502" w:rsidRPr="002F76E4" w:rsidRDefault="00E05502">
      <w:pPr>
        <w:pStyle w:val="SubTtulo"/>
        <w:numPr>
          <w:ilvl w:val="0"/>
          <w:numId w:val="48"/>
        </w:numPr>
        <w:jc w:val="left"/>
        <w:pPrChange w:id="483" w:author="Anasta" w:date="2014-06-10T19:12:00Z">
          <w:pPr>
            <w:pStyle w:val="SubTtulo"/>
          </w:pPr>
        </w:pPrChange>
      </w:pPr>
      <w:r w:rsidRPr="002F76E4">
        <w:t>Context</w:t>
      </w:r>
    </w:p>
    <w:p w14:paraId="5D2864FD" w14:textId="311E24F3" w:rsidR="00E05502" w:rsidRPr="002F76E4" w:rsidRDefault="00E05502">
      <w:pPr>
        <w:ind w:firstLine="0"/>
        <w:pPrChange w:id="484" w:author="Anasta" w:date="2014-06-10T19:12:00Z">
          <w:pPr/>
        </w:pPrChange>
      </w:pPr>
    </w:p>
    <w:p w14:paraId="5D5AF3C0" w14:textId="77777777" w:rsidR="00E05502" w:rsidRPr="002F76E4" w:rsidRDefault="00E05502" w:rsidP="00E05502">
      <w:pPr>
        <w:keepNext/>
        <w:jc w:val="center"/>
        <w:rPr>
          <w:del w:id="485" w:author="Anasta" w:date="2014-06-10T19:12:00Z"/>
        </w:rPr>
      </w:pPr>
      <w:del w:id="486" w:author="Anasta" w:date="2014-06-10T19:12:00Z">
        <w:r w:rsidRPr="002F76E4">
          <w:rPr>
            <w:noProof/>
            <w:lang w:eastAsia="pt-BR"/>
          </w:rPr>
          <w:drawing>
            <wp:inline distT="0" distB="0" distL="0" distR="0" wp14:anchorId="6AA17171" wp14:editId="4E89F56F">
              <wp:extent cx="2362321" cy="1676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52.06.png"/>
                      <pic:cNvPicPr/>
                    </pic:nvPicPr>
                    <pic:blipFill>
                      <a:blip r:embed="rId28">
                        <a:extLst>
                          <a:ext uri="{BEBA8EAE-BF5A-486C-A8C5-ECC9F3942E4B}">
                            <a14:imgProps xmlns:a14="http://schemas.microsoft.com/office/drawing/2010/main">
                              <a14:imgLayer r:embed="rId2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362321" cy="1676486"/>
                      </a:xfrm>
                      <a:prstGeom prst="rect">
                        <a:avLst/>
                      </a:prstGeom>
                    </pic:spPr>
                  </pic:pic>
                </a:graphicData>
              </a:graphic>
            </wp:inline>
          </w:drawing>
        </w:r>
      </w:del>
    </w:p>
    <w:p w14:paraId="0545FE92" w14:textId="77777777" w:rsidR="00E05502" w:rsidRPr="005069F7" w:rsidRDefault="00E05502" w:rsidP="00E05502">
      <w:pPr>
        <w:pStyle w:val="Caption"/>
        <w:rPr>
          <w:del w:id="487" w:author="Anasta" w:date="2014-06-10T19:12:00Z"/>
          <w:i/>
        </w:rPr>
      </w:pPr>
      <w:del w:id="488" w:author="Anasta" w:date="2014-06-10T19:12:00Z">
        <w:r w:rsidRPr="002F76E4">
          <w:delText xml:space="preserve">FIG. </w:delText>
        </w:r>
        <w:r w:rsidR="00F05BBE">
          <w:fldChar w:fldCharType="begin"/>
        </w:r>
        <w:r w:rsidR="00F05BBE">
          <w:delInstrText xml:space="preserve"> STYLEREF 1 \s </w:delInstrText>
        </w:r>
        <w:r w:rsidR="00F05BBE">
          <w:fldChar w:fldCharType="separate"/>
        </w:r>
        <w:r w:rsidR="009E6DEF">
          <w:rPr>
            <w:noProof/>
          </w:rPr>
          <w:delText>3</w:delText>
        </w:r>
        <w:r w:rsidR="00F05BBE">
          <w:rPr>
            <w:noProof/>
          </w:rPr>
          <w:fldChar w:fldCharType="end"/>
        </w:r>
        <w:r w:rsidR="00B32F22">
          <w:delText>.</w:delText>
        </w:r>
        <w:r w:rsidR="00F05BBE">
          <w:fldChar w:fldCharType="begin"/>
        </w:r>
        <w:r w:rsidR="00F05BBE">
          <w:delInstrText xml:space="preserve"> SEQ FIG. \* ARABIC \s 1 </w:delInstrText>
        </w:r>
        <w:r w:rsidR="00F05BBE">
          <w:fldChar w:fldCharType="separate"/>
        </w:r>
        <w:r w:rsidR="009E6DEF">
          <w:rPr>
            <w:noProof/>
          </w:rPr>
          <w:delText>9</w:delText>
        </w:r>
        <w:r w:rsidR="00F05BBE">
          <w:rPr>
            <w:noProof/>
          </w:rPr>
          <w:fldChar w:fldCharType="end"/>
        </w:r>
        <w:r w:rsidRPr="002F76E4">
          <w:delText xml:space="preserve"> – Hierarquia de classes do </w:delText>
        </w:r>
        <w:r w:rsidRPr="005069F7">
          <w:rPr>
            <w:i/>
          </w:rPr>
          <w:delText>Context</w:delText>
        </w:r>
      </w:del>
    </w:p>
    <w:p w14:paraId="6943D724" w14:textId="77777777" w:rsidR="00E05502" w:rsidRPr="002F76E4" w:rsidRDefault="00E05502" w:rsidP="00E05502">
      <w:pPr>
        <w:rPr>
          <w:del w:id="489" w:author="Anasta" w:date="2014-06-10T19:12:00Z"/>
        </w:rPr>
      </w:pPr>
      <w:del w:id="490" w:author="Anasta" w:date="2014-06-10T19:12:00Z">
        <w:r w:rsidRPr="002F76E4">
          <w:delText xml:space="preserve"> </w:delText>
        </w:r>
      </w:del>
    </w:p>
    <w:p w14:paraId="1A2947E7" w14:textId="1D99870E" w:rsidR="007B78B1" w:rsidRDefault="00E05502" w:rsidP="007B78B1">
      <w:r w:rsidRPr="002F76E4">
        <w:t>O contexto é uma classe abstrata que serve de interface de acesso a informações globais, bem como a recursos e classes, pertencentes à aplicação</w:t>
      </w:r>
      <w:del w:id="491" w:author="Anasta" w:date="2014-06-10T19:12:00Z">
        <w:r w:rsidRPr="002F76E4">
          <w:delText>.</w:delText>
        </w:r>
      </w:del>
      <w:customXmlInsRangeStart w:id="492" w:author="Anasta" w:date="2014-06-10T19:12:00Z"/>
      <w:sdt>
        <w:sdtPr>
          <w:id w:val="-2015298512"/>
          <w:citation/>
        </w:sdtPr>
        <w:sdtContent>
          <w:customXmlInsRangeEnd w:id="492"/>
          <w:ins w:id="493" w:author="Anasta" w:date="2014-06-10T19:12:00Z">
            <w:r w:rsidR="00F102B2">
              <w:fldChar w:fldCharType="begin"/>
            </w:r>
            <w:r w:rsidR="00F102B2">
              <w:instrText xml:space="preserve"> CITATION Man14 \l 1046 </w:instrText>
            </w:r>
            <w:r w:rsidR="00F102B2">
              <w:fldChar w:fldCharType="separate"/>
            </w:r>
          </w:ins>
          <w:r w:rsidR="00B0233D">
            <w:rPr>
              <w:noProof/>
            </w:rPr>
            <w:t xml:space="preserve"> [2]</w:t>
          </w:r>
          <w:ins w:id="494" w:author="Anasta" w:date="2014-06-10T19:12:00Z">
            <w:r w:rsidR="00F102B2">
              <w:fldChar w:fldCharType="end"/>
            </w:r>
          </w:ins>
          <w:customXmlInsRangeStart w:id="495" w:author="Anasta" w:date="2014-06-10T19:12:00Z"/>
        </w:sdtContent>
      </w:sdt>
      <w:customXmlInsRangeEnd w:id="495"/>
      <w:ins w:id="496" w:author="Anasta" w:date="2014-06-10T19:12:00Z">
        <w:r w:rsidRPr="002F76E4">
          <w:t>.</w:t>
        </w:r>
      </w:ins>
      <w:r w:rsidRPr="002F76E4">
        <w:t xml:space="preserve"> </w:t>
      </w:r>
      <w:r w:rsidRPr="002F76E4">
        <w:lastRenderedPageBreak/>
        <w:t>Parte da impl</w:t>
      </w:r>
      <w:r w:rsidR="007B78B1">
        <w:t>ementação é feita pelo Android.</w:t>
      </w:r>
    </w:p>
    <w:p w14:paraId="25DEF4DC" w14:textId="77777777" w:rsidR="00E05502" w:rsidRPr="002F76E4" w:rsidRDefault="00E05502" w:rsidP="00E05502">
      <w:pPr>
        <w:rPr>
          <w:del w:id="497" w:author="Anasta" w:date="2014-06-10T19:12:00Z"/>
        </w:rPr>
      </w:pPr>
    </w:p>
    <w:p w14:paraId="75646E6A" w14:textId="77777777" w:rsidR="00E05502" w:rsidRPr="002F76E4" w:rsidRDefault="00E05502" w:rsidP="00E05502">
      <w:pPr>
        <w:rPr>
          <w:del w:id="498" w:author="Anasta" w:date="2014-06-10T19:12:00Z"/>
        </w:rPr>
      </w:pPr>
      <w:del w:id="499" w:author="Anasta" w:date="2014-06-10T19:12:00Z">
        <w:r w:rsidRPr="002F76E4">
          <w:delText>Dentro do</w:delText>
        </w:r>
        <w:r w:rsidR="00FD7629" w:rsidRPr="002F76E4">
          <w:delText xml:space="preserve"> projeto da IDE, foram utilizados o</w:delText>
        </w:r>
        <w:r w:rsidRPr="002F76E4">
          <w:delText>s seguintes diretórios:</w:delText>
        </w:r>
      </w:del>
    </w:p>
    <w:p w14:paraId="28ECD830" w14:textId="77777777" w:rsidR="00FD7629" w:rsidRPr="002F76E4" w:rsidRDefault="00FD7629" w:rsidP="00E05502">
      <w:pPr>
        <w:rPr>
          <w:del w:id="500" w:author="Anasta" w:date="2014-06-10T19:12:00Z"/>
        </w:rPr>
      </w:pPr>
    </w:p>
    <w:p w14:paraId="2FA21FE3" w14:textId="212E70B2" w:rsidR="007B78B1" w:rsidRDefault="00E05502">
      <w:pPr>
        <w:widowControl/>
        <w:suppressAutoHyphens w:val="0"/>
        <w:spacing w:line="240" w:lineRule="auto"/>
        <w:ind w:firstLine="0"/>
        <w:jc w:val="left"/>
        <w:rPr>
          <w:ins w:id="501" w:author="Anasta" w:date="2014-06-10T19:12:00Z"/>
        </w:rPr>
      </w:pPr>
      <w:del w:id="502" w:author="Anasta" w:date="2014-06-10T19:12:00Z">
        <w:r w:rsidRPr="002F76E4">
          <w:delText>/</w:delText>
        </w:r>
      </w:del>
      <w:ins w:id="503" w:author="Anasta" w:date="2014-06-10T19:12:00Z">
        <w:r w:rsidR="007B78B1">
          <w:br w:type="page"/>
        </w:r>
      </w:ins>
    </w:p>
    <w:p w14:paraId="3CB827DC" w14:textId="5F19253F" w:rsidR="00E05502" w:rsidRPr="007B78B1" w:rsidRDefault="007B78B1" w:rsidP="007B78B1">
      <w:pPr>
        <w:pStyle w:val="SubTitulozinho"/>
        <w:numPr>
          <w:ilvl w:val="0"/>
          <w:numId w:val="48"/>
        </w:numPr>
        <w:jc w:val="left"/>
        <w:rPr>
          <w:ins w:id="504" w:author="Anasta" w:date="2014-06-10T19:12:00Z"/>
          <w:i w:val="0"/>
        </w:rPr>
      </w:pPr>
      <w:ins w:id="505" w:author="Anasta" w:date="2014-06-10T19:12:00Z">
        <w:r w:rsidRPr="007B78B1">
          <w:rPr>
            <w:i w:val="0"/>
          </w:rPr>
          <w:lastRenderedPageBreak/>
          <w:t>Permissões do Aplicativo</w:t>
        </w:r>
      </w:ins>
    </w:p>
    <w:p w14:paraId="7FDDEC93" w14:textId="77777777" w:rsidR="00E05502" w:rsidRPr="002F76E4" w:rsidRDefault="00E05502" w:rsidP="00E05502">
      <w:pPr>
        <w:rPr>
          <w:ins w:id="506" w:author="Anasta" w:date="2014-06-10T19:12:00Z"/>
          <w:b/>
        </w:rPr>
      </w:pPr>
    </w:p>
    <w:p w14:paraId="0DA62C8B" w14:textId="77777777" w:rsidR="00E05502" w:rsidRPr="002F76E4" w:rsidRDefault="007B78B1" w:rsidP="00315197">
      <w:pPr>
        <w:pStyle w:val="SubTitulozinho"/>
        <w:rPr>
          <w:del w:id="507" w:author="Anasta" w:date="2014-06-10T19:12:00Z"/>
        </w:rPr>
      </w:pPr>
      <w:ins w:id="508" w:author="Anasta" w:date="2014-06-10T19:12:00Z">
        <w:r>
          <w:t>O</w:t>
        </w:r>
        <w:r w:rsidR="00E05502" w:rsidRPr="002F76E4">
          <w:t xml:space="preserve"> arquivo</w:t>
        </w:r>
        <w:r>
          <w:t xml:space="preserve"> </w:t>
        </w:r>
      </w:ins>
      <w:r w:rsidRPr="00F05BBE">
        <w:t>AndroidManifest.xml</w:t>
      </w:r>
    </w:p>
    <w:p w14:paraId="3B0775BC" w14:textId="77777777" w:rsidR="00E05502" w:rsidRPr="002F76E4" w:rsidRDefault="00E05502" w:rsidP="00E05502">
      <w:pPr>
        <w:rPr>
          <w:del w:id="509" w:author="Anasta" w:date="2014-06-10T19:12:00Z"/>
          <w:b/>
        </w:rPr>
      </w:pPr>
    </w:p>
    <w:p w14:paraId="7FC9B271" w14:textId="3FD063E0" w:rsidR="00E05502" w:rsidRPr="002F76E4" w:rsidRDefault="00E05502" w:rsidP="00E05502">
      <w:del w:id="510" w:author="Anasta" w:date="2014-06-10T19:12:00Z">
        <w:r w:rsidRPr="002F76E4">
          <w:delText>Esse arquivo</w:delText>
        </w:r>
      </w:del>
      <w:r w:rsidRPr="002F76E4">
        <w:t xml:space="preserve"> contém configurações da aplicação que o </w:t>
      </w:r>
      <w:r w:rsidRPr="000A0404">
        <w:rPr>
          <w:i/>
        </w:rPr>
        <w:t xml:space="preserve">Android </w:t>
      </w:r>
      <w:r w:rsidRPr="002F76E4">
        <w:t xml:space="preserve">obtém para oferecer as funcionalidades e permissões de que o aplicativo precisa para funcionar. A </w:t>
      </w:r>
      <w:r w:rsidR="0088363D" w:rsidRPr="002F76E4">
        <w:fldChar w:fldCharType="begin"/>
      </w:r>
      <w:r w:rsidRPr="002F76E4">
        <w:instrText xml:space="preserve"> REF _Ref382344490 \h </w:instrText>
      </w:r>
      <w:r w:rsidR="002F76E4">
        <w:instrText xml:space="preserve"> \* MERGEFORMAT </w:instrText>
      </w:r>
      <w:r w:rsidR="0088363D" w:rsidRPr="002F76E4">
        <w:fldChar w:fldCharType="separate"/>
      </w:r>
      <w:r w:rsidR="00485173" w:rsidRPr="002F76E4">
        <w:t xml:space="preserve">FIG. </w:t>
      </w:r>
      <w:r w:rsidR="00485173">
        <w:rPr>
          <w:noProof/>
        </w:rPr>
        <w:t>3.3</w:t>
      </w:r>
      <w:r w:rsidR="0088363D" w:rsidRPr="002F76E4">
        <w:fldChar w:fldCharType="end"/>
      </w:r>
      <w:r w:rsidRPr="002F76E4">
        <w:t xml:space="preserve">, mostra como </w:t>
      </w:r>
      <w:del w:id="511" w:author="Anasta" w:date="2014-06-10T19:12:00Z">
        <w:r w:rsidRPr="002F76E4">
          <w:delText>o</w:delText>
        </w:r>
      </w:del>
      <w:ins w:id="512" w:author="Anasta" w:date="2014-06-10T19:12:00Z">
        <w:r w:rsidR="007B78B1">
          <w:t>este</w:t>
        </w:r>
      </w:ins>
      <w:r w:rsidRPr="002F76E4">
        <w:t xml:space="preserve"> arquivo </w:t>
      </w:r>
      <w:del w:id="513" w:author="Anasta" w:date="2014-06-10T19:12:00Z">
        <w:r w:rsidRPr="005069F7">
          <w:rPr>
            <w:i/>
          </w:rPr>
          <w:delText>AndroidManifest.xml</w:delText>
        </w:r>
        <w:r w:rsidRPr="002F76E4">
          <w:delText xml:space="preserve"> colabora com os</w:delText>
        </w:r>
      </w:del>
      <w:ins w:id="514" w:author="Anasta" w:date="2014-06-10T19:12:00Z">
        <w:r w:rsidR="007B78B1">
          <w:t>é utilizado pelos</w:t>
        </w:r>
      </w:ins>
      <w:r w:rsidRPr="002F76E4">
        <w:t xml:space="preserve"> demais componentes do </w:t>
      </w:r>
      <w:r w:rsidRPr="000A0404">
        <w:rPr>
          <w:i/>
        </w:rPr>
        <w:t>Android</w:t>
      </w:r>
      <w:r w:rsidRPr="002F76E4">
        <w:t>.</w:t>
      </w:r>
    </w:p>
    <w:p w14:paraId="77CFA0BE" w14:textId="77777777" w:rsidR="00E05502" w:rsidRPr="002F76E4" w:rsidRDefault="00E05502" w:rsidP="00E05502">
      <w:r w:rsidRPr="002F76E4">
        <w:rPr>
          <w:noProof/>
          <w:lang w:eastAsia="pt-BR"/>
        </w:rPr>
        <w:drawing>
          <wp:inline distT="0" distB="0" distL="0" distR="0" wp14:anchorId="44104C65" wp14:editId="78BFEF26">
            <wp:extent cx="5302156" cy="3816331"/>
            <wp:effectExtent l="0" t="0" r="0" b="0"/>
            <wp:docPr id="24" name="Picture 24" descr="Example of application deployment t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pplication deployment to Androi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9592" cy="3821683"/>
                    </a:xfrm>
                    <a:prstGeom prst="rect">
                      <a:avLst/>
                    </a:prstGeom>
                    <a:noFill/>
                    <a:ln>
                      <a:noFill/>
                    </a:ln>
                  </pic:spPr>
                </pic:pic>
              </a:graphicData>
            </a:graphic>
          </wp:inline>
        </w:drawing>
      </w:r>
    </w:p>
    <w:p w14:paraId="7356976D" w14:textId="2DBF9E37" w:rsidR="00E05502" w:rsidRPr="002F76E4" w:rsidRDefault="00E05502" w:rsidP="00E05502">
      <w:pPr>
        <w:pStyle w:val="Caption"/>
      </w:pPr>
      <w:bookmarkStart w:id="515" w:name="_Ref382344490"/>
      <w:bookmarkStart w:id="516" w:name="_Toc383100139"/>
      <w:bookmarkStart w:id="517" w:name="_Toc390194816"/>
      <w:r w:rsidRPr="002F76E4">
        <w:t xml:space="preserve">FIG. </w:t>
      </w:r>
      <w:fldSimple w:instr=" STYLEREF 1 \s ">
        <w:r w:rsidR="00485173">
          <w:rPr>
            <w:noProof/>
          </w:rPr>
          <w:t>3</w:t>
        </w:r>
      </w:fldSimple>
      <w:r w:rsidR="00B32F22">
        <w:t>.</w:t>
      </w:r>
      <w:fldSimple w:instr=" SEQ FIG. \* ARABIC \s 1 ">
        <w:r w:rsidR="00485173">
          <w:rPr>
            <w:noProof/>
          </w:rPr>
          <w:t>3</w:t>
        </w:r>
      </w:fldSimple>
      <w:bookmarkEnd w:id="515"/>
      <w:r w:rsidRPr="002F76E4">
        <w:t xml:space="preserve"> – Componentes</w:t>
      </w:r>
      <w:del w:id="518" w:author="Anasta" w:date="2014-06-10T19:12:00Z">
        <w:r w:rsidRPr="002F76E4">
          <w:delText xml:space="preserve"> para funcionamento</w:delText>
        </w:r>
      </w:del>
      <w:r w:rsidRPr="002F76E4">
        <w:t xml:space="preserve"> do </w:t>
      </w:r>
      <w:r w:rsidRPr="000A0404">
        <w:rPr>
          <w:i/>
        </w:rPr>
        <w:t xml:space="preserve">Android </w:t>
      </w:r>
      <w:sdt>
        <w:sdtPr>
          <w:id w:val="1981411439"/>
          <w:citation/>
        </w:sdtPr>
        <w:sdtContent>
          <w:r w:rsidR="0088363D" w:rsidRPr="002F76E4">
            <w:fldChar w:fldCharType="begin"/>
          </w:r>
          <w:r w:rsidRPr="002F76E4">
            <w:instrText xml:space="preserve"> CITATION UML13 \l 1046 </w:instrText>
          </w:r>
          <w:r w:rsidR="0088363D" w:rsidRPr="002F76E4">
            <w:fldChar w:fldCharType="separate"/>
          </w:r>
          <w:r w:rsidR="00B0233D">
            <w:rPr>
              <w:noProof/>
            </w:rPr>
            <w:t>[6]</w:t>
          </w:r>
          <w:r w:rsidR="0088363D" w:rsidRPr="002F76E4">
            <w:fldChar w:fldCharType="end"/>
          </w:r>
        </w:sdtContent>
      </w:sdt>
      <w:bookmarkEnd w:id="516"/>
      <w:bookmarkEnd w:id="517"/>
    </w:p>
    <w:p w14:paraId="5BFC1AEB" w14:textId="77777777" w:rsidR="00E05502" w:rsidRPr="002F76E4" w:rsidRDefault="00E05502" w:rsidP="00E05502"/>
    <w:p w14:paraId="286C4670" w14:textId="2B258072" w:rsidR="00E05502" w:rsidRPr="002F76E4" w:rsidRDefault="00E05502" w:rsidP="007B78B1">
      <w:r w:rsidRPr="002F76E4">
        <w:t xml:space="preserve">Quando se utiliza o </w:t>
      </w:r>
      <w:r w:rsidRPr="002F76E4">
        <w:rPr>
          <w:i/>
        </w:rPr>
        <w:t>framework</w:t>
      </w:r>
      <w:r w:rsidRPr="002F76E4">
        <w:t xml:space="preserve"> de desenvolvimento incluso no </w:t>
      </w:r>
      <w:r w:rsidRPr="000A0404">
        <w:rPr>
          <w:i/>
        </w:rPr>
        <w:t>ADT-Bundle</w:t>
      </w:r>
      <w:r w:rsidRPr="002F76E4">
        <w:t xml:space="preserve">, alguns elementos XML do </w:t>
      </w:r>
      <w:r w:rsidRPr="002F76E4">
        <w:rPr>
          <w:i/>
        </w:rPr>
        <w:t xml:space="preserve">AndroidManifest.xml </w:t>
      </w:r>
      <w:r w:rsidRPr="002F76E4">
        <w:t xml:space="preserve">são previamente configurados. </w:t>
      </w:r>
      <w:del w:id="519" w:author="Anasta" w:date="2014-06-10T19:12:00Z">
        <w:r w:rsidRPr="002F76E4">
          <w:delText>Os elementos e atributos XML que mais tiveram seus valores setados manualmente neste trabalho foram:</w:delText>
        </w:r>
      </w:del>
    </w:p>
    <w:p w14:paraId="58BD4E6F" w14:textId="77777777" w:rsidR="00E05502" w:rsidRPr="002F76E4" w:rsidRDefault="00E05502" w:rsidP="00E05502">
      <w:pPr>
        <w:rPr>
          <w:del w:id="520" w:author="Anasta" w:date="2014-06-10T19:12:00Z"/>
        </w:rPr>
      </w:pPr>
      <w:del w:id="521" w:author="Anasta" w:date="2014-06-10T19:12:00Z">
        <w:r w:rsidRPr="005069F7">
          <w:rPr>
            <w:b/>
            <w:i/>
          </w:rPr>
          <w:delText>&lt;activity&gt;</w:delText>
        </w:r>
        <w:r w:rsidRPr="002F76E4">
          <w:delText xml:space="preserve"> - utilizada para declarar uma </w:delText>
        </w:r>
        <w:r w:rsidRPr="002F76E4">
          <w:rPr>
            <w:i/>
          </w:rPr>
          <w:delText>activity</w:delText>
        </w:r>
        <w:r w:rsidRPr="002F76E4">
          <w:delText xml:space="preserve"> que será utilizada na aplicação, bem como suas co</w:delText>
        </w:r>
        <w:r w:rsidR="00570B33" w:rsidRPr="002F76E4">
          <w:delText xml:space="preserve">nfigurações. Declara-se também </w:delText>
        </w:r>
        <w:r w:rsidRPr="002F76E4">
          <w:delText>os recursos e permissões do Android necessários para o funcionamento do aplicativo.</w:delText>
        </w:r>
      </w:del>
    </w:p>
    <w:p w14:paraId="7176DAED" w14:textId="77777777" w:rsidR="00E05502" w:rsidRPr="002F76E4" w:rsidRDefault="00E05502" w:rsidP="00E05502">
      <w:pPr>
        <w:rPr>
          <w:del w:id="522" w:author="Anasta" w:date="2014-06-10T19:12:00Z"/>
        </w:rPr>
      </w:pPr>
      <w:del w:id="523" w:author="Anasta" w:date="2014-06-10T19:12:00Z">
        <w:r w:rsidRPr="005069F7">
          <w:rPr>
            <w:b/>
            <w:i/>
          </w:rPr>
          <w:delText>android:parentActivityName</w:delText>
        </w:r>
        <w:r w:rsidRPr="002F76E4">
          <w:delText xml:space="preserve"> – </w:delText>
        </w:r>
        <w:r w:rsidRPr="005069F7">
          <w:rPr>
            <w:i/>
          </w:rPr>
          <w:delText>atributo</w:delText>
        </w:r>
        <w:r w:rsidRPr="002F76E4">
          <w:delText xml:space="preserve"> do elemento </w:delText>
        </w:r>
        <w:r w:rsidRPr="005069F7">
          <w:rPr>
            <w:i/>
          </w:rPr>
          <w:delText>&lt;activity&gt;</w:delText>
        </w:r>
        <w:r w:rsidRPr="002F76E4">
          <w:delText xml:space="preserve"> que serve para </w:delText>
        </w:r>
        <w:r w:rsidRPr="002F76E4">
          <w:lastRenderedPageBreak/>
          <w:delText xml:space="preserve">citar o nome da </w:delText>
        </w:r>
        <w:r w:rsidRPr="002F76E4">
          <w:rPr>
            <w:i/>
          </w:rPr>
          <w:delText>activity</w:delText>
        </w:r>
        <w:r w:rsidRPr="002F76E4">
          <w:delText xml:space="preserve"> pai da que está sendo configurada. </w:delText>
        </w:r>
      </w:del>
    </w:p>
    <w:p w14:paraId="77B9B7CC" w14:textId="77777777" w:rsidR="00E05502" w:rsidRPr="002F76E4" w:rsidRDefault="00E05502" w:rsidP="00E05502">
      <w:pPr>
        <w:rPr>
          <w:del w:id="524" w:author="Anasta" w:date="2014-06-10T19:12:00Z"/>
          <w:b/>
        </w:rPr>
      </w:pPr>
    </w:p>
    <w:p w14:paraId="5CD70942" w14:textId="2ACCF722" w:rsidR="00E05502" w:rsidRPr="002F76E4" w:rsidRDefault="00E05502" w:rsidP="00E05502">
      <w:pPr>
        <w:rPr>
          <w:ins w:id="525" w:author="Anasta" w:date="2014-06-10T19:12:00Z"/>
          <w:b/>
        </w:rPr>
      </w:pPr>
      <w:del w:id="526" w:author="Anasta" w:date="2014-06-10T19:12:00Z">
        <w:r w:rsidRPr="002F76E4">
          <w:delText>Pasta</w:delText>
        </w:r>
      </w:del>
    </w:p>
    <w:p w14:paraId="4A51E341" w14:textId="1431AE18" w:rsidR="00315197" w:rsidRPr="007B78B1" w:rsidRDefault="007B78B1">
      <w:pPr>
        <w:pStyle w:val="SubTitulozinho"/>
        <w:numPr>
          <w:ilvl w:val="0"/>
          <w:numId w:val="48"/>
        </w:numPr>
        <w:jc w:val="left"/>
        <w:rPr>
          <w:i w:val="0"/>
          <w:rPrChange w:id="527" w:author="Anasta" w:date="2014-06-10T19:12:00Z">
            <w:rPr/>
          </w:rPrChange>
        </w:rPr>
        <w:pPrChange w:id="528" w:author="Anasta" w:date="2014-06-10T19:12:00Z">
          <w:pPr>
            <w:pStyle w:val="SubTitulozinho"/>
          </w:pPr>
        </w:pPrChange>
      </w:pPr>
      <w:ins w:id="529" w:author="Anasta" w:date="2014-06-10T19:12:00Z">
        <w:r w:rsidRPr="007B78B1">
          <w:rPr>
            <w:i w:val="0"/>
          </w:rPr>
          <w:t>Diretório</w:t>
        </w:r>
      </w:ins>
      <w:r w:rsidRPr="007B78B1">
        <w:rPr>
          <w:i w:val="0"/>
          <w:rPrChange w:id="530" w:author="Anasta" w:date="2014-06-10T19:12:00Z">
            <w:rPr/>
          </w:rPrChange>
        </w:rPr>
        <w:t xml:space="preserve"> de </w:t>
      </w:r>
      <w:del w:id="531" w:author="Anasta" w:date="2014-06-10T19:12:00Z">
        <w:r w:rsidR="00315197">
          <w:delText>resources</w:delText>
        </w:r>
      </w:del>
      <w:ins w:id="532" w:author="Anasta" w:date="2014-06-10T19:12:00Z">
        <w:r w:rsidRPr="007B78B1">
          <w:rPr>
            <w:i w:val="0"/>
          </w:rPr>
          <w:t>Recursos</w:t>
        </w:r>
      </w:ins>
    </w:p>
    <w:p w14:paraId="785D2CC9" w14:textId="77777777" w:rsidR="00315197" w:rsidRDefault="00315197" w:rsidP="00315197">
      <w:pPr>
        <w:pStyle w:val="SubTitulozinho"/>
      </w:pPr>
    </w:p>
    <w:p w14:paraId="408B0942" w14:textId="50F080EC" w:rsidR="00E05502" w:rsidRPr="002F76E4" w:rsidRDefault="00E05502" w:rsidP="00E05502">
      <w:r w:rsidRPr="002F76E4">
        <w:rPr>
          <w:b/>
          <w:i/>
        </w:rPr>
        <w:t xml:space="preserve"> </w:t>
      </w:r>
      <w:r w:rsidRPr="002F76E4">
        <w:t xml:space="preserve">Conforme recomendado por </w:t>
      </w:r>
      <w:r w:rsidRPr="000A0404">
        <w:rPr>
          <w:i/>
        </w:rPr>
        <w:t>Android</w:t>
      </w:r>
      <w:sdt>
        <w:sdtPr>
          <w:rPr>
            <w:i/>
          </w:rPr>
          <w:id w:val="1239128418"/>
          <w:citation/>
        </w:sdtPr>
        <w:sdtContent>
          <w:r w:rsidR="003570CB" w:rsidRPr="002F76E4">
            <w:rPr>
              <w:i/>
            </w:rPr>
            <w:fldChar w:fldCharType="begin"/>
          </w:r>
          <w:r w:rsidR="00BB0DE7">
            <w:rPr>
              <w:i/>
            </w:rPr>
            <w:instrText xml:space="preserve">CITATION And149 \l 1046 </w:instrText>
          </w:r>
          <w:r w:rsidR="003570CB" w:rsidRPr="002F76E4">
            <w:rPr>
              <w:i/>
            </w:rPr>
            <w:fldChar w:fldCharType="separate"/>
          </w:r>
          <w:r w:rsidR="00B0233D">
            <w:rPr>
              <w:i/>
              <w:noProof/>
            </w:rPr>
            <w:t xml:space="preserve"> </w:t>
          </w:r>
          <w:r w:rsidR="00B0233D">
            <w:rPr>
              <w:noProof/>
            </w:rPr>
            <w:t>[3]</w:t>
          </w:r>
          <w:r w:rsidR="003570CB" w:rsidRPr="002F76E4">
            <w:rPr>
              <w:i/>
            </w:rPr>
            <w:fldChar w:fldCharType="end"/>
          </w:r>
        </w:sdtContent>
      </w:sdt>
      <w:r w:rsidRPr="002F76E4">
        <w:t xml:space="preserve">, qualquer recurso da aplicação deve ser </w:t>
      </w:r>
      <w:del w:id="533" w:author="Anasta" w:date="2014-06-10T19:12:00Z">
        <w:r w:rsidRPr="002F76E4">
          <w:delText xml:space="preserve">externalizado em arquivos específicos </w:delText>
        </w:r>
      </w:del>
      <w:r w:rsidR="007B78B1">
        <w:t xml:space="preserve">de </w:t>
      </w:r>
      <w:ins w:id="534" w:author="Anasta" w:date="2014-06-10T19:12:00Z">
        <w:r w:rsidR="007B78B1">
          <w:t>fonte externa</w:t>
        </w:r>
        <w:r w:rsidRPr="002F76E4">
          <w:t xml:space="preserve"> </w:t>
        </w:r>
        <w:r w:rsidR="007B78B1">
          <w:t xml:space="preserve">com </w:t>
        </w:r>
      </w:ins>
      <w:r w:rsidRPr="002F76E4">
        <w:t>nomes convenc</w:t>
      </w:r>
      <w:r w:rsidR="0028295B" w:rsidRPr="002F76E4">
        <w:t>ionados. Por meio dessa prática</w:t>
      </w:r>
      <w:r w:rsidRPr="002F76E4">
        <w:t xml:space="preserve"> é possível prover recursos alternativos para cada dispositivo com diferentes configurações e tornar o próprio sistema operacional responsável por decidir </w:t>
      </w:r>
      <w:r w:rsidR="0028295B" w:rsidRPr="002F76E4">
        <w:t>quando utilizá-los Dentre os prin</w:t>
      </w:r>
      <w:r w:rsidRPr="002F76E4">
        <w:t>cipais diretórios de recursos utilizados neste projeto, encontram-se:</w:t>
      </w:r>
    </w:p>
    <w:p w14:paraId="30EF127A" w14:textId="358EAC09" w:rsidR="00E05502" w:rsidRPr="002F76E4" w:rsidRDefault="00E05502" w:rsidP="00E05502">
      <w:r w:rsidRPr="002F76E4">
        <w:rPr>
          <w:b/>
        </w:rPr>
        <w:t xml:space="preserve">/res/values </w:t>
      </w:r>
      <w:r w:rsidR="00366D5E" w:rsidRPr="002F76E4">
        <w:t xml:space="preserve">– </w:t>
      </w:r>
      <w:del w:id="535" w:author="Anasta" w:date="2014-06-10T19:12:00Z">
        <w:r w:rsidR="00366D5E" w:rsidRPr="002F76E4">
          <w:delText>p</w:delText>
        </w:r>
        <w:r w:rsidRPr="002F76E4">
          <w:delText>asta</w:delText>
        </w:r>
      </w:del>
      <w:ins w:id="536" w:author="Anasta" w:date="2014-06-10T19:12:00Z">
        <w:r w:rsidR="00C428EE">
          <w:t>diretório</w:t>
        </w:r>
      </w:ins>
      <w:r w:rsidRPr="002F76E4">
        <w:t xml:space="preserve"> que contém arquivos XML relacionados a valores simples como </w:t>
      </w:r>
      <w:r w:rsidRPr="002F76E4">
        <w:rPr>
          <w:i/>
        </w:rPr>
        <w:t>strings</w:t>
      </w:r>
      <w:r w:rsidR="00366D5E" w:rsidRPr="002F76E4">
        <w:t xml:space="preserve">, inteiros, e cores. </w:t>
      </w:r>
      <w:r w:rsidRPr="002F76E4">
        <w:t>Os arquivos mais comuns são:</w:t>
      </w:r>
    </w:p>
    <w:p w14:paraId="5EA4A291" w14:textId="1F7A75C4" w:rsidR="00E05502" w:rsidRPr="002F76E4" w:rsidRDefault="00E05502" w:rsidP="00E05502">
      <w:r w:rsidRPr="002F76E4">
        <w:tab/>
      </w:r>
      <w:r w:rsidR="00366D5E" w:rsidRPr="000A0404">
        <w:rPr>
          <w:b/>
          <w:i/>
        </w:rPr>
        <w:t>colors.xml</w:t>
      </w:r>
      <w:r w:rsidR="00366D5E" w:rsidRPr="002F76E4">
        <w:t xml:space="preserve"> – ut</w:t>
      </w:r>
      <w:r w:rsidRPr="002F76E4">
        <w:t>ilizado para conter todas as cores personalizadas pelo desenvolvedor.</w:t>
      </w:r>
    </w:p>
    <w:p w14:paraId="6CFD831E" w14:textId="3804B339" w:rsidR="00E05502" w:rsidRPr="002F76E4" w:rsidRDefault="00366D5E" w:rsidP="00E05502">
      <w:r w:rsidRPr="002F76E4">
        <w:tab/>
      </w:r>
      <w:r w:rsidRPr="000A0404">
        <w:rPr>
          <w:b/>
          <w:i/>
        </w:rPr>
        <w:t>dimension.xml</w:t>
      </w:r>
      <w:r w:rsidRPr="002F76E4">
        <w:t xml:space="preserve"> – u</w:t>
      </w:r>
      <w:r w:rsidR="00E05502" w:rsidRPr="002F76E4">
        <w:t>tilizado para armazenar dimensões personalizadas pelo desenvolvedor.</w:t>
      </w:r>
    </w:p>
    <w:p w14:paraId="549C0C0F" w14:textId="275C7570" w:rsidR="00E05502" w:rsidRPr="002F76E4" w:rsidRDefault="00E05502" w:rsidP="00E05502">
      <w:pPr>
        <w:ind w:firstLine="709"/>
      </w:pPr>
      <w:r w:rsidRPr="000A0404">
        <w:rPr>
          <w:b/>
          <w:i/>
        </w:rPr>
        <w:t>string.xml</w:t>
      </w:r>
      <w:r w:rsidRPr="002F76E4">
        <w:t xml:space="preserve"> – </w:t>
      </w:r>
      <w:r w:rsidR="00366D5E" w:rsidRPr="002F76E4">
        <w:t>u</w:t>
      </w:r>
      <w:r w:rsidRPr="002F76E4">
        <w:t xml:space="preserve">tilizado para armazenar </w:t>
      </w:r>
      <w:r w:rsidRPr="000A0404">
        <w:rPr>
          <w:i/>
        </w:rPr>
        <w:t>strings</w:t>
      </w:r>
      <w:r w:rsidRPr="002F76E4">
        <w:t xml:space="preserve"> que serão comumente utilizadas pelo usuário.</w:t>
      </w:r>
    </w:p>
    <w:p w14:paraId="01878687" w14:textId="21121A76" w:rsidR="00E05502" w:rsidRPr="002F76E4" w:rsidRDefault="00E05502" w:rsidP="00E05502">
      <w:pPr>
        <w:ind w:firstLine="709"/>
      </w:pPr>
      <w:r w:rsidRPr="000A0404">
        <w:rPr>
          <w:b/>
          <w:i/>
        </w:rPr>
        <w:t>style.xml</w:t>
      </w:r>
      <w:r w:rsidR="00366D5E" w:rsidRPr="002F76E4">
        <w:t xml:space="preserve"> – u</w:t>
      </w:r>
      <w:r w:rsidRPr="002F76E4">
        <w:t>tilizado para armazenar configurações de aparência e formato para a interface de usuário.</w:t>
      </w:r>
    </w:p>
    <w:p w14:paraId="47408BCF" w14:textId="4E8DF35D" w:rsidR="00E05502" w:rsidRDefault="00E05502" w:rsidP="00E05502">
      <w:r w:rsidRPr="002F76E4">
        <w:rPr>
          <w:b/>
        </w:rPr>
        <w:t xml:space="preserve">/res/layout </w:t>
      </w:r>
      <w:r w:rsidR="00366D5E" w:rsidRPr="002F76E4">
        <w:t xml:space="preserve"> - c</w:t>
      </w:r>
      <w:r w:rsidRPr="002F76E4">
        <w:t xml:space="preserve">ontém arquivos XML responsáveis por armazenar configurações de </w:t>
      </w:r>
      <w:r w:rsidRPr="002F76E4">
        <w:rPr>
          <w:i/>
        </w:rPr>
        <w:t>layout</w:t>
      </w:r>
      <w:r w:rsidRPr="002F76E4">
        <w:t xml:space="preserve"> da interface de usuário.</w:t>
      </w:r>
    </w:p>
    <w:p w14:paraId="7BE0EF59" w14:textId="77777777" w:rsidR="00315197" w:rsidRPr="002F76E4" w:rsidRDefault="00315197">
      <w:pPr>
        <w:jc w:val="center"/>
        <w:rPr>
          <w:b/>
          <w:rPrChange w:id="537" w:author="Anasta" w:date="2014-06-10T19:12:00Z">
            <w:rPr/>
          </w:rPrChange>
        </w:rPr>
        <w:pPrChange w:id="538" w:author="Anasta" w:date="2014-06-10T19:12:00Z">
          <w:pPr/>
        </w:pPrChange>
      </w:pPr>
    </w:p>
    <w:p w14:paraId="3D6AA7FE" w14:textId="77777777" w:rsidR="00C2648D" w:rsidRDefault="00C2648D" w:rsidP="00C2648D">
      <w:pPr>
        <w:jc w:val="center"/>
        <w:rPr>
          <w:del w:id="539" w:author="Anasta" w:date="2014-06-10T19:12:00Z"/>
          <w:b/>
        </w:rPr>
      </w:pPr>
      <w:del w:id="540" w:author="Anasta" w:date="2014-06-10T19:12:00Z">
        <w:r w:rsidRPr="002F76E4">
          <w:rPr>
            <w:b/>
          </w:rPr>
          <w:delText>JUSTIFICATIVA</w:delText>
        </w:r>
      </w:del>
    </w:p>
    <w:p w14:paraId="3FBB8321" w14:textId="77777777" w:rsidR="00315197" w:rsidRPr="002F76E4" w:rsidRDefault="00315197" w:rsidP="00C2648D">
      <w:pPr>
        <w:jc w:val="center"/>
        <w:rPr>
          <w:del w:id="541" w:author="Anasta" w:date="2014-06-10T19:12:00Z"/>
          <w:b/>
        </w:rPr>
      </w:pPr>
    </w:p>
    <w:p w14:paraId="4C027025" w14:textId="17A26A3F" w:rsidR="00C97C61" w:rsidRPr="002F76E4" w:rsidRDefault="0081534C" w:rsidP="00C97C61">
      <w:r w:rsidRPr="002F76E4">
        <w:t xml:space="preserve">Durante a utilização do aplicativo </w:t>
      </w:r>
      <w:r w:rsidR="009210C3" w:rsidRPr="002F76E4">
        <w:t>o usuário irá transitar entre várias telas, tais como a de menu principal, a da lista aberta</w:t>
      </w:r>
      <w:r w:rsidR="000231FA" w:rsidRPr="002F76E4">
        <w:t xml:space="preserve"> pelo usuário, dentre outras. O uso de hierarquias ente </w:t>
      </w:r>
      <w:r w:rsidR="009210C3" w:rsidRPr="002F76E4">
        <w:t xml:space="preserve">elas, no </w:t>
      </w:r>
      <w:r w:rsidR="009210C3" w:rsidRPr="000A0404">
        <w:rPr>
          <w:i/>
        </w:rPr>
        <w:t>Android</w:t>
      </w:r>
      <w:r w:rsidR="009210C3" w:rsidRPr="002F76E4">
        <w:t>, facilita</w:t>
      </w:r>
      <w:r w:rsidR="00A668A4" w:rsidRPr="002F76E4">
        <w:t xml:space="preserve"> a navegabilidade para o usuário</w:t>
      </w:r>
      <w:r w:rsidR="00A53251" w:rsidRPr="002F76E4">
        <w:t xml:space="preserve">, por meio dos </w:t>
      </w:r>
      <w:r w:rsidR="002B429B" w:rsidRPr="002F76E4">
        <w:t>botões</w:t>
      </w:r>
      <w:r w:rsidR="00A53251" w:rsidRPr="002F76E4">
        <w:t xml:space="preserve"> </w:t>
      </w:r>
      <w:r w:rsidR="00A53251" w:rsidRPr="002F76E4">
        <w:rPr>
          <w:i/>
        </w:rPr>
        <w:t>up</w:t>
      </w:r>
      <w:r w:rsidR="00A53251" w:rsidRPr="002F76E4">
        <w:t xml:space="preserve"> e </w:t>
      </w:r>
      <w:r w:rsidR="00A53251" w:rsidRPr="002F76E4">
        <w:rPr>
          <w:i/>
        </w:rPr>
        <w:t>back</w:t>
      </w:r>
      <w:r w:rsidR="00C97C61" w:rsidRPr="002F76E4">
        <w:t>.</w:t>
      </w:r>
      <w:del w:id="542" w:author="Anasta" w:date="2014-06-10T19:12:00Z">
        <w:r w:rsidR="00870F1E" w:rsidRPr="002F76E4">
          <w:delText xml:space="preserve"> A fim de prover isso</w:delText>
        </w:r>
        <w:r w:rsidR="00C97C61" w:rsidRPr="002F76E4">
          <w:delText xml:space="preserve"> utilizou-se, no arquivo </w:delText>
        </w:r>
        <w:r w:rsidR="00C97C61" w:rsidRPr="005069F7">
          <w:rPr>
            <w:i/>
          </w:rPr>
          <w:delText>“AndroidManifest.xml“,</w:delText>
        </w:r>
        <w:r w:rsidR="00C97C61" w:rsidRPr="002F76E4">
          <w:delText xml:space="preserve"> dentro de alguns elementos </w:delText>
        </w:r>
        <w:r w:rsidR="00C97C61" w:rsidRPr="005069F7">
          <w:rPr>
            <w:i/>
          </w:rPr>
          <w:delText>&lt;activity&gt;,</w:delText>
        </w:r>
        <w:r w:rsidR="00C97C61" w:rsidRPr="002F76E4">
          <w:delText xml:space="preserve"> o atributo </w:delText>
        </w:r>
        <w:r w:rsidR="00C97C61" w:rsidRPr="005069F7">
          <w:rPr>
            <w:i/>
          </w:rPr>
          <w:delText>“android:parentActivityName”</w:delText>
        </w:r>
        <w:r w:rsidR="00C97C61" w:rsidRPr="002F76E4">
          <w:delText xml:space="preserve"> para que </w:delText>
        </w:r>
        <w:r w:rsidR="00233D7D" w:rsidRPr="002F76E4">
          <w:delText xml:space="preserve">a atividade com esse atributo possa </w:delText>
        </w:r>
        <w:r w:rsidR="00216343" w:rsidRPr="002F76E4">
          <w:delText xml:space="preserve">levar o usuário </w:delText>
        </w:r>
        <w:r w:rsidR="00C97C61" w:rsidRPr="002F76E4">
          <w:delText xml:space="preserve">à </w:delText>
        </w:r>
        <w:r w:rsidR="00C97C61" w:rsidRPr="002F76E4">
          <w:rPr>
            <w:i/>
          </w:rPr>
          <w:delText>acitivity</w:delText>
        </w:r>
        <w:r w:rsidR="00C97C61" w:rsidRPr="002F76E4">
          <w:delText xml:space="preserve"> pai</w:delText>
        </w:r>
        <w:r w:rsidR="00216343" w:rsidRPr="002F76E4">
          <w:delText xml:space="preserve"> em questão</w:delText>
        </w:r>
        <w:r w:rsidR="00C97C61" w:rsidRPr="002F76E4">
          <w:delText xml:space="preserve"> e, assim, facilitar a navegação entre as listas.</w:delText>
        </w:r>
      </w:del>
    </w:p>
    <w:p w14:paraId="14952132" w14:textId="77777777" w:rsidR="00A120F2" w:rsidRPr="002F76E4" w:rsidRDefault="00A120F2" w:rsidP="00C97C61">
      <w:pPr>
        <w:rPr>
          <w:i/>
        </w:rPr>
      </w:pPr>
      <w:r w:rsidRPr="002F76E4">
        <w:lastRenderedPageBreak/>
        <w:t>Uma</w:t>
      </w:r>
      <w:r w:rsidR="00B70076" w:rsidRPr="002F76E4">
        <w:t xml:space="preserve"> instância</w:t>
      </w:r>
      <w:r w:rsidR="00C67651" w:rsidRPr="002F76E4">
        <w:t xml:space="preserve"> da</w:t>
      </w:r>
      <w:r w:rsidR="00B70076" w:rsidRPr="002F76E4">
        <w:t xml:space="preserve"> subclasse </w:t>
      </w:r>
      <w:r w:rsidRPr="002F76E4">
        <w:t xml:space="preserve">da classe </w:t>
      </w:r>
      <w:r w:rsidRPr="002F76E4">
        <w:rPr>
          <w:i/>
        </w:rPr>
        <w:t>Application</w:t>
      </w:r>
      <w:r w:rsidRPr="002F76E4">
        <w:t xml:space="preserve"> servirá como controlador do apl</w:t>
      </w:r>
      <w:r w:rsidR="00C86EAC" w:rsidRPr="002F76E4">
        <w:t xml:space="preserve">icativo, intermediando </w:t>
      </w:r>
      <w:r w:rsidRPr="002F76E4">
        <w:t>parte da navegaç</w:t>
      </w:r>
      <w:r w:rsidR="00C86EAC" w:rsidRPr="002F76E4">
        <w:t>ão entre as telas e</w:t>
      </w:r>
      <w:r w:rsidRPr="002F76E4">
        <w:t xml:space="preserve"> coordenando a comunicação entre</w:t>
      </w:r>
      <w:r w:rsidR="00EB6C98" w:rsidRPr="002F76E4">
        <w:t xml:space="preserve"> a camada de dados e a camada de apresentação.</w:t>
      </w:r>
      <w:r w:rsidR="0093750E" w:rsidRPr="002F76E4">
        <w:t xml:space="preserve"> Cada subclasse de </w:t>
      </w:r>
      <w:r w:rsidR="00B00FD0" w:rsidRPr="002F76E4">
        <w:rPr>
          <w:i/>
        </w:rPr>
        <w:t>Activity</w:t>
      </w:r>
      <w:r w:rsidR="00C67651" w:rsidRPr="002F76E4">
        <w:t xml:space="preserve"> </w:t>
      </w:r>
      <w:r w:rsidR="00B00FD0" w:rsidRPr="002F76E4">
        <w:t xml:space="preserve">se comunicará </w:t>
      </w:r>
      <w:r w:rsidR="00C67651" w:rsidRPr="002F76E4">
        <w:t xml:space="preserve">com o controlador informando </w:t>
      </w:r>
      <w:r w:rsidR="006D791C" w:rsidRPr="002F76E4">
        <w:t xml:space="preserve">o contexto da aplicação, encapsulado em um objeto </w:t>
      </w:r>
      <w:r w:rsidR="006D791C" w:rsidRPr="002F76E4">
        <w:rPr>
          <w:i/>
        </w:rPr>
        <w:t>Context.</w:t>
      </w:r>
    </w:p>
    <w:p w14:paraId="38274844" w14:textId="77777777" w:rsidR="00382676" w:rsidRDefault="00382676" w:rsidP="00C2648D">
      <w:pPr>
        <w:jc w:val="center"/>
        <w:rPr>
          <w:b/>
        </w:rPr>
      </w:pPr>
    </w:p>
    <w:p w14:paraId="0CC110B7" w14:textId="77777777" w:rsidR="0070699A" w:rsidRPr="002F76E4" w:rsidRDefault="0070699A" w:rsidP="00C2648D">
      <w:pPr>
        <w:jc w:val="center"/>
        <w:rPr>
          <w:ins w:id="543" w:author="Anasta" w:date="2014-06-10T19:12:00Z"/>
          <w:b/>
        </w:rPr>
      </w:pPr>
    </w:p>
    <w:p w14:paraId="5A67866D" w14:textId="51EF2AE1" w:rsidR="00F102B2" w:rsidRDefault="00E05502" w:rsidP="00521C1F">
      <w:pPr>
        <w:pStyle w:val="Heading3"/>
      </w:pPr>
      <w:bookmarkStart w:id="544" w:name="_Toc389051937"/>
      <w:bookmarkStart w:id="545" w:name="_Toc389057656"/>
      <w:bookmarkStart w:id="546" w:name="_Toc389058360"/>
      <w:bookmarkStart w:id="547" w:name="_Toc389062762"/>
      <w:bookmarkStart w:id="548" w:name="_Toc389062816"/>
      <w:bookmarkStart w:id="549" w:name="_Toc389809234"/>
      <w:bookmarkStart w:id="550" w:name="_Toc389810537"/>
      <w:bookmarkStart w:id="551" w:name="_Toc389810942"/>
      <w:bookmarkStart w:id="552" w:name="_Toc389811154"/>
      <w:bookmarkStart w:id="553" w:name="_Toc389814627"/>
      <w:bookmarkStart w:id="554" w:name="_Toc389855220"/>
      <w:bookmarkStart w:id="555" w:name="_Toc389855409"/>
      <w:bookmarkStart w:id="556" w:name="_Toc389861280"/>
      <w:bookmarkStart w:id="557" w:name="_Toc389861578"/>
      <w:bookmarkStart w:id="558" w:name="_Toc389069971"/>
      <w:bookmarkStart w:id="559" w:name="_Toc389069972"/>
      <w:bookmarkStart w:id="560" w:name="_Toc39019447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r w:rsidRPr="002F76E4">
        <w:t>CAMADA DE DADOS</w:t>
      </w:r>
      <w:bookmarkEnd w:id="559"/>
      <w:bookmarkEnd w:id="560"/>
    </w:p>
    <w:p w14:paraId="5F4CDA18" w14:textId="77777777" w:rsidR="00521C1F" w:rsidRPr="00521C1F" w:rsidRDefault="00521C1F" w:rsidP="00521C1F">
      <w:pPr>
        <w:rPr>
          <w:rPrChange w:id="561" w:author="Anasta" w:date="2014-06-10T19:12:00Z">
            <w:rPr>
              <w:b/>
            </w:rPr>
          </w:rPrChange>
        </w:rPr>
      </w:pPr>
    </w:p>
    <w:p w14:paraId="4CD2C3E2" w14:textId="77777777" w:rsidR="00C65810" w:rsidRPr="002F76E4" w:rsidRDefault="00C65810" w:rsidP="003F3363">
      <w:pPr>
        <w:rPr>
          <w:del w:id="562" w:author="Anasta" w:date="2014-06-10T19:12:00Z"/>
        </w:rPr>
      </w:pPr>
      <w:del w:id="563" w:author="Anasta" w:date="2014-06-10T19:12:00Z">
        <w:r w:rsidRPr="002F76E4">
          <w:delText xml:space="preserve">Dentre as bibliotecas </w:delText>
        </w:r>
        <w:r w:rsidR="00474C85" w:rsidRPr="002F76E4">
          <w:delText>disponibilizadas pelo</w:delText>
        </w:r>
        <w:r w:rsidR="000C2D7E" w:rsidRPr="002F76E4">
          <w:delText xml:space="preserve"> </w:delText>
        </w:r>
        <w:r w:rsidR="000C2D7E" w:rsidRPr="005069F7">
          <w:rPr>
            <w:i/>
          </w:rPr>
          <w:delText>Android</w:delText>
        </w:r>
        <w:r w:rsidR="000C2D7E" w:rsidRPr="002F76E4">
          <w:delText>, o projeto fará uso de:</w:delText>
        </w:r>
      </w:del>
    </w:p>
    <w:p w14:paraId="4CB19C81" w14:textId="77777777" w:rsidR="00474C85" w:rsidRPr="002F76E4" w:rsidRDefault="00474C85" w:rsidP="003F3363">
      <w:pPr>
        <w:rPr>
          <w:del w:id="564" w:author="Anasta" w:date="2014-06-10T19:12:00Z"/>
        </w:rPr>
      </w:pPr>
    </w:p>
    <w:p w14:paraId="54CDCDD0" w14:textId="77777777" w:rsidR="00A5041A" w:rsidRPr="002F76E4" w:rsidRDefault="00A5041A" w:rsidP="003F3363">
      <w:pPr>
        <w:rPr>
          <w:del w:id="565" w:author="Anasta" w:date="2014-06-10T19:12:00Z"/>
        </w:rPr>
      </w:pPr>
    </w:p>
    <w:p w14:paraId="765D934E" w14:textId="77777777" w:rsidR="00A5041A" w:rsidRPr="002F76E4" w:rsidRDefault="00A5041A" w:rsidP="003F3363">
      <w:pPr>
        <w:rPr>
          <w:del w:id="566" w:author="Anasta" w:date="2014-06-10T19:12:00Z"/>
        </w:rPr>
      </w:pPr>
    </w:p>
    <w:p w14:paraId="6D28786B" w14:textId="77777777" w:rsidR="00474C85" w:rsidRPr="002F76E4" w:rsidRDefault="00474C85">
      <w:pPr>
        <w:pStyle w:val="SubTitulozinho"/>
        <w:numPr>
          <w:ilvl w:val="0"/>
          <w:numId w:val="49"/>
        </w:numPr>
        <w:jc w:val="left"/>
        <w:pPrChange w:id="567" w:author="Anasta" w:date="2014-06-10T19:12:00Z">
          <w:pPr>
            <w:pStyle w:val="SubTitulozinho"/>
          </w:pPr>
        </w:pPrChange>
      </w:pPr>
      <w:r w:rsidRPr="002F76E4">
        <w:t>SQLite</w:t>
      </w:r>
    </w:p>
    <w:p w14:paraId="44A0A558" w14:textId="77777777" w:rsidR="00F75972" w:rsidRPr="002F76E4" w:rsidRDefault="00F75972" w:rsidP="003F3363">
      <w:pPr>
        <w:rPr>
          <w:b/>
        </w:rPr>
      </w:pPr>
    </w:p>
    <w:p w14:paraId="61F40033" w14:textId="7EE90301" w:rsidR="00F75972" w:rsidRPr="002F76E4" w:rsidRDefault="00F75972" w:rsidP="003F3363">
      <w:r w:rsidRPr="002F76E4">
        <w:t xml:space="preserve">No </w:t>
      </w:r>
      <w:r w:rsidRPr="000A0404">
        <w:rPr>
          <w:i/>
        </w:rPr>
        <w:t>Android</w:t>
      </w:r>
      <w:r w:rsidRPr="002F76E4">
        <w:t xml:space="preserve"> é possível utilizar o pacote </w:t>
      </w:r>
      <w:r w:rsidRPr="000A0404">
        <w:rPr>
          <w:i/>
        </w:rPr>
        <w:t>“android.database.sqlite”</w:t>
      </w:r>
      <w:r w:rsidR="00D67625" w:rsidRPr="000A0404">
        <w:rPr>
          <w:i/>
        </w:rPr>
        <w:t>.</w:t>
      </w:r>
      <w:r w:rsidR="00D67625" w:rsidRPr="002F76E4">
        <w:t xml:space="preserve"> Nesse pacote se encontram as classes que uma </w:t>
      </w:r>
      <w:r w:rsidR="00790C40" w:rsidRPr="002F76E4">
        <w:t>a</w:t>
      </w:r>
      <w:r w:rsidR="00D67625" w:rsidRPr="002F76E4">
        <w:t>plicação</w:t>
      </w:r>
      <w:r w:rsidR="00790C40" w:rsidRPr="002F76E4">
        <w:t xml:space="preserve"> precisa para administrar sua </w:t>
      </w:r>
      <w:del w:id="568" w:author="Anasta" w:date="2014-06-10T19:12:00Z">
        <w:r w:rsidR="00790C40" w:rsidRPr="002F76E4">
          <w:rPr>
            <w:i/>
          </w:rPr>
          <w:delText xml:space="preserve">database </w:delText>
        </w:r>
        <w:r w:rsidR="00790C40" w:rsidRPr="002F76E4">
          <w:delText>privada</w:delText>
        </w:r>
      </w:del>
      <w:ins w:id="569" w:author="Anasta" w:date="2014-06-10T19:12:00Z">
        <w:r w:rsidR="00521C1F">
          <w:t>base de dados</w:t>
        </w:r>
        <w:r w:rsidR="00790C40" w:rsidRPr="002F76E4">
          <w:rPr>
            <w:i/>
          </w:rPr>
          <w:t xml:space="preserve"> </w:t>
        </w:r>
        <w:r w:rsidR="00790C40" w:rsidRPr="002F76E4">
          <w:t>privada</w:t>
        </w:r>
      </w:ins>
      <w:customXmlInsRangeStart w:id="570" w:author="Anasta" w:date="2014-06-10T19:12:00Z"/>
      <w:sdt>
        <w:sdtPr>
          <w:id w:val="660431537"/>
          <w:citation/>
        </w:sdtPr>
        <w:sdtContent>
          <w:customXmlInsRangeEnd w:id="570"/>
          <w:ins w:id="571" w:author="Anasta" w:date="2014-06-10T19:12:00Z">
            <w:r w:rsidR="00F102B2">
              <w:fldChar w:fldCharType="begin"/>
            </w:r>
            <w:r w:rsidR="00F102B2">
              <w:instrText xml:space="preserve"> CITATION Man14 \l 1046 </w:instrText>
            </w:r>
            <w:r w:rsidR="00F102B2">
              <w:fldChar w:fldCharType="separate"/>
            </w:r>
          </w:ins>
          <w:r w:rsidR="00B0233D">
            <w:rPr>
              <w:noProof/>
            </w:rPr>
            <w:t xml:space="preserve"> [2]</w:t>
          </w:r>
          <w:ins w:id="572" w:author="Anasta" w:date="2014-06-10T19:12:00Z">
            <w:r w:rsidR="00F102B2">
              <w:fldChar w:fldCharType="end"/>
            </w:r>
          </w:ins>
          <w:customXmlInsRangeStart w:id="573" w:author="Anasta" w:date="2014-06-10T19:12:00Z"/>
        </w:sdtContent>
      </w:sdt>
      <w:customXmlInsRangeEnd w:id="573"/>
      <w:r w:rsidR="00790C40" w:rsidRPr="002F76E4">
        <w:t>.</w:t>
      </w:r>
    </w:p>
    <w:p w14:paraId="68B89F8F" w14:textId="77777777" w:rsidR="005148A3" w:rsidRPr="002F76E4" w:rsidRDefault="005148A3" w:rsidP="003F3363">
      <w:r w:rsidRPr="002F76E4">
        <w:t>As classes mais utilizadas do pacote são:</w:t>
      </w:r>
    </w:p>
    <w:p w14:paraId="0DCE1488" w14:textId="77777777" w:rsidR="00852634" w:rsidRPr="002F76E4" w:rsidRDefault="00852634" w:rsidP="003F3363"/>
    <w:p w14:paraId="4C253E51" w14:textId="77777777" w:rsidR="005148A3" w:rsidRPr="002F76E4" w:rsidRDefault="005148A3" w:rsidP="00315197">
      <w:pPr>
        <w:pStyle w:val="SubTitulozinho"/>
        <w:rPr>
          <w:del w:id="574" w:author="Anasta" w:date="2014-06-10T19:12:00Z"/>
        </w:rPr>
      </w:pPr>
      <w:del w:id="575" w:author="Anasta" w:date="2014-06-10T19:12:00Z">
        <w:r w:rsidRPr="002F76E4">
          <w:tab/>
          <w:delText>SQLiteDatabase</w:delText>
        </w:r>
      </w:del>
    </w:p>
    <w:p w14:paraId="4BD47421" w14:textId="77777777" w:rsidR="00DC520A" w:rsidRPr="002F76E4" w:rsidRDefault="00DC520A" w:rsidP="003F3363">
      <w:pPr>
        <w:rPr>
          <w:del w:id="576" w:author="Anasta" w:date="2014-06-10T19:12:00Z"/>
          <w:b/>
        </w:rPr>
      </w:pPr>
    </w:p>
    <w:p w14:paraId="3077F380" w14:textId="77777777" w:rsidR="005148A3" w:rsidRPr="002F76E4" w:rsidRDefault="005148A3" w:rsidP="005007E3">
      <w:pPr>
        <w:keepNext/>
        <w:jc w:val="center"/>
        <w:rPr>
          <w:del w:id="577" w:author="Anasta" w:date="2014-06-10T19:12:00Z"/>
        </w:rPr>
      </w:pPr>
      <w:del w:id="578" w:author="Anasta" w:date="2014-06-10T19:12:00Z">
        <w:r w:rsidRPr="002F76E4">
          <w:rPr>
            <w:noProof/>
            <w:lang w:eastAsia="pt-BR"/>
          </w:rPr>
          <w:drawing>
            <wp:inline distT="0" distB="0" distL="0" distR="0" wp14:anchorId="1EB5A2F9" wp14:editId="3939E4AD">
              <wp:extent cx="3683189" cy="18669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1.40.png"/>
                      <pic:cNvPicPr/>
                    </pic:nvPicPr>
                    <pic:blipFill>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83189" cy="1866996"/>
                      </a:xfrm>
                      <a:prstGeom prst="rect">
                        <a:avLst/>
                      </a:prstGeom>
                    </pic:spPr>
                  </pic:pic>
                </a:graphicData>
              </a:graphic>
            </wp:inline>
          </w:drawing>
        </w:r>
      </w:del>
    </w:p>
    <w:p w14:paraId="35F6683E" w14:textId="04C5435B" w:rsidR="005148A3" w:rsidRPr="002F76E4" w:rsidRDefault="005148A3">
      <w:pPr>
        <w:pStyle w:val="SubTitulozinho"/>
        <w:numPr>
          <w:ilvl w:val="0"/>
          <w:numId w:val="49"/>
        </w:numPr>
        <w:jc w:val="left"/>
        <w:pPrChange w:id="579" w:author="Anasta" w:date="2014-06-10T19:12:00Z">
          <w:pPr>
            <w:pStyle w:val="Caption"/>
          </w:pPr>
        </w:pPrChange>
      </w:pPr>
      <w:del w:id="580" w:author="Anasta" w:date="2014-06-10T19:12:00Z">
        <w:r w:rsidRPr="002F76E4">
          <w:delText xml:space="preserve">FIG. </w:delText>
        </w:r>
        <w:r w:rsidR="00F05BBE">
          <w:fldChar w:fldCharType="begin"/>
        </w:r>
        <w:r w:rsidR="00F05BBE">
          <w:delInstrText xml:space="preserve"> STYLEREF 1 \s </w:delInstrText>
        </w:r>
        <w:r w:rsidR="00F05BBE">
          <w:fldChar w:fldCharType="separate"/>
        </w:r>
        <w:r w:rsidR="009E6DEF">
          <w:rPr>
            <w:noProof/>
          </w:rPr>
          <w:delText>3</w:delText>
        </w:r>
        <w:r w:rsidR="00F05BBE">
          <w:rPr>
            <w:noProof/>
          </w:rPr>
          <w:fldChar w:fldCharType="end"/>
        </w:r>
        <w:r w:rsidR="00B32F22">
          <w:delText>.</w:delText>
        </w:r>
        <w:r w:rsidR="00F05BBE">
          <w:fldChar w:fldCharType="begin"/>
        </w:r>
        <w:r w:rsidR="00F05BBE">
          <w:delInstrText xml:space="preserve"> SEQ FIG. \* ARABIC \s 1 </w:delInstrText>
        </w:r>
        <w:r w:rsidR="00F05BBE">
          <w:fldChar w:fldCharType="separate"/>
        </w:r>
        <w:r w:rsidR="009E6DEF">
          <w:rPr>
            <w:noProof/>
          </w:rPr>
          <w:delText>11</w:delText>
        </w:r>
        <w:r w:rsidR="00F05BBE">
          <w:rPr>
            <w:noProof/>
          </w:rPr>
          <w:fldChar w:fldCharType="end"/>
        </w:r>
        <w:r w:rsidRPr="002F76E4">
          <w:delText xml:space="preserve"> </w:delText>
        </w:r>
        <w:r w:rsidR="00DC520A" w:rsidRPr="002F76E4">
          <w:delText>–</w:delText>
        </w:r>
        <w:r w:rsidRPr="002F76E4">
          <w:delText xml:space="preserve"> </w:delText>
        </w:r>
        <w:r w:rsidR="00DC520A" w:rsidRPr="002F76E4">
          <w:delText xml:space="preserve">Hierarquia de classes do </w:delText>
        </w:r>
      </w:del>
      <w:r w:rsidRPr="00F05BBE">
        <w:t>SQLiteDatabase</w:t>
      </w:r>
    </w:p>
    <w:p w14:paraId="584243D9" w14:textId="77777777" w:rsidR="00852634" w:rsidRPr="002F76E4" w:rsidRDefault="00852634">
      <w:pPr>
        <w:ind w:firstLine="0"/>
        <w:pPrChange w:id="581" w:author="Anasta" w:date="2014-06-10T19:12:00Z">
          <w:pPr/>
        </w:pPrChange>
      </w:pPr>
    </w:p>
    <w:p w14:paraId="1A51B2FB" w14:textId="06E6BD18" w:rsidR="0070699A" w:rsidRDefault="00DC520A" w:rsidP="003F3363">
      <w:r w:rsidRPr="002F76E4">
        <w:t xml:space="preserve">O </w:t>
      </w:r>
      <w:r w:rsidRPr="000A0404">
        <w:rPr>
          <w:i/>
        </w:rPr>
        <w:t xml:space="preserve">SQLliteDatabase </w:t>
      </w:r>
      <w:r w:rsidRPr="002F76E4">
        <w:t>é respons</w:t>
      </w:r>
      <w:r w:rsidR="00BB1117" w:rsidRPr="002F76E4">
        <w:t xml:space="preserve">ável por expor os métodos que gerenciam um </w:t>
      </w:r>
      <w:r w:rsidR="00294394" w:rsidRPr="002F76E4">
        <w:lastRenderedPageBreak/>
        <w:t xml:space="preserve">banco de dados </w:t>
      </w:r>
      <w:r w:rsidR="00BB1117" w:rsidRPr="002F76E4">
        <w:t xml:space="preserve">do </w:t>
      </w:r>
      <w:r w:rsidR="00BB1117" w:rsidRPr="000A0404">
        <w:rPr>
          <w:i/>
        </w:rPr>
        <w:t>SQLite</w:t>
      </w:r>
      <w:r w:rsidR="00D67D6A" w:rsidRPr="002F76E4">
        <w:t>.</w:t>
      </w:r>
      <w:r w:rsidR="00E07A54" w:rsidRPr="002F76E4">
        <w:t xml:space="preserve"> Dentre os métodos se encontram aqueles</w:t>
      </w:r>
      <w:r w:rsidR="00294394" w:rsidRPr="002F76E4">
        <w:t xml:space="preserve"> de criar, excluir, executar comandos SQL e realizar outras tarefas comuns de banco de dados</w:t>
      </w:r>
      <w:customXmlInsRangeStart w:id="582" w:author="Anasta" w:date="2014-06-10T19:12:00Z"/>
      <w:sdt>
        <w:sdtPr>
          <w:id w:val="1717241757"/>
          <w:citation/>
        </w:sdtPr>
        <w:sdtContent>
          <w:customXmlInsRangeEnd w:id="582"/>
          <w:ins w:id="583" w:author="Anasta" w:date="2014-06-10T19:12:00Z">
            <w:r w:rsidR="00F102B2">
              <w:fldChar w:fldCharType="begin"/>
            </w:r>
            <w:r w:rsidR="00F102B2">
              <w:instrText xml:space="preserve"> CITATION Man14 \l 1046 </w:instrText>
            </w:r>
            <w:r w:rsidR="00F102B2">
              <w:fldChar w:fldCharType="separate"/>
            </w:r>
          </w:ins>
          <w:r w:rsidR="00B0233D">
            <w:rPr>
              <w:noProof/>
            </w:rPr>
            <w:t xml:space="preserve"> [2]</w:t>
          </w:r>
          <w:ins w:id="584" w:author="Anasta" w:date="2014-06-10T19:12:00Z">
            <w:r w:rsidR="00F102B2">
              <w:fldChar w:fldCharType="end"/>
            </w:r>
          </w:ins>
          <w:customXmlInsRangeStart w:id="585" w:author="Anasta" w:date="2014-06-10T19:12:00Z"/>
        </w:sdtContent>
      </w:sdt>
      <w:customXmlInsRangeEnd w:id="585"/>
      <w:r w:rsidR="00294394" w:rsidRPr="002F76E4">
        <w:t>.</w:t>
      </w:r>
    </w:p>
    <w:p w14:paraId="4B4C19FB" w14:textId="77777777" w:rsidR="0070699A" w:rsidRPr="002F76E4" w:rsidRDefault="0070699A" w:rsidP="003F3363"/>
    <w:p w14:paraId="7D069FDA" w14:textId="77777777" w:rsidR="00383DE6" w:rsidRPr="002F76E4" w:rsidRDefault="00383DE6" w:rsidP="00315197">
      <w:pPr>
        <w:pStyle w:val="SubTitulozinho"/>
        <w:rPr>
          <w:del w:id="586" w:author="Anasta" w:date="2014-06-10T19:12:00Z"/>
        </w:rPr>
      </w:pPr>
      <w:del w:id="587" w:author="Anasta" w:date="2014-06-10T19:12:00Z">
        <w:r w:rsidRPr="002F76E4">
          <w:tab/>
        </w:r>
        <w:r w:rsidR="00ED66EF" w:rsidRPr="002F76E4">
          <w:delText>SQLiteOpenHelper</w:delText>
        </w:r>
      </w:del>
    </w:p>
    <w:p w14:paraId="022F7AB1" w14:textId="77777777" w:rsidR="00852634" w:rsidRPr="002F76E4" w:rsidRDefault="00852634" w:rsidP="003F3363">
      <w:pPr>
        <w:rPr>
          <w:del w:id="588" w:author="Anasta" w:date="2014-06-10T19:12:00Z"/>
        </w:rPr>
      </w:pPr>
    </w:p>
    <w:p w14:paraId="72827B97" w14:textId="77777777" w:rsidR="00AE0792" w:rsidRPr="002F76E4" w:rsidRDefault="00AE0792" w:rsidP="005007E3">
      <w:pPr>
        <w:keepNext/>
        <w:jc w:val="center"/>
        <w:rPr>
          <w:del w:id="589" w:author="Anasta" w:date="2014-06-10T19:12:00Z"/>
        </w:rPr>
      </w:pPr>
      <w:del w:id="590" w:author="Anasta" w:date="2014-06-10T19:12:00Z">
        <w:r w:rsidRPr="002F76E4">
          <w:rPr>
            <w:noProof/>
            <w:lang w:eastAsia="pt-BR"/>
          </w:rPr>
          <w:drawing>
            <wp:inline distT="0" distB="0" distL="0" distR="0" wp14:anchorId="4095F5AA" wp14:editId="53FE5B1D">
              <wp:extent cx="3594285" cy="1701887"/>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9.21.png"/>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94285" cy="1701887"/>
                      </a:xfrm>
                      <a:prstGeom prst="rect">
                        <a:avLst/>
                      </a:prstGeom>
                    </pic:spPr>
                  </pic:pic>
                </a:graphicData>
              </a:graphic>
            </wp:inline>
          </w:drawing>
        </w:r>
      </w:del>
    </w:p>
    <w:p w14:paraId="0B20AF30" w14:textId="12CC3EE8" w:rsidR="00383DE6" w:rsidRPr="002F76E4" w:rsidRDefault="00AE0792">
      <w:pPr>
        <w:pStyle w:val="SubTitulozinho"/>
        <w:numPr>
          <w:ilvl w:val="0"/>
          <w:numId w:val="49"/>
        </w:numPr>
        <w:jc w:val="left"/>
        <w:pPrChange w:id="591" w:author="Anasta" w:date="2014-06-10T19:12:00Z">
          <w:pPr>
            <w:pStyle w:val="Caption"/>
          </w:pPr>
        </w:pPrChange>
      </w:pPr>
      <w:del w:id="592" w:author="Anasta" w:date="2014-06-10T19:12:00Z">
        <w:r w:rsidRPr="002F76E4">
          <w:delText xml:space="preserve">FIG. </w:delText>
        </w:r>
        <w:r w:rsidR="00F05BBE">
          <w:fldChar w:fldCharType="begin"/>
        </w:r>
        <w:r w:rsidR="00F05BBE">
          <w:delInstrText xml:space="preserve"> STYLEREF 1 \s </w:delInstrText>
        </w:r>
        <w:r w:rsidR="00F05BBE">
          <w:fldChar w:fldCharType="separate"/>
        </w:r>
        <w:r w:rsidR="009E6DEF">
          <w:rPr>
            <w:noProof/>
          </w:rPr>
          <w:delText>3</w:delText>
        </w:r>
        <w:r w:rsidR="00F05BBE">
          <w:rPr>
            <w:noProof/>
          </w:rPr>
          <w:fldChar w:fldCharType="end"/>
        </w:r>
        <w:r w:rsidR="00B32F22">
          <w:delText>.</w:delText>
        </w:r>
        <w:r w:rsidR="00F05BBE">
          <w:fldChar w:fldCharType="begin"/>
        </w:r>
        <w:r w:rsidR="00F05BBE">
          <w:delInstrText xml:space="preserve"> SEQ FIG. \* ARABIC \s 1 </w:delInstrText>
        </w:r>
        <w:r w:rsidR="00F05BBE">
          <w:fldChar w:fldCharType="separate"/>
        </w:r>
        <w:r w:rsidR="009E6DEF">
          <w:rPr>
            <w:noProof/>
          </w:rPr>
          <w:delText>12</w:delText>
        </w:r>
        <w:r w:rsidR="00F05BBE">
          <w:rPr>
            <w:noProof/>
          </w:rPr>
          <w:fldChar w:fldCharType="end"/>
        </w:r>
        <w:r w:rsidRPr="002F76E4">
          <w:delText xml:space="preserve"> – Hierarquia de classes do </w:delText>
        </w:r>
      </w:del>
      <w:r w:rsidR="00ED66EF" w:rsidRPr="00F05BBE">
        <w:t>SQLiteOpenHelper</w:t>
      </w:r>
    </w:p>
    <w:p w14:paraId="64EBFF39" w14:textId="77777777" w:rsidR="00852634" w:rsidRPr="002F76E4" w:rsidRDefault="00852634">
      <w:pPr>
        <w:ind w:firstLine="0"/>
        <w:pPrChange w:id="593" w:author="Anasta" w:date="2014-06-10T19:12:00Z">
          <w:pPr/>
        </w:pPrChange>
      </w:pPr>
    </w:p>
    <w:p w14:paraId="4CAB1D93" w14:textId="0060A02A" w:rsidR="006F7FC1" w:rsidRPr="002F76E4" w:rsidRDefault="006F7FC1" w:rsidP="006F7FC1">
      <w:r w:rsidRPr="002F76E4">
        <w:t xml:space="preserve">O </w:t>
      </w:r>
      <w:r w:rsidRPr="000A0404">
        <w:rPr>
          <w:i/>
        </w:rPr>
        <w:t>SQLiteOpenHelper</w:t>
      </w:r>
      <w:r w:rsidRPr="002F76E4">
        <w:t xml:space="preserve"> é responsável </w:t>
      </w:r>
      <w:r w:rsidR="00795B89" w:rsidRPr="002F76E4">
        <w:t xml:space="preserve">pela </w:t>
      </w:r>
      <w:r w:rsidR="00666F8D" w:rsidRPr="002F76E4">
        <w:t>criação</w:t>
      </w:r>
      <w:r w:rsidR="002B429B" w:rsidRPr="002F76E4">
        <w:t xml:space="preserve"> e pelo</w:t>
      </w:r>
      <w:r w:rsidR="00795B89" w:rsidRPr="002F76E4">
        <w:t xml:space="preserve"> </w:t>
      </w:r>
      <w:r w:rsidR="00666F8D" w:rsidRPr="002F76E4">
        <w:t>versionamento de banco de dados.</w:t>
      </w:r>
      <w:r w:rsidR="003E777E" w:rsidRPr="002F76E4">
        <w:t xml:space="preserve"> Ela também é responsável por abrir um banco d</w:t>
      </w:r>
      <w:r w:rsidR="002B429B" w:rsidRPr="002F76E4">
        <w:t>e dados, criar um se não existe</w:t>
      </w:r>
      <w:r w:rsidR="003E777E" w:rsidRPr="002F76E4">
        <w:t xml:space="preserve"> e atualizar sua versão</w:t>
      </w:r>
      <w:r w:rsidR="002B429B" w:rsidRPr="002F76E4">
        <w:t>,</w:t>
      </w:r>
      <w:r w:rsidR="003E777E" w:rsidRPr="002F76E4">
        <w:t xml:space="preserve"> se necessário</w:t>
      </w:r>
      <w:customXmlInsRangeStart w:id="594" w:author="Anasta" w:date="2014-06-10T19:12:00Z"/>
      <w:sdt>
        <w:sdtPr>
          <w:id w:val="-449400166"/>
          <w:citation/>
        </w:sdtPr>
        <w:sdtContent>
          <w:customXmlInsRangeEnd w:id="594"/>
          <w:ins w:id="595" w:author="Anasta" w:date="2014-06-10T19:12:00Z">
            <w:r w:rsidR="00F102B2">
              <w:fldChar w:fldCharType="begin"/>
            </w:r>
            <w:r w:rsidR="00F102B2">
              <w:instrText xml:space="preserve"> CITATION Man14 \l 1046 </w:instrText>
            </w:r>
            <w:r w:rsidR="00F102B2">
              <w:fldChar w:fldCharType="separate"/>
            </w:r>
          </w:ins>
          <w:r w:rsidR="00B0233D">
            <w:rPr>
              <w:noProof/>
            </w:rPr>
            <w:t xml:space="preserve"> [2]</w:t>
          </w:r>
          <w:ins w:id="596" w:author="Anasta" w:date="2014-06-10T19:12:00Z">
            <w:r w:rsidR="00F102B2">
              <w:fldChar w:fldCharType="end"/>
            </w:r>
          </w:ins>
          <w:customXmlInsRangeStart w:id="597" w:author="Anasta" w:date="2014-06-10T19:12:00Z"/>
        </w:sdtContent>
      </w:sdt>
      <w:customXmlInsRangeEnd w:id="597"/>
      <w:r w:rsidR="002B429B" w:rsidRPr="002F76E4">
        <w:t>.</w:t>
      </w:r>
    </w:p>
    <w:p w14:paraId="43D5981C" w14:textId="4F2D040E" w:rsidR="00BC52A5" w:rsidRDefault="003E777E" w:rsidP="00521C1F">
      <w:pPr>
        <w:rPr>
          <w:i/>
          <w:rPrChange w:id="598" w:author="Anasta" w:date="2014-06-10T19:12:00Z">
            <w:rPr/>
          </w:rPrChange>
        </w:rPr>
      </w:pPr>
      <w:r w:rsidRPr="002F76E4">
        <w:t xml:space="preserve">Para que essas funcionalidades existam o programador </w:t>
      </w:r>
      <w:r w:rsidR="00795B89" w:rsidRPr="002F76E4">
        <w:t xml:space="preserve">deve implementar os métodos </w:t>
      </w:r>
      <w:r w:rsidR="0030635B" w:rsidRPr="000A0404">
        <w:rPr>
          <w:i/>
        </w:rPr>
        <w:t>onCreate(SQLiteDatabase), onUpgrade(SQLiteDatabase, int, int)</w:t>
      </w:r>
      <w:r w:rsidR="0030635B" w:rsidRPr="002F76E4">
        <w:t xml:space="preserve"> e, opcionalmente, </w:t>
      </w:r>
      <w:r w:rsidR="0030635B" w:rsidRPr="000A0404">
        <w:rPr>
          <w:i/>
        </w:rPr>
        <w:t>onOpen(SQLiteDatabase).</w:t>
      </w:r>
    </w:p>
    <w:p w14:paraId="791F8923" w14:textId="77777777" w:rsidR="009F66AE" w:rsidRDefault="009F66AE" w:rsidP="00521C1F"/>
    <w:p w14:paraId="5FFA5800" w14:textId="77777777" w:rsidR="00BC52A5" w:rsidRPr="002F76E4" w:rsidRDefault="00BC52A5" w:rsidP="005007E3">
      <w:pPr>
        <w:keepNext/>
        <w:jc w:val="center"/>
        <w:rPr>
          <w:del w:id="599" w:author="Anasta" w:date="2014-06-10T19:12:00Z"/>
        </w:rPr>
      </w:pPr>
      <w:del w:id="600" w:author="Anasta" w:date="2014-06-10T19:12:00Z">
        <w:r w:rsidRPr="002F76E4">
          <w:rPr>
            <w:noProof/>
            <w:lang w:eastAsia="pt-BR"/>
          </w:rPr>
          <w:drawing>
            <wp:inline distT="0" distB="0" distL="0" distR="0" wp14:anchorId="3146AC3B" wp14:editId="7F4A1FB5">
              <wp:extent cx="3873699" cy="21718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30.24.png"/>
                      <pic:cNvPicPr/>
                    </pic:nvPicPr>
                    <pic:blipFill>
                      <a:blip r:embed="rId35">
                        <a:extLst>
                          <a:ext uri="{BEBA8EAE-BF5A-486C-A8C5-ECC9F3942E4B}">
                            <a14:imgProps xmlns:a14="http://schemas.microsoft.com/office/drawing/2010/main">
                              <a14:imgLayer r:embed="rId3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873699" cy="2171812"/>
                      </a:xfrm>
                      <a:prstGeom prst="rect">
                        <a:avLst/>
                      </a:prstGeom>
                    </pic:spPr>
                  </pic:pic>
                </a:graphicData>
              </a:graphic>
            </wp:inline>
          </w:drawing>
        </w:r>
      </w:del>
    </w:p>
    <w:p w14:paraId="012097D7" w14:textId="220EEA7E" w:rsidR="009F66AE" w:rsidRPr="002F76E4" w:rsidRDefault="00BC52A5">
      <w:pPr>
        <w:pStyle w:val="SubTitulozinho"/>
        <w:numPr>
          <w:ilvl w:val="0"/>
          <w:numId w:val="49"/>
        </w:numPr>
        <w:jc w:val="left"/>
        <w:pPrChange w:id="601" w:author="Anasta" w:date="2014-06-10T19:12:00Z">
          <w:pPr>
            <w:pStyle w:val="Caption"/>
          </w:pPr>
        </w:pPrChange>
      </w:pPr>
      <w:del w:id="602" w:author="Anasta" w:date="2014-06-10T19:12:00Z">
        <w:r w:rsidRPr="002F76E4">
          <w:delText xml:space="preserve">FIG. </w:delText>
        </w:r>
        <w:r w:rsidR="00F05BBE">
          <w:fldChar w:fldCharType="begin"/>
        </w:r>
        <w:r w:rsidR="00F05BBE">
          <w:delInstrText xml:space="preserve"> STYLEREF 1 \s </w:delInstrText>
        </w:r>
        <w:r w:rsidR="00F05BBE">
          <w:fldChar w:fldCharType="separate"/>
        </w:r>
        <w:r w:rsidR="009E6DEF">
          <w:rPr>
            <w:noProof/>
          </w:rPr>
          <w:delText>3</w:delText>
        </w:r>
        <w:r w:rsidR="00F05BBE">
          <w:rPr>
            <w:noProof/>
          </w:rPr>
          <w:fldChar w:fldCharType="end"/>
        </w:r>
        <w:r w:rsidR="00B32F22">
          <w:delText>.</w:delText>
        </w:r>
        <w:r w:rsidR="00F05BBE">
          <w:fldChar w:fldCharType="begin"/>
        </w:r>
        <w:r w:rsidR="00F05BBE">
          <w:delInstrText xml:space="preserve"> SEQ FIG. \* ARABIC \s 1 </w:delInstrText>
        </w:r>
        <w:r w:rsidR="00F05BBE">
          <w:fldChar w:fldCharType="separate"/>
        </w:r>
        <w:r w:rsidR="009E6DEF">
          <w:rPr>
            <w:noProof/>
          </w:rPr>
          <w:delText>13</w:delText>
        </w:r>
        <w:r w:rsidR="00F05BBE">
          <w:rPr>
            <w:noProof/>
          </w:rPr>
          <w:fldChar w:fldCharType="end"/>
        </w:r>
        <w:r w:rsidRPr="002F76E4">
          <w:delText xml:space="preserve"> – Hierarquia de classes do </w:delText>
        </w:r>
      </w:del>
      <w:r w:rsidR="009F66AE" w:rsidRPr="00F05BBE">
        <w:t>SQLiteCursor</w:t>
      </w:r>
    </w:p>
    <w:p w14:paraId="787A266A" w14:textId="77777777" w:rsidR="009F66AE" w:rsidRPr="002F76E4" w:rsidRDefault="009F66AE" w:rsidP="00521C1F"/>
    <w:p w14:paraId="74393253" w14:textId="50225064" w:rsidR="00BC52A5" w:rsidRPr="002F76E4" w:rsidRDefault="00E74AED" w:rsidP="00BC52A5">
      <w:r w:rsidRPr="002F76E4">
        <w:t xml:space="preserve">O </w:t>
      </w:r>
      <w:r w:rsidRPr="000A0404">
        <w:rPr>
          <w:i/>
        </w:rPr>
        <w:t>SQLiteCursor</w:t>
      </w:r>
      <w:r w:rsidRPr="002F76E4">
        <w:t xml:space="preserve"> é responsável por </w:t>
      </w:r>
      <w:r w:rsidR="00436034" w:rsidRPr="002F76E4">
        <w:t xml:space="preserve">expor os resultados de uma </w:t>
      </w:r>
      <w:r w:rsidR="00436034" w:rsidRPr="002F76E4">
        <w:rPr>
          <w:i/>
        </w:rPr>
        <w:t xml:space="preserve">query </w:t>
      </w:r>
      <w:r w:rsidR="00436034" w:rsidRPr="002F76E4">
        <w:t xml:space="preserve">sobre um </w:t>
      </w:r>
      <w:r w:rsidR="00436034" w:rsidRPr="002F76E4">
        <w:rPr>
          <w:i/>
        </w:rPr>
        <w:lastRenderedPageBreak/>
        <w:t>SQL</w:t>
      </w:r>
      <w:r w:rsidR="002F23E3" w:rsidRPr="002F76E4">
        <w:rPr>
          <w:i/>
        </w:rPr>
        <w:t>ite</w:t>
      </w:r>
      <w:r w:rsidR="00436034" w:rsidRPr="002F76E4">
        <w:rPr>
          <w:i/>
        </w:rPr>
        <w:t>Database</w:t>
      </w:r>
      <w:customXmlInsRangeStart w:id="603" w:author="Anasta" w:date="2014-06-10T19:12:00Z"/>
      <w:sdt>
        <w:sdtPr>
          <w:rPr>
            <w:i/>
          </w:rPr>
          <w:id w:val="-1928716580"/>
          <w:citation/>
        </w:sdtPr>
        <w:sdtContent>
          <w:customXmlInsRangeEnd w:id="603"/>
          <w:ins w:id="604" w:author="Anasta" w:date="2014-06-10T19:12:00Z">
            <w:r w:rsidR="00F102B2">
              <w:rPr>
                <w:i/>
              </w:rPr>
              <w:fldChar w:fldCharType="begin"/>
            </w:r>
            <w:r w:rsidR="00F102B2">
              <w:rPr>
                <w:i/>
              </w:rPr>
              <w:instrText xml:space="preserve"> CITATION Man14 \l 1046 </w:instrText>
            </w:r>
            <w:r w:rsidR="00F102B2">
              <w:rPr>
                <w:i/>
              </w:rPr>
              <w:fldChar w:fldCharType="separate"/>
            </w:r>
          </w:ins>
          <w:r w:rsidR="00B0233D">
            <w:rPr>
              <w:i/>
              <w:noProof/>
            </w:rPr>
            <w:t xml:space="preserve"> </w:t>
          </w:r>
          <w:r w:rsidR="00B0233D">
            <w:rPr>
              <w:noProof/>
            </w:rPr>
            <w:t>[2]</w:t>
          </w:r>
          <w:ins w:id="605" w:author="Anasta" w:date="2014-06-10T19:12:00Z">
            <w:r w:rsidR="00F102B2">
              <w:rPr>
                <w:i/>
              </w:rPr>
              <w:fldChar w:fldCharType="end"/>
            </w:r>
          </w:ins>
          <w:customXmlInsRangeStart w:id="606" w:author="Anasta" w:date="2014-06-10T19:12:00Z"/>
        </w:sdtContent>
      </w:sdt>
      <w:customXmlInsRangeEnd w:id="606"/>
      <w:r w:rsidR="002F23E3" w:rsidRPr="002F76E4">
        <w:t>.</w:t>
      </w:r>
    </w:p>
    <w:p w14:paraId="59AF5F82" w14:textId="77777777" w:rsidR="00884021" w:rsidRPr="002F76E4" w:rsidRDefault="00884021" w:rsidP="00BC52A5">
      <w:pPr>
        <w:rPr>
          <w:del w:id="607" w:author="Anasta" w:date="2014-06-10T19:12:00Z"/>
        </w:rPr>
      </w:pPr>
    </w:p>
    <w:p w14:paraId="37EFE8B3" w14:textId="77777777" w:rsidR="00DB57AD" w:rsidRDefault="00DB57AD" w:rsidP="005B5264">
      <w:pPr>
        <w:pStyle w:val="SubTtulo"/>
        <w:rPr>
          <w:del w:id="608" w:author="Anasta" w:date="2014-06-10T19:12:00Z"/>
        </w:rPr>
      </w:pPr>
      <w:del w:id="609" w:author="Anasta" w:date="2014-06-10T19:12:00Z">
        <w:r w:rsidRPr="002F76E4">
          <w:delText>JUSTIFICATIVA</w:delText>
        </w:r>
      </w:del>
    </w:p>
    <w:p w14:paraId="0D5E36DE" w14:textId="77777777" w:rsidR="005B5264" w:rsidRPr="002F76E4" w:rsidRDefault="005B5264">
      <w:pPr>
        <w:pStyle w:val="SubTtulo"/>
        <w:ind w:firstLine="0"/>
        <w:jc w:val="both"/>
        <w:pPrChange w:id="610" w:author="Anasta" w:date="2014-06-10T19:12:00Z">
          <w:pPr>
            <w:pStyle w:val="SubTtulo"/>
          </w:pPr>
        </w:pPrChange>
      </w:pPr>
    </w:p>
    <w:p w14:paraId="0092B78D" w14:textId="0D55107D" w:rsidR="007E510D" w:rsidRPr="002F76E4" w:rsidRDefault="00FD4C84" w:rsidP="008E67AA">
      <w:r w:rsidRPr="002F76E4">
        <w:t xml:space="preserve">Utilizaram-se as classes </w:t>
      </w:r>
      <w:r w:rsidR="00D01331" w:rsidRPr="000A0404">
        <w:rPr>
          <w:i/>
        </w:rPr>
        <w:t>Cursor</w:t>
      </w:r>
      <w:r w:rsidR="00D01331" w:rsidRPr="002F76E4">
        <w:t xml:space="preserve">, </w:t>
      </w:r>
      <w:r w:rsidR="00D01331" w:rsidRPr="000A0404">
        <w:rPr>
          <w:i/>
        </w:rPr>
        <w:t>SQLiteDatabase</w:t>
      </w:r>
      <w:r w:rsidR="008E67AA" w:rsidRPr="002F76E4">
        <w:t xml:space="preserve"> e</w:t>
      </w:r>
      <w:r w:rsidR="00D01331" w:rsidRPr="002F76E4">
        <w:t xml:space="preserve"> </w:t>
      </w:r>
      <w:r w:rsidR="008E67AA" w:rsidRPr="000A0404">
        <w:rPr>
          <w:i/>
        </w:rPr>
        <w:t>SQLiteOpenHelper</w:t>
      </w:r>
      <w:r w:rsidR="008E67AA" w:rsidRPr="002F76E4">
        <w:t xml:space="preserve"> para que colaborem entre si para gerenciamento interno de banco de dados. Dessa forma</w:t>
      </w:r>
      <w:r w:rsidR="00563F33" w:rsidRPr="002F76E4">
        <w:t>,</w:t>
      </w:r>
      <w:r w:rsidR="008E67AA" w:rsidRPr="002F76E4">
        <w:t xml:space="preserve"> a aplicação poderá persi</w:t>
      </w:r>
      <w:r w:rsidR="00563F33" w:rsidRPr="002F76E4">
        <w:t>stir as informações</w:t>
      </w:r>
      <w:r w:rsidR="00192D85" w:rsidRPr="002F76E4">
        <w:t xml:space="preserve"> contidas nos </w:t>
      </w:r>
      <w:r w:rsidR="002B429B" w:rsidRPr="002F76E4">
        <w:t>itens</w:t>
      </w:r>
      <w:r w:rsidR="00192D85" w:rsidRPr="002F76E4">
        <w:t xml:space="preserve"> da lista do usuário.</w:t>
      </w:r>
    </w:p>
    <w:p w14:paraId="71093D22" w14:textId="77777777" w:rsidR="009F66AE" w:rsidRDefault="009F66AE">
      <w:pPr>
        <w:widowControl/>
        <w:suppressAutoHyphens w:val="0"/>
        <w:spacing w:line="240" w:lineRule="auto"/>
        <w:ind w:firstLine="0"/>
        <w:jc w:val="left"/>
        <w:rPr>
          <w:ins w:id="611" w:author="Anasta" w:date="2014-06-10T19:12:00Z"/>
          <w:rFonts w:eastAsiaTheme="majorEastAsia"/>
          <w:b/>
          <w:bCs/>
          <w:i/>
          <w:iCs/>
          <w:sz w:val="28"/>
          <w:szCs w:val="28"/>
        </w:rPr>
      </w:pPr>
      <w:bookmarkStart w:id="612" w:name="_Ref382437258"/>
      <w:bookmarkStart w:id="613" w:name="_Ref382331817"/>
      <w:ins w:id="614" w:author="Anasta" w:date="2014-06-10T19:12:00Z">
        <w:r>
          <w:br w:type="page"/>
        </w:r>
      </w:ins>
    </w:p>
    <w:p w14:paraId="179852DA" w14:textId="29AD1B9E" w:rsidR="00572397" w:rsidRPr="002F76E4" w:rsidRDefault="00572397" w:rsidP="00572397">
      <w:pPr>
        <w:pStyle w:val="Heading2"/>
      </w:pPr>
      <w:bookmarkStart w:id="615" w:name="_Toc389069973"/>
      <w:bookmarkStart w:id="616" w:name="_Toc390194474"/>
      <w:r w:rsidRPr="002F76E4">
        <w:lastRenderedPageBreak/>
        <w:t>GOOGLE CALENDAR</w:t>
      </w:r>
      <w:bookmarkEnd w:id="612"/>
      <w:bookmarkEnd w:id="615"/>
      <w:bookmarkEnd w:id="616"/>
    </w:p>
    <w:p w14:paraId="49AF2944" w14:textId="77777777" w:rsidR="00572397" w:rsidRPr="002F76E4" w:rsidRDefault="00572397" w:rsidP="00572397"/>
    <w:p w14:paraId="5FCEE5A2" w14:textId="13663765" w:rsidR="00572397" w:rsidRPr="002F76E4" w:rsidRDefault="002B429B" w:rsidP="00572397">
      <w:r w:rsidRPr="002F76E4">
        <w:t>A seguir será apresentada</w:t>
      </w:r>
      <w:r w:rsidR="00572397" w:rsidRPr="002F76E4">
        <w:t xml:space="preserve"> uma breve descrição dos componentes do </w:t>
      </w:r>
      <w:r w:rsidR="00572397" w:rsidRPr="000A0404">
        <w:rPr>
          <w:i/>
        </w:rPr>
        <w:t>Android</w:t>
      </w:r>
      <w:r w:rsidR="00572397" w:rsidRPr="002F76E4">
        <w:t xml:space="preserve"> necessários para o funcionamento dos casos de uso envolvendo o </w:t>
      </w:r>
      <w:r w:rsidR="00572397" w:rsidRPr="000A0404">
        <w:rPr>
          <w:i/>
        </w:rPr>
        <w:t>Google Calendar</w:t>
      </w:r>
      <w:r w:rsidR="00572397" w:rsidRPr="002F76E4">
        <w:t>.</w:t>
      </w:r>
    </w:p>
    <w:p w14:paraId="1F4C524B" w14:textId="77777777" w:rsidR="008042A5" w:rsidRPr="002F76E4" w:rsidRDefault="008042A5" w:rsidP="00572397"/>
    <w:p w14:paraId="09BEF924" w14:textId="77777777" w:rsidR="00572397" w:rsidRPr="002F76E4" w:rsidRDefault="00572397" w:rsidP="005B5264">
      <w:pPr>
        <w:pStyle w:val="SubTitulozinho"/>
        <w:rPr>
          <w:del w:id="617" w:author="Anasta" w:date="2014-06-10T19:12:00Z"/>
        </w:rPr>
      </w:pPr>
      <w:del w:id="618" w:author="Anasta" w:date="2014-06-10T19:12:00Z">
        <w:r w:rsidRPr="002F76E4">
          <w:delText>CONTENT PROVIDER</w:delText>
        </w:r>
      </w:del>
    </w:p>
    <w:p w14:paraId="4DFDC3F0" w14:textId="62E5BC6B" w:rsidR="00572397" w:rsidRPr="002F76E4" w:rsidRDefault="00572397" w:rsidP="009F66AE">
      <w:pPr>
        <w:pStyle w:val="SubTitulozinho"/>
        <w:numPr>
          <w:ilvl w:val="0"/>
          <w:numId w:val="51"/>
        </w:numPr>
        <w:jc w:val="left"/>
        <w:rPr>
          <w:ins w:id="619" w:author="Anasta" w:date="2014-06-10T19:12:00Z"/>
        </w:rPr>
      </w:pPr>
      <w:ins w:id="620" w:author="Anasta" w:date="2014-06-10T19:12:00Z">
        <w:r w:rsidRPr="002F76E4">
          <w:t>C</w:t>
        </w:r>
        <w:r w:rsidR="00627F74">
          <w:t>ontent</w:t>
        </w:r>
        <w:r w:rsidRPr="002F76E4">
          <w:t xml:space="preserve"> P</w:t>
        </w:r>
        <w:r w:rsidR="00627F74">
          <w:t>rovider</w:t>
        </w:r>
      </w:ins>
    </w:p>
    <w:p w14:paraId="1B52ACF9" w14:textId="77777777" w:rsidR="00572397" w:rsidRPr="002F76E4" w:rsidRDefault="00572397" w:rsidP="00572397"/>
    <w:p w14:paraId="4DC29DAE" w14:textId="3C3F95C2" w:rsidR="009D2630" w:rsidRPr="002F76E4" w:rsidRDefault="00787C1D" w:rsidP="00572397">
      <w:r w:rsidRPr="002F76E4">
        <w:rPr>
          <w:i/>
        </w:rPr>
        <w:t>Content</w:t>
      </w:r>
      <w:r w:rsidR="00764D53" w:rsidRPr="002F76E4">
        <w:rPr>
          <w:i/>
        </w:rPr>
        <w:t xml:space="preserve"> </w:t>
      </w:r>
      <w:r w:rsidR="0029269B" w:rsidRPr="002F76E4">
        <w:rPr>
          <w:i/>
        </w:rPr>
        <w:t>Providers</w:t>
      </w:r>
      <w:r w:rsidR="0029269B" w:rsidRPr="002F76E4">
        <w:t xml:space="preserve"> geram acesso a conjuntos de dados, encapsulando</w:t>
      </w:r>
      <w:r w:rsidR="003A2387" w:rsidRPr="002F76E4">
        <w:t xml:space="preserve">-os e fornecendo mecanismos </w:t>
      </w:r>
      <w:r w:rsidR="00131EDF" w:rsidRPr="002F76E4">
        <w:t>para garantir sua segurança</w:t>
      </w:r>
      <w:r w:rsidR="00351A80" w:rsidRPr="002F76E4">
        <w:t xml:space="preserve"> </w:t>
      </w:r>
      <w:sdt>
        <w:sdtPr>
          <w:id w:val="1637227745"/>
          <w:citation/>
        </w:sdtPr>
        <w:sdtContent>
          <w:r w:rsidR="0088363D" w:rsidRPr="002F76E4">
            <w:fldChar w:fldCharType="begin"/>
          </w:r>
          <w:r w:rsidR="00BB0DE7">
            <w:instrText xml:space="preserve">CITATION And149 \l 1046 </w:instrText>
          </w:r>
          <w:r w:rsidR="0088363D" w:rsidRPr="002F76E4">
            <w:fldChar w:fldCharType="separate"/>
          </w:r>
          <w:r w:rsidR="00B0233D">
            <w:rPr>
              <w:noProof/>
            </w:rPr>
            <w:t>[3]</w:t>
          </w:r>
          <w:r w:rsidR="0088363D" w:rsidRPr="002F76E4">
            <w:fldChar w:fldCharType="end"/>
          </w:r>
        </w:sdtContent>
      </w:sdt>
      <w:r w:rsidR="00131EDF" w:rsidRPr="002F76E4">
        <w:t>.</w:t>
      </w:r>
      <w:r w:rsidR="009D2630" w:rsidRPr="002F76E4">
        <w:t xml:space="preserve"> </w:t>
      </w:r>
    </w:p>
    <w:p w14:paraId="3E27F227" w14:textId="77777777" w:rsidR="00572397" w:rsidRDefault="009D2630" w:rsidP="00572397">
      <w:pPr>
        <w:rPr>
          <w:i/>
          <w:rPrChange w:id="621" w:author="Anasta" w:date="2014-06-10T19:12:00Z">
            <w:rPr/>
          </w:rPrChange>
        </w:rPr>
      </w:pPr>
      <w:r w:rsidRPr="002F76E4">
        <w:t xml:space="preserve">Para requisitar algum dado, uma aplicação cliente deve usar um objeto da classe </w:t>
      </w:r>
      <w:r w:rsidRPr="002F76E4">
        <w:rPr>
          <w:i/>
        </w:rPr>
        <w:t>ContentResolver</w:t>
      </w:r>
      <w:r w:rsidRPr="002F76E4">
        <w:t xml:space="preserve"> </w:t>
      </w:r>
      <w:r w:rsidR="008C55BA" w:rsidRPr="002F76E4">
        <w:t xml:space="preserve">como </w:t>
      </w:r>
      <w:r w:rsidR="001B180A" w:rsidRPr="002F76E4">
        <w:t>interface para a requisição a</w:t>
      </w:r>
      <w:r w:rsidR="00B619CC" w:rsidRPr="002F76E4">
        <w:t xml:space="preserve"> determinada instância de</w:t>
      </w:r>
      <w:r w:rsidR="001B180A" w:rsidRPr="002F76E4">
        <w:t xml:space="preserve"> </w:t>
      </w:r>
      <w:r w:rsidR="001B180A" w:rsidRPr="002F76E4">
        <w:rPr>
          <w:i/>
        </w:rPr>
        <w:t>Content Provider</w:t>
      </w:r>
      <w:r w:rsidR="00B619CC" w:rsidRPr="002F76E4">
        <w:rPr>
          <w:i/>
        </w:rPr>
        <w:t>.</w:t>
      </w:r>
    </w:p>
    <w:p w14:paraId="7E6892F2" w14:textId="77777777" w:rsidR="00572397" w:rsidRPr="002F76E4" w:rsidRDefault="00572397" w:rsidP="005B5264">
      <w:pPr>
        <w:pStyle w:val="SubTitulozinho"/>
        <w:rPr>
          <w:del w:id="622" w:author="Anasta" w:date="2014-06-10T19:12:00Z"/>
        </w:rPr>
      </w:pPr>
      <w:del w:id="623" w:author="Anasta" w:date="2014-06-10T19:12:00Z">
        <w:r w:rsidRPr="002F76E4">
          <w:delText>CALENDAR PROVIDER</w:delText>
        </w:r>
      </w:del>
    </w:p>
    <w:p w14:paraId="0CDA48F3" w14:textId="77777777" w:rsidR="00572397" w:rsidRPr="002F76E4" w:rsidRDefault="00572397" w:rsidP="00572397">
      <w:pPr>
        <w:rPr>
          <w:del w:id="624" w:author="Anasta" w:date="2014-06-10T19:12:00Z"/>
        </w:rPr>
      </w:pPr>
    </w:p>
    <w:p w14:paraId="61FA76F7" w14:textId="77777777" w:rsidR="009F66AE" w:rsidRPr="002F76E4" w:rsidRDefault="009F66AE" w:rsidP="00572397">
      <w:pPr>
        <w:rPr>
          <w:ins w:id="625" w:author="Anasta" w:date="2014-06-10T19:12:00Z"/>
        </w:rPr>
      </w:pPr>
    </w:p>
    <w:p w14:paraId="1D81A91F" w14:textId="2133F837" w:rsidR="00572397" w:rsidRPr="002F76E4" w:rsidRDefault="00572397" w:rsidP="009F66AE">
      <w:pPr>
        <w:pStyle w:val="SubTitulozinho"/>
        <w:numPr>
          <w:ilvl w:val="0"/>
          <w:numId w:val="51"/>
        </w:numPr>
        <w:jc w:val="left"/>
        <w:rPr>
          <w:ins w:id="626" w:author="Anasta" w:date="2014-06-10T19:12:00Z"/>
        </w:rPr>
      </w:pPr>
      <w:ins w:id="627" w:author="Anasta" w:date="2014-06-10T19:12:00Z">
        <w:r w:rsidRPr="002F76E4">
          <w:t>C</w:t>
        </w:r>
        <w:r w:rsidR="00627F74">
          <w:t>alendar</w:t>
        </w:r>
        <w:r w:rsidRPr="002F76E4">
          <w:t xml:space="preserve"> P</w:t>
        </w:r>
        <w:r w:rsidR="00627F74">
          <w:t>rovider</w:t>
        </w:r>
      </w:ins>
    </w:p>
    <w:p w14:paraId="1241D3C5" w14:textId="77777777" w:rsidR="00572397" w:rsidRPr="002F76E4" w:rsidRDefault="00572397" w:rsidP="00572397">
      <w:pPr>
        <w:rPr>
          <w:ins w:id="628" w:author="Anasta" w:date="2014-06-10T19:12:00Z"/>
        </w:rPr>
      </w:pPr>
    </w:p>
    <w:p w14:paraId="0265E750" w14:textId="2D2D4F7F" w:rsidR="00572397" w:rsidRPr="002F76E4" w:rsidRDefault="00572397" w:rsidP="00572397">
      <w:r w:rsidRPr="002F76E4">
        <w:t xml:space="preserve">O </w:t>
      </w:r>
      <w:r w:rsidRPr="002F76E4">
        <w:rPr>
          <w:i/>
        </w:rPr>
        <w:t>Calendar Provider</w:t>
      </w:r>
      <w:r w:rsidRPr="002F76E4">
        <w:t xml:space="preserve"> permite às aplicações terem acesso aos eventos do calendário como realizar uma inserção, uma remoção, uma atualização ou simplesmente uma busca sobre os eventos do dia</w:t>
      </w:r>
      <w:del w:id="629" w:author="Anasta" w:date="2014-06-10T19:12:00Z">
        <w:r w:rsidRPr="002F76E4">
          <w:delText>.</w:delText>
        </w:r>
      </w:del>
      <w:customXmlInsRangeStart w:id="630" w:author="Anasta" w:date="2014-06-10T19:12:00Z"/>
      <w:sdt>
        <w:sdtPr>
          <w:id w:val="1767883988"/>
          <w:citation/>
        </w:sdtPr>
        <w:sdtContent>
          <w:customXmlInsRangeEnd w:id="630"/>
          <w:ins w:id="631" w:author="Anasta" w:date="2014-06-10T19:12:00Z">
            <w:r w:rsidR="00F102B2">
              <w:fldChar w:fldCharType="begin"/>
            </w:r>
            <w:r w:rsidR="00F102B2">
              <w:instrText xml:space="preserve"> CITATION Man14 \l 1046 </w:instrText>
            </w:r>
            <w:r w:rsidR="00F102B2">
              <w:fldChar w:fldCharType="separate"/>
            </w:r>
          </w:ins>
          <w:r w:rsidR="00B0233D">
            <w:rPr>
              <w:noProof/>
            </w:rPr>
            <w:t xml:space="preserve"> [2]</w:t>
          </w:r>
          <w:ins w:id="632" w:author="Anasta" w:date="2014-06-10T19:12:00Z">
            <w:r w:rsidR="00F102B2">
              <w:fldChar w:fldCharType="end"/>
            </w:r>
          </w:ins>
          <w:customXmlInsRangeStart w:id="633" w:author="Anasta" w:date="2014-06-10T19:12:00Z"/>
        </w:sdtContent>
      </w:sdt>
      <w:customXmlInsRangeEnd w:id="633"/>
      <w:ins w:id="634" w:author="Anasta" w:date="2014-06-10T19:12:00Z">
        <w:r w:rsidRPr="002F76E4">
          <w:t>.</w:t>
        </w:r>
      </w:ins>
      <w:r w:rsidRPr="002F76E4">
        <w:t xml:space="preserve"> </w:t>
      </w:r>
    </w:p>
    <w:p w14:paraId="1A67AB20" w14:textId="77777777" w:rsidR="00572397" w:rsidRPr="002F76E4" w:rsidRDefault="00572397" w:rsidP="00572397">
      <w:r w:rsidRPr="002F76E4">
        <w:t xml:space="preserve">Uma aplicação pode realizar uma escrita ou leitura em um calendário desde que tenha as permissões de aplicação necessárias. Essas operações de escrita e leitura são feitas utilizando um conjunto de rotinas fornecidas pelo </w:t>
      </w:r>
      <w:r w:rsidRPr="002F76E4">
        <w:rPr>
          <w:i/>
        </w:rPr>
        <w:t>Calendar Provider</w:t>
      </w:r>
      <w:r w:rsidRPr="002F76E4">
        <w:t>.</w:t>
      </w:r>
    </w:p>
    <w:p w14:paraId="161CB3E9" w14:textId="479779C2" w:rsidR="00722CB7" w:rsidRPr="002F76E4" w:rsidRDefault="00722CB7" w:rsidP="00572397">
      <w:r w:rsidRPr="002F76E4">
        <w:t>Qualquer dado nele armazenado possui uma URI pública</w:t>
      </w:r>
      <w:r w:rsidR="0094594E" w:rsidRPr="002F76E4">
        <w:t>, única e</w:t>
      </w:r>
      <w:r w:rsidRPr="002F76E4">
        <w:t xml:space="preserve"> </w:t>
      </w:r>
      <w:r w:rsidR="008866C4" w:rsidRPr="002F76E4">
        <w:t>encap</w:t>
      </w:r>
      <w:r w:rsidR="004C5D52" w:rsidRPr="002F76E4">
        <w:t>s</w:t>
      </w:r>
      <w:r w:rsidR="008866C4" w:rsidRPr="002F76E4">
        <w:t xml:space="preserve">ulada em um objeto </w:t>
      </w:r>
      <w:r w:rsidR="008866C4" w:rsidRPr="002F76E4">
        <w:rPr>
          <w:i/>
        </w:rPr>
        <w:t>Uri</w:t>
      </w:r>
      <w:r w:rsidR="008866C4" w:rsidRPr="002F76E4">
        <w:t>.</w:t>
      </w:r>
      <w:r w:rsidR="00163467" w:rsidRPr="002F76E4">
        <w:t xml:space="preserve"> </w:t>
      </w:r>
      <w:r w:rsidR="00400AE3" w:rsidRPr="002F76E4">
        <w:t>No esquema de dados</w:t>
      </w:r>
      <w:r w:rsidR="004D72AC" w:rsidRPr="002F76E4">
        <w:t xml:space="preserve">, elas </w:t>
      </w:r>
      <w:r w:rsidR="00400AE3" w:rsidRPr="002F76E4">
        <w:t>referenciam tabelas e colunas.</w:t>
      </w:r>
      <w:r w:rsidR="004C5D52" w:rsidRPr="002F76E4">
        <w:t xml:space="preserve"> Toda</w:t>
      </w:r>
      <w:r w:rsidR="00B55E59" w:rsidRPr="002F76E4">
        <w:t>s as URIs começam com “</w:t>
      </w:r>
      <w:r w:rsidR="00163467" w:rsidRPr="000A0404">
        <w:rPr>
          <w:i/>
        </w:rPr>
        <w:t>content</w:t>
      </w:r>
      <w:r w:rsidR="00B55E59" w:rsidRPr="000A0404">
        <w:rPr>
          <w:i/>
        </w:rPr>
        <w:t>:</w:t>
      </w:r>
      <w:r w:rsidR="00B55E59" w:rsidRPr="002F76E4">
        <w:t>//”</w:t>
      </w:r>
      <w:r w:rsidR="00670748" w:rsidRPr="002F76E4">
        <w:t xml:space="preserve">, que servem para identificar qual entidade de </w:t>
      </w:r>
      <w:r w:rsidR="00670748" w:rsidRPr="002F76E4">
        <w:rPr>
          <w:i/>
        </w:rPr>
        <w:t>Content Provider</w:t>
      </w:r>
      <w:r w:rsidR="00670748" w:rsidRPr="002F76E4">
        <w:t xml:space="preserve"> a est</w:t>
      </w:r>
      <w:r w:rsidR="00A45538" w:rsidRPr="002F76E4">
        <w:t>á controlando e possui</w:t>
      </w:r>
      <w:r w:rsidR="00A075A1" w:rsidRPr="002F76E4">
        <w:t xml:space="preserve"> o formato &lt;</w:t>
      </w:r>
      <w:r w:rsidR="009464ED" w:rsidRPr="002F76E4">
        <w:rPr>
          <w:i/>
        </w:rPr>
        <w:t>table</w:t>
      </w:r>
      <w:r w:rsidR="00A075A1" w:rsidRPr="002F76E4">
        <w:rPr>
          <w:i/>
        </w:rPr>
        <w:t>&gt;.CONTENT_URI</w:t>
      </w:r>
      <w:r w:rsidR="009464ED" w:rsidRPr="002F76E4">
        <w:t>.</w:t>
      </w:r>
    </w:p>
    <w:p w14:paraId="662EAE7C" w14:textId="77777777" w:rsidR="00874322" w:rsidRPr="002F76E4" w:rsidRDefault="00874322" w:rsidP="00572397"/>
    <w:p w14:paraId="27E8B7C5" w14:textId="3E4F7DF9" w:rsidR="00572397" w:rsidRPr="002F76E4" w:rsidRDefault="00572397" w:rsidP="00572397">
      <w:r w:rsidRPr="002F76E4">
        <w:t xml:space="preserve">A figura </w:t>
      </w:r>
      <w:r w:rsidR="0088363D" w:rsidRPr="002F76E4">
        <w:fldChar w:fldCharType="begin"/>
      </w:r>
      <w:r w:rsidR="008359A3" w:rsidRPr="002F76E4">
        <w:instrText xml:space="preserve"> REF _Ref382406809 \h </w:instrText>
      </w:r>
      <w:r w:rsidR="002F76E4">
        <w:instrText xml:space="preserve"> \* MERGEFORMAT </w:instrText>
      </w:r>
      <w:r w:rsidR="0088363D" w:rsidRPr="002F76E4">
        <w:fldChar w:fldCharType="separate"/>
      </w:r>
      <w:r w:rsidR="00485173" w:rsidRPr="002F76E4">
        <w:t xml:space="preserve">FIG. </w:t>
      </w:r>
      <w:r w:rsidR="00485173">
        <w:rPr>
          <w:noProof/>
        </w:rPr>
        <w:t>3.4</w:t>
      </w:r>
      <w:r w:rsidR="0088363D" w:rsidRPr="002F76E4">
        <w:fldChar w:fldCharType="end"/>
      </w:r>
      <w:r w:rsidR="008359A3" w:rsidRPr="002F76E4">
        <w:t xml:space="preserve"> </w:t>
      </w:r>
      <w:r w:rsidR="00A45538" w:rsidRPr="002F76E4">
        <w:t>exibe</w:t>
      </w:r>
      <w:r w:rsidRPr="002F76E4">
        <w:t xml:space="preserve"> uma representação gráfica </w:t>
      </w:r>
      <w:r w:rsidR="009464ED" w:rsidRPr="002F76E4">
        <w:t>de exemplo do</w:t>
      </w:r>
      <w:r w:rsidRPr="002F76E4">
        <w:t xml:space="preserve"> modelo de dados do </w:t>
      </w:r>
      <w:r w:rsidRPr="002F76E4">
        <w:rPr>
          <w:i/>
        </w:rPr>
        <w:t>Calendar Provider</w:t>
      </w:r>
      <w:r w:rsidRPr="002F76E4">
        <w:t>.</w:t>
      </w:r>
    </w:p>
    <w:p w14:paraId="25DEC98C" w14:textId="77777777" w:rsidR="00572397" w:rsidRPr="002F76E4" w:rsidRDefault="00572397" w:rsidP="00572397">
      <w:pPr>
        <w:keepNext/>
        <w:jc w:val="center"/>
      </w:pPr>
      <w:r w:rsidRPr="002F76E4">
        <w:rPr>
          <w:noProof/>
          <w:lang w:eastAsia="pt-BR"/>
        </w:rPr>
        <w:lastRenderedPageBreak/>
        <w:drawing>
          <wp:inline distT="0" distB="0" distL="0" distR="0" wp14:anchorId="1E93D890" wp14:editId="76466F20">
            <wp:extent cx="4236720" cy="4370705"/>
            <wp:effectExtent l="0" t="0" r="0" b="0"/>
            <wp:docPr id="6" name="Picture 6" descr="https://lh6.googleusercontent.com/OIG_HIteMl5UUhndd0y4M_2FlJjiuOraTli82d7jIb633x7X3efnfEhFR7H7jpuV1GiQvDEVcidHTt-ACEJ6C4yaKQkAMNLFNaODgna5o7iWnJIi71tNSyZ18mBMI2UpuhNXx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IG_HIteMl5UUhndd0y4M_2FlJjiuOraTli82d7jIb633x7X3efnfEhFR7H7jpuV1GiQvDEVcidHTt-ACEJ6C4yaKQkAMNLFNaODgna5o7iWnJIi71tNSyZ18mBMI2UpuhNXxR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6720" cy="4370705"/>
                    </a:xfrm>
                    <a:prstGeom prst="rect">
                      <a:avLst/>
                    </a:prstGeom>
                    <a:noFill/>
                    <a:ln>
                      <a:noFill/>
                    </a:ln>
                  </pic:spPr>
                </pic:pic>
              </a:graphicData>
            </a:graphic>
          </wp:inline>
        </w:drawing>
      </w:r>
    </w:p>
    <w:p w14:paraId="6EE6D68D" w14:textId="47A8463C" w:rsidR="00572397" w:rsidRPr="002F76E4" w:rsidRDefault="00572397" w:rsidP="00572397">
      <w:pPr>
        <w:pStyle w:val="Caption"/>
      </w:pPr>
      <w:bookmarkStart w:id="635" w:name="_Ref382406809"/>
      <w:bookmarkStart w:id="636" w:name="_Toc390194817"/>
      <w:r w:rsidRPr="002F76E4">
        <w:t xml:space="preserve">FIG. </w:t>
      </w:r>
      <w:fldSimple w:instr=" STYLEREF 1 \s ">
        <w:r w:rsidR="00485173">
          <w:rPr>
            <w:noProof/>
          </w:rPr>
          <w:t>3</w:t>
        </w:r>
      </w:fldSimple>
      <w:r w:rsidR="00B32F22">
        <w:t>.</w:t>
      </w:r>
      <w:fldSimple w:instr=" SEQ FIG. \* ARABIC \s 1 ">
        <w:r w:rsidR="00485173">
          <w:rPr>
            <w:noProof/>
          </w:rPr>
          <w:t>4</w:t>
        </w:r>
      </w:fldSimple>
      <w:bookmarkEnd w:id="635"/>
      <w:del w:id="637" w:author="Anasta" w:date="2014-06-10T19:12:00Z">
        <w:r w:rsidRPr="002F76E4">
          <w:delText xml:space="preserve"> –</w:delText>
        </w:r>
      </w:del>
      <w:ins w:id="638" w:author="Anasta" w:date="2014-06-10T19:12:00Z">
        <w:r w:rsidRPr="002F76E4">
          <w:t xml:space="preserve"> – </w:t>
        </w:r>
        <w:r w:rsidR="004C783B">
          <w:t>Modelo de dados do</w:t>
        </w:r>
      </w:ins>
      <w:r w:rsidR="004C783B">
        <w:t xml:space="preserve"> </w:t>
      </w:r>
      <w:r w:rsidRPr="000A0404">
        <w:rPr>
          <w:i/>
        </w:rPr>
        <w:t>Calendar Provider</w:t>
      </w:r>
      <w:del w:id="639" w:author="Anasta" w:date="2014-06-10T19:12:00Z">
        <w:r w:rsidRPr="005069F7">
          <w:rPr>
            <w:i/>
          </w:rPr>
          <w:delText xml:space="preserve"> data model</w:delText>
        </w:r>
      </w:del>
      <w:sdt>
        <w:sdtPr>
          <w:id w:val="1669369869"/>
          <w:citation/>
        </w:sdtPr>
        <w:sdtContent>
          <w:r w:rsidR="0088363D" w:rsidRPr="002F76E4">
            <w:fldChar w:fldCharType="begin"/>
          </w:r>
          <w:r w:rsidRPr="002F76E4">
            <w:instrText xml:space="preserve"> CITATION And1415 \l 1046 </w:instrText>
          </w:r>
          <w:r w:rsidR="0088363D" w:rsidRPr="002F76E4">
            <w:fldChar w:fldCharType="separate"/>
          </w:r>
          <w:r w:rsidR="00B0233D">
            <w:rPr>
              <w:noProof/>
            </w:rPr>
            <w:t xml:space="preserve"> [7]</w:t>
          </w:r>
          <w:r w:rsidR="0088363D" w:rsidRPr="002F76E4">
            <w:fldChar w:fldCharType="end"/>
          </w:r>
        </w:sdtContent>
      </w:sdt>
      <w:r w:rsidRPr="002F76E4">
        <w:t>.</w:t>
      </w:r>
      <w:bookmarkEnd w:id="636"/>
    </w:p>
    <w:p w14:paraId="28C1BF22" w14:textId="77777777" w:rsidR="005C0D4F" w:rsidRPr="002F76E4" w:rsidRDefault="005C0D4F" w:rsidP="00572397"/>
    <w:p w14:paraId="2BCE4203" w14:textId="028ABE84" w:rsidR="00572397" w:rsidRPr="002F76E4" w:rsidRDefault="005C0D4F" w:rsidP="00572397">
      <w:r w:rsidRPr="002F76E4">
        <w:t xml:space="preserve">Uma aplicação pode ter acesso a mais de um calendário, Isso é possível devido ao fato de que cada Objeto </w:t>
      </w:r>
      <w:r w:rsidRPr="002F76E4">
        <w:rPr>
          <w:i/>
        </w:rPr>
        <w:t>Calendar</w:t>
      </w:r>
      <w:r w:rsidRPr="002F76E4">
        <w:t xml:space="preserve"> criado recebe uma identificação única de sua base de dados.</w:t>
      </w:r>
    </w:p>
    <w:p w14:paraId="726B8F4E" w14:textId="77777777" w:rsidR="005B5264" w:rsidRPr="005B5264" w:rsidRDefault="005B5264" w:rsidP="005B5264"/>
    <w:p w14:paraId="1D9B3E85" w14:textId="77777777" w:rsidR="00572397" w:rsidRDefault="000032E6" w:rsidP="005B5264">
      <w:pPr>
        <w:pStyle w:val="SubTtulo"/>
        <w:rPr>
          <w:del w:id="640" w:author="Anasta" w:date="2014-06-10T19:12:00Z"/>
        </w:rPr>
      </w:pPr>
      <w:del w:id="641" w:author="Anasta" w:date="2014-06-10T19:12:00Z">
        <w:r w:rsidRPr="002F76E4">
          <w:delText>JUSTIFICATIVA</w:delText>
        </w:r>
      </w:del>
    </w:p>
    <w:p w14:paraId="67BA3C2C" w14:textId="77777777" w:rsidR="005B5264" w:rsidRPr="005B5264" w:rsidRDefault="005B5264" w:rsidP="005B5264">
      <w:pPr>
        <w:rPr>
          <w:del w:id="642" w:author="Anasta" w:date="2014-06-10T19:12:00Z"/>
        </w:rPr>
      </w:pPr>
    </w:p>
    <w:p w14:paraId="66C5BC24" w14:textId="1C8A3EE0" w:rsidR="00D679CE" w:rsidRDefault="000032E6" w:rsidP="000032E6">
      <w:r w:rsidRPr="002F76E4">
        <w:t xml:space="preserve">O uso do </w:t>
      </w:r>
      <w:r w:rsidRPr="000A0404">
        <w:rPr>
          <w:i/>
        </w:rPr>
        <w:t>Calendar Provider</w:t>
      </w:r>
      <w:r w:rsidRPr="002F76E4">
        <w:t xml:space="preserve"> será necessário para que o sistema desenvolvido possa obter todos os compromissos do usuário. Ele terá a responsabilidade de se comunicar com o sistema do</w:t>
      </w:r>
      <w:r w:rsidR="005C46B8" w:rsidRPr="002F76E4">
        <w:t xml:space="preserve"> </w:t>
      </w:r>
      <w:r w:rsidR="005C46B8" w:rsidRPr="000A0404">
        <w:rPr>
          <w:i/>
        </w:rPr>
        <w:t>Google Calendar</w:t>
      </w:r>
      <w:r w:rsidR="005C46B8" w:rsidRPr="002F76E4">
        <w:t xml:space="preserve"> para gerenciar</w:t>
      </w:r>
      <w:r w:rsidRPr="002F76E4">
        <w:t xml:space="preserve"> não só as informações de </w:t>
      </w:r>
      <w:r w:rsidRPr="002F76E4">
        <w:rPr>
          <w:i/>
        </w:rPr>
        <w:t>login</w:t>
      </w:r>
      <w:r w:rsidR="005C46B8" w:rsidRPr="002F76E4">
        <w:t>,</w:t>
      </w:r>
      <w:r w:rsidRPr="002F76E4">
        <w:t xml:space="preserve"> </w:t>
      </w:r>
      <w:r w:rsidR="005C46B8" w:rsidRPr="002F76E4">
        <w:t>mas também</w:t>
      </w:r>
      <w:r w:rsidRPr="002F76E4">
        <w:t xml:space="preserve"> os compromissos do usuário. </w:t>
      </w:r>
      <w:r w:rsidR="008F32D9">
        <w:t>O sistema do Google Calendar será responsável por manter a sincronia dos compromissos do usuário, e o aplicativo deverá apenas obter a lista atualizada.</w:t>
      </w:r>
    </w:p>
    <w:p w14:paraId="34B3D47B" w14:textId="00AAC02A" w:rsidR="00A90689" w:rsidRDefault="000032E6" w:rsidP="00A90689">
      <w:r w:rsidRPr="002F76E4">
        <w:t xml:space="preserve">Assim, o sistema desenvolvido não terá responsabilidade alguma sobre o gerenciamento de dados referentes </w:t>
      </w:r>
      <w:r w:rsidR="005D39E3">
        <w:t>à conta do</w:t>
      </w:r>
      <w:r w:rsidRPr="002F76E4">
        <w:t xml:space="preserve"> </w:t>
      </w:r>
      <w:r w:rsidRPr="000A0404">
        <w:rPr>
          <w:i/>
        </w:rPr>
        <w:t>Google Calendar</w:t>
      </w:r>
      <w:r w:rsidRPr="002F76E4">
        <w:t xml:space="preserve"> do usuário</w:t>
      </w:r>
      <w:r w:rsidR="007F752A">
        <w:t xml:space="preserve">, porém </w:t>
      </w:r>
      <w:r w:rsidR="007F752A">
        <w:lastRenderedPageBreak/>
        <w:t xml:space="preserve">ele manterá, </w:t>
      </w:r>
      <w:r w:rsidR="00AD6236">
        <w:t>em seu banco de dados, informações de ‘ID’ dos compromissos de forma a</w:t>
      </w:r>
      <w:r w:rsidR="007F752A">
        <w:t xml:space="preserve"> armazenar e carregar o status de </w:t>
      </w:r>
      <w:r w:rsidR="007F752A">
        <w:rPr>
          <w:i/>
        </w:rPr>
        <w:t>checked</w:t>
      </w:r>
      <w:r w:rsidR="007F752A">
        <w:t xml:space="preserve"> </w:t>
      </w:r>
      <w:r w:rsidR="00A90689">
        <w:t>dos itens da lista C</w:t>
      </w:r>
      <w:r w:rsidR="00593CEC">
        <w:t>alendário,</w:t>
      </w:r>
      <w:r w:rsidR="00CF2BF9">
        <w:t xml:space="preserve"> provendo, assim,</w:t>
      </w:r>
      <w:r w:rsidR="00A90689">
        <w:t xml:space="preserve"> </w:t>
      </w:r>
      <w:r w:rsidR="00593CEC">
        <w:t>o mesmo aspecto visual das demais listas</w:t>
      </w:r>
      <w:r w:rsidRPr="002F76E4">
        <w:t>.</w:t>
      </w:r>
    </w:p>
    <w:p w14:paraId="08A42C86" w14:textId="74C96925" w:rsidR="000032E6" w:rsidRPr="002F76E4" w:rsidRDefault="000032E6" w:rsidP="00A90689">
      <w:pPr>
        <w:rPr>
          <w:del w:id="643" w:author="Anasta" w:date="2014-06-10T19:12:00Z"/>
        </w:rPr>
      </w:pPr>
      <w:r w:rsidRPr="002F76E4">
        <w:t>O</w:t>
      </w:r>
      <w:r w:rsidR="00FC3013" w:rsidRPr="002F76E4">
        <w:t xml:space="preserve"> aplicativo</w:t>
      </w:r>
      <w:r w:rsidRPr="002F76E4">
        <w:t xml:space="preserve"> fica</w:t>
      </w:r>
      <w:r w:rsidR="00FC3013" w:rsidRPr="002F76E4">
        <w:t>rá</w:t>
      </w:r>
      <w:r w:rsidRPr="002F76E4">
        <w:t xml:space="preserve"> responsável</w:t>
      </w:r>
      <w:r w:rsidR="00D679CE">
        <w:t>, também,</w:t>
      </w:r>
      <w:r w:rsidR="00FC3013" w:rsidRPr="002F76E4">
        <w:t xml:space="preserve"> </w:t>
      </w:r>
      <w:r w:rsidR="004C5D52" w:rsidRPr="002F76E4">
        <w:t xml:space="preserve">por </w:t>
      </w:r>
      <w:r w:rsidR="00FC3013" w:rsidRPr="002F76E4">
        <w:t xml:space="preserve">intermediar </w:t>
      </w:r>
      <w:r w:rsidRPr="002F76E4">
        <w:t xml:space="preserve">solicitações do usuário como </w:t>
      </w:r>
      <w:del w:id="644" w:author="Anasta" w:date="2014-06-10T19:12:00Z">
        <w:r w:rsidRPr="002F76E4">
          <w:delText>deletar</w:delText>
        </w:r>
      </w:del>
      <w:ins w:id="645" w:author="Anasta" w:date="2014-06-10T19:12:00Z">
        <w:r w:rsidR="009F66AE">
          <w:t>remover</w:t>
        </w:r>
      </w:ins>
      <w:r w:rsidRPr="002F76E4">
        <w:t xml:space="preserve"> ou criar novo compromisso.</w:t>
      </w:r>
      <w:r w:rsidR="00EB70DA">
        <w:t xml:space="preserve"> Em caso de criação</w:t>
      </w:r>
      <w:r w:rsidR="00446839">
        <w:t xml:space="preserve">, o sistema irá delegar a aplicativos terceiros, </w:t>
      </w:r>
      <w:r w:rsidR="00EB70DA">
        <w:t>escolhidos pelo</w:t>
      </w:r>
      <w:r w:rsidR="00446839">
        <w:t xml:space="preserve"> usuário, a execução dessa tarefa.</w:t>
      </w:r>
    </w:p>
    <w:p w14:paraId="7FFA5D1B" w14:textId="1D4CD1CB" w:rsidR="00DA1816" w:rsidRPr="001266A6" w:rsidRDefault="005C46B8" w:rsidP="001266A6">
      <w:del w:id="646" w:author="Anasta" w:date="2014-06-10T19:12:00Z">
        <w:r w:rsidRPr="002F76E4">
          <w:delText>Apesar de não ser uma necessidade para o projeto,</w:delText>
        </w:r>
      </w:del>
      <w:r w:rsidR="00DA1816">
        <w:t xml:space="preserve"> </w:t>
      </w:r>
      <w:bookmarkStart w:id="647" w:name="_Toc389051940"/>
      <w:bookmarkStart w:id="648" w:name="_Ref388912249"/>
      <w:bookmarkStart w:id="649" w:name="_Ref388912264"/>
      <w:bookmarkStart w:id="650" w:name="_Ref388912296"/>
      <w:bookmarkStart w:id="651" w:name="_Ref388912332"/>
      <w:bookmarkEnd w:id="647"/>
    </w:p>
    <w:p w14:paraId="541CBF2B" w14:textId="60B2D2DF" w:rsidR="009F66AE" w:rsidRDefault="009F66AE">
      <w:pPr>
        <w:widowControl/>
        <w:suppressAutoHyphens w:val="0"/>
        <w:spacing w:line="240" w:lineRule="auto"/>
        <w:ind w:firstLine="0"/>
        <w:jc w:val="left"/>
        <w:rPr>
          <w:rFonts w:eastAsiaTheme="majorEastAsia"/>
          <w:b/>
          <w:bCs/>
          <w:sz w:val="32"/>
          <w:szCs w:val="32"/>
        </w:rPr>
      </w:pPr>
      <w:bookmarkStart w:id="652" w:name="_Toc389057659"/>
      <w:bookmarkStart w:id="653" w:name="_Toc389058363"/>
      <w:bookmarkStart w:id="654" w:name="_Toc389062765"/>
      <w:bookmarkStart w:id="655" w:name="_Toc389062819"/>
      <w:bookmarkStart w:id="656" w:name="_Toc389809237"/>
      <w:bookmarkEnd w:id="652"/>
      <w:bookmarkEnd w:id="653"/>
      <w:bookmarkEnd w:id="654"/>
      <w:bookmarkEnd w:id="655"/>
      <w:bookmarkEnd w:id="656"/>
      <w:r>
        <w:rPr>
          <w:rPrChange w:id="657" w:author="Anasta" w:date="2014-06-10T19:12:00Z">
            <w:rPr>
              <w:b/>
              <w:sz w:val="32"/>
            </w:rPr>
          </w:rPrChange>
        </w:rPr>
        <w:br w:type="page"/>
      </w:r>
    </w:p>
    <w:p w14:paraId="1CFCFD27" w14:textId="37E11CA6" w:rsidR="002A020A" w:rsidRPr="002F76E4" w:rsidRDefault="0002435C" w:rsidP="005240A1">
      <w:pPr>
        <w:pStyle w:val="Heading1"/>
      </w:pPr>
      <w:bookmarkStart w:id="658" w:name="_Toc389810540"/>
      <w:bookmarkStart w:id="659" w:name="_Toc389810945"/>
      <w:bookmarkStart w:id="660" w:name="_Toc389811157"/>
      <w:bookmarkStart w:id="661" w:name="_Toc389814630"/>
      <w:bookmarkStart w:id="662" w:name="_Toc389855223"/>
      <w:bookmarkStart w:id="663" w:name="_Toc389855412"/>
      <w:bookmarkStart w:id="664" w:name="_Toc389861283"/>
      <w:bookmarkStart w:id="665" w:name="_Toc389861581"/>
      <w:bookmarkStart w:id="666" w:name="_Toc389051941"/>
      <w:bookmarkStart w:id="667" w:name="_Toc389057660"/>
      <w:bookmarkStart w:id="668" w:name="_Toc389058364"/>
      <w:bookmarkStart w:id="669" w:name="_Toc389062766"/>
      <w:bookmarkStart w:id="670" w:name="_Toc389062820"/>
      <w:bookmarkStart w:id="671" w:name="_Toc389809238"/>
      <w:bookmarkStart w:id="672" w:name="_Toc389810541"/>
      <w:bookmarkStart w:id="673" w:name="_Toc389810946"/>
      <w:bookmarkStart w:id="674" w:name="_Toc389811158"/>
      <w:bookmarkStart w:id="675" w:name="_Toc389814631"/>
      <w:bookmarkStart w:id="676" w:name="_Toc389855224"/>
      <w:bookmarkStart w:id="677" w:name="_Toc389855413"/>
      <w:bookmarkStart w:id="678" w:name="_Toc389861284"/>
      <w:bookmarkStart w:id="679" w:name="_Toc389861582"/>
      <w:bookmarkStart w:id="680" w:name="_Toc389051942"/>
      <w:bookmarkStart w:id="681" w:name="_Toc389057661"/>
      <w:bookmarkStart w:id="682" w:name="_Toc389058365"/>
      <w:bookmarkStart w:id="683" w:name="_Toc389062767"/>
      <w:bookmarkStart w:id="684" w:name="_Toc389062821"/>
      <w:bookmarkStart w:id="685" w:name="_Toc389809239"/>
      <w:bookmarkStart w:id="686" w:name="_Toc389810542"/>
      <w:bookmarkStart w:id="687" w:name="_Toc389810947"/>
      <w:bookmarkStart w:id="688" w:name="_Toc389811159"/>
      <w:bookmarkStart w:id="689" w:name="_Toc389814632"/>
      <w:bookmarkStart w:id="690" w:name="_Toc389855225"/>
      <w:bookmarkStart w:id="691" w:name="_Toc389855414"/>
      <w:bookmarkStart w:id="692" w:name="_Toc389861285"/>
      <w:bookmarkStart w:id="693" w:name="_Toc389861583"/>
      <w:bookmarkStart w:id="694" w:name="_Toc389051943"/>
      <w:bookmarkStart w:id="695" w:name="_Toc389057662"/>
      <w:bookmarkStart w:id="696" w:name="_Toc389058366"/>
      <w:bookmarkStart w:id="697" w:name="_Toc389062768"/>
      <w:bookmarkStart w:id="698" w:name="_Toc389062822"/>
      <w:bookmarkStart w:id="699" w:name="_Toc389809240"/>
      <w:bookmarkStart w:id="700" w:name="_Toc389810543"/>
      <w:bookmarkStart w:id="701" w:name="_Toc389810948"/>
      <w:bookmarkStart w:id="702" w:name="_Toc389811160"/>
      <w:bookmarkStart w:id="703" w:name="_Toc389814633"/>
      <w:bookmarkStart w:id="704" w:name="_Toc389855226"/>
      <w:bookmarkStart w:id="705" w:name="_Toc389855415"/>
      <w:bookmarkStart w:id="706" w:name="_Toc389861286"/>
      <w:bookmarkStart w:id="707" w:name="_Toc389861584"/>
      <w:bookmarkStart w:id="708" w:name="_Toc389051944"/>
      <w:bookmarkStart w:id="709" w:name="_Toc389057663"/>
      <w:bookmarkStart w:id="710" w:name="_Toc389058367"/>
      <w:bookmarkStart w:id="711" w:name="_Toc389062769"/>
      <w:bookmarkStart w:id="712" w:name="_Toc389062823"/>
      <w:bookmarkStart w:id="713" w:name="_Toc389809241"/>
      <w:bookmarkStart w:id="714" w:name="_Toc389810544"/>
      <w:bookmarkStart w:id="715" w:name="_Toc389810949"/>
      <w:bookmarkStart w:id="716" w:name="_Toc389811161"/>
      <w:bookmarkStart w:id="717" w:name="_Toc389814634"/>
      <w:bookmarkStart w:id="718" w:name="_Toc389855227"/>
      <w:bookmarkStart w:id="719" w:name="_Toc389855416"/>
      <w:bookmarkStart w:id="720" w:name="_Toc389861287"/>
      <w:bookmarkStart w:id="721" w:name="_Toc389861585"/>
      <w:bookmarkStart w:id="722" w:name="_Toc389069974"/>
      <w:bookmarkStart w:id="723" w:name="_Toc389069975"/>
      <w:bookmarkStart w:id="724" w:name="_Toc389069976"/>
      <w:bookmarkStart w:id="725" w:name="_Toc389069977"/>
      <w:bookmarkStart w:id="726" w:name="_Toc389069978"/>
      <w:bookmarkStart w:id="727" w:name="_Ref389057718"/>
      <w:bookmarkStart w:id="728" w:name="_Ref389057719"/>
      <w:bookmarkStart w:id="729" w:name="_Ref389062880"/>
      <w:bookmarkStart w:id="730" w:name="_Toc389069979"/>
      <w:bookmarkStart w:id="731" w:name="_Toc390194475"/>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r w:rsidRPr="002F76E4">
        <w:lastRenderedPageBreak/>
        <w:t>FUNCIONAMENTO</w:t>
      </w:r>
      <w:bookmarkEnd w:id="648"/>
      <w:bookmarkEnd w:id="649"/>
      <w:bookmarkEnd w:id="650"/>
      <w:bookmarkEnd w:id="651"/>
      <w:bookmarkEnd w:id="727"/>
      <w:bookmarkEnd w:id="728"/>
      <w:r w:rsidR="00DA1816">
        <w:t xml:space="preserve"> DO SISTEMA</w:t>
      </w:r>
      <w:bookmarkEnd w:id="729"/>
      <w:bookmarkEnd w:id="730"/>
      <w:bookmarkEnd w:id="731"/>
    </w:p>
    <w:p w14:paraId="30887971" w14:textId="77777777" w:rsidR="00857D04" w:rsidRPr="002F76E4" w:rsidRDefault="00857D04" w:rsidP="00857D04">
      <w:r w:rsidRPr="002F76E4">
        <w:t>As classes de projeto do aplicativo colaborarão entre si de forma a prover as seguintes funcionalidades:</w:t>
      </w:r>
    </w:p>
    <w:p w14:paraId="7EA7A755" w14:textId="27192CAB" w:rsidR="00857D04" w:rsidRPr="002F76E4" w:rsidRDefault="00C3527A" w:rsidP="00857D04">
      <w:pPr>
        <w:pStyle w:val="ListParagraph"/>
        <w:numPr>
          <w:ilvl w:val="0"/>
          <w:numId w:val="39"/>
        </w:numPr>
      </w:pPr>
      <w:r>
        <w:t xml:space="preserve">Acessar </w:t>
      </w:r>
      <w:del w:id="732" w:author="Anasta" w:date="2014-06-10T19:12:00Z">
        <w:r w:rsidR="00857D04" w:rsidRPr="002F76E4">
          <w:delText>listas</w:delText>
        </w:r>
      </w:del>
      <w:ins w:id="733" w:author="Anasta" w:date="2014-06-10T19:12:00Z">
        <w:r>
          <w:t>lista</w:t>
        </w:r>
      </w:ins>
    </w:p>
    <w:p w14:paraId="00CB6C6E" w14:textId="791BD6B7" w:rsidR="00857D04" w:rsidRPr="002F76E4" w:rsidRDefault="00C3527A" w:rsidP="00857D04">
      <w:pPr>
        <w:pStyle w:val="ListParagraph"/>
        <w:numPr>
          <w:ilvl w:val="0"/>
          <w:numId w:val="39"/>
        </w:numPr>
      </w:pPr>
      <w:r>
        <w:t>Adicionar</w:t>
      </w:r>
      <w:r w:rsidR="00857D04" w:rsidRPr="002F76E4">
        <w:t xml:space="preserve"> </w:t>
      </w:r>
      <w:r w:rsidR="008E3F8D" w:rsidRPr="002F76E4">
        <w:t>item</w:t>
      </w:r>
    </w:p>
    <w:p w14:paraId="170B77E1" w14:textId="3C092C68" w:rsidR="00857D04" w:rsidRPr="002F76E4" w:rsidRDefault="00857D04" w:rsidP="00857D04">
      <w:pPr>
        <w:pStyle w:val="ListParagraph"/>
        <w:numPr>
          <w:ilvl w:val="0"/>
          <w:numId w:val="39"/>
        </w:numPr>
      </w:pPr>
      <w:r w:rsidRPr="002F76E4">
        <w:t xml:space="preserve">Remover </w:t>
      </w:r>
      <w:r w:rsidR="008E3F8D" w:rsidRPr="002F76E4">
        <w:t>item</w:t>
      </w:r>
    </w:p>
    <w:p w14:paraId="2E02A3E5" w14:textId="46F96A6C" w:rsidR="00857D04" w:rsidRPr="002F76E4" w:rsidRDefault="008604C9" w:rsidP="00857D04">
      <w:pPr>
        <w:pStyle w:val="ListParagraph"/>
        <w:numPr>
          <w:ilvl w:val="0"/>
          <w:numId w:val="39"/>
        </w:numPr>
      </w:pPr>
      <w:r w:rsidRPr="002F76E4">
        <w:t xml:space="preserve">Remanejar </w:t>
      </w:r>
      <w:r w:rsidR="008E3F8D" w:rsidRPr="002F76E4">
        <w:t>item</w:t>
      </w:r>
    </w:p>
    <w:p w14:paraId="7F8F4FE6" w14:textId="43D3A37A" w:rsidR="00C3527A" w:rsidRDefault="001D7997" w:rsidP="003505EE">
      <w:pPr>
        <w:pStyle w:val="ListParagraph"/>
        <w:numPr>
          <w:ilvl w:val="0"/>
          <w:numId w:val="39"/>
        </w:numPr>
      </w:pPr>
      <w:r w:rsidRPr="002F76E4">
        <w:t xml:space="preserve">Compartilhar </w:t>
      </w:r>
      <w:r w:rsidR="008E3F8D" w:rsidRPr="002F76E4">
        <w:t>item</w:t>
      </w:r>
    </w:p>
    <w:p w14:paraId="36564D2A" w14:textId="69748680" w:rsidR="001D7997" w:rsidRPr="002F76E4" w:rsidRDefault="004C0F83" w:rsidP="00857D04">
      <w:pPr>
        <w:pStyle w:val="ListParagraph"/>
        <w:numPr>
          <w:ilvl w:val="0"/>
          <w:numId w:val="39"/>
        </w:numPr>
        <w:rPr>
          <w:ins w:id="734" w:author="Anasta" w:date="2014-06-10T19:12:00Z"/>
        </w:rPr>
      </w:pPr>
      <w:ins w:id="735" w:author="Anasta" w:date="2014-06-10T19:12:00Z">
        <w:r>
          <w:t xml:space="preserve">Criar conta no </w:t>
        </w:r>
        <w:r w:rsidRPr="004C0F83">
          <w:rPr>
            <w:i/>
          </w:rPr>
          <w:t>Google</w:t>
        </w:r>
      </w:ins>
    </w:p>
    <w:p w14:paraId="27DB1299" w14:textId="3658D177" w:rsidR="008604C9" w:rsidRPr="002F76E4" w:rsidRDefault="008604C9" w:rsidP="008604C9">
      <w:r w:rsidRPr="002F76E4">
        <w:t>As colaborações de cada funcionalidade serão detalhadas a seguir.</w:t>
      </w:r>
    </w:p>
    <w:p w14:paraId="1F2B1B58" w14:textId="53C4C853" w:rsidR="00616F5D" w:rsidRPr="002F76E4" w:rsidRDefault="00465F02" w:rsidP="00616F5D">
      <w:r w:rsidRPr="002F76E4">
        <w:t xml:space="preserve">Sempre que desejar o usuário pode voltar a tela do menu principal, pressionando o botão </w:t>
      </w:r>
      <w:r w:rsidRPr="000A0404">
        <w:rPr>
          <w:i/>
        </w:rPr>
        <w:t>“up”</w:t>
      </w:r>
      <w:r w:rsidRPr="002F76E4">
        <w:t xml:space="preserve"> localizado no canto superior esquerdo de qualquer tela.</w:t>
      </w:r>
    </w:p>
    <w:p w14:paraId="3884B55A" w14:textId="0BD36062" w:rsidR="008604C9" w:rsidRPr="002F76E4" w:rsidRDefault="00E070C3" w:rsidP="00E070C3">
      <w:pPr>
        <w:pStyle w:val="Heading2"/>
      </w:pPr>
      <w:bookmarkStart w:id="736" w:name="_Toc389069980"/>
      <w:bookmarkStart w:id="737" w:name="_Toc390194476"/>
      <w:r w:rsidRPr="002F76E4">
        <w:t xml:space="preserve">ACESSAR </w:t>
      </w:r>
      <w:del w:id="738" w:author="Anasta" w:date="2014-06-10T19:12:00Z">
        <w:r w:rsidRPr="002F76E4">
          <w:delText>LISTAS</w:delText>
        </w:r>
      </w:del>
      <w:bookmarkEnd w:id="736"/>
      <w:ins w:id="739" w:author="Anasta" w:date="2014-06-10T19:12:00Z">
        <w:r w:rsidRPr="002F76E4">
          <w:t>LISTA</w:t>
        </w:r>
      </w:ins>
      <w:bookmarkEnd w:id="737"/>
    </w:p>
    <w:p w14:paraId="562E0E04" w14:textId="313B4C44" w:rsidR="00402E96" w:rsidRPr="002F76E4" w:rsidRDefault="00533954" w:rsidP="00AD368E">
      <w:pPr>
        <w:rPr>
          <w:shd w:val="clear" w:color="auto" w:fill="FFFF00"/>
        </w:rPr>
      </w:pPr>
      <w:r w:rsidRPr="002F76E4">
        <w:t xml:space="preserve">Uma vez no menu </w:t>
      </w:r>
      <w:del w:id="740" w:author="Anasta" w:date="2014-06-10T19:12:00Z">
        <w:r w:rsidRPr="002F76E4">
          <w:delText>inicial</w:delText>
        </w:r>
      </w:del>
      <w:ins w:id="741" w:author="Anasta" w:date="2014-06-10T19:12:00Z">
        <w:r w:rsidR="007B2BE6">
          <w:t>principal</w:t>
        </w:r>
      </w:ins>
      <w:r w:rsidR="00AF0F5F" w:rsidRPr="002F76E4">
        <w:t xml:space="preserve"> o usuário</w:t>
      </w:r>
      <w:r w:rsidRPr="002F76E4">
        <w:t xml:space="preserve"> terá a</w:t>
      </w:r>
      <w:r w:rsidR="007B2BE6">
        <w:t xml:space="preserve"> sua disposição o acesso às</w:t>
      </w:r>
      <w:r w:rsidRPr="002F76E4">
        <w:t xml:space="preserve"> </w:t>
      </w:r>
      <w:del w:id="742" w:author="Anasta" w:date="2014-06-10T19:12:00Z">
        <w:r w:rsidRPr="002F76E4">
          <w:delText xml:space="preserve">5 </w:delText>
        </w:r>
      </w:del>
      <w:r w:rsidRPr="002F76E4">
        <w:t>listas principais do GTD</w:t>
      </w:r>
      <w:r w:rsidR="00AF0F5F" w:rsidRPr="002F76E4">
        <w:t>,</w:t>
      </w:r>
      <w:r w:rsidR="007E2626" w:rsidRPr="002F76E4">
        <w:t xml:space="preserve"> </w:t>
      </w:r>
      <w:r w:rsidR="00AF0F5F" w:rsidRPr="002F76E4">
        <w:t>n</w:t>
      </w:r>
      <w:r w:rsidR="007E2626" w:rsidRPr="002F76E4">
        <w:t xml:space="preserve">omeadas de </w:t>
      </w:r>
      <w:commentRangeStart w:id="743"/>
      <w:r w:rsidR="007E2626" w:rsidRPr="002F76E4">
        <w:t xml:space="preserve">Caixa de Entrada, Próximas Ações, </w:t>
      </w:r>
      <w:del w:id="744" w:author="Anasta" w:date="2014-06-10T19:12:00Z">
        <w:r w:rsidR="007E2626" w:rsidRPr="002F76E4">
          <w:delText>Agenda</w:delText>
        </w:r>
      </w:del>
      <w:ins w:id="745" w:author="Anasta" w:date="2014-06-10T19:12:00Z">
        <w:r w:rsidR="007B2BE6">
          <w:t>Calendário</w:t>
        </w:r>
      </w:ins>
      <w:r w:rsidR="007E2626" w:rsidRPr="002F76E4">
        <w:t>,</w:t>
      </w:r>
      <w:r w:rsidR="00B87885" w:rsidRPr="002F76E4">
        <w:t xml:space="preserve"> Delegados, Talvez</w:t>
      </w:r>
      <w:commentRangeEnd w:id="743"/>
      <w:r w:rsidR="000F2AA0" w:rsidRPr="002F76E4">
        <w:rPr>
          <w:rStyle w:val="CommentReference"/>
        </w:rPr>
        <w:commentReference w:id="743"/>
      </w:r>
      <w:r w:rsidR="003F605F" w:rsidRPr="002F76E4">
        <w:t xml:space="preserve"> e Incubadora. Adicionalmente, é </w:t>
      </w:r>
      <w:r w:rsidR="00AF0F5F" w:rsidRPr="002F76E4">
        <w:t>exposta</w:t>
      </w:r>
      <w:r w:rsidR="003F605F" w:rsidRPr="002F76E4">
        <w:t xml:space="preserve"> a opção de exibir as demais listas que, por ventura, o usuário decida criar</w:t>
      </w:r>
      <w:r w:rsidR="006C7A6E" w:rsidRPr="002F76E4">
        <w:t xml:space="preserve">, conforme </w:t>
      </w:r>
      <w:r w:rsidR="00AF0F5F" w:rsidRPr="002F76E4">
        <w:t>mostrado</w:t>
      </w:r>
      <w:r w:rsidR="006C7A6E" w:rsidRPr="002F76E4">
        <w:t xml:space="preserve"> na </w:t>
      </w:r>
      <w:r w:rsidR="0088363D" w:rsidRPr="002F76E4">
        <w:rPr>
          <w:shd w:val="clear" w:color="auto" w:fill="FFFF00"/>
        </w:rPr>
        <w:fldChar w:fldCharType="begin"/>
      </w:r>
      <w:r w:rsidR="00E834C9" w:rsidRPr="002F76E4">
        <w:instrText xml:space="preserve"> REF _Ref388707979 \h </w:instrText>
      </w:r>
      <w:r w:rsidR="002F76E4">
        <w:rPr>
          <w:shd w:val="clear" w:color="auto" w:fill="FFFF00"/>
        </w:rPr>
        <w:instrText xml:space="preserve"> \* MERGEFORMAT </w:instrText>
      </w:r>
      <w:r w:rsidR="0088363D" w:rsidRPr="002F76E4">
        <w:rPr>
          <w:shd w:val="clear" w:color="auto" w:fill="FFFF00"/>
        </w:rPr>
      </w:r>
      <w:r w:rsidR="0088363D" w:rsidRPr="002F76E4">
        <w:rPr>
          <w:shd w:val="clear" w:color="auto" w:fill="FFFF00"/>
        </w:rPr>
        <w:fldChar w:fldCharType="separate"/>
      </w:r>
      <w:r w:rsidR="00485173" w:rsidRPr="002F76E4">
        <w:t xml:space="preserve">FIG. </w:t>
      </w:r>
      <w:r w:rsidR="00485173">
        <w:rPr>
          <w:noProof/>
        </w:rPr>
        <w:t>4.1</w:t>
      </w:r>
      <w:r w:rsidR="0088363D" w:rsidRPr="002F76E4">
        <w:rPr>
          <w:shd w:val="clear" w:color="auto" w:fill="FFFF00"/>
        </w:rPr>
        <w:fldChar w:fldCharType="end"/>
      </w:r>
    </w:p>
    <w:p w14:paraId="7CC740C8" w14:textId="77777777" w:rsidR="00BB29B9" w:rsidRPr="002F76E4" w:rsidRDefault="00666E8E" w:rsidP="00BB29B9">
      <w:pPr>
        <w:keepNext/>
        <w:jc w:val="center"/>
        <w:rPr>
          <w:del w:id="746" w:author="Anasta" w:date="2014-06-10T19:12:00Z"/>
        </w:rPr>
      </w:pPr>
      <w:del w:id="747" w:author="Anasta" w:date="2014-06-10T19:12:00Z">
        <w:r>
          <w:rPr>
            <w:noProof/>
            <w:lang w:eastAsia="pt-BR"/>
          </w:rPr>
          <w:lastRenderedPageBreak/>
          <w:drawing>
            <wp:inline distT="0" distB="0" distL="0" distR="0" wp14:anchorId="030D3ABC" wp14:editId="2D92FE5D">
              <wp:extent cx="2043070" cy="340511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44004" cy="3406674"/>
                      </a:xfrm>
                      <a:prstGeom prst="rect">
                        <a:avLst/>
                      </a:prstGeom>
                    </pic:spPr>
                  </pic:pic>
                </a:graphicData>
              </a:graphic>
            </wp:inline>
          </w:drawing>
        </w:r>
      </w:del>
    </w:p>
    <w:p w14:paraId="3FDCA4DE" w14:textId="071DF3D4" w:rsidR="00BB29B9" w:rsidRPr="002F76E4" w:rsidRDefault="00666E8E" w:rsidP="00BB29B9">
      <w:pPr>
        <w:keepNext/>
        <w:jc w:val="center"/>
        <w:rPr>
          <w:ins w:id="748" w:author="Anasta" w:date="2014-06-10T19:12:00Z"/>
        </w:rPr>
      </w:pPr>
      <w:ins w:id="749" w:author="Anasta" w:date="2014-06-10T19:12:00Z">
        <w:r>
          <w:rPr>
            <w:noProof/>
            <w:lang w:eastAsia="pt-BR"/>
          </w:rPr>
          <w:drawing>
            <wp:inline distT="0" distB="0" distL="0" distR="0" wp14:anchorId="231FC0B1" wp14:editId="0722153E">
              <wp:extent cx="2520000" cy="41999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520000" cy="4199999"/>
                      </a:xfrm>
                      <a:prstGeom prst="rect">
                        <a:avLst/>
                      </a:prstGeom>
                    </pic:spPr>
                  </pic:pic>
                </a:graphicData>
              </a:graphic>
            </wp:inline>
          </w:drawing>
        </w:r>
      </w:ins>
    </w:p>
    <w:p w14:paraId="0EADA454" w14:textId="7B34F4E0" w:rsidR="008E1A72" w:rsidRPr="002F76E4" w:rsidRDefault="00BB29B9" w:rsidP="00BB29B9">
      <w:pPr>
        <w:pStyle w:val="Caption"/>
      </w:pPr>
      <w:bookmarkStart w:id="750" w:name="_Ref388707979"/>
      <w:bookmarkStart w:id="751" w:name="_Toc390194818"/>
      <w:r w:rsidRPr="002F76E4">
        <w:t xml:space="preserve">FIG. </w:t>
      </w:r>
      <w:fldSimple w:instr=" STYLEREF 1 \s ">
        <w:r w:rsidR="00485173">
          <w:rPr>
            <w:noProof/>
          </w:rPr>
          <w:t>4</w:t>
        </w:r>
      </w:fldSimple>
      <w:r w:rsidR="00B32F22">
        <w:t>.</w:t>
      </w:r>
      <w:fldSimple w:instr=" SEQ FIG. \* ARABIC \s 1 ">
        <w:r w:rsidR="00485173">
          <w:rPr>
            <w:noProof/>
          </w:rPr>
          <w:t>1</w:t>
        </w:r>
      </w:fldSimple>
      <w:bookmarkEnd w:id="750"/>
      <w:r w:rsidR="00876976" w:rsidRPr="002F76E4">
        <w:t xml:space="preserve"> – </w:t>
      </w:r>
      <w:del w:id="752" w:author="Anasta" w:date="2014-06-10T19:12:00Z">
        <w:r w:rsidR="00876976" w:rsidRPr="002F76E4">
          <w:delText>Tela inicial</w:delText>
        </w:r>
      </w:del>
      <w:ins w:id="753" w:author="Anasta" w:date="2014-06-10T19:12:00Z">
        <w:r w:rsidR="00744D1B">
          <w:t>Menu Principal</w:t>
        </w:r>
      </w:ins>
      <w:bookmarkEnd w:id="751"/>
    </w:p>
    <w:p w14:paraId="3685EF87" w14:textId="77777777" w:rsidR="00486385" w:rsidRPr="002F76E4" w:rsidRDefault="00486385" w:rsidP="00486385"/>
    <w:p w14:paraId="4B42CCAF" w14:textId="3A2143AE" w:rsidR="005C1685" w:rsidRDefault="00402E96" w:rsidP="00AD368E">
      <w:r w:rsidRPr="002F76E4">
        <w:t xml:space="preserve">Caso o usuário escolha uma das principais listas, uma nova tela é </w:t>
      </w:r>
      <w:r w:rsidR="005240A1">
        <w:t>exibida</w:t>
      </w:r>
      <w:r w:rsidRPr="002F76E4">
        <w:t xml:space="preserve">, </w:t>
      </w:r>
      <w:r w:rsidR="00AF0F5F" w:rsidRPr="002F76E4">
        <w:lastRenderedPageBreak/>
        <w:t>apresentando</w:t>
      </w:r>
      <w:r w:rsidRPr="002F76E4">
        <w:t xml:space="preserve"> os itens nela contidos</w:t>
      </w:r>
      <w:r w:rsidR="006C7A6E" w:rsidRPr="002F76E4">
        <w:t xml:space="preserve">, conforme a </w:t>
      </w:r>
      <w:r w:rsidR="0088363D" w:rsidRPr="002F76E4">
        <w:fldChar w:fldCharType="begin"/>
      </w:r>
      <w:r w:rsidR="00E834C9" w:rsidRPr="002F76E4">
        <w:instrText xml:space="preserve"> REF _Ref388707995 \h </w:instrText>
      </w:r>
      <w:r w:rsidR="002F76E4">
        <w:instrText xml:space="preserve"> \* MERGEFORMAT </w:instrText>
      </w:r>
      <w:r w:rsidR="0088363D" w:rsidRPr="002F76E4">
        <w:fldChar w:fldCharType="separate"/>
      </w:r>
      <w:r w:rsidR="00485173" w:rsidRPr="002F76E4">
        <w:t xml:space="preserve">FIG. </w:t>
      </w:r>
      <w:r w:rsidR="00485173">
        <w:rPr>
          <w:noProof/>
        </w:rPr>
        <w:t>4.2</w:t>
      </w:r>
      <w:r w:rsidR="0088363D" w:rsidRPr="002F76E4">
        <w:fldChar w:fldCharType="end"/>
      </w:r>
      <w:r w:rsidR="00AA2035" w:rsidRPr="002F76E4">
        <w:t xml:space="preserve">. </w:t>
      </w:r>
    </w:p>
    <w:p w14:paraId="45F2F527" w14:textId="77777777" w:rsidR="006474A9" w:rsidRPr="002F76E4" w:rsidRDefault="006474A9" w:rsidP="00AD368E"/>
    <w:p w14:paraId="39A323F8" w14:textId="77777777" w:rsidR="00BB29B9" w:rsidRPr="002F76E4" w:rsidRDefault="008F13D9" w:rsidP="00876976">
      <w:pPr>
        <w:keepNext/>
        <w:jc w:val="center"/>
        <w:rPr>
          <w:del w:id="754" w:author="Anasta" w:date="2014-06-10T19:12:00Z"/>
        </w:rPr>
      </w:pPr>
      <w:del w:id="755" w:author="Anasta" w:date="2014-06-10T19:12:00Z">
        <w:r>
          <w:rPr>
            <w:noProof/>
            <w:lang w:eastAsia="pt-BR"/>
          </w:rPr>
          <w:drawing>
            <wp:inline distT="0" distB="0" distL="0" distR="0" wp14:anchorId="42A7BED4" wp14:editId="3850ADC6">
              <wp:extent cx="2100390" cy="3500651"/>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01351" cy="3502252"/>
                      </a:xfrm>
                      <a:prstGeom prst="rect">
                        <a:avLst/>
                      </a:prstGeom>
                    </pic:spPr>
                  </pic:pic>
                </a:graphicData>
              </a:graphic>
            </wp:inline>
          </w:drawing>
        </w:r>
      </w:del>
    </w:p>
    <w:p w14:paraId="5CB329B8" w14:textId="7ECDDB7C" w:rsidR="00BB29B9" w:rsidRPr="002F76E4" w:rsidRDefault="008F13D9" w:rsidP="00876976">
      <w:pPr>
        <w:keepNext/>
        <w:jc w:val="center"/>
        <w:rPr>
          <w:ins w:id="756" w:author="Anasta" w:date="2014-06-10T19:12:00Z"/>
        </w:rPr>
      </w:pPr>
      <w:ins w:id="757" w:author="Anasta" w:date="2014-06-10T19:12:00Z">
        <w:r>
          <w:rPr>
            <w:noProof/>
            <w:lang w:eastAsia="pt-BR"/>
          </w:rPr>
          <w:drawing>
            <wp:inline distT="0" distB="0" distL="0" distR="0" wp14:anchorId="3A6A2539" wp14:editId="41958D51">
              <wp:extent cx="2520000" cy="42012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20000" cy="4201200"/>
                      </a:xfrm>
                      <a:prstGeom prst="rect">
                        <a:avLst/>
                      </a:prstGeom>
                    </pic:spPr>
                  </pic:pic>
                </a:graphicData>
              </a:graphic>
            </wp:inline>
          </w:drawing>
        </w:r>
      </w:ins>
    </w:p>
    <w:p w14:paraId="60545102" w14:textId="6125B076" w:rsidR="005C1685" w:rsidRDefault="00BB29B9" w:rsidP="001F6C6E">
      <w:pPr>
        <w:pStyle w:val="Caption"/>
      </w:pPr>
      <w:bookmarkStart w:id="758" w:name="_Ref388707995"/>
      <w:bookmarkStart w:id="759" w:name="_Toc390194819"/>
      <w:r w:rsidRPr="002F76E4">
        <w:t xml:space="preserve">FIG. </w:t>
      </w:r>
      <w:fldSimple w:instr=" STYLEREF 1 \s ">
        <w:r w:rsidR="00485173">
          <w:rPr>
            <w:noProof/>
          </w:rPr>
          <w:t>4</w:t>
        </w:r>
      </w:fldSimple>
      <w:r w:rsidR="00B32F22">
        <w:t>.</w:t>
      </w:r>
      <w:fldSimple w:instr=" SEQ FIG. \* ARABIC \s 1 ">
        <w:r w:rsidR="00485173">
          <w:rPr>
            <w:noProof/>
          </w:rPr>
          <w:t>2</w:t>
        </w:r>
      </w:fldSimple>
      <w:bookmarkEnd w:id="758"/>
      <w:r w:rsidR="00876976" w:rsidRPr="002F76E4">
        <w:t xml:space="preserve"> – Uma lista aberta</w:t>
      </w:r>
      <w:bookmarkEnd w:id="759"/>
    </w:p>
    <w:p w14:paraId="3461CA3E" w14:textId="77777777" w:rsidR="00A84D38" w:rsidRPr="00A84D38" w:rsidRDefault="00A84D38" w:rsidP="00A84D38"/>
    <w:p w14:paraId="35A8C54D" w14:textId="0A2747D8" w:rsidR="006474A9" w:rsidRPr="002F76E4" w:rsidRDefault="00A84D38" w:rsidP="006474A9">
      <w:r>
        <w:t xml:space="preserve">Se a lista escolhida for </w:t>
      </w:r>
      <w:del w:id="760" w:author="Anasta" w:date="2014-06-10T19:12:00Z">
        <w:r>
          <w:delText>a Agenda</w:delText>
        </w:r>
      </w:del>
      <w:ins w:id="761" w:author="Anasta" w:date="2014-06-10T19:12:00Z">
        <w:r w:rsidR="00C3554B">
          <w:t>o Calendário</w:t>
        </w:r>
      </w:ins>
      <w:r>
        <w:t>, será exibido um calendário com os compromissos dos próximos 5 dias do usuário.</w:t>
      </w:r>
    </w:p>
    <w:p w14:paraId="346E2943" w14:textId="6E2681B4" w:rsidR="00E6385A" w:rsidRPr="002F76E4" w:rsidRDefault="00E6385A" w:rsidP="00E6385A">
      <w:r w:rsidRPr="002F76E4">
        <w:t xml:space="preserve">Caso o usuário opte por exibir as demais listas, uma tela mostrando as listas criadas pelo usuário é apresentada, conforme </w:t>
      </w:r>
      <w:r w:rsidR="0088363D" w:rsidRPr="002F76E4">
        <w:fldChar w:fldCharType="begin"/>
      </w:r>
      <w:r w:rsidRPr="002F76E4">
        <w:instrText xml:space="preserve"> REF _Ref388708021 \h </w:instrText>
      </w:r>
      <w:r w:rsidR="002F76E4">
        <w:instrText xml:space="preserve"> \* MERGEFORMAT </w:instrText>
      </w:r>
      <w:r w:rsidR="0088363D" w:rsidRPr="002F76E4">
        <w:fldChar w:fldCharType="separate"/>
      </w:r>
      <w:r w:rsidR="00485173" w:rsidRPr="002F76E4">
        <w:t xml:space="preserve">FIG. </w:t>
      </w:r>
      <w:r w:rsidR="00485173">
        <w:rPr>
          <w:noProof/>
        </w:rPr>
        <w:t>4.3</w:t>
      </w:r>
      <w:r w:rsidR="0088363D" w:rsidRPr="002F76E4">
        <w:fldChar w:fldCharType="end"/>
      </w:r>
      <w:r w:rsidRPr="002F76E4">
        <w:t xml:space="preserve">. </w:t>
      </w:r>
    </w:p>
    <w:p w14:paraId="0131BA33" w14:textId="77777777" w:rsidR="00E6385A" w:rsidRPr="002F76E4" w:rsidRDefault="00E6385A" w:rsidP="00AD368E"/>
    <w:p w14:paraId="1FFBE4D0" w14:textId="77777777" w:rsidR="00BB29B9" w:rsidRPr="002F76E4" w:rsidRDefault="00D568B1" w:rsidP="00876976">
      <w:pPr>
        <w:keepNext/>
        <w:jc w:val="center"/>
        <w:rPr>
          <w:del w:id="762" w:author="Anasta" w:date="2014-06-10T19:12:00Z"/>
        </w:rPr>
      </w:pPr>
      <w:del w:id="763" w:author="Anasta" w:date="2014-06-10T19:12:00Z">
        <w:r>
          <w:rPr>
            <w:noProof/>
            <w:lang w:eastAsia="pt-BR"/>
          </w:rPr>
          <w:lastRenderedPageBreak/>
          <w:drawing>
            <wp:inline distT="0" distB="0" distL="0" distR="0" wp14:anchorId="1D85D402" wp14:editId="32231F67">
              <wp:extent cx="2104484" cy="35074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05447" cy="3509078"/>
                      </a:xfrm>
                      <a:prstGeom prst="rect">
                        <a:avLst/>
                      </a:prstGeom>
                    </pic:spPr>
                  </pic:pic>
                </a:graphicData>
              </a:graphic>
            </wp:inline>
          </w:drawing>
        </w:r>
      </w:del>
    </w:p>
    <w:p w14:paraId="6BC0D53F" w14:textId="23934CE9" w:rsidR="00BB29B9" w:rsidRPr="002F76E4" w:rsidRDefault="00D568B1" w:rsidP="00876976">
      <w:pPr>
        <w:keepNext/>
        <w:jc w:val="center"/>
        <w:rPr>
          <w:ins w:id="764" w:author="Anasta" w:date="2014-06-10T19:12:00Z"/>
        </w:rPr>
      </w:pPr>
      <w:ins w:id="765" w:author="Anasta" w:date="2014-06-10T19:12:00Z">
        <w:r>
          <w:rPr>
            <w:noProof/>
            <w:lang w:eastAsia="pt-BR"/>
          </w:rPr>
          <w:drawing>
            <wp:inline distT="0" distB="0" distL="0" distR="0" wp14:anchorId="64FA589D" wp14:editId="215B3332">
              <wp:extent cx="2520000" cy="420120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520000" cy="4201200"/>
                      </a:xfrm>
                      <a:prstGeom prst="rect">
                        <a:avLst/>
                      </a:prstGeom>
                    </pic:spPr>
                  </pic:pic>
                </a:graphicData>
              </a:graphic>
            </wp:inline>
          </w:drawing>
        </w:r>
      </w:ins>
    </w:p>
    <w:p w14:paraId="5FC1BDDC" w14:textId="4CC1B7F5" w:rsidR="00E32AD0" w:rsidRPr="002F76E4" w:rsidRDefault="00BB29B9" w:rsidP="00876976">
      <w:pPr>
        <w:pStyle w:val="Caption"/>
      </w:pPr>
      <w:bookmarkStart w:id="766" w:name="_Ref388708021"/>
      <w:bookmarkStart w:id="767" w:name="_Toc390194820"/>
      <w:r w:rsidRPr="002F76E4">
        <w:t xml:space="preserve">FIG. </w:t>
      </w:r>
      <w:fldSimple w:instr=" STYLEREF 1 \s ">
        <w:r w:rsidR="00485173">
          <w:rPr>
            <w:noProof/>
          </w:rPr>
          <w:t>4</w:t>
        </w:r>
      </w:fldSimple>
      <w:r w:rsidR="00B32F22">
        <w:t>.</w:t>
      </w:r>
      <w:fldSimple w:instr=" SEQ FIG. \* ARABIC \s 1 ">
        <w:r w:rsidR="00485173">
          <w:rPr>
            <w:noProof/>
          </w:rPr>
          <w:t>3</w:t>
        </w:r>
      </w:fldSimple>
      <w:bookmarkEnd w:id="766"/>
      <w:r w:rsidR="00876976" w:rsidRPr="002F76E4">
        <w:t xml:space="preserve"> – Outras Listas</w:t>
      </w:r>
      <w:bookmarkEnd w:id="767"/>
    </w:p>
    <w:p w14:paraId="269D7C90" w14:textId="77777777" w:rsidR="00486385" w:rsidRPr="002F76E4" w:rsidRDefault="00486385" w:rsidP="00486385"/>
    <w:p w14:paraId="02C05969" w14:textId="0878819F" w:rsidR="00AD368E" w:rsidRPr="002F76E4" w:rsidRDefault="001E217C" w:rsidP="00AD368E">
      <w:r w:rsidRPr="002F76E4">
        <w:t>O usuário</w:t>
      </w:r>
      <w:r w:rsidR="006474A9">
        <w:t>,</w:t>
      </w:r>
      <w:r w:rsidRPr="002F76E4">
        <w:t xml:space="preserve"> ao escolher a </w:t>
      </w:r>
      <w:r w:rsidR="00513A7E" w:rsidRPr="002F76E4">
        <w:t>lista</w:t>
      </w:r>
      <w:r w:rsidR="00513A7E">
        <w:t xml:space="preserve">, </w:t>
      </w:r>
      <w:del w:id="768" w:author="Anasta" w:date="2014-06-10T19:12:00Z">
        <w:r w:rsidRPr="002F76E4">
          <w:delText xml:space="preserve"> </w:delText>
        </w:r>
      </w:del>
      <w:r w:rsidRPr="002F76E4">
        <w:t>é levado à tela que exibe</w:t>
      </w:r>
      <w:r w:rsidR="006474A9">
        <w:t xml:space="preserve"> seus respectivos itens</w:t>
      </w:r>
      <w:r w:rsidR="0014055D" w:rsidRPr="002F76E4">
        <w:t>.</w:t>
      </w:r>
      <w:r w:rsidR="00A938D7" w:rsidRPr="002F76E4">
        <w:t xml:space="preserve"> </w:t>
      </w:r>
    </w:p>
    <w:p w14:paraId="2832D45B" w14:textId="77777777" w:rsidR="00E070C3" w:rsidRPr="002F76E4" w:rsidRDefault="00E070C3" w:rsidP="00E070C3"/>
    <w:p w14:paraId="41097E47" w14:textId="7D39979C" w:rsidR="00E070C3" w:rsidRPr="002F76E4" w:rsidRDefault="00C3527A" w:rsidP="00E070C3">
      <w:pPr>
        <w:pStyle w:val="Heading2"/>
      </w:pPr>
      <w:bookmarkStart w:id="769" w:name="_Toc388915909"/>
      <w:bookmarkStart w:id="770" w:name="_Toc389069981"/>
      <w:bookmarkStart w:id="771" w:name="_Toc390194477"/>
      <w:r>
        <w:t>ADICIONAR</w:t>
      </w:r>
      <w:r w:rsidR="00E070C3" w:rsidRPr="002F76E4">
        <w:t xml:space="preserve"> </w:t>
      </w:r>
      <w:r w:rsidR="008E3F8D" w:rsidRPr="002F76E4">
        <w:t>ITEM</w:t>
      </w:r>
      <w:bookmarkEnd w:id="769"/>
      <w:bookmarkEnd w:id="770"/>
      <w:bookmarkEnd w:id="771"/>
    </w:p>
    <w:p w14:paraId="243E44C2" w14:textId="0E7F2955" w:rsidR="00D80941" w:rsidRPr="002F76E4" w:rsidRDefault="00A22FC6" w:rsidP="00A22FC6">
      <w:r w:rsidRPr="002F76E4">
        <w:t xml:space="preserve">Uma vez que se encontre em alguma das listas abertas o usuário pode </w:t>
      </w:r>
      <w:r w:rsidR="00C3527A">
        <w:t>adicionar</w:t>
      </w:r>
      <w:r w:rsidRPr="002F76E4">
        <w:t xml:space="preserve"> </w:t>
      </w:r>
      <w:r w:rsidR="00350E29" w:rsidRPr="002F76E4">
        <w:t xml:space="preserve">um novo </w:t>
      </w:r>
      <w:r w:rsidR="008E3F8D" w:rsidRPr="002F76E4">
        <w:t>item</w:t>
      </w:r>
      <w:ins w:id="772" w:author="Anasta" w:date="2014-06-10T19:12:00Z">
        <w:r w:rsidR="003505EE">
          <w:t>, que pode ser uma outra lista caso o usuário se encontre na lista Outras Listas,</w:t>
        </w:r>
      </w:ins>
      <w:r w:rsidR="00350E29" w:rsidRPr="002F76E4">
        <w:t xml:space="preserve"> pressionando o botão com </w:t>
      </w:r>
      <w:r w:rsidR="00E6385A" w:rsidRPr="002F76E4">
        <w:t xml:space="preserve">o </w:t>
      </w:r>
      <w:r w:rsidR="00350E29" w:rsidRPr="002F76E4">
        <w:t>símbolo “+”</w:t>
      </w:r>
      <w:r w:rsidR="0014055D" w:rsidRPr="002F76E4">
        <w:t xml:space="preserve"> no canto superior direito da tela, conforme </w:t>
      </w:r>
      <w:r w:rsidR="0088363D" w:rsidRPr="002F76E4">
        <w:fldChar w:fldCharType="begin"/>
      </w:r>
      <w:r w:rsidR="00E834C9" w:rsidRPr="002F76E4">
        <w:instrText xml:space="preserve"> REF _Ref388707995 \h </w:instrText>
      </w:r>
      <w:r w:rsidR="002F76E4">
        <w:instrText xml:space="preserve"> \* MERGEFORMAT </w:instrText>
      </w:r>
      <w:r w:rsidR="0088363D" w:rsidRPr="002F76E4">
        <w:fldChar w:fldCharType="separate"/>
      </w:r>
      <w:r w:rsidR="00485173" w:rsidRPr="002F76E4">
        <w:t xml:space="preserve">FIG. </w:t>
      </w:r>
      <w:r w:rsidR="00485173">
        <w:rPr>
          <w:noProof/>
        </w:rPr>
        <w:t>4.2</w:t>
      </w:r>
      <w:r w:rsidR="0088363D" w:rsidRPr="002F76E4">
        <w:fldChar w:fldCharType="end"/>
      </w:r>
      <w:r w:rsidR="00D80941" w:rsidRPr="002F76E4">
        <w:t xml:space="preserve">. </w:t>
      </w:r>
    </w:p>
    <w:p w14:paraId="03E08D96" w14:textId="77777777" w:rsidR="004C4592" w:rsidRPr="002F76E4" w:rsidRDefault="004C4592" w:rsidP="00A22FC6"/>
    <w:p w14:paraId="58A4756E" w14:textId="168419AB" w:rsidR="00D80941" w:rsidRPr="002F76E4" w:rsidRDefault="00E6385A" w:rsidP="00A22FC6">
      <w:r w:rsidRPr="002F76E4">
        <w:t>Ao optar</w:t>
      </w:r>
      <w:r w:rsidR="00D80941" w:rsidRPr="002F76E4">
        <w:t xml:space="preserve"> por </w:t>
      </w:r>
      <w:r w:rsidR="00C3527A">
        <w:t>adicionar</w:t>
      </w:r>
      <w:r w:rsidR="00D80941" w:rsidRPr="002F76E4">
        <w:t xml:space="preserve"> o </w:t>
      </w:r>
      <w:r w:rsidR="008E3F8D" w:rsidRPr="002F76E4">
        <w:t>item</w:t>
      </w:r>
      <w:r w:rsidR="00D80941" w:rsidRPr="002F76E4">
        <w:t xml:space="preserve"> </w:t>
      </w:r>
      <w:r w:rsidR="00275C11" w:rsidRPr="002F76E4">
        <w:t>uma caixa de diálogo é exibida oferecendo um campo para que o usuário</w:t>
      </w:r>
      <w:r w:rsidR="008B36E1" w:rsidRPr="002F76E4">
        <w:t xml:space="preserve"> digite o texto do novo </w:t>
      </w:r>
      <w:r w:rsidR="008E3F8D" w:rsidRPr="002F76E4">
        <w:t>item</w:t>
      </w:r>
      <w:r w:rsidR="008B36E1" w:rsidRPr="002F76E4">
        <w:t xml:space="preserve"> que será criado, conforme a </w:t>
      </w:r>
      <w:r w:rsidR="0088363D" w:rsidRPr="002F76E4">
        <w:fldChar w:fldCharType="begin"/>
      </w:r>
      <w:r w:rsidR="00E834C9" w:rsidRPr="002F76E4">
        <w:instrText xml:space="preserve"> REF _Ref388708115 \h </w:instrText>
      </w:r>
      <w:r w:rsidR="002F76E4">
        <w:instrText xml:space="preserve"> \* MERGEFORMAT </w:instrText>
      </w:r>
      <w:r w:rsidR="0088363D" w:rsidRPr="002F76E4">
        <w:fldChar w:fldCharType="separate"/>
      </w:r>
      <w:r w:rsidR="00485173" w:rsidRPr="002F76E4">
        <w:t xml:space="preserve">FIG. </w:t>
      </w:r>
      <w:r w:rsidR="00485173">
        <w:rPr>
          <w:noProof/>
        </w:rPr>
        <w:t>4.4</w:t>
      </w:r>
      <w:r w:rsidR="0088363D" w:rsidRPr="002F76E4">
        <w:fldChar w:fldCharType="end"/>
      </w:r>
      <w:r w:rsidR="005F1242" w:rsidRPr="002F76E4">
        <w:t xml:space="preserve">. </w:t>
      </w:r>
    </w:p>
    <w:p w14:paraId="12116404" w14:textId="77777777" w:rsidR="00BB29B9" w:rsidRPr="002F76E4" w:rsidRDefault="0083712A" w:rsidP="006012C2">
      <w:pPr>
        <w:keepNext/>
        <w:jc w:val="center"/>
        <w:rPr>
          <w:del w:id="773" w:author="Anasta" w:date="2014-06-10T19:12:00Z"/>
        </w:rPr>
      </w:pPr>
      <w:del w:id="774" w:author="Anasta" w:date="2014-06-10T19:12:00Z">
        <w:r>
          <w:rPr>
            <w:noProof/>
            <w:lang w:eastAsia="pt-BR"/>
          </w:rPr>
          <w:lastRenderedPageBreak/>
          <w:drawing>
            <wp:inline distT="0" distB="0" distL="0" distR="0" wp14:anchorId="4036AA38" wp14:editId="0C2D0C1A">
              <wp:extent cx="2104485" cy="3507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05448" cy="3509079"/>
                      </a:xfrm>
                      <a:prstGeom prst="rect">
                        <a:avLst/>
                      </a:prstGeom>
                    </pic:spPr>
                  </pic:pic>
                </a:graphicData>
              </a:graphic>
            </wp:inline>
          </w:drawing>
        </w:r>
      </w:del>
    </w:p>
    <w:p w14:paraId="3839D0CE" w14:textId="0F2E76CB" w:rsidR="00BB29B9" w:rsidRPr="002F76E4" w:rsidRDefault="0083712A" w:rsidP="006012C2">
      <w:pPr>
        <w:keepNext/>
        <w:jc w:val="center"/>
        <w:rPr>
          <w:ins w:id="775" w:author="Anasta" w:date="2014-06-10T19:12:00Z"/>
        </w:rPr>
      </w:pPr>
      <w:ins w:id="776" w:author="Anasta" w:date="2014-06-10T19:12:00Z">
        <w:r>
          <w:rPr>
            <w:noProof/>
            <w:lang w:eastAsia="pt-BR"/>
          </w:rPr>
          <w:drawing>
            <wp:inline distT="0" distB="0" distL="0" distR="0" wp14:anchorId="0490089D" wp14:editId="42C7C5AD">
              <wp:extent cx="2520000" cy="420120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20000" cy="4201200"/>
                      </a:xfrm>
                      <a:prstGeom prst="rect">
                        <a:avLst/>
                      </a:prstGeom>
                    </pic:spPr>
                  </pic:pic>
                </a:graphicData>
              </a:graphic>
            </wp:inline>
          </w:drawing>
        </w:r>
      </w:ins>
    </w:p>
    <w:p w14:paraId="1D0C527E" w14:textId="3F0361ED" w:rsidR="001C5A63" w:rsidRPr="002F76E4" w:rsidRDefault="00BB29B9" w:rsidP="006012C2">
      <w:pPr>
        <w:pStyle w:val="Caption"/>
      </w:pPr>
      <w:bookmarkStart w:id="777" w:name="_Ref388708115"/>
      <w:bookmarkStart w:id="778" w:name="_Toc390194821"/>
      <w:r w:rsidRPr="002F76E4">
        <w:t xml:space="preserve">FIG. </w:t>
      </w:r>
      <w:fldSimple w:instr=" STYLEREF 1 \s ">
        <w:r w:rsidR="00485173">
          <w:rPr>
            <w:noProof/>
          </w:rPr>
          <w:t>4</w:t>
        </w:r>
      </w:fldSimple>
      <w:r w:rsidR="00B32F22">
        <w:t>.</w:t>
      </w:r>
      <w:fldSimple w:instr=" SEQ FIG. \* ARABIC \s 1 ">
        <w:r w:rsidR="00485173">
          <w:rPr>
            <w:noProof/>
          </w:rPr>
          <w:t>4</w:t>
        </w:r>
      </w:fldSimple>
      <w:bookmarkEnd w:id="777"/>
      <w:r w:rsidR="006012C2" w:rsidRPr="002F76E4">
        <w:t xml:space="preserve"> – Adicionando </w:t>
      </w:r>
      <w:r w:rsidR="00902B4D" w:rsidRPr="002F76E4">
        <w:t>item</w:t>
      </w:r>
      <w:bookmarkEnd w:id="778"/>
    </w:p>
    <w:p w14:paraId="7CC57593" w14:textId="77777777" w:rsidR="00486385" w:rsidRPr="002F76E4" w:rsidRDefault="00486385" w:rsidP="00486385"/>
    <w:p w14:paraId="3E3C8562" w14:textId="3735E82F" w:rsidR="005F1242" w:rsidRPr="002F76E4" w:rsidRDefault="005F1242" w:rsidP="00A22FC6">
      <w:r w:rsidRPr="002F76E4">
        <w:t>Caso o usuário se encontre na lista</w:t>
      </w:r>
      <w:r w:rsidR="00DE1C02" w:rsidRPr="002F76E4">
        <w:t xml:space="preserve"> </w:t>
      </w:r>
      <w:del w:id="779" w:author="Anasta" w:date="2014-06-10T19:12:00Z">
        <w:r w:rsidR="00DE1C02" w:rsidRPr="002F76E4">
          <w:delText>Agenda</w:delText>
        </w:r>
      </w:del>
      <w:ins w:id="780" w:author="Anasta" w:date="2014-06-10T19:12:00Z">
        <w:r w:rsidR="00F43B9F">
          <w:t>Calendário</w:t>
        </w:r>
      </w:ins>
      <w:r w:rsidR="00E6385A" w:rsidRPr="002F76E4">
        <w:t>,</w:t>
      </w:r>
      <w:r w:rsidR="00DE1C02" w:rsidRPr="002F76E4">
        <w:t xml:space="preserve"> ao optar por </w:t>
      </w:r>
      <w:r w:rsidR="00C3527A">
        <w:t>adicionar</w:t>
      </w:r>
      <w:r w:rsidR="00DE1C02" w:rsidRPr="002F76E4">
        <w:t xml:space="preserve"> </w:t>
      </w:r>
      <w:r w:rsidR="00E6385A" w:rsidRPr="002F76E4">
        <w:lastRenderedPageBreak/>
        <w:t xml:space="preserve">um </w:t>
      </w:r>
      <w:r w:rsidR="00DE1C02" w:rsidRPr="002F76E4">
        <w:t xml:space="preserve">novo </w:t>
      </w:r>
      <w:r w:rsidR="008E3F8D" w:rsidRPr="002F76E4">
        <w:t>item</w:t>
      </w:r>
      <w:r w:rsidR="00DE1C02" w:rsidRPr="002F76E4">
        <w:t xml:space="preserve">, </w:t>
      </w:r>
      <w:r w:rsidRPr="002F76E4">
        <w:t>o aplicativo delegará</w:t>
      </w:r>
      <w:r w:rsidR="000B50A2" w:rsidRPr="002F76E4">
        <w:t xml:space="preserve"> a um aplicativo de calendário</w:t>
      </w:r>
      <w:r w:rsidR="002A6B8F" w:rsidRPr="002F76E4">
        <w:t>,</w:t>
      </w:r>
      <w:r w:rsidR="000B50A2" w:rsidRPr="002F76E4">
        <w:t xml:space="preserve"> a ser escolhido pelo</w:t>
      </w:r>
      <w:r w:rsidRPr="002F76E4">
        <w:t xml:space="preserve"> usuário</w:t>
      </w:r>
      <w:r w:rsidR="002A6B8F" w:rsidRPr="002F76E4">
        <w:t xml:space="preserve"> (</w:t>
      </w:r>
      <w:r w:rsidR="0088363D" w:rsidRPr="002F76E4">
        <w:fldChar w:fldCharType="begin"/>
      </w:r>
      <w:r w:rsidR="00E834C9" w:rsidRPr="002F76E4">
        <w:instrText xml:space="preserve"> REF _Ref388708132 \h </w:instrText>
      </w:r>
      <w:r w:rsidR="002F76E4">
        <w:instrText xml:space="preserve"> \* MERGEFORMAT </w:instrText>
      </w:r>
      <w:r w:rsidR="0088363D" w:rsidRPr="002F76E4">
        <w:fldChar w:fldCharType="separate"/>
      </w:r>
      <w:r w:rsidR="00485173" w:rsidRPr="002F76E4">
        <w:t xml:space="preserve">FIG. </w:t>
      </w:r>
      <w:r w:rsidR="00485173">
        <w:rPr>
          <w:noProof/>
        </w:rPr>
        <w:t>4.5</w:t>
      </w:r>
      <w:r w:rsidR="0088363D" w:rsidRPr="002F76E4">
        <w:fldChar w:fldCharType="end"/>
      </w:r>
      <w:r w:rsidR="002A6B8F" w:rsidRPr="002F76E4">
        <w:t>),</w:t>
      </w:r>
      <w:r w:rsidRPr="002F76E4">
        <w:t xml:space="preserve"> para </w:t>
      </w:r>
      <w:r w:rsidR="00DE1C02" w:rsidRPr="002F76E4">
        <w:t xml:space="preserve">que o novo </w:t>
      </w:r>
      <w:r w:rsidR="008E3F8D" w:rsidRPr="002F76E4">
        <w:t>item</w:t>
      </w:r>
      <w:r w:rsidR="000B50A2" w:rsidRPr="002F76E4">
        <w:t xml:space="preserve"> – no caso, um compromisso - </w:t>
      </w:r>
      <w:r w:rsidR="00DE1C02" w:rsidRPr="002F76E4">
        <w:t>seja criado</w:t>
      </w:r>
      <w:ins w:id="781" w:author="Anasta" w:date="2014-06-10T19:12:00Z">
        <w:r w:rsidR="00F43B9F">
          <w:t xml:space="preserve"> e espelhado na lista Calendário do</w:t>
        </w:r>
        <w:r w:rsidR="00631193">
          <w:t xml:space="preserve"> </w:t>
        </w:r>
        <w:r w:rsidR="00F43B9F">
          <w:t>aplicativo</w:t>
        </w:r>
      </w:ins>
      <w:r w:rsidR="00DE1C02" w:rsidRPr="002F76E4">
        <w:t>.</w:t>
      </w:r>
    </w:p>
    <w:p w14:paraId="2A192965" w14:textId="77777777" w:rsidR="00BB29B9" w:rsidRPr="002F76E4" w:rsidRDefault="00F56D9A" w:rsidP="006012C2">
      <w:pPr>
        <w:keepNext/>
        <w:jc w:val="center"/>
        <w:rPr>
          <w:del w:id="782" w:author="Anasta" w:date="2014-06-10T19:12:00Z"/>
        </w:rPr>
      </w:pPr>
      <w:del w:id="783" w:author="Anasta" w:date="2014-06-10T19:12:00Z">
        <w:r>
          <w:rPr>
            <w:noProof/>
            <w:lang w:eastAsia="pt-BR"/>
          </w:rPr>
          <w:lastRenderedPageBreak/>
          <w:drawing>
            <wp:inline distT="0" distB="0" distL="0" distR="0" wp14:anchorId="2255C4C3" wp14:editId="4F6A21BD">
              <wp:extent cx="2142698" cy="357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43678" cy="3572797"/>
                      </a:xfrm>
                      <a:prstGeom prst="rect">
                        <a:avLst/>
                      </a:prstGeom>
                    </pic:spPr>
                  </pic:pic>
                </a:graphicData>
              </a:graphic>
            </wp:inline>
          </w:drawing>
        </w:r>
      </w:del>
    </w:p>
    <w:p w14:paraId="32D5D98B" w14:textId="2F52B067" w:rsidR="00BB29B9" w:rsidRPr="002F76E4" w:rsidRDefault="00F56D9A" w:rsidP="006012C2">
      <w:pPr>
        <w:keepNext/>
        <w:jc w:val="center"/>
        <w:rPr>
          <w:ins w:id="784" w:author="Anasta" w:date="2014-06-10T19:12:00Z"/>
        </w:rPr>
      </w:pPr>
      <w:ins w:id="785" w:author="Anasta" w:date="2014-06-10T19:12:00Z">
        <w:r>
          <w:rPr>
            <w:noProof/>
            <w:lang w:eastAsia="pt-BR"/>
          </w:rPr>
          <w:drawing>
            <wp:inline distT="0" distB="0" distL="0" distR="0" wp14:anchorId="12461B97" wp14:editId="04F766C0">
              <wp:extent cx="2520000" cy="420120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20000" cy="4201200"/>
                      </a:xfrm>
                      <a:prstGeom prst="rect">
                        <a:avLst/>
                      </a:prstGeom>
                    </pic:spPr>
                  </pic:pic>
                </a:graphicData>
              </a:graphic>
            </wp:inline>
          </w:drawing>
        </w:r>
      </w:ins>
    </w:p>
    <w:p w14:paraId="51077446" w14:textId="5D844679" w:rsidR="001C5A63" w:rsidRPr="002F76E4" w:rsidRDefault="00BB29B9" w:rsidP="006012C2">
      <w:pPr>
        <w:pStyle w:val="Caption"/>
      </w:pPr>
      <w:bookmarkStart w:id="786" w:name="_Ref388708132"/>
      <w:bookmarkStart w:id="787" w:name="_Toc390194822"/>
      <w:r w:rsidRPr="002F76E4">
        <w:t xml:space="preserve">FIG. </w:t>
      </w:r>
      <w:fldSimple w:instr=" STYLEREF 1 \s ">
        <w:r w:rsidR="00485173">
          <w:rPr>
            <w:noProof/>
          </w:rPr>
          <w:t>4</w:t>
        </w:r>
      </w:fldSimple>
      <w:r w:rsidR="00B32F22">
        <w:t>.</w:t>
      </w:r>
      <w:fldSimple w:instr=" SEQ FIG. \* ARABIC \s 1 ">
        <w:r w:rsidR="00485173">
          <w:rPr>
            <w:noProof/>
          </w:rPr>
          <w:t>5</w:t>
        </w:r>
      </w:fldSimple>
      <w:bookmarkEnd w:id="786"/>
      <w:r w:rsidR="006012C2" w:rsidRPr="002F76E4">
        <w:t xml:space="preserve"> </w:t>
      </w:r>
      <w:r w:rsidR="00094D14" w:rsidRPr="002F76E4">
        <w:t>– Criando evento utilizando aplicativo externo</w:t>
      </w:r>
      <w:bookmarkEnd w:id="787"/>
    </w:p>
    <w:p w14:paraId="260485E9" w14:textId="77777777" w:rsidR="00E070C3" w:rsidRPr="002F76E4" w:rsidRDefault="00E070C3" w:rsidP="00E070C3"/>
    <w:p w14:paraId="16920560" w14:textId="77777777" w:rsidR="00E070C3" w:rsidRPr="002F76E4" w:rsidRDefault="00E070C3" w:rsidP="00E070C3">
      <w:pPr>
        <w:pStyle w:val="Heading2"/>
      </w:pPr>
      <w:bookmarkStart w:id="788" w:name="_Toc388915910"/>
      <w:bookmarkStart w:id="789" w:name="_Toc389069982"/>
      <w:bookmarkStart w:id="790" w:name="_Toc390194478"/>
      <w:r w:rsidRPr="002F76E4">
        <w:lastRenderedPageBreak/>
        <w:t xml:space="preserve">REMOVER </w:t>
      </w:r>
      <w:r w:rsidR="008E3F8D" w:rsidRPr="002F76E4">
        <w:t>ITEM</w:t>
      </w:r>
      <w:bookmarkEnd w:id="788"/>
      <w:bookmarkEnd w:id="789"/>
      <w:bookmarkEnd w:id="790"/>
    </w:p>
    <w:p w14:paraId="7AE50385" w14:textId="6AAC9564" w:rsidR="0057778C" w:rsidRPr="002F76E4" w:rsidRDefault="0057778C" w:rsidP="0057778C">
      <w:r w:rsidRPr="002F76E4">
        <w:t>Em qualquer lista que o usuário se encontre</w:t>
      </w:r>
      <w:r w:rsidR="00052286" w:rsidRPr="002F76E4">
        <w:t xml:space="preserve"> é possível que ele opte por </w:t>
      </w:r>
      <w:del w:id="791" w:author="Anasta" w:date="2014-06-10T19:12:00Z">
        <w:r w:rsidR="00052286" w:rsidRPr="002F76E4">
          <w:delText>excluir</w:delText>
        </w:r>
      </w:del>
      <w:ins w:id="792" w:author="Anasta" w:date="2014-06-10T19:12:00Z">
        <w:r w:rsidR="00BA0E04">
          <w:t>remover</w:t>
        </w:r>
      </w:ins>
      <w:r w:rsidR="00052286" w:rsidRPr="002F76E4">
        <w:t xml:space="preserve"> determinado </w:t>
      </w:r>
      <w:r w:rsidR="008E3F8D" w:rsidRPr="002F76E4">
        <w:t>item</w:t>
      </w:r>
      <w:r w:rsidR="000531B2" w:rsidRPr="002F76E4">
        <w:t xml:space="preserve"> de sua lista. Para isso, basta que </w:t>
      </w:r>
      <w:r w:rsidR="00E75273" w:rsidRPr="002F76E4">
        <w:t xml:space="preserve">o usuário </w:t>
      </w:r>
      <w:r w:rsidR="0013570D" w:rsidRPr="002F76E4">
        <w:t xml:space="preserve">exiba </w:t>
      </w:r>
      <w:r w:rsidR="00E75273" w:rsidRPr="002F76E4">
        <w:t xml:space="preserve">o </w:t>
      </w:r>
      <w:r w:rsidR="00F96CAF" w:rsidRPr="002F76E4">
        <w:t>menu de ferramentas</w:t>
      </w:r>
      <w:r w:rsidR="000531B2" w:rsidRPr="002F76E4">
        <w:t xml:space="preserve"> man</w:t>
      </w:r>
      <w:r w:rsidR="00F96CAF" w:rsidRPr="002F76E4">
        <w:t>tendo</w:t>
      </w:r>
      <w:r w:rsidR="000531B2" w:rsidRPr="002F76E4">
        <w:t xml:space="preserve"> pressionado</w:t>
      </w:r>
      <w:r w:rsidR="00F96CAF" w:rsidRPr="002F76E4">
        <w:t xml:space="preserve"> por longo tempo o </w:t>
      </w:r>
      <w:r w:rsidR="008E3F8D" w:rsidRPr="002F76E4">
        <w:t>item</w:t>
      </w:r>
      <w:r w:rsidR="00F96CAF" w:rsidRPr="002F76E4">
        <w:t xml:space="preserve"> desejado. Após ter aberto o menu,</w:t>
      </w:r>
      <w:r w:rsidR="00CF1C1A" w:rsidRPr="002F76E4">
        <w:t xml:space="preserve"> demonstrado na </w:t>
      </w:r>
      <w:r w:rsidR="0088363D" w:rsidRPr="002F76E4">
        <w:fldChar w:fldCharType="begin"/>
      </w:r>
      <w:r w:rsidR="00C21C68" w:rsidRPr="002F76E4">
        <w:instrText xml:space="preserve"> REF _Ref388708158 \h </w:instrText>
      </w:r>
      <w:r w:rsidR="002F76E4">
        <w:instrText xml:space="preserve"> \* MERGEFORMAT </w:instrText>
      </w:r>
      <w:r w:rsidR="0088363D" w:rsidRPr="002F76E4">
        <w:fldChar w:fldCharType="separate"/>
      </w:r>
      <w:r w:rsidR="00485173" w:rsidRPr="002F76E4">
        <w:t xml:space="preserve">FIG. </w:t>
      </w:r>
      <w:r w:rsidR="00485173">
        <w:rPr>
          <w:noProof/>
        </w:rPr>
        <w:t>4.6</w:t>
      </w:r>
      <w:r w:rsidR="0088363D" w:rsidRPr="002F76E4">
        <w:fldChar w:fldCharType="end"/>
      </w:r>
      <w:r w:rsidR="00E75273" w:rsidRPr="002F76E4">
        <w:t>,</w:t>
      </w:r>
      <w:r w:rsidR="00C21C68" w:rsidRPr="002F76E4">
        <w:t xml:space="preserve"> </w:t>
      </w:r>
      <w:r w:rsidR="00F96CAF" w:rsidRPr="002F76E4">
        <w:t xml:space="preserve">basta que o usuário clique em </w:t>
      </w:r>
      <w:del w:id="793" w:author="Anasta" w:date="2014-06-10T19:12:00Z">
        <w:r w:rsidR="00F96CAF" w:rsidRPr="002F76E4">
          <w:delText>excluir</w:delText>
        </w:r>
      </w:del>
      <w:ins w:id="794" w:author="Anasta" w:date="2014-06-10T19:12:00Z">
        <w:r w:rsidR="00BA0E04">
          <w:t>remover</w:t>
        </w:r>
      </w:ins>
      <w:r w:rsidR="008F44EF" w:rsidRPr="002F76E4">
        <w:t xml:space="preserve"> – representado por um ícone em forma de lixeira</w:t>
      </w:r>
      <w:r w:rsidR="00F96CAF" w:rsidRPr="002F76E4">
        <w:t>.</w:t>
      </w:r>
    </w:p>
    <w:p w14:paraId="79EC1908" w14:textId="77777777" w:rsidR="00BB29B9" w:rsidRPr="002F76E4" w:rsidRDefault="00B80873" w:rsidP="00AB45D1">
      <w:pPr>
        <w:keepNext/>
        <w:jc w:val="center"/>
        <w:rPr>
          <w:del w:id="795" w:author="Anasta" w:date="2014-06-10T19:12:00Z"/>
        </w:rPr>
      </w:pPr>
      <w:del w:id="796" w:author="Anasta" w:date="2014-06-10T19:12:00Z">
        <w:r>
          <w:rPr>
            <w:noProof/>
            <w:lang w:eastAsia="pt-BR"/>
          </w:rPr>
          <w:lastRenderedPageBreak/>
          <w:drawing>
            <wp:inline distT="0" distB="0" distL="0" distR="0" wp14:anchorId="718943D6" wp14:editId="39FC5337">
              <wp:extent cx="1989843" cy="33164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90753" cy="3317923"/>
                      </a:xfrm>
                      <a:prstGeom prst="rect">
                        <a:avLst/>
                      </a:prstGeom>
                    </pic:spPr>
                  </pic:pic>
                </a:graphicData>
              </a:graphic>
            </wp:inline>
          </w:drawing>
        </w:r>
      </w:del>
    </w:p>
    <w:p w14:paraId="3EC508BE" w14:textId="5958648A" w:rsidR="00BB29B9" w:rsidRPr="002F76E4" w:rsidRDefault="00B80873" w:rsidP="00AB45D1">
      <w:pPr>
        <w:keepNext/>
        <w:jc w:val="center"/>
        <w:rPr>
          <w:ins w:id="797" w:author="Anasta" w:date="2014-06-10T19:12:00Z"/>
        </w:rPr>
      </w:pPr>
      <w:ins w:id="798" w:author="Anasta" w:date="2014-06-10T19:12:00Z">
        <w:r>
          <w:rPr>
            <w:noProof/>
            <w:lang w:eastAsia="pt-BR"/>
          </w:rPr>
          <w:drawing>
            <wp:inline distT="0" distB="0" distL="0" distR="0" wp14:anchorId="2F15DBF9" wp14:editId="222D929E">
              <wp:extent cx="2520000" cy="420120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20000" cy="4201200"/>
                      </a:xfrm>
                      <a:prstGeom prst="rect">
                        <a:avLst/>
                      </a:prstGeom>
                    </pic:spPr>
                  </pic:pic>
                </a:graphicData>
              </a:graphic>
            </wp:inline>
          </w:drawing>
        </w:r>
      </w:ins>
    </w:p>
    <w:p w14:paraId="27ED2B94" w14:textId="7F80C6C2" w:rsidR="00D673B8" w:rsidRPr="002F76E4" w:rsidRDefault="00BB29B9" w:rsidP="00AB45D1">
      <w:pPr>
        <w:pStyle w:val="Caption"/>
      </w:pPr>
      <w:bookmarkStart w:id="799" w:name="_Ref388708158"/>
      <w:bookmarkStart w:id="800" w:name="_Toc390194823"/>
      <w:r w:rsidRPr="002F76E4">
        <w:t xml:space="preserve">FIG. </w:t>
      </w:r>
      <w:fldSimple w:instr=" STYLEREF 1 \s ">
        <w:r w:rsidR="00485173">
          <w:rPr>
            <w:noProof/>
          </w:rPr>
          <w:t>4</w:t>
        </w:r>
      </w:fldSimple>
      <w:r w:rsidR="00B32F22">
        <w:t>.</w:t>
      </w:r>
      <w:fldSimple w:instr=" SEQ FIG. \* ARABIC \s 1 ">
        <w:r w:rsidR="00485173">
          <w:rPr>
            <w:noProof/>
          </w:rPr>
          <w:t>6</w:t>
        </w:r>
      </w:fldSimple>
      <w:bookmarkEnd w:id="799"/>
      <w:r w:rsidR="00094D14" w:rsidRPr="002F76E4">
        <w:t xml:space="preserve"> – Menu de ferramentas para o </w:t>
      </w:r>
      <w:r w:rsidR="00486385" w:rsidRPr="002F76E4">
        <w:t>item</w:t>
      </w:r>
      <w:bookmarkEnd w:id="800"/>
    </w:p>
    <w:p w14:paraId="50AD9C57" w14:textId="77777777" w:rsidR="00E070C3" w:rsidRPr="002F76E4" w:rsidRDefault="00E070C3" w:rsidP="00E070C3"/>
    <w:p w14:paraId="2F538BB3" w14:textId="77777777" w:rsidR="00E070C3" w:rsidRPr="002F76E4" w:rsidRDefault="00E070C3" w:rsidP="00E070C3">
      <w:pPr>
        <w:pStyle w:val="Heading2"/>
      </w:pPr>
      <w:bookmarkStart w:id="801" w:name="_Toc388915911"/>
      <w:bookmarkStart w:id="802" w:name="_Toc389069983"/>
      <w:bookmarkStart w:id="803" w:name="_Toc390194479"/>
      <w:r w:rsidRPr="002F76E4">
        <w:lastRenderedPageBreak/>
        <w:t xml:space="preserve">REMANEJAR </w:t>
      </w:r>
      <w:r w:rsidR="008E3F8D" w:rsidRPr="002F76E4">
        <w:t>ITEM</w:t>
      </w:r>
      <w:bookmarkEnd w:id="801"/>
      <w:bookmarkEnd w:id="802"/>
      <w:bookmarkEnd w:id="803"/>
    </w:p>
    <w:p w14:paraId="3323208E" w14:textId="514A8876" w:rsidR="00D143AC" w:rsidRPr="002F76E4" w:rsidRDefault="00D143AC" w:rsidP="00D143AC">
      <w:commentRangeStart w:id="804"/>
      <w:r w:rsidRPr="002F76E4">
        <w:t>Seguindo os preceitos do GTD, no qual um item deve ser remanejado entre diversos contextos</w:t>
      </w:r>
      <w:r w:rsidR="00013CD7" w:rsidRPr="002F76E4">
        <w:t>,</w:t>
      </w:r>
      <w:r w:rsidRPr="002F76E4">
        <w:t xml:space="preserve"> conforme a necessidade</w:t>
      </w:r>
      <w:r w:rsidR="00013CD7" w:rsidRPr="002F76E4">
        <w:t xml:space="preserve">, </w:t>
      </w:r>
      <w:r w:rsidRPr="002F76E4">
        <w:t>representado, no aplicativo, por listas</w:t>
      </w:r>
      <w:r w:rsidR="00013CD7" w:rsidRPr="002F76E4">
        <w:t>,</w:t>
      </w:r>
      <w:r w:rsidRPr="002F76E4">
        <w:t xml:space="preserve"> o aplicativo permitirá o remanejamento de itens entre listas. O remanejamento envolverá apenas o envio de uma cópia do item para outra lista, uma vez que o usuário </w:t>
      </w:r>
      <w:r w:rsidR="00013CD7" w:rsidRPr="002F76E4">
        <w:t>pode querer</w:t>
      </w:r>
      <w:r w:rsidRPr="002F76E4">
        <w:t xml:space="preserve"> realizar outras ações sobre o mesmo item e ele só deverá ser descartado quando ele finalmente utilizar a funcionalidade de </w:t>
      </w:r>
      <w:del w:id="805" w:author="Anasta" w:date="2014-06-10T19:12:00Z">
        <w:r w:rsidRPr="002F76E4">
          <w:delText>excluir</w:delText>
        </w:r>
      </w:del>
      <w:ins w:id="806" w:author="Anasta" w:date="2014-06-10T19:12:00Z">
        <w:r w:rsidR="00BA0E04">
          <w:t>remover</w:t>
        </w:r>
      </w:ins>
      <w:r w:rsidRPr="002F76E4">
        <w:t xml:space="preserve"> o item. </w:t>
      </w:r>
      <w:commentRangeEnd w:id="804"/>
      <w:r w:rsidRPr="002F76E4">
        <w:rPr>
          <w:rStyle w:val="CommentReference"/>
        </w:rPr>
        <w:commentReference w:id="804"/>
      </w:r>
    </w:p>
    <w:p w14:paraId="65A4A8D9" w14:textId="026D007F" w:rsidR="001D7997" w:rsidRPr="002F76E4" w:rsidRDefault="008F44EF" w:rsidP="001D7997">
      <w:r w:rsidRPr="002F76E4">
        <w:t>Em qualquer lista que o usuário se encontre</w:t>
      </w:r>
      <w:ins w:id="807" w:author="Anasta" w:date="2014-06-10T19:12:00Z">
        <w:r w:rsidR="00DC40E0">
          <w:t>, inclusive na lista Calendário,</w:t>
        </w:r>
      </w:ins>
      <w:r w:rsidRPr="002F76E4">
        <w:t xml:space="preserve"> é possível que ele opte por remanejar determinado </w:t>
      </w:r>
      <w:r w:rsidR="008E3F8D" w:rsidRPr="002F76E4">
        <w:t>item</w:t>
      </w:r>
      <w:r w:rsidRPr="002F76E4">
        <w:t xml:space="preserve"> para outra lista. Para isso, com o menu de ferramentas do </w:t>
      </w:r>
      <w:r w:rsidR="008E3F8D" w:rsidRPr="002F76E4">
        <w:t>item</w:t>
      </w:r>
      <w:r w:rsidRPr="002F76E4">
        <w:t xml:space="preserve"> aberto, </w:t>
      </w:r>
      <w:r w:rsidR="002B532D" w:rsidRPr="002F76E4">
        <w:t xml:space="preserve">basta que </w:t>
      </w:r>
      <w:r w:rsidR="006C0A18" w:rsidRPr="002F76E4">
        <w:t>pressione o botão de remanejar,</w:t>
      </w:r>
      <w:r w:rsidR="002B532D" w:rsidRPr="002F76E4">
        <w:t xml:space="preserve"> representado por uma seta, conforme exibido na </w:t>
      </w:r>
      <w:r w:rsidR="0088363D" w:rsidRPr="002F76E4">
        <w:fldChar w:fldCharType="begin"/>
      </w:r>
      <w:r w:rsidR="00C21C68" w:rsidRPr="002F76E4">
        <w:instrText xml:space="preserve"> REF _Ref388708158 \h </w:instrText>
      </w:r>
      <w:r w:rsidR="002F76E4">
        <w:instrText xml:space="preserve"> \* MERGEFORMAT </w:instrText>
      </w:r>
      <w:r w:rsidR="0088363D" w:rsidRPr="002F76E4">
        <w:fldChar w:fldCharType="separate"/>
      </w:r>
      <w:r w:rsidR="00485173" w:rsidRPr="002F76E4">
        <w:t xml:space="preserve">FIG. </w:t>
      </w:r>
      <w:r w:rsidR="00485173">
        <w:rPr>
          <w:noProof/>
        </w:rPr>
        <w:t>4.6</w:t>
      </w:r>
      <w:r w:rsidR="0088363D" w:rsidRPr="002F76E4">
        <w:fldChar w:fldCharType="end"/>
      </w:r>
      <w:r w:rsidR="002B532D" w:rsidRPr="002F76E4">
        <w:t>.</w:t>
      </w:r>
    </w:p>
    <w:p w14:paraId="78EE6EAF" w14:textId="2AB8A848" w:rsidR="002B532D" w:rsidRPr="002F76E4" w:rsidRDefault="002B532D" w:rsidP="001D7997">
      <w:r w:rsidRPr="002F76E4">
        <w:t xml:space="preserve">Em seguida, será </w:t>
      </w:r>
      <w:r w:rsidR="006C0A18" w:rsidRPr="002F76E4">
        <w:t>exibida</w:t>
      </w:r>
      <w:r w:rsidRPr="002F76E4">
        <w:t xml:space="preserve"> para o usuário uma lista </w:t>
      </w:r>
      <w:r w:rsidR="00F371CE" w:rsidRPr="002F76E4">
        <w:t xml:space="preserve">contendo todas as listas para que ele possa escolher o destino do </w:t>
      </w:r>
      <w:r w:rsidR="008E3F8D" w:rsidRPr="002F76E4">
        <w:t>item</w:t>
      </w:r>
      <w:r w:rsidR="0020093F" w:rsidRPr="002F76E4">
        <w:t xml:space="preserve"> a ser remanejado, conforme ilustra a </w:t>
      </w:r>
      <w:r w:rsidR="0088363D" w:rsidRPr="002F76E4">
        <w:fldChar w:fldCharType="begin"/>
      </w:r>
      <w:r w:rsidR="00C21C68" w:rsidRPr="002F76E4">
        <w:instrText xml:space="preserve"> REF _Ref388708192 \h </w:instrText>
      </w:r>
      <w:r w:rsidR="002F76E4">
        <w:instrText xml:space="preserve"> \* MERGEFORMAT </w:instrText>
      </w:r>
      <w:r w:rsidR="0088363D" w:rsidRPr="002F76E4">
        <w:fldChar w:fldCharType="separate"/>
      </w:r>
      <w:r w:rsidR="00485173" w:rsidRPr="002F76E4">
        <w:t xml:space="preserve">FIG. </w:t>
      </w:r>
      <w:r w:rsidR="00485173">
        <w:rPr>
          <w:noProof/>
        </w:rPr>
        <w:t>4.7</w:t>
      </w:r>
      <w:r w:rsidR="0088363D" w:rsidRPr="002F76E4">
        <w:fldChar w:fldCharType="end"/>
      </w:r>
      <w:r w:rsidR="0079132C" w:rsidRPr="002F76E4">
        <w:t>.</w:t>
      </w:r>
    </w:p>
    <w:p w14:paraId="4DF7B176" w14:textId="77777777" w:rsidR="00BB29B9" w:rsidRPr="002F76E4" w:rsidRDefault="00250917" w:rsidP="00BB29B9">
      <w:pPr>
        <w:keepNext/>
        <w:jc w:val="center"/>
        <w:rPr>
          <w:del w:id="808" w:author="Anasta" w:date="2014-06-10T19:12:00Z"/>
        </w:rPr>
      </w:pPr>
      <w:del w:id="809" w:author="Anasta" w:date="2014-06-10T19:12:00Z">
        <w:r>
          <w:rPr>
            <w:noProof/>
            <w:lang w:eastAsia="pt-BR"/>
          </w:rPr>
          <w:lastRenderedPageBreak/>
          <w:drawing>
            <wp:inline distT="0" distB="0" distL="0" distR="0" wp14:anchorId="325FE18C" wp14:editId="235C7DFF">
              <wp:extent cx="1981655" cy="33027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82561" cy="3304270"/>
                      </a:xfrm>
                      <a:prstGeom prst="rect">
                        <a:avLst/>
                      </a:prstGeom>
                    </pic:spPr>
                  </pic:pic>
                </a:graphicData>
              </a:graphic>
            </wp:inline>
          </w:drawing>
        </w:r>
      </w:del>
    </w:p>
    <w:p w14:paraId="6E193851" w14:textId="0F70FC7D" w:rsidR="00BB29B9" w:rsidRPr="002F76E4" w:rsidRDefault="00250917" w:rsidP="00BB29B9">
      <w:pPr>
        <w:keepNext/>
        <w:jc w:val="center"/>
        <w:rPr>
          <w:ins w:id="810" w:author="Anasta" w:date="2014-06-10T19:12:00Z"/>
        </w:rPr>
      </w:pPr>
      <w:ins w:id="811" w:author="Anasta" w:date="2014-06-10T19:12:00Z">
        <w:r>
          <w:rPr>
            <w:noProof/>
            <w:lang w:eastAsia="pt-BR"/>
          </w:rPr>
          <w:drawing>
            <wp:inline distT="0" distB="0" distL="0" distR="0" wp14:anchorId="7C92EE5F" wp14:editId="495E7A16">
              <wp:extent cx="2520000" cy="420120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20000" cy="4201200"/>
                      </a:xfrm>
                      <a:prstGeom prst="rect">
                        <a:avLst/>
                      </a:prstGeom>
                    </pic:spPr>
                  </pic:pic>
                </a:graphicData>
              </a:graphic>
            </wp:inline>
          </w:drawing>
        </w:r>
      </w:ins>
    </w:p>
    <w:p w14:paraId="5892684C" w14:textId="36589449" w:rsidR="00D673B8" w:rsidRPr="002F76E4" w:rsidRDefault="00BB29B9" w:rsidP="00BB29B9">
      <w:pPr>
        <w:pStyle w:val="Caption"/>
      </w:pPr>
      <w:bookmarkStart w:id="812" w:name="_Ref388708192"/>
      <w:bookmarkStart w:id="813" w:name="_Toc390194824"/>
      <w:r w:rsidRPr="002F76E4">
        <w:t xml:space="preserve">FIG. </w:t>
      </w:r>
      <w:fldSimple w:instr=" STYLEREF 1 \s ">
        <w:r w:rsidR="00485173">
          <w:rPr>
            <w:noProof/>
          </w:rPr>
          <w:t>4</w:t>
        </w:r>
      </w:fldSimple>
      <w:r w:rsidR="00B32F22">
        <w:t>.</w:t>
      </w:r>
      <w:fldSimple w:instr=" SEQ FIG. \* ARABIC \s 1 ">
        <w:r w:rsidR="00485173">
          <w:rPr>
            <w:noProof/>
          </w:rPr>
          <w:t>7</w:t>
        </w:r>
      </w:fldSimple>
      <w:bookmarkEnd w:id="812"/>
      <w:r w:rsidR="00AB45D1" w:rsidRPr="002F76E4">
        <w:t xml:space="preserve"> – Remanejando um item</w:t>
      </w:r>
      <w:bookmarkEnd w:id="813"/>
    </w:p>
    <w:p w14:paraId="03B8029B" w14:textId="77777777" w:rsidR="00AB45D1" w:rsidRPr="002F76E4" w:rsidRDefault="00AB45D1" w:rsidP="00AB45D1"/>
    <w:p w14:paraId="4548A35D" w14:textId="2E5A53B7" w:rsidR="00831114" w:rsidRPr="002F76E4" w:rsidRDefault="00831114" w:rsidP="001D7997">
      <w:r w:rsidRPr="002F76E4">
        <w:t>Caso a</w:t>
      </w:r>
      <w:r w:rsidR="006B5700" w:rsidRPr="002F76E4">
        <w:t xml:space="preserve"> lista de destino seja </w:t>
      </w:r>
      <w:del w:id="814" w:author="Anasta" w:date="2014-06-10T19:12:00Z">
        <w:r w:rsidR="006B5700" w:rsidRPr="002F76E4">
          <w:delText>a Agenda</w:delText>
        </w:r>
      </w:del>
      <w:ins w:id="815" w:author="Anasta" w:date="2014-06-10T19:12:00Z">
        <w:r w:rsidR="00C3554B">
          <w:t>o Calendário,</w:t>
        </w:r>
      </w:ins>
      <w:r w:rsidR="00D3014F" w:rsidRPr="002F76E4">
        <w:t xml:space="preserve"> </w:t>
      </w:r>
      <w:r w:rsidR="006D637F" w:rsidRPr="002F76E4">
        <w:t>o usuário deverá escolher um aplicativo</w:t>
      </w:r>
      <w:r w:rsidR="00053CD5" w:rsidRPr="002F76E4">
        <w:t xml:space="preserve"> externo de calendário</w:t>
      </w:r>
      <w:r w:rsidR="006D637F" w:rsidRPr="002F76E4">
        <w:t xml:space="preserve"> para criar um evento</w:t>
      </w:r>
      <w:r w:rsidR="00053CD5" w:rsidRPr="002F76E4">
        <w:t xml:space="preserve">. O evento conterá em seu </w:t>
      </w:r>
      <w:r w:rsidR="00053CD5" w:rsidRPr="002F76E4">
        <w:lastRenderedPageBreak/>
        <w:t>campo de preenchimento</w:t>
      </w:r>
      <w:r w:rsidR="007158A0" w:rsidRPr="002F76E4">
        <w:t xml:space="preserve"> de evento do aplicativo</w:t>
      </w:r>
      <w:r w:rsidR="006D637F" w:rsidRPr="002F76E4">
        <w:t xml:space="preserve"> o texto </w:t>
      </w:r>
      <w:r w:rsidR="007158A0" w:rsidRPr="002F76E4">
        <w:t>associado</w:t>
      </w:r>
      <w:r w:rsidR="006D637F" w:rsidRPr="002F76E4">
        <w:t xml:space="preserve"> ao </w:t>
      </w:r>
      <w:r w:rsidR="007158A0" w:rsidRPr="002F76E4">
        <w:t>i</w:t>
      </w:r>
      <w:r w:rsidR="006D637F" w:rsidRPr="002F76E4">
        <w:t>tem escolhido para ser remanejado.</w:t>
      </w:r>
    </w:p>
    <w:p w14:paraId="0EB00353" w14:textId="2B8F235B" w:rsidR="0020093F" w:rsidRPr="002F76E4" w:rsidRDefault="006B5700" w:rsidP="001D7997">
      <w:r w:rsidRPr="002F76E4">
        <w:t>Depois de</w:t>
      </w:r>
      <w:r w:rsidR="0020093F" w:rsidRPr="002F76E4">
        <w:t xml:space="preserve"> feita </w:t>
      </w:r>
      <w:r w:rsidR="00831114" w:rsidRPr="002F76E4">
        <w:t>qualquer</w:t>
      </w:r>
      <w:r w:rsidR="0020093F" w:rsidRPr="002F76E4">
        <w:t xml:space="preserve"> escolha</w:t>
      </w:r>
      <w:r w:rsidR="007158A0" w:rsidRPr="002F76E4">
        <w:t xml:space="preserve"> de lista</w:t>
      </w:r>
      <w:r w:rsidR="0020093F" w:rsidRPr="002F76E4">
        <w:t>,</w:t>
      </w:r>
      <w:r w:rsidR="007158A0" w:rsidRPr="002F76E4">
        <w:t xml:space="preserve"> no final,</w:t>
      </w:r>
      <w:r w:rsidR="0020093F" w:rsidRPr="002F76E4">
        <w:t xml:space="preserve"> </w:t>
      </w:r>
      <w:r w:rsidR="00831114" w:rsidRPr="002F76E4">
        <w:t xml:space="preserve">o aplicativo retorna para a </w:t>
      </w:r>
      <w:r w:rsidR="00A47848" w:rsidRPr="002F76E4">
        <w:t>última lista aberta.</w:t>
      </w:r>
    </w:p>
    <w:p w14:paraId="117C4725" w14:textId="77777777" w:rsidR="001D7997" w:rsidRPr="002F76E4" w:rsidRDefault="001D7997" w:rsidP="001D7997">
      <w:pPr>
        <w:pStyle w:val="Heading2"/>
      </w:pPr>
      <w:bookmarkStart w:id="816" w:name="_Toc388915912"/>
      <w:bookmarkStart w:id="817" w:name="_Toc389069984"/>
      <w:bookmarkStart w:id="818" w:name="_Toc390194480"/>
      <w:r w:rsidRPr="002F76E4">
        <w:t xml:space="preserve">COMPARTILHAR </w:t>
      </w:r>
      <w:r w:rsidR="008E3F8D" w:rsidRPr="002F76E4">
        <w:t>ITEM</w:t>
      </w:r>
      <w:bookmarkEnd w:id="816"/>
      <w:bookmarkEnd w:id="817"/>
      <w:bookmarkEnd w:id="818"/>
    </w:p>
    <w:p w14:paraId="67C20E90" w14:textId="6CD68902" w:rsidR="00857D04" w:rsidRPr="002F76E4" w:rsidRDefault="002E32DB" w:rsidP="00857D04">
      <w:r w:rsidRPr="002F76E4">
        <w:t xml:space="preserve">Em qualquer lista que o usuário se encontre é possível que ele opte por compartilhar </w:t>
      </w:r>
      <w:r w:rsidR="008E3F8D" w:rsidRPr="002F76E4">
        <w:t>o item por meio de outros aplicativos. Para isso, com o menu de ferramentas</w:t>
      </w:r>
      <w:r w:rsidR="00EE5AE1" w:rsidRPr="002F76E4">
        <w:t xml:space="preserve"> do </w:t>
      </w:r>
      <w:r w:rsidR="006B5700" w:rsidRPr="002F76E4">
        <w:t>item</w:t>
      </w:r>
      <w:r w:rsidR="00EE5AE1" w:rsidRPr="002F76E4">
        <w:t xml:space="preserve"> aberto basta que pressione o botão compartilhar, conforme </w:t>
      </w:r>
      <w:r w:rsidR="0088363D" w:rsidRPr="002F76E4">
        <w:fldChar w:fldCharType="begin"/>
      </w:r>
      <w:r w:rsidR="00941DBC" w:rsidRPr="002F76E4">
        <w:instrText xml:space="preserve"> REF _Ref388708290 \h </w:instrText>
      </w:r>
      <w:r w:rsidR="002F76E4">
        <w:instrText xml:space="preserve"> \* MERGEFORMAT </w:instrText>
      </w:r>
      <w:r w:rsidR="0088363D" w:rsidRPr="002F76E4">
        <w:fldChar w:fldCharType="separate"/>
      </w:r>
      <w:r w:rsidR="00485173" w:rsidRPr="002F76E4">
        <w:t xml:space="preserve">FIG. </w:t>
      </w:r>
      <w:r w:rsidR="00485173">
        <w:rPr>
          <w:noProof/>
        </w:rPr>
        <w:t>4.8</w:t>
      </w:r>
      <w:r w:rsidR="0088363D" w:rsidRPr="002F76E4">
        <w:fldChar w:fldCharType="end"/>
      </w:r>
      <w:r w:rsidR="00EE5AE1" w:rsidRPr="002F76E4">
        <w:t>.</w:t>
      </w:r>
    </w:p>
    <w:p w14:paraId="5A4A502C" w14:textId="77777777" w:rsidR="00941DBC" w:rsidRPr="002F76E4" w:rsidRDefault="00941DBC" w:rsidP="00AB45D1">
      <w:pPr>
        <w:keepNext/>
        <w:jc w:val="center"/>
        <w:rPr>
          <w:del w:id="819" w:author="Anasta" w:date="2014-06-10T19:12:00Z"/>
        </w:rPr>
      </w:pPr>
      <w:del w:id="820" w:author="Anasta" w:date="2014-06-10T19:12:00Z">
        <w:r w:rsidRPr="002F76E4">
          <w:rPr>
            <w:noProof/>
            <w:lang w:eastAsia="pt-BR"/>
          </w:rPr>
          <w:lastRenderedPageBreak/>
          <w:drawing>
            <wp:inline distT="0" distB="0" distL="0" distR="0" wp14:anchorId="6FF286C4" wp14:editId="462904CA">
              <wp:extent cx="2094931" cy="3491552"/>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95889" cy="3493149"/>
                      </a:xfrm>
                      <a:prstGeom prst="rect">
                        <a:avLst/>
                      </a:prstGeom>
                    </pic:spPr>
                  </pic:pic>
                </a:graphicData>
              </a:graphic>
            </wp:inline>
          </w:drawing>
        </w:r>
      </w:del>
    </w:p>
    <w:p w14:paraId="1AB58607" w14:textId="77777777" w:rsidR="00941DBC" w:rsidRPr="002F76E4" w:rsidRDefault="00941DBC" w:rsidP="00AB45D1">
      <w:pPr>
        <w:keepNext/>
        <w:jc w:val="center"/>
        <w:rPr>
          <w:ins w:id="821" w:author="Anasta" w:date="2014-06-10T19:12:00Z"/>
        </w:rPr>
      </w:pPr>
      <w:ins w:id="822" w:author="Anasta" w:date="2014-06-10T19:12:00Z">
        <w:r w:rsidRPr="002F76E4">
          <w:rPr>
            <w:noProof/>
            <w:lang w:eastAsia="pt-BR"/>
          </w:rPr>
          <w:drawing>
            <wp:inline distT="0" distB="0" distL="0" distR="0" wp14:anchorId="2DFF3CAC" wp14:editId="487E6ACB">
              <wp:extent cx="2520000" cy="420120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20000" cy="4201200"/>
                      </a:xfrm>
                      <a:prstGeom prst="rect">
                        <a:avLst/>
                      </a:prstGeom>
                    </pic:spPr>
                  </pic:pic>
                </a:graphicData>
              </a:graphic>
            </wp:inline>
          </w:drawing>
        </w:r>
      </w:ins>
    </w:p>
    <w:p w14:paraId="40E37A9B" w14:textId="1F53E339" w:rsidR="00941DBC" w:rsidRPr="002F76E4" w:rsidRDefault="00941DBC" w:rsidP="00AB45D1">
      <w:pPr>
        <w:pStyle w:val="Caption"/>
      </w:pPr>
      <w:bookmarkStart w:id="823" w:name="_Ref388708290"/>
      <w:bookmarkStart w:id="824" w:name="_Toc390194825"/>
      <w:r w:rsidRPr="002F76E4">
        <w:t xml:space="preserve">FIG. </w:t>
      </w:r>
      <w:fldSimple w:instr=" STYLEREF 1 \s ">
        <w:r w:rsidR="00485173">
          <w:rPr>
            <w:noProof/>
          </w:rPr>
          <w:t>4</w:t>
        </w:r>
      </w:fldSimple>
      <w:r w:rsidR="00B32F22">
        <w:t>.</w:t>
      </w:r>
      <w:fldSimple w:instr=" SEQ FIG. \* ARABIC \s 1 ">
        <w:r w:rsidR="00485173">
          <w:rPr>
            <w:noProof/>
          </w:rPr>
          <w:t>8</w:t>
        </w:r>
      </w:fldSimple>
      <w:bookmarkEnd w:id="823"/>
      <w:r w:rsidR="00AB45D1" w:rsidRPr="002F76E4">
        <w:t xml:space="preserve"> – Compartilhar um item</w:t>
      </w:r>
      <w:bookmarkEnd w:id="824"/>
    </w:p>
    <w:p w14:paraId="71E371C2" w14:textId="77777777" w:rsidR="00AB45D1" w:rsidRPr="002F76E4" w:rsidRDefault="00AB45D1" w:rsidP="00AB45D1"/>
    <w:p w14:paraId="3D901D6E" w14:textId="2EA98F54" w:rsidR="00EE5AE1" w:rsidRPr="002F76E4" w:rsidRDefault="00EE5AE1" w:rsidP="00857D04">
      <w:r w:rsidRPr="002F76E4">
        <w:t>Em seguida o usuário deverá escolher um aplicativo para que possa</w:t>
      </w:r>
      <w:r w:rsidR="001A4A25" w:rsidRPr="002F76E4">
        <w:t xml:space="preserve"> ser levado </w:t>
      </w:r>
      <w:r w:rsidR="00D625EA" w:rsidRPr="002F76E4">
        <w:lastRenderedPageBreak/>
        <w:t xml:space="preserve">o item </w:t>
      </w:r>
      <w:commentRangeStart w:id="825"/>
      <w:r w:rsidR="001A4A25" w:rsidRPr="002F76E4">
        <w:t xml:space="preserve">ao mesmo </w:t>
      </w:r>
      <w:commentRangeEnd w:id="825"/>
      <w:r w:rsidR="000815A0" w:rsidRPr="002F76E4">
        <w:rPr>
          <w:rStyle w:val="CommentReference"/>
        </w:rPr>
        <w:commentReference w:id="825"/>
      </w:r>
      <w:r w:rsidR="001A4A25" w:rsidRPr="002F76E4">
        <w:t xml:space="preserve">e seguir outros passos, </w:t>
      </w:r>
      <w:r w:rsidR="006B5700" w:rsidRPr="002F76E4">
        <w:t>sob responsabilidade</w:t>
      </w:r>
      <w:r w:rsidR="001A4A25" w:rsidRPr="002F76E4">
        <w:t xml:space="preserve"> do aplicativo escolhido.</w:t>
      </w:r>
    </w:p>
    <w:p w14:paraId="159A9E2D" w14:textId="24C18643" w:rsidR="007E138D" w:rsidRDefault="007E138D">
      <w:pPr>
        <w:widowControl/>
        <w:suppressAutoHyphens w:val="0"/>
        <w:spacing w:line="240" w:lineRule="auto"/>
        <w:ind w:firstLine="0"/>
        <w:jc w:val="left"/>
        <w:rPr>
          <w:rFonts w:eastAsiaTheme="majorEastAsia"/>
          <w:b/>
          <w:bCs/>
          <w:sz w:val="32"/>
          <w:szCs w:val="32"/>
        </w:rPr>
      </w:pPr>
      <w:bookmarkStart w:id="826" w:name="_Toc388915913"/>
      <w:bookmarkEnd w:id="613"/>
    </w:p>
    <w:p w14:paraId="211F9D0C" w14:textId="184E5497" w:rsidR="00057029" w:rsidRDefault="00057029">
      <w:pPr>
        <w:pStyle w:val="Heading2"/>
      </w:pPr>
      <w:bookmarkStart w:id="827" w:name="_Toc389069985"/>
      <w:bookmarkStart w:id="828" w:name="_Toc390194481"/>
      <w:r>
        <w:t>CADASTRAR USUÁRIO DO GOOGLE</w:t>
      </w:r>
      <w:bookmarkEnd w:id="827"/>
      <w:bookmarkEnd w:id="828"/>
    </w:p>
    <w:p w14:paraId="60CC4A61" w14:textId="694A8359" w:rsidR="0096442F" w:rsidRDefault="00057029" w:rsidP="00057029">
      <w:r>
        <w:t>Caso o sistema operacional onde o aplicativo</w:t>
      </w:r>
      <w:r w:rsidR="009868AA">
        <w:t xml:space="preserve"> esteja instalado não possua nenhuma conta do Google cadastrada, o aplicativo redirecionará o usuário para o assistente padrão</w:t>
      </w:r>
      <w:r w:rsidR="002C7A9B">
        <w:t xml:space="preserve"> do </w:t>
      </w:r>
      <w:r w:rsidR="002C7A9B" w:rsidRPr="00C3554B">
        <w:rPr>
          <w:i/>
          <w:rPrChange w:id="829" w:author="Anasta" w:date="2014-06-10T19:12:00Z">
            <w:rPr/>
          </w:rPrChange>
        </w:rPr>
        <w:t>Android</w:t>
      </w:r>
      <w:r w:rsidR="002C7A9B">
        <w:t xml:space="preserve"> que permite cadastrar um usuário</w:t>
      </w:r>
      <w:r w:rsidR="00B32F22">
        <w:t>, existente ou novo</w:t>
      </w:r>
      <w:r w:rsidR="002C7A9B">
        <w:t>.</w:t>
      </w:r>
    </w:p>
    <w:p w14:paraId="38E3B750" w14:textId="77777777" w:rsidR="00B32F22" w:rsidRDefault="0096442F" w:rsidP="00B32F22">
      <w:pPr>
        <w:keepNext/>
        <w:jc w:val="center"/>
        <w:rPr>
          <w:del w:id="830" w:author="Anasta" w:date="2014-06-10T19:12:00Z"/>
        </w:rPr>
      </w:pPr>
      <w:del w:id="831" w:author="Anasta" w:date="2014-06-10T19:12:00Z">
        <w:r>
          <w:rPr>
            <w:noProof/>
            <w:lang w:eastAsia="pt-BR"/>
          </w:rPr>
          <w:lastRenderedPageBreak/>
          <w:drawing>
            <wp:inline distT="0" distB="0" distL="0" distR="0" wp14:anchorId="12FC592C" wp14:editId="75F5B00B">
              <wp:extent cx="1973179" cy="3288632"/>
              <wp:effectExtent l="0" t="0" r="825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971061" cy="3285102"/>
                      </a:xfrm>
                      <a:prstGeom prst="rect">
                        <a:avLst/>
                      </a:prstGeom>
                    </pic:spPr>
                  </pic:pic>
                </a:graphicData>
              </a:graphic>
            </wp:inline>
          </w:drawing>
        </w:r>
      </w:del>
    </w:p>
    <w:p w14:paraId="47D7B683" w14:textId="77777777" w:rsidR="00B32F22" w:rsidRDefault="0096442F" w:rsidP="00B32F22">
      <w:pPr>
        <w:keepNext/>
        <w:jc w:val="center"/>
        <w:rPr>
          <w:ins w:id="832" w:author="Anasta" w:date="2014-06-10T19:12:00Z"/>
        </w:rPr>
      </w:pPr>
      <w:ins w:id="833" w:author="Anasta" w:date="2014-06-10T19:12:00Z">
        <w:r>
          <w:rPr>
            <w:noProof/>
            <w:lang w:eastAsia="pt-BR"/>
          </w:rPr>
          <w:drawing>
            <wp:inline distT="0" distB="0" distL="0" distR="0" wp14:anchorId="0D21BE7F" wp14:editId="34D3CE8E">
              <wp:extent cx="2520000" cy="420120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20000" cy="4201200"/>
                      </a:xfrm>
                      <a:prstGeom prst="rect">
                        <a:avLst/>
                      </a:prstGeom>
                    </pic:spPr>
                  </pic:pic>
                </a:graphicData>
              </a:graphic>
            </wp:inline>
          </w:drawing>
        </w:r>
      </w:ins>
    </w:p>
    <w:p w14:paraId="521ED96E" w14:textId="2C86D4C2" w:rsidR="0096442F" w:rsidRDefault="00B32F22" w:rsidP="00B32F22">
      <w:pPr>
        <w:pStyle w:val="Caption"/>
      </w:pPr>
      <w:bookmarkStart w:id="834" w:name="_Toc390194826"/>
      <w:r>
        <w:t xml:space="preserve">FIG. </w:t>
      </w:r>
      <w:fldSimple w:instr=" STYLEREF 1 \s ">
        <w:r w:rsidR="00485173">
          <w:rPr>
            <w:noProof/>
          </w:rPr>
          <w:t>4</w:t>
        </w:r>
      </w:fldSimple>
      <w:r>
        <w:t>.</w:t>
      </w:r>
      <w:fldSimple w:instr=" SEQ FIG. \* ARABIC \s 1 ">
        <w:r w:rsidR="00485173">
          <w:rPr>
            <w:noProof/>
          </w:rPr>
          <w:t>9</w:t>
        </w:r>
      </w:fldSimple>
      <w:r>
        <w:t xml:space="preserve"> – Cadastrando usuário do Google</w:t>
      </w:r>
      <w:bookmarkEnd w:id="834"/>
      <w:r>
        <w:t xml:space="preserve"> </w:t>
      </w:r>
    </w:p>
    <w:p w14:paraId="55796223" w14:textId="77777777" w:rsidR="00AA492D" w:rsidRPr="00AA492D" w:rsidRDefault="00AA492D" w:rsidP="00AA492D">
      <w:pPr>
        <w:rPr>
          <w:ins w:id="835" w:author="Anasta" w:date="2014-06-10T19:12:00Z"/>
        </w:rPr>
      </w:pPr>
    </w:p>
    <w:p w14:paraId="3A370489" w14:textId="15068A8E" w:rsidR="00AA492D" w:rsidRDefault="009B5323" w:rsidP="00AA492D">
      <w:pPr>
        <w:pStyle w:val="Heading2"/>
        <w:rPr>
          <w:ins w:id="836" w:author="Anasta" w:date="2014-06-10T19:12:00Z"/>
        </w:rPr>
      </w:pPr>
      <w:bookmarkStart w:id="837" w:name="_Toc390194482"/>
      <w:ins w:id="838" w:author="Anasta" w:date="2014-06-10T19:12:00Z">
        <w:r>
          <w:lastRenderedPageBreak/>
          <w:t>ANÁLISE DAS FUNCIONALIDADES</w:t>
        </w:r>
        <w:bookmarkEnd w:id="837"/>
      </w:ins>
    </w:p>
    <w:p w14:paraId="43DAA630" w14:textId="77777777" w:rsidR="004C6F2E" w:rsidRDefault="004C6F2E" w:rsidP="009B5323">
      <w:pPr>
        <w:rPr>
          <w:ins w:id="839" w:author="Anasta" w:date="2014-06-10T19:12:00Z"/>
        </w:rPr>
      </w:pPr>
    </w:p>
    <w:p w14:paraId="509F943B" w14:textId="75ED24B9" w:rsidR="009B5323" w:rsidRDefault="004C6F2E" w:rsidP="009B5323">
      <w:pPr>
        <w:rPr>
          <w:ins w:id="840" w:author="Anasta" w:date="2014-06-10T19:12:00Z"/>
        </w:rPr>
      </w:pPr>
      <w:ins w:id="841" w:author="Anasta" w:date="2014-06-10T19:12:00Z">
        <w:r>
          <w:t>Ao analisar as funcionalidades implantadas, constata-se que a vantagem deste aplicativo sobre os outros aplicativos de organização pessoal é sua integração com o GTD, um método ágil de organização pessoal, de forma que, por ter suas principais listas já implementadas e com mais fácil acesso, educa o usuário a seguir o conceito do GTD. Ele também é um dos poucos, se não o único, que permite encarar os compromissos mais imediatos como uma lista de itens, de forma a marcar os compromissos como cumpridos ou não.</w:t>
        </w:r>
      </w:ins>
    </w:p>
    <w:p w14:paraId="2460F36F" w14:textId="43A24916" w:rsidR="004C6F2E" w:rsidRPr="009B5323" w:rsidRDefault="004C6F2E" w:rsidP="009B5323">
      <w:pPr>
        <w:rPr>
          <w:ins w:id="842" w:author="Anasta" w:date="2014-06-10T19:12:00Z"/>
        </w:rPr>
      </w:pPr>
      <w:ins w:id="843" w:author="Anasta" w:date="2014-06-10T19:12:00Z">
        <w:r>
          <w:t>O aplicativo não possui algumas das funcionalidades atrativas dos aplicativos da mesma categoria, como funções de hierarquia, ações de contexto, edição de itens e sincronização com uma nuvem, porém atende ao básico para se revelar um aplicativo satisfatório para se organizar segundo o GTD.</w:t>
        </w:r>
      </w:ins>
    </w:p>
    <w:p w14:paraId="59583A94" w14:textId="28CC1316" w:rsidR="00AA492D" w:rsidRDefault="00AA492D">
      <w:pPr>
        <w:widowControl/>
        <w:suppressAutoHyphens w:val="0"/>
        <w:spacing w:line="240" w:lineRule="auto"/>
        <w:ind w:left="431" w:firstLine="0"/>
        <w:jc w:val="left"/>
        <w:pPrChange w:id="844" w:author="Anasta" w:date="2014-06-10T19:12:00Z">
          <w:pPr>
            <w:widowControl/>
            <w:suppressAutoHyphens w:val="0"/>
            <w:spacing w:line="240" w:lineRule="auto"/>
            <w:ind w:firstLine="0"/>
            <w:jc w:val="left"/>
          </w:pPr>
        </w:pPrChange>
      </w:pPr>
      <w:r>
        <w:br w:type="page"/>
      </w:r>
    </w:p>
    <w:p w14:paraId="5CC5EBD6" w14:textId="19E2341A" w:rsidR="00735B99" w:rsidRPr="002F76E4" w:rsidRDefault="00735B99" w:rsidP="00735B99">
      <w:pPr>
        <w:pStyle w:val="Heading1"/>
      </w:pPr>
      <w:bookmarkStart w:id="845" w:name="_Toc389069986"/>
      <w:bookmarkStart w:id="846" w:name="_Toc390194483"/>
      <w:r w:rsidRPr="002F76E4">
        <w:lastRenderedPageBreak/>
        <w:t>CONCLUSÃO</w:t>
      </w:r>
      <w:bookmarkEnd w:id="826"/>
      <w:bookmarkEnd w:id="845"/>
      <w:bookmarkEnd w:id="846"/>
    </w:p>
    <w:p w14:paraId="2FF559A5" w14:textId="77777777" w:rsidR="00735B99" w:rsidRPr="002F76E4" w:rsidRDefault="00735B99" w:rsidP="00735B99"/>
    <w:p w14:paraId="727CCDCE" w14:textId="77777777" w:rsidR="0073761D" w:rsidRPr="002F76E4" w:rsidRDefault="0073761D" w:rsidP="00735B99">
      <w:r w:rsidRPr="002F76E4">
        <w:t xml:space="preserve">O presente projeto teve como objetivo desenvolver um aplicativo de organização para </w:t>
      </w:r>
      <w:r w:rsidRPr="000A0404">
        <w:rPr>
          <w:i/>
        </w:rPr>
        <w:t>Android</w:t>
      </w:r>
      <w:r w:rsidRPr="002F76E4">
        <w:t xml:space="preserve"> que pudesse utilizar </w:t>
      </w:r>
      <w:r w:rsidR="0042118D" w:rsidRPr="002F76E4">
        <w:t xml:space="preserve">os </w:t>
      </w:r>
      <w:r w:rsidRPr="002F76E4">
        <w:t xml:space="preserve">preceitos do GTD </w:t>
      </w:r>
      <w:r w:rsidR="00544FA4" w:rsidRPr="002F76E4">
        <w:t>em suas funcionalidades.</w:t>
      </w:r>
    </w:p>
    <w:p w14:paraId="38F040E3" w14:textId="284A325A" w:rsidR="00544FA4" w:rsidRPr="002F76E4" w:rsidRDefault="004D3227" w:rsidP="00CA5E62">
      <w:r w:rsidRPr="002F76E4">
        <w:t>A primeira etapa do trabalho –</w:t>
      </w:r>
      <w:r w:rsidR="00922FAC" w:rsidRPr="002F76E4">
        <w:t xml:space="preserve"> </w:t>
      </w:r>
      <w:r w:rsidR="00076619" w:rsidRPr="002F76E4">
        <w:t xml:space="preserve">levantamento de requisitos – foi </w:t>
      </w:r>
      <w:r w:rsidR="0042118D" w:rsidRPr="002F76E4">
        <w:t>concretizada</w:t>
      </w:r>
      <w:r w:rsidR="00CA5E62" w:rsidRPr="002F76E4">
        <w:t xml:space="preserve"> por meio do estudo do método GTD e</w:t>
      </w:r>
      <w:r w:rsidR="002F5310" w:rsidRPr="002F76E4">
        <w:t xml:space="preserve"> da explicaç</w:t>
      </w:r>
      <w:r w:rsidR="00CA5E62" w:rsidRPr="002F76E4">
        <w:t xml:space="preserve">ão dos preceitos </w:t>
      </w:r>
      <w:r w:rsidR="00922FAC" w:rsidRPr="002F76E4">
        <w:t>no capítulo 2</w:t>
      </w:r>
      <w:r w:rsidR="00CA5E62" w:rsidRPr="002F76E4">
        <w:t>.</w:t>
      </w:r>
    </w:p>
    <w:p w14:paraId="73F6116A" w14:textId="6D6F85A3" w:rsidR="0083077C" w:rsidRPr="002F76E4" w:rsidRDefault="0083077C" w:rsidP="00735B99">
      <w:r w:rsidRPr="002F76E4">
        <w:t xml:space="preserve">A segunda </w:t>
      </w:r>
      <w:r w:rsidR="0042118D" w:rsidRPr="002F76E4">
        <w:t>fase</w:t>
      </w:r>
      <w:r w:rsidRPr="002F76E4">
        <w:t xml:space="preserve"> – análise de requisitos – foi </w:t>
      </w:r>
      <w:r w:rsidR="0042118D" w:rsidRPr="002F76E4">
        <w:t>alcançada</w:t>
      </w:r>
      <w:r w:rsidRPr="002F76E4">
        <w:t xml:space="preserve"> com sucesso e resultou</w:t>
      </w:r>
      <w:r w:rsidR="009B79D3" w:rsidRPr="002F76E4">
        <w:t xml:space="preserve"> no cap</w:t>
      </w:r>
      <w:r w:rsidR="00CA5E62" w:rsidRPr="002F76E4">
        <w:t xml:space="preserve">ítulo 3 e </w:t>
      </w:r>
      <w:r w:rsidRPr="002F76E4">
        <w:t>nos diagramas de caso</w:t>
      </w:r>
      <w:r w:rsidR="00D13A85" w:rsidRPr="002F76E4">
        <w:t xml:space="preserve"> de uso, localizados no apêndice </w:t>
      </w:r>
      <w:r w:rsidR="0088363D" w:rsidRPr="002F76E4">
        <w:fldChar w:fldCharType="begin"/>
      </w:r>
      <w:r w:rsidR="00D13A85" w:rsidRPr="002F76E4">
        <w:instrText xml:space="preserve"> REF _Ref382483496 \w \h </w:instrText>
      </w:r>
      <w:r w:rsidR="002F76E4">
        <w:instrText xml:space="preserve"> \* MERGEFORMAT </w:instrText>
      </w:r>
      <w:r w:rsidR="0088363D" w:rsidRPr="002F76E4">
        <w:fldChar w:fldCharType="separate"/>
      </w:r>
      <w:r w:rsidR="00485173">
        <w:t>7.2</w:t>
      </w:r>
      <w:r w:rsidR="0088363D" w:rsidRPr="002F76E4">
        <w:fldChar w:fldCharType="end"/>
      </w:r>
      <w:r w:rsidR="00D13A85" w:rsidRPr="002F76E4">
        <w:t>.</w:t>
      </w:r>
      <w:r w:rsidR="009B79D3" w:rsidRPr="002F76E4">
        <w:t xml:space="preserve"> </w:t>
      </w:r>
    </w:p>
    <w:p w14:paraId="4206FE41" w14:textId="5946DB2E" w:rsidR="00470EF6" w:rsidRPr="002F76E4" w:rsidRDefault="0042118D" w:rsidP="00735B99">
      <w:r w:rsidRPr="002F76E4">
        <w:t>O terceiro</w:t>
      </w:r>
      <w:r w:rsidR="00470EF6" w:rsidRPr="002F76E4">
        <w:t xml:space="preserve"> </w:t>
      </w:r>
      <w:r w:rsidRPr="002F76E4">
        <w:t xml:space="preserve">estágio </w:t>
      </w:r>
      <w:r w:rsidR="00470EF6" w:rsidRPr="002F76E4">
        <w:t xml:space="preserve">– projeto do sistema – foi </w:t>
      </w:r>
      <w:r w:rsidRPr="002F76E4">
        <w:t>desenvolvido</w:t>
      </w:r>
      <w:r w:rsidR="00470EF6" w:rsidRPr="002F76E4">
        <w:t xml:space="preserve"> </w:t>
      </w:r>
      <w:r w:rsidR="00471A75" w:rsidRPr="002F76E4">
        <w:t xml:space="preserve">e resultou no capítulo 3, onde os componentes essenciais para o funcionamento do sistema </w:t>
      </w:r>
      <w:r w:rsidR="00752D8B" w:rsidRPr="002F76E4">
        <w:t>foram</w:t>
      </w:r>
      <w:r w:rsidR="00471A75" w:rsidRPr="002F76E4">
        <w:t xml:space="preserve"> detalhado</w:t>
      </w:r>
      <w:r w:rsidR="00752D8B" w:rsidRPr="002F76E4">
        <w:t>s</w:t>
      </w:r>
      <w:r w:rsidR="00471A75" w:rsidRPr="002F76E4">
        <w:t>.</w:t>
      </w:r>
    </w:p>
    <w:p w14:paraId="2154C913" w14:textId="3B28F0AE" w:rsidR="001F2912" w:rsidRPr="002F76E4" w:rsidRDefault="0042118D" w:rsidP="00735B99">
      <w:r w:rsidRPr="002F76E4">
        <w:t>O quarto</w:t>
      </w:r>
      <w:r w:rsidR="001F2912" w:rsidRPr="002F76E4">
        <w:t xml:space="preserve"> </w:t>
      </w:r>
      <w:r w:rsidRPr="002F76E4">
        <w:t>passo</w:t>
      </w:r>
      <w:r w:rsidR="001F2912" w:rsidRPr="002F76E4">
        <w:t xml:space="preserve"> – a codificação – </w:t>
      </w:r>
      <w:del w:id="847" w:author="Anasta" w:date="2014-06-10T19:12:00Z">
        <w:r w:rsidRPr="002F76E4">
          <w:delText>ocorreu com êxito</w:delText>
        </w:r>
        <w:r w:rsidR="001A088D" w:rsidRPr="002F76E4">
          <w:delText xml:space="preserve"> e </w:delText>
        </w:r>
        <w:r w:rsidRPr="002F76E4">
          <w:delText xml:space="preserve">motivou </w:delText>
        </w:r>
        <w:r w:rsidR="001A088D" w:rsidRPr="002F76E4">
          <w:delText>o</w:delText>
        </w:r>
      </w:del>
      <w:ins w:id="848" w:author="Anasta" w:date="2014-06-10T19:12:00Z">
        <w:r w:rsidR="007B2BE6">
          <w:t>resultou n</w:t>
        </w:r>
        <w:r w:rsidR="001A088D" w:rsidRPr="002F76E4">
          <w:t>o</w:t>
        </w:r>
      </w:ins>
      <w:r w:rsidR="001A088D" w:rsidRPr="002F76E4">
        <w:t xml:space="preserve"> cap</w:t>
      </w:r>
      <w:r w:rsidR="00B929E4">
        <w:t>ítulo 4</w:t>
      </w:r>
      <w:del w:id="849" w:author="Anasta" w:date="2014-06-10T19:12:00Z">
        <w:r w:rsidRPr="002F76E4">
          <w:delText xml:space="preserve"> e </w:delText>
        </w:r>
        <w:r w:rsidR="005E33CC" w:rsidRPr="002F76E4">
          <w:delText>o apêndice</w:delText>
        </w:r>
        <w:r w:rsidR="00350DF7">
          <w:delText xml:space="preserve"> </w:delText>
        </w:r>
        <w:r w:rsidR="00350DF7">
          <w:rPr>
            <w:highlight w:val="yellow"/>
          </w:rPr>
          <w:fldChar w:fldCharType="begin"/>
        </w:r>
        <w:r w:rsidR="00350DF7">
          <w:delInstrText xml:space="preserve"> REF _Ref389057720 \r \h </w:delInstrText>
        </w:r>
        <w:r w:rsidR="00350DF7">
          <w:rPr>
            <w:highlight w:val="yellow"/>
          </w:rPr>
        </w:r>
        <w:r w:rsidR="00350DF7">
          <w:rPr>
            <w:highlight w:val="yellow"/>
          </w:rPr>
          <w:fldChar w:fldCharType="separate"/>
        </w:r>
        <w:r w:rsidR="009E6DEF">
          <w:delText>7.4</w:delText>
        </w:r>
        <w:r w:rsidR="00350DF7">
          <w:rPr>
            <w:highlight w:val="yellow"/>
          </w:rPr>
          <w:fldChar w:fldCharType="end"/>
        </w:r>
        <w:r w:rsidR="00734080" w:rsidRPr="002F76E4">
          <w:delText xml:space="preserve">. Juntos eles </w:delText>
        </w:r>
        <w:r w:rsidR="001A088D" w:rsidRPr="002F76E4">
          <w:delText>explic</w:delText>
        </w:r>
        <w:r w:rsidR="00734080" w:rsidRPr="002F76E4">
          <w:delText>am</w:delText>
        </w:r>
        <w:r w:rsidR="005E33CC" w:rsidRPr="002F76E4">
          <w:delText>,</w:delText>
        </w:r>
      </w:del>
      <w:ins w:id="850" w:author="Anasta" w:date="2014-06-10T19:12:00Z">
        <w:r w:rsidR="00734080" w:rsidRPr="002F76E4">
          <w:t>.</w:t>
        </w:r>
        <w:r w:rsidR="00B929E4">
          <w:t>Ele explica</w:t>
        </w:r>
      </w:ins>
      <w:r w:rsidR="001A088D" w:rsidRPr="002F76E4">
        <w:t xml:space="preserve"> detalhadamente</w:t>
      </w:r>
      <w:del w:id="851" w:author="Anasta" w:date="2014-06-10T19:12:00Z">
        <w:r w:rsidR="005E33CC" w:rsidRPr="002F76E4">
          <w:delText>,</w:delText>
        </w:r>
      </w:del>
      <w:r w:rsidR="0093088A" w:rsidRPr="002F76E4">
        <w:t xml:space="preserve"> o comportamento</w:t>
      </w:r>
      <w:r w:rsidR="001A088D" w:rsidRPr="002F76E4">
        <w:t xml:space="preserve"> do sistema</w:t>
      </w:r>
      <w:r w:rsidR="00B929E4">
        <w:t xml:space="preserve"> e </w:t>
      </w:r>
      <w:del w:id="852" w:author="Anasta" w:date="2014-06-10T19:12:00Z">
        <w:r w:rsidR="0093088A" w:rsidRPr="002F76E4">
          <w:delText>exibem</w:delText>
        </w:r>
      </w:del>
      <w:ins w:id="853" w:author="Anasta" w:date="2014-06-10T19:12:00Z">
        <w:r w:rsidR="00B929E4">
          <w:t>exibe</w:t>
        </w:r>
      </w:ins>
      <w:r w:rsidR="0093088A" w:rsidRPr="002F76E4">
        <w:t xml:space="preserve"> sua estrutura interna</w:t>
      </w:r>
      <w:r w:rsidR="001A088D" w:rsidRPr="002F76E4">
        <w:t xml:space="preserve"> </w:t>
      </w:r>
      <w:r w:rsidR="00C734C3" w:rsidRPr="002F76E4">
        <w:t>depois de</w:t>
      </w:r>
      <w:r w:rsidR="001A088D" w:rsidRPr="002F76E4">
        <w:t xml:space="preserve"> realizada </w:t>
      </w:r>
      <w:r w:rsidR="005E33CC" w:rsidRPr="002F76E4">
        <w:t>toda a</w:t>
      </w:r>
      <w:r w:rsidR="001A088D" w:rsidRPr="002F76E4">
        <w:t xml:space="preserve"> codificação</w:t>
      </w:r>
      <w:r w:rsidR="005E33CC" w:rsidRPr="002F76E4">
        <w:t xml:space="preserve">. </w:t>
      </w:r>
      <w:r w:rsidR="00136CD3" w:rsidRPr="002F76E4">
        <w:t>A</w:t>
      </w:r>
      <w:r w:rsidR="00C734C3" w:rsidRPr="002F76E4">
        <w:t xml:space="preserve"> cada funcionalidade codificada</w:t>
      </w:r>
      <w:r w:rsidR="00136CD3" w:rsidRPr="002F76E4">
        <w:t xml:space="preserve"> testes foram </w:t>
      </w:r>
      <w:r w:rsidR="00C734C3" w:rsidRPr="002F76E4">
        <w:t>aplicados e, a</w:t>
      </w:r>
      <w:r w:rsidR="00136CD3" w:rsidRPr="002F76E4">
        <w:t xml:space="preserve">o fim, todas as funcionalidades, integradas, foram </w:t>
      </w:r>
      <w:r w:rsidR="00C734C3" w:rsidRPr="002F76E4">
        <w:t>colocadas em prática.</w:t>
      </w:r>
    </w:p>
    <w:p w14:paraId="2CA60F90" w14:textId="77777777" w:rsidR="00D672EF" w:rsidRPr="002F76E4" w:rsidRDefault="005F3FBF" w:rsidP="00ED5CDB">
      <w:pPr>
        <w:rPr>
          <w:del w:id="854" w:author="Anasta" w:date="2014-06-10T19:12:00Z"/>
        </w:rPr>
      </w:pPr>
      <w:del w:id="855" w:author="Anasta" w:date="2014-06-10T19:12:00Z">
        <w:r w:rsidRPr="002F76E4">
          <w:delText xml:space="preserve">Desta forma, </w:delText>
        </w:r>
        <w:r w:rsidR="00C734C3" w:rsidRPr="002F76E4">
          <w:delText>os autores</w:delText>
        </w:r>
        <w:r w:rsidRPr="002F76E4">
          <w:delText xml:space="preserve"> deste projeto consegui</w:delText>
        </w:r>
        <w:r w:rsidR="00C734C3" w:rsidRPr="002F76E4">
          <w:delText>ram,</w:delText>
        </w:r>
        <w:r w:rsidR="005018BC" w:rsidRPr="002F76E4">
          <w:delText xml:space="preserve"> por meio </w:delText>
        </w:r>
        <w:r w:rsidR="00C734C3" w:rsidRPr="002F76E4">
          <w:delText>de especificações</w:delText>
        </w:r>
        <w:r w:rsidR="005018BC" w:rsidRPr="002F76E4">
          <w:delText>, projeç</w:delText>
        </w:r>
        <w:r w:rsidR="00C734C3" w:rsidRPr="002F76E4">
          <w:delText>ões, codificações</w:delText>
        </w:r>
        <w:r w:rsidR="00D672EF" w:rsidRPr="002F76E4">
          <w:delText xml:space="preserve"> e teste</w:delText>
        </w:r>
        <w:r w:rsidR="00C734C3" w:rsidRPr="002F76E4">
          <w:delText xml:space="preserve">s, </w:delText>
        </w:r>
        <w:r w:rsidRPr="002F76E4">
          <w:delText xml:space="preserve">desenvolver um aplicativo capaz de utilizar os conceitos de GTD e ainda prover integração com o </w:delText>
        </w:r>
        <w:r w:rsidRPr="005069F7">
          <w:rPr>
            <w:i/>
          </w:rPr>
          <w:delText>Google Calendar</w:delText>
        </w:r>
        <w:r w:rsidR="00ED5CDB" w:rsidRPr="002F76E4">
          <w:delText xml:space="preserve">. </w:delText>
        </w:r>
      </w:del>
    </w:p>
    <w:p w14:paraId="79AFE4AC" w14:textId="77777777" w:rsidR="00E90DE6" w:rsidRPr="002F76E4" w:rsidRDefault="00A11264" w:rsidP="005127AB">
      <w:pPr>
        <w:rPr>
          <w:del w:id="856" w:author="Anasta" w:date="2014-06-10T19:12:00Z"/>
        </w:rPr>
      </w:pPr>
      <w:del w:id="857" w:author="Anasta" w:date="2014-06-10T19:12:00Z">
        <w:r w:rsidRPr="002F76E4">
          <w:delText>Com a</w:delText>
        </w:r>
        <w:r w:rsidR="005127AB" w:rsidRPr="002F76E4">
          <w:delText xml:space="preserve"> </w:delText>
        </w:r>
        <w:r w:rsidRPr="002F76E4">
          <w:delText>realização</w:delText>
        </w:r>
        <w:r w:rsidR="005127AB" w:rsidRPr="002F76E4">
          <w:delText xml:space="preserve"> deste projeto</w:delText>
        </w:r>
        <w:r w:rsidR="00863430">
          <w:delText>,</w:delText>
        </w:r>
        <w:r w:rsidR="005127AB" w:rsidRPr="002F76E4">
          <w:delText xml:space="preserve"> foi possível inferir que </w:delText>
        </w:r>
        <w:r w:rsidR="002D2BAD" w:rsidRPr="002F76E4">
          <w:delText xml:space="preserve">o aplicativo de organização para </w:delText>
        </w:r>
        <w:r w:rsidR="002D2BAD" w:rsidRPr="002F76E4">
          <w:rPr>
            <w:i/>
          </w:rPr>
          <w:delText>Android</w:delText>
        </w:r>
        <w:r w:rsidR="002D2BAD" w:rsidRPr="002F76E4">
          <w:delText xml:space="preserve">, utilizando os preceitos do GTD em suas funcionalidades, </w:delText>
        </w:r>
        <w:r w:rsidR="00E73E7D" w:rsidRPr="002F76E4">
          <w:delText>verdadeiramente</w:delText>
        </w:r>
        <w:r w:rsidR="002D2BAD" w:rsidRPr="002F76E4">
          <w:delText xml:space="preserve"> representa uma </w:delText>
        </w:r>
        <w:r w:rsidR="005A5F76" w:rsidRPr="002F76E4">
          <w:delText>ferramenta</w:delText>
        </w:r>
        <w:r w:rsidR="002D2BAD" w:rsidRPr="002F76E4">
          <w:delText xml:space="preserve"> para as pessoas </w:delText>
        </w:r>
        <w:r w:rsidR="005127AB" w:rsidRPr="002F76E4">
          <w:delText xml:space="preserve">listarem e </w:delText>
        </w:r>
        <w:r w:rsidR="002D2BAD" w:rsidRPr="002F76E4">
          <w:delText xml:space="preserve">organizarem </w:delText>
        </w:r>
        <w:r w:rsidR="005127AB" w:rsidRPr="002F76E4">
          <w:delText xml:space="preserve">as </w:delText>
        </w:r>
        <w:r w:rsidR="002D2BAD" w:rsidRPr="002F76E4">
          <w:delText>suas atribulações diárias, ainda mais no</w:delText>
        </w:r>
        <w:r w:rsidR="00863430">
          <w:delText xml:space="preserve"> século XXI</w:delText>
        </w:r>
        <w:r w:rsidR="002D2BAD" w:rsidRPr="002F76E4">
          <w:delText>, em que as rotinas e compromissos são mais dinâmico</w:delText>
        </w:r>
        <w:r w:rsidR="005127AB" w:rsidRPr="002F76E4">
          <w:delText>s e há</w:delText>
        </w:r>
        <w:r w:rsidR="002D2BAD" w:rsidRPr="002F76E4">
          <w:delText xml:space="preserve"> constantes cobranças </w:delText>
        </w:r>
        <w:r w:rsidR="00141019" w:rsidRPr="002F76E4">
          <w:delText>por</w:delText>
        </w:r>
        <w:r w:rsidR="005127AB" w:rsidRPr="002F76E4">
          <w:delText xml:space="preserve"> respostas rápidas</w:delText>
        </w:r>
        <w:r w:rsidR="00E90DE6" w:rsidRPr="002F76E4">
          <w:delText>.</w:delText>
        </w:r>
      </w:del>
    </w:p>
    <w:p w14:paraId="25E3C15F" w14:textId="065FF25D" w:rsidR="000F4DAA" w:rsidRDefault="00583385" w:rsidP="00824B00">
      <w:r w:rsidRPr="002F76E4">
        <w:t>Diante dessa realidade</w:t>
      </w:r>
      <w:r w:rsidR="00863430">
        <w:t>,</w:t>
      </w:r>
      <w:r w:rsidRPr="002F76E4">
        <w:t xml:space="preserve"> é confortável contar com um instrumento</w:t>
      </w:r>
      <w:r w:rsidR="00D82A2C" w:rsidRPr="002F76E4">
        <w:t xml:space="preserve">, como é o aplicativo de organização para </w:t>
      </w:r>
      <w:r w:rsidR="00D82A2C" w:rsidRPr="002F76E4">
        <w:rPr>
          <w:i/>
        </w:rPr>
        <w:t>Android</w:t>
      </w:r>
      <w:r w:rsidR="00D82A2C" w:rsidRPr="002F76E4">
        <w:t>,</w:t>
      </w:r>
      <w:r w:rsidRPr="002F76E4">
        <w:t xml:space="preserve"> que </w:t>
      </w:r>
      <w:r w:rsidR="00D82A2C" w:rsidRPr="002F76E4">
        <w:t>demonstrou nos testes efetuados, ser um grande auxiliar</w:t>
      </w:r>
      <w:r w:rsidRPr="002F76E4">
        <w:t xml:space="preserve"> </w:t>
      </w:r>
      <w:r w:rsidR="00D82A2C" w:rsidRPr="002F76E4">
        <w:t>na retirada</w:t>
      </w:r>
      <w:r w:rsidR="0075338A" w:rsidRPr="002F76E4">
        <w:t xml:space="preserve"> </w:t>
      </w:r>
      <w:r w:rsidRPr="002F76E4">
        <w:t xml:space="preserve">da mente </w:t>
      </w:r>
      <w:r w:rsidR="00D82A2C" w:rsidRPr="002F76E4">
        <w:t xml:space="preserve">de </w:t>
      </w:r>
      <w:r w:rsidR="0075338A" w:rsidRPr="002F76E4">
        <w:t xml:space="preserve">todas as </w:t>
      </w:r>
      <w:r w:rsidRPr="002F76E4">
        <w:t>ações a serem realizadas, armazenando-as</w:t>
      </w:r>
      <w:r w:rsidR="003C638E" w:rsidRPr="002F76E4">
        <w:t xml:space="preserve"> e organizando-as</w:t>
      </w:r>
      <w:r w:rsidRPr="002F76E4">
        <w:t xml:space="preserve"> em forma de listas</w:t>
      </w:r>
      <w:r w:rsidR="005A5F76" w:rsidRPr="002F76E4">
        <w:t xml:space="preserve"> e</w:t>
      </w:r>
      <w:r w:rsidRPr="002F76E4">
        <w:t xml:space="preserve"> agrupadas</w:t>
      </w:r>
      <w:r w:rsidR="005A5F76" w:rsidRPr="002F76E4">
        <w:t xml:space="preserve">, </w:t>
      </w:r>
      <w:r w:rsidR="0075338A" w:rsidRPr="002F76E4">
        <w:t xml:space="preserve">em </w:t>
      </w:r>
      <w:r w:rsidRPr="002F76E4">
        <w:t>aparelhos de telefonia ou de informática móveis, que possam ser rapidamente visualizadas em qualquer local em que se encontre, evitando-se</w:t>
      </w:r>
      <w:r w:rsidR="0075338A" w:rsidRPr="002F76E4">
        <w:t xml:space="preserve"> corre</w:t>
      </w:r>
      <w:r w:rsidRPr="002F76E4">
        <w:t>r</w:t>
      </w:r>
      <w:r w:rsidR="0075338A" w:rsidRPr="002F76E4">
        <w:t xml:space="preserve"> o risco de deixar </w:t>
      </w:r>
      <w:r w:rsidRPr="002F76E4">
        <w:t xml:space="preserve">de administrar ou esquecer que já </w:t>
      </w:r>
      <w:r w:rsidR="00281B06" w:rsidRPr="002F76E4">
        <w:t xml:space="preserve">se </w:t>
      </w:r>
      <w:r w:rsidRPr="002F76E4">
        <w:t>administrou alguma</w:t>
      </w:r>
      <w:r w:rsidR="00D82A2C" w:rsidRPr="002F76E4">
        <w:t>, al</w:t>
      </w:r>
      <w:r w:rsidR="000F4DAA" w:rsidRPr="002F76E4">
        <w:t xml:space="preserve">ém do acesso </w:t>
      </w:r>
      <w:r w:rsidR="000F4DAA" w:rsidRPr="002F76E4">
        <w:rPr>
          <w:i/>
        </w:rPr>
        <w:t>off-line</w:t>
      </w:r>
      <w:r w:rsidR="00824B00">
        <w:t>.</w:t>
      </w:r>
    </w:p>
    <w:p w14:paraId="2DC55523" w14:textId="5A630CCE" w:rsidR="00824B00" w:rsidRDefault="00A11264" w:rsidP="00824B00">
      <w:pPr>
        <w:rPr>
          <w:ins w:id="858" w:author="Anasta" w:date="2014-06-10T19:12:00Z"/>
        </w:rPr>
      </w:pPr>
      <w:del w:id="859" w:author="Anasta" w:date="2014-06-10T19:12:00Z">
        <w:r w:rsidRPr="002F76E4">
          <w:lastRenderedPageBreak/>
          <w:delText>O desenvolvimento deste</w:delText>
        </w:r>
        <w:r w:rsidR="002D2BAD" w:rsidRPr="002F76E4">
          <w:delText xml:space="preserve"> </w:delText>
        </w:r>
        <w:r w:rsidRPr="002F76E4">
          <w:delText xml:space="preserve">aplicativo realmente </w:delText>
        </w:r>
        <w:r w:rsidR="005A5F76" w:rsidRPr="002F76E4">
          <w:delText>significou</w:delText>
        </w:r>
        <w:r w:rsidRPr="002F76E4">
          <w:delText xml:space="preserve"> uma oportunidade</w:delText>
        </w:r>
      </w:del>
      <w:ins w:id="860" w:author="Anasta" w:date="2014-06-10T19:12:00Z">
        <w:r w:rsidR="00824B00">
          <w:t>Como sugestão</w:t>
        </w:r>
      </w:ins>
      <w:r w:rsidR="00824B00">
        <w:t xml:space="preserve"> para </w:t>
      </w:r>
      <w:del w:id="861" w:author="Anasta" w:date="2014-06-10T19:12:00Z">
        <w:r w:rsidRPr="002F76E4">
          <w:delText xml:space="preserve">os seus autores </w:delText>
        </w:r>
        <w:r w:rsidR="002D2BAD" w:rsidRPr="002F76E4">
          <w:delText xml:space="preserve">aplicarem </w:delText>
        </w:r>
        <w:r w:rsidRPr="002F76E4">
          <w:delText xml:space="preserve">os conhecimentos transmitidos pelo curso de Engenharia de Computação e estimulou o espírito empreendedor, haja vista os pensamentos voltados para </w:delText>
        </w:r>
      </w:del>
      <w:ins w:id="862" w:author="Anasta" w:date="2014-06-10T19:12:00Z">
        <w:r w:rsidR="00824B00">
          <w:t xml:space="preserve">trabalhos futuros, indica-se </w:t>
        </w:r>
      </w:ins>
      <w:r w:rsidR="00824B00">
        <w:t xml:space="preserve">a evolução </w:t>
      </w:r>
      <w:del w:id="863" w:author="Anasta" w:date="2014-06-10T19:12:00Z">
        <w:r w:rsidRPr="002F76E4">
          <w:delText>do</w:delText>
        </w:r>
      </w:del>
      <w:ins w:id="864" w:author="Anasta" w:date="2014-06-10T19:12:00Z">
        <w:r w:rsidR="00824B00">
          <w:t>deste</w:t>
        </w:r>
      </w:ins>
      <w:r w:rsidR="00824B00">
        <w:t xml:space="preserve"> sistema, </w:t>
      </w:r>
      <w:del w:id="865" w:author="Anasta" w:date="2014-06-10T19:12:00Z">
        <w:r w:rsidRPr="002F76E4">
          <w:delText xml:space="preserve">buscando-se acrescentar outras </w:delText>
        </w:r>
      </w:del>
      <w:ins w:id="866" w:author="Anasta" w:date="2014-06-10T19:12:00Z">
        <w:r w:rsidR="00824B00">
          <w:t xml:space="preserve">acrescentando </w:t>
        </w:r>
      </w:ins>
      <w:r w:rsidR="00C30A78">
        <w:t xml:space="preserve">funcionalidades </w:t>
      </w:r>
      <w:ins w:id="867" w:author="Anasta" w:date="2014-06-10T19:12:00Z">
        <w:r w:rsidR="00C30A78">
          <w:t>de forma a torná</w:t>
        </w:r>
        <w:r w:rsidR="00824B00">
          <w:t xml:space="preserve">-lo mais compatível com </w:t>
        </w:r>
        <w:r w:rsidR="00C30A78">
          <w:t xml:space="preserve">o </w:t>
        </w:r>
        <w:r w:rsidR="00824B00">
          <w:t>GTD</w:t>
        </w:r>
        <w:r w:rsidR="00C30A78">
          <w:t xml:space="preserve"> e com funcionalidades programáveis em um </w:t>
        </w:r>
        <w:r w:rsidR="00C30A78" w:rsidRPr="00C30A78">
          <w:rPr>
            <w:i/>
          </w:rPr>
          <w:t>Android</w:t>
        </w:r>
        <w:r w:rsidR="00C30A78">
          <w:t xml:space="preserve"> para facilitar ainda mais a organização pessoal, </w:t>
        </w:r>
      </w:ins>
      <w:r w:rsidR="00C30A78">
        <w:t>como</w:t>
      </w:r>
      <w:del w:id="868" w:author="Anasta" w:date="2014-06-10T19:12:00Z">
        <w:r w:rsidRPr="002F76E4">
          <w:delText xml:space="preserve"> um assistente que permita ao usuário planejar suas ações selecionando as que ele pretenda executar</w:delText>
        </w:r>
      </w:del>
      <w:ins w:id="869" w:author="Anasta" w:date="2014-06-10T19:12:00Z">
        <w:r w:rsidR="00824B00">
          <w:t>:</w:t>
        </w:r>
      </w:ins>
    </w:p>
    <w:p w14:paraId="0B3EA2D4" w14:textId="05408845" w:rsidR="00824B00" w:rsidRDefault="00C30A78" w:rsidP="00824B00">
      <w:pPr>
        <w:pStyle w:val="ListParagraph"/>
        <w:numPr>
          <w:ilvl w:val="0"/>
          <w:numId w:val="52"/>
        </w:numPr>
        <w:rPr>
          <w:ins w:id="870" w:author="Anasta" w:date="2014-06-10T19:12:00Z"/>
        </w:rPr>
      </w:pPr>
      <w:ins w:id="871" w:author="Anasta" w:date="2014-06-10T19:12:00Z">
        <w:r>
          <w:t>Sistema de hierarquias</w:t>
        </w:r>
      </w:ins>
      <w:r>
        <w:t xml:space="preserve"> de </w:t>
      </w:r>
      <w:del w:id="872" w:author="Anasta" w:date="2014-06-10T19:12:00Z">
        <w:r w:rsidR="00A11264" w:rsidRPr="002F76E4">
          <w:delText xml:space="preserve">sua agenda e das demais </w:delText>
        </w:r>
      </w:del>
      <w:r>
        <w:t xml:space="preserve">listas, </w:t>
      </w:r>
      <w:del w:id="873" w:author="Anasta" w:date="2014-06-10T19:12:00Z">
        <w:r w:rsidR="00A11264" w:rsidRPr="002F76E4">
          <w:delText>indentar (provendo</w:delText>
        </w:r>
      </w:del>
      <w:ins w:id="874" w:author="Anasta" w:date="2014-06-10T19:12:00Z">
        <w:r>
          <w:t>onde uma lista pode conter outras listas</w:t>
        </w:r>
        <w:r w:rsidR="00824B00">
          <w:t xml:space="preserve">, para </w:t>
        </w:r>
        <w:r>
          <w:t>gerar uma melhor condição</w:t>
        </w:r>
        <w:r w:rsidR="00824B00">
          <w:t xml:space="preserve"> de relacionar os ite</w:t>
        </w:r>
        <w:r>
          <w:t>ns a seus projetos em andamento;</w:t>
        </w:r>
      </w:ins>
    </w:p>
    <w:p w14:paraId="7578826B" w14:textId="530DFB75" w:rsidR="00824B00" w:rsidRDefault="00C30A78" w:rsidP="00824B00">
      <w:pPr>
        <w:pStyle w:val="ListParagraph"/>
        <w:numPr>
          <w:ilvl w:val="0"/>
          <w:numId w:val="52"/>
        </w:numPr>
        <w:rPr>
          <w:ins w:id="875" w:author="Anasta" w:date="2014-06-10T19:12:00Z"/>
        </w:rPr>
      </w:pPr>
      <w:ins w:id="876" w:author="Anasta" w:date="2014-06-10T19:12:00Z">
        <w:r>
          <w:t>Campo</w:t>
        </w:r>
        <w:r w:rsidR="00824B00">
          <w:t xml:space="preserve"> de busca, para que o usuário, inserindo palavras chaves nela, possa achar rapidamente itens</w:t>
        </w:r>
        <w:r>
          <w:t xml:space="preserve"> e listas</w:t>
        </w:r>
        <w:r w:rsidR="00824B00">
          <w:t xml:space="preserve"> relacionados;</w:t>
        </w:r>
      </w:ins>
    </w:p>
    <w:p w14:paraId="64D71E4A" w14:textId="17B87983" w:rsidR="00824B00" w:rsidRDefault="00824B00" w:rsidP="00824B00">
      <w:pPr>
        <w:pStyle w:val="ListParagraph"/>
        <w:numPr>
          <w:ilvl w:val="0"/>
          <w:numId w:val="52"/>
        </w:numPr>
        <w:rPr>
          <w:ins w:id="877" w:author="Anasta" w:date="2014-06-10T19:12:00Z"/>
        </w:rPr>
      </w:pPr>
      <w:ins w:id="878" w:author="Anasta" w:date="2014-06-10T19:12:00Z">
        <w:r>
          <w:t>I</w:t>
        </w:r>
        <w:r w:rsidR="00DE6BF7">
          <w:t>n</w:t>
        </w:r>
        <w:r w:rsidR="00C30A78">
          <w:t>dentação</w:t>
        </w:r>
        <w:r>
          <w:t xml:space="preserve"> itens, de forma a prover</w:t>
        </w:r>
      </w:ins>
      <w:r w:rsidR="00DE6BF7">
        <w:t xml:space="preserve"> hierarquia</w:t>
      </w:r>
      <w:del w:id="879" w:author="Anasta" w:date="2014-06-10T19:12:00Z">
        <w:r w:rsidR="00A11264" w:rsidRPr="002F76E4">
          <w:delText>),</w:delText>
        </w:r>
      </w:del>
      <w:ins w:id="880" w:author="Anasta" w:date="2014-06-10T19:12:00Z">
        <w:r w:rsidR="00C30A78">
          <w:t xml:space="preserve"> entre </w:t>
        </w:r>
        <w:r w:rsidR="00C30A78">
          <w:rPr>
            <w:i/>
          </w:rPr>
          <w:t>Itens</w:t>
        </w:r>
        <w:r w:rsidR="00DE6BF7">
          <w:t xml:space="preserve"> e permitir ações em grupo para um item e seus </w:t>
        </w:r>
        <w:r w:rsidR="00C30A78">
          <w:t>itens dependentes;</w:t>
        </w:r>
      </w:ins>
    </w:p>
    <w:p w14:paraId="527CE01F" w14:textId="3AC6BB38" w:rsidR="00DE6BF7" w:rsidRDefault="00DE6BF7" w:rsidP="00824B00">
      <w:pPr>
        <w:pStyle w:val="ListParagraph"/>
        <w:numPr>
          <w:ilvl w:val="0"/>
          <w:numId w:val="52"/>
        </w:numPr>
        <w:rPr>
          <w:ins w:id="881" w:author="Anasta" w:date="2014-06-10T19:12:00Z"/>
        </w:rPr>
      </w:pPr>
      <w:ins w:id="882" w:author="Anasta" w:date="2014-06-10T19:12:00Z">
        <w:r>
          <w:t>Permitir ações contextuais</w:t>
        </w:r>
        <w:r w:rsidR="00C30A78">
          <w:t>, como possibilitar um telefonema imediato se houver um número de telefone na descrição de algum item ou envio de e-mail caso haja um e-mail</w:t>
        </w:r>
        <w:r w:rsidR="008026CC">
          <w:t>;</w:t>
        </w:r>
      </w:ins>
    </w:p>
    <w:p w14:paraId="356DD60F" w14:textId="792BD75E" w:rsidR="00DE6BF7" w:rsidRDefault="00DE6BF7" w:rsidP="00781A51">
      <w:pPr>
        <w:pStyle w:val="ListParagraph"/>
        <w:numPr>
          <w:ilvl w:val="0"/>
          <w:numId w:val="52"/>
        </w:numPr>
        <w:rPr>
          <w:ins w:id="883" w:author="Anasta" w:date="2014-06-10T19:12:00Z"/>
        </w:rPr>
      </w:pPr>
      <w:ins w:id="884" w:author="Anasta" w:date="2014-06-10T19:12:00Z">
        <w:r>
          <w:t xml:space="preserve">Assistente de organização: que averigue o número de itens da lista “caixa de entrada“ e </w:t>
        </w:r>
        <w:r w:rsidR="008026CC">
          <w:t>alerte</w:t>
        </w:r>
        <w:r>
          <w:t xml:space="preserve"> o usuário caso haja muitos itens nela ou se ele</w:t>
        </w:r>
        <w:r w:rsidR="008026CC">
          <w:t xml:space="preserve"> não a esvaziou há muito tempo;</w:t>
        </w:r>
      </w:ins>
    </w:p>
    <w:p w14:paraId="19720C0D" w14:textId="4CB21C6C" w:rsidR="00A415D7" w:rsidRDefault="00A415D7" w:rsidP="00781A51">
      <w:pPr>
        <w:pStyle w:val="ListParagraph"/>
        <w:numPr>
          <w:ilvl w:val="0"/>
          <w:numId w:val="52"/>
        </w:numPr>
        <w:rPr>
          <w:ins w:id="885" w:author="Anasta" w:date="2014-06-10T19:12:00Z"/>
        </w:rPr>
      </w:pPr>
      <w:ins w:id="886" w:author="Anasta" w:date="2014-06-10T19:12:00Z">
        <w:r>
          <w:t>Alerta próprio de compromisso próximo;</w:t>
        </w:r>
      </w:ins>
    </w:p>
    <w:p w14:paraId="1735EFC7" w14:textId="4525DE10" w:rsidR="00DE6BF7" w:rsidRDefault="00E505EC" w:rsidP="00824B00">
      <w:pPr>
        <w:pStyle w:val="ListParagraph"/>
        <w:numPr>
          <w:ilvl w:val="0"/>
          <w:numId w:val="52"/>
        </w:numPr>
        <w:rPr>
          <w:ins w:id="887" w:author="Anasta" w:date="2014-06-10T19:12:00Z"/>
        </w:rPr>
      </w:pPr>
      <w:ins w:id="888" w:author="Anasta" w:date="2014-06-10T19:12:00Z">
        <w:r>
          <w:t>Permitir edição</w:t>
        </w:r>
        <w:r w:rsidR="00781A51">
          <w:t xml:space="preserve"> </w:t>
        </w:r>
        <w:r>
          <w:t>de itens</w:t>
        </w:r>
        <w:r w:rsidR="00781A51">
          <w:t xml:space="preserve"> e listas</w:t>
        </w:r>
        <w:r w:rsidR="008026CC">
          <w:t>;</w:t>
        </w:r>
      </w:ins>
    </w:p>
    <w:p w14:paraId="746508E0" w14:textId="5E8092D7" w:rsidR="00E505EC" w:rsidRDefault="00E505EC">
      <w:pPr>
        <w:pStyle w:val="ListParagraph"/>
        <w:numPr>
          <w:ilvl w:val="0"/>
          <w:numId w:val="52"/>
        </w:numPr>
        <w:pPrChange w:id="889" w:author="Anasta" w:date="2014-06-10T19:12:00Z">
          <w:pPr>
            <w:pStyle w:val="NormalIP"/>
          </w:pPr>
        </w:pPrChange>
      </w:pPr>
      <w:ins w:id="890" w:author="Anasta" w:date="2014-06-10T19:12:00Z">
        <w:r>
          <w:t>Possibilidade de</w:t>
        </w:r>
      </w:ins>
      <w:r>
        <w:t xml:space="preserve"> reordenar</w:t>
      </w:r>
      <w:r w:rsidR="00781A51">
        <w:t xml:space="preserve"> </w:t>
      </w:r>
      <w:del w:id="891" w:author="Anasta" w:date="2014-06-10T19:12:00Z">
        <w:r w:rsidR="00A11264" w:rsidRPr="002F76E4">
          <w:delText>e editar</w:delText>
        </w:r>
      </w:del>
      <w:ins w:id="892" w:author="Anasta" w:date="2014-06-10T19:12:00Z">
        <w:r w:rsidR="00781A51">
          <w:t>os</w:t>
        </w:r>
      </w:ins>
      <w:r w:rsidR="008026CC">
        <w:t xml:space="preserve"> itens</w:t>
      </w:r>
      <w:del w:id="893" w:author="Anasta" w:date="2014-06-10T19:12:00Z">
        <w:r w:rsidR="00C3153C" w:rsidRPr="002F76E4">
          <w:delText>.</w:delText>
        </w:r>
      </w:del>
      <w:ins w:id="894" w:author="Anasta" w:date="2014-06-10T19:12:00Z">
        <w:r w:rsidR="008026CC">
          <w:t xml:space="preserve"> de uma lista;</w:t>
        </w:r>
      </w:ins>
    </w:p>
    <w:p w14:paraId="058E332D" w14:textId="77777777" w:rsidR="00A11264" w:rsidRPr="002F76E4" w:rsidRDefault="00A11264" w:rsidP="005069F7">
      <w:pPr>
        <w:widowControl/>
        <w:suppressAutoHyphens w:val="0"/>
        <w:spacing w:line="240" w:lineRule="auto"/>
        <w:ind w:firstLine="0"/>
        <w:jc w:val="left"/>
        <w:rPr>
          <w:del w:id="895" w:author="Anasta" w:date="2014-06-10T19:12:00Z"/>
        </w:rPr>
      </w:pPr>
    </w:p>
    <w:p w14:paraId="3B4DFC7F" w14:textId="77777777" w:rsidR="000F4DAA" w:rsidRPr="002F76E4" w:rsidRDefault="000F4DAA">
      <w:pPr>
        <w:widowControl/>
        <w:suppressAutoHyphens w:val="0"/>
        <w:spacing w:line="240" w:lineRule="auto"/>
        <w:ind w:firstLine="0"/>
        <w:jc w:val="left"/>
        <w:rPr>
          <w:del w:id="896" w:author="Anasta" w:date="2014-06-10T19:12:00Z"/>
        </w:rPr>
      </w:pPr>
    </w:p>
    <w:p w14:paraId="39DC61FD" w14:textId="77777777" w:rsidR="000F4DAA" w:rsidRPr="002F76E4" w:rsidRDefault="000F4DAA">
      <w:pPr>
        <w:widowControl/>
        <w:suppressAutoHyphens w:val="0"/>
        <w:spacing w:line="240" w:lineRule="auto"/>
        <w:ind w:firstLine="0"/>
        <w:jc w:val="left"/>
        <w:rPr>
          <w:del w:id="897" w:author="Anasta" w:date="2014-06-10T19:12:00Z"/>
        </w:rPr>
      </w:pPr>
    </w:p>
    <w:p w14:paraId="56A7F62F" w14:textId="77777777" w:rsidR="000F4DAA" w:rsidRPr="002F76E4" w:rsidRDefault="000F4DAA">
      <w:pPr>
        <w:widowControl/>
        <w:suppressAutoHyphens w:val="0"/>
        <w:spacing w:line="240" w:lineRule="auto"/>
        <w:ind w:firstLine="0"/>
        <w:jc w:val="left"/>
        <w:rPr>
          <w:del w:id="898" w:author="Anasta" w:date="2014-06-10T19:12:00Z"/>
        </w:rPr>
      </w:pPr>
    </w:p>
    <w:p w14:paraId="238430D8" w14:textId="0EEE01D0" w:rsidR="00B14963" w:rsidRDefault="00B14963" w:rsidP="00824B00">
      <w:pPr>
        <w:pStyle w:val="ListParagraph"/>
        <w:numPr>
          <w:ilvl w:val="0"/>
          <w:numId w:val="52"/>
        </w:numPr>
        <w:rPr>
          <w:ins w:id="899" w:author="Anasta" w:date="2014-06-10T19:12:00Z"/>
        </w:rPr>
      </w:pPr>
      <w:ins w:id="900" w:author="Anasta" w:date="2014-06-10T19:12:00Z">
        <w:r>
          <w:t>Sinc</w:t>
        </w:r>
        <w:r w:rsidR="008026CC">
          <w:t>ronização de dados em uma nuvem;</w:t>
        </w:r>
      </w:ins>
    </w:p>
    <w:p w14:paraId="6595CA4A" w14:textId="25CCAFAD" w:rsidR="008026CC" w:rsidRPr="002F76E4" w:rsidRDefault="008026CC" w:rsidP="00824B00">
      <w:pPr>
        <w:pStyle w:val="ListParagraph"/>
        <w:numPr>
          <w:ilvl w:val="0"/>
          <w:numId w:val="52"/>
        </w:numPr>
        <w:rPr>
          <w:ins w:id="901" w:author="Anasta" w:date="2014-06-10T19:12:00Z"/>
        </w:rPr>
      </w:pPr>
      <w:ins w:id="902" w:author="Anasta" w:date="2014-06-10T19:12:00Z">
        <w:r>
          <w:t>Expansão do aplicativo para outros dispositivos.</w:t>
        </w:r>
      </w:ins>
    </w:p>
    <w:p w14:paraId="2D7E1502" w14:textId="31061BF8" w:rsidR="00513A7E" w:rsidRDefault="00513A7E">
      <w:pPr>
        <w:widowControl/>
        <w:suppressAutoHyphens w:val="0"/>
        <w:spacing w:line="240" w:lineRule="auto"/>
        <w:ind w:firstLine="0"/>
        <w:jc w:val="left"/>
      </w:pPr>
      <w:r>
        <w:br w:type="page"/>
      </w:r>
    </w:p>
    <w:customXmlInsRangeStart w:id="903" w:author="Anasta" w:date="2014-06-10T19:12:00Z"/>
    <w:bookmarkStart w:id="904" w:name="_Toc388915914" w:displacedByCustomXml="next"/>
    <w:sdt>
      <w:sdtPr>
        <w:rPr>
          <w:rFonts w:eastAsia="DejaVu Sans"/>
          <w:b w:val="0"/>
          <w:bCs w:val="0"/>
          <w:sz w:val="24"/>
          <w:szCs w:val="24"/>
        </w:rPr>
        <w:id w:val="300658937"/>
        <w:docPartObj>
          <w:docPartGallery w:val="Bibliographies"/>
          <w:docPartUnique/>
        </w:docPartObj>
      </w:sdtPr>
      <w:sdtContent>
        <w:customXmlInsRangeEnd w:id="903"/>
        <w:customXmlDelRangeStart w:id="905" w:author="Anasta" w:date="2014-06-10T19:12:00Z"/>
        <w:bookmarkStart w:id="906" w:name="_Toc389069987" w:displacedByCustomXml="next"/>
        <w:sdt>
          <w:sdtPr>
            <w:rPr>
              <w:rFonts w:eastAsia="DejaVu Sans"/>
              <w:b w:val="0"/>
              <w:bCs w:val="0"/>
              <w:sz w:val="24"/>
              <w:szCs w:val="24"/>
            </w:rPr>
            <w:id w:val="590746446"/>
            <w:docPartObj>
              <w:docPartGallery w:val="Bibliographies"/>
              <w:docPartUnique/>
            </w:docPartObj>
          </w:sdtPr>
          <w:sdtContent>
            <w:customXmlDelRangeEnd w:id="905"/>
            <w:commentRangeStart w:id="907" w:displacedByCustomXml="prev"/>
            <w:bookmarkStart w:id="908" w:name="_Toc390194484" w:displacedByCustomXml="prev"/>
            <w:p w14:paraId="58F8A9BE" w14:textId="7AC29109" w:rsidR="005110F2" w:rsidRPr="002F76E4" w:rsidRDefault="005C2AD8" w:rsidP="003C7D54">
              <w:pPr>
                <w:pStyle w:val="Heading1"/>
              </w:pPr>
              <w:r w:rsidRPr="002F76E4">
                <w:t>BILIOGRAFIA</w:t>
              </w:r>
              <w:bookmarkEnd w:id="904"/>
              <w:commentRangeEnd w:id="907"/>
              <w:r w:rsidR="00D36FE5" w:rsidRPr="002F76E4">
                <w:rPr>
                  <w:rStyle w:val="CommentReference"/>
                  <w:rFonts w:eastAsia="DejaVu Sans"/>
                  <w:b w:val="0"/>
                  <w:bCs w:val="0"/>
                </w:rPr>
                <w:commentReference w:id="907"/>
              </w:r>
              <w:bookmarkEnd w:id="908"/>
              <w:bookmarkEnd w:id="906"/>
            </w:p>
            <w:customXmlDelRangeStart w:id="909" w:author="Anasta" w:date="2014-06-10T19:12:00Z"/>
            <w:sdt>
              <w:sdtPr>
                <w:rPr>
                  <w:rFonts w:eastAsia="DejaVu Sans"/>
                  <w:noProof w:val="0"/>
                  <w:kern w:val="1"/>
                  <w:sz w:val="16"/>
                  <w:lang w:val="pt-BR" w:eastAsia="ar-SA"/>
                </w:rPr>
                <w:id w:val="-612909095"/>
                <w:bibliography/>
              </w:sdtPr>
              <w:sdtContent>
                <w:customXmlDelRangeEnd w:id="909"/>
                <w:commentRangeStart w:id="910" w:displacedByCustomXml="prev"/>
                <w:p w14:paraId="7EEF940E" w14:textId="77777777" w:rsidR="00B0233D" w:rsidRDefault="0088363D" w:rsidP="00B0233D">
                  <w:pPr>
                    <w:pStyle w:val="Bibliography"/>
                    <w:rPr>
                      <w:vanish/>
                    </w:rPr>
                  </w:pPr>
                  <w:r w:rsidRPr="002F76E4">
                    <w:fldChar w:fldCharType="begin"/>
                  </w:r>
                  <w:r w:rsidR="005110F2" w:rsidRPr="002F76E4">
                    <w:rPr>
                      <w:lang w:val="pt-BR"/>
                    </w:rPr>
                    <w:instrText>BIBLIOGRAPHY</w:instrText>
                  </w:r>
                  <w:r w:rsidRPr="002F76E4">
                    <w:fldChar w:fldCharType="separate"/>
                  </w:r>
                  <w:r w:rsidR="00B0233D">
                    <w:rPr>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6"/>
                    <w:gridCol w:w="8884"/>
                  </w:tblGrid>
                  <w:tr w:rsidR="00B0233D" w14:paraId="116A6914" w14:textId="77777777" w:rsidTr="00B0233D">
                    <w:trPr>
                      <w:tblCellSpacing w:w="15" w:type="dxa"/>
                    </w:trPr>
                    <w:tc>
                      <w:tcPr>
                        <w:tcW w:w="0" w:type="auto"/>
                        <w:hideMark/>
                      </w:tcPr>
                      <w:p w14:paraId="480FD99E" w14:textId="77777777" w:rsidR="00B0233D" w:rsidRDefault="00B0233D">
                        <w:pPr>
                          <w:pStyle w:val="Bibliography"/>
                          <w:jc w:val="right"/>
                          <w:rPr>
                            <w:rFonts w:eastAsiaTheme="minorEastAsia"/>
                          </w:rPr>
                        </w:pPr>
                        <w:r>
                          <w:t>1.</w:t>
                        </w:r>
                      </w:p>
                    </w:tc>
                    <w:tc>
                      <w:tcPr>
                        <w:tcW w:w="0" w:type="auto"/>
                        <w:hideMark/>
                      </w:tcPr>
                      <w:p w14:paraId="231C580B" w14:textId="77777777" w:rsidR="00B0233D" w:rsidRDefault="00B0233D">
                        <w:pPr>
                          <w:pStyle w:val="Bibliography"/>
                          <w:rPr>
                            <w:rFonts w:eastAsiaTheme="minorEastAsia"/>
                          </w:rPr>
                        </w:pPr>
                        <w:r w:rsidRPr="00B0233D">
                          <w:rPr>
                            <w:lang w:val="pt-BR"/>
                          </w:rPr>
                          <w:t xml:space="preserve">ALLEN, D. </w:t>
                        </w:r>
                        <w:r w:rsidRPr="00B0233D">
                          <w:rPr>
                            <w:b/>
                            <w:bCs/>
                            <w:lang w:val="pt-BR"/>
                          </w:rPr>
                          <w:t>A arte de fazer acontecer</w:t>
                        </w:r>
                        <w:r w:rsidRPr="00B0233D">
                          <w:rPr>
                            <w:lang w:val="pt-BR"/>
                          </w:rPr>
                          <w:t xml:space="preserve">. 2a. ed. Rio de Janeiro: Campus, 2005. </w:t>
                        </w:r>
                        <w:r>
                          <w:t>300 p. ISBN 8535219080.</w:t>
                        </w:r>
                      </w:p>
                    </w:tc>
                  </w:tr>
                  <w:tr w:rsidR="00B0233D" w14:paraId="1E890AD6" w14:textId="77777777" w:rsidTr="00B0233D">
                    <w:trPr>
                      <w:tblCellSpacing w:w="15" w:type="dxa"/>
                    </w:trPr>
                    <w:tc>
                      <w:tcPr>
                        <w:tcW w:w="0" w:type="auto"/>
                        <w:hideMark/>
                      </w:tcPr>
                      <w:p w14:paraId="3A4DD7E4" w14:textId="77777777" w:rsidR="00B0233D" w:rsidRDefault="00B0233D">
                        <w:pPr>
                          <w:pStyle w:val="Bibliography"/>
                          <w:jc w:val="right"/>
                          <w:rPr>
                            <w:rFonts w:eastAsiaTheme="minorEastAsia"/>
                          </w:rPr>
                        </w:pPr>
                        <w:r>
                          <w:t>2.</w:t>
                        </w:r>
                      </w:p>
                    </w:tc>
                    <w:tc>
                      <w:tcPr>
                        <w:tcW w:w="0" w:type="auto"/>
                        <w:hideMark/>
                      </w:tcPr>
                      <w:p w14:paraId="5760256F" w14:textId="77777777" w:rsidR="00B0233D" w:rsidRDefault="00B0233D">
                        <w:pPr>
                          <w:pStyle w:val="Bibliography"/>
                          <w:rPr>
                            <w:rFonts w:eastAsiaTheme="minorEastAsia"/>
                          </w:rPr>
                        </w:pPr>
                        <w:r>
                          <w:t xml:space="preserve">ANDROID. Android Developers. </w:t>
                        </w:r>
                        <w:r>
                          <w:rPr>
                            <w:b/>
                            <w:bCs/>
                          </w:rPr>
                          <w:t>System Architecture</w:t>
                        </w:r>
                        <w:r>
                          <w:t xml:space="preserve">, 2014. </w:t>
                        </w:r>
                        <w:r w:rsidRPr="00B0233D">
                          <w:rPr>
                            <w:lang w:val="pt-BR"/>
                          </w:rPr>
                          <w:t xml:space="preserve">Disponivel em: &lt;http://developer.android.com/images/system-architecture.jpg&gt;. </w:t>
                        </w:r>
                        <w:r>
                          <w:t>Acesso em: 11 Março 2014.</w:t>
                        </w:r>
                      </w:p>
                    </w:tc>
                  </w:tr>
                  <w:tr w:rsidR="00B0233D" w14:paraId="73CCBDB7" w14:textId="77777777" w:rsidTr="00B0233D">
                    <w:trPr>
                      <w:tblCellSpacing w:w="15" w:type="dxa"/>
                    </w:trPr>
                    <w:tc>
                      <w:tcPr>
                        <w:tcW w:w="0" w:type="auto"/>
                        <w:hideMark/>
                      </w:tcPr>
                      <w:p w14:paraId="0A7182B8" w14:textId="77777777" w:rsidR="00B0233D" w:rsidRDefault="00B0233D">
                        <w:pPr>
                          <w:pStyle w:val="Bibliography"/>
                          <w:jc w:val="right"/>
                          <w:rPr>
                            <w:rFonts w:eastAsiaTheme="minorEastAsia"/>
                          </w:rPr>
                        </w:pPr>
                        <w:r>
                          <w:t>3.</w:t>
                        </w:r>
                      </w:p>
                    </w:tc>
                    <w:tc>
                      <w:tcPr>
                        <w:tcW w:w="0" w:type="auto"/>
                        <w:hideMark/>
                      </w:tcPr>
                      <w:p w14:paraId="3FB0918E" w14:textId="77777777" w:rsidR="00B0233D" w:rsidRPr="00B0233D" w:rsidRDefault="00B0233D">
                        <w:pPr>
                          <w:pStyle w:val="Bibliography"/>
                          <w:rPr>
                            <w:rFonts w:eastAsiaTheme="minorEastAsia"/>
                            <w:lang w:val="pt-BR"/>
                          </w:rPr>
                        </w:pPr>
                        <w:r w:rsidRPr="00B0233D">
                          <w:rPr>
                            <w:lang w:val="pt-BR"/>
                          </w:rPr>
                          <w:t xml:space="preserve">ANDROID. Android Developers. </w:t>
                        </w:r>
                        <w:r w:rsidRPr="00B0233D">
                          <w:rPr>
                            <w:b/>
                            <w:bCs/>
                            <w:lang w:val="pt-BR"/>
                          </w:rPr>
                          <w:t>Developers</w:t>
                        </w:r>
                        <w:r w:rsidRPr="00B0233D">
                          <w:rPr>
                            <w:lang w:val="pt-BR"/>
                          </w:rPr>
                          <w:t>, 2014. Disponivel em: &lt;http://developer.android.com/index.html&gt;. Acesso em: 10 Março 2014.</w:t>
                        </w:r>
                      </w:p>
                    </w:tc>
                  </w:tr>
                  <w:tr w:rsidR="00B0233D" w14:paraId="7AD26E61" w14:textId="77777777" w:rsidTr="00B0233D">
                    <w:trPr>
                      <w:tblCellSpacing w:w="15" w:type="dxa"/>
                    </w:trPr>
                    <w:tc>
                      <w:tcPr>
                        <w:tcW w:w="0" w:type="auto"/>
                        <w:hideMark/>
                      </w:tcPr>
                      <w:p w14:paraId="1096FA1D" w14:textId="77777777" w:rsidR="00B0233D" w:rsidRDefault="00B0233D">
                        <w:pPr>
                          <w:pStyle w:val="Bibliography"/>
                          <w:jc w:val="right"/>
                          <w:rPr>
                            <w:rFonts w:eastAsiaTheme="minorEastAsia"/>
                          </w:rPr>
                        </w:pPr>
                        <w:r>
                          <w:t>4.</w:t>
                        </w:r>
                      </w:p>
                    </w:tc>
                    <w:tc>
                      <w:tcPr>
                        <w:tcW w:w="0" w:type="auto"/>
                        <w:hideMark/>
                      </w:tcPr>
                      <w:p w14:paraId="0B05DBEB" w14:textId="77777777" w:rsidR="00B0233D" w:rsidRPr="00B0233D" w:rsidRDefault="00B0233D">
                        <w:pPr>
                          <w:pStyle w:val="Bibliography"/>
                          <w:rPr>
                            <w:rFonts w:eastAsiaTheme="minorEastAsia"/>
                            <w:lang w:val="pt-BR"/>
                          </w:rPr>
                        </w:pPr>
                        <w:r w:rsidRPr="00B0233D">
                          <w:rPr>
                            <w:lang w:val="pt-BR"/>
                          </w:rPr>
                          <w:t xml:space="preserve">GAMMA, E. et al. </w:t>
                        </w:r>
                        <w:r w:rsidRPr="00B0233D">
                          <w:rPr>
                            <w:b/>
                            <w:bCs/>
                            <w:lang w:val="pt-BR"/>
                          </w:rPr>
                          <w:t>Padrões de Projeto - Soluções reutilizáveis de software orientado a objetos</w:t>
                        </w:r>
                        <w:r w:rsidRPr="00B0233D">
                          <w:rPr>
                            <w:lang w:val="pt-BR"/>
                          </w:rPr>
                          <w:t>. Tradução de Luiz A. Meirelles Salgado. [S.l.]: Bookman, 1994. 366 p. ISBN 978-85-7307-610-3.</w:t>
                        </w:r>
                      </w:p>
                    </w:tc>
                  </w:tr>
                  <w:tr w:rsidR="00B0233D" w14:paraId="4CBD15C3" w14:textId="77777777" w:rsidTr="00B0233D">
                    <w:trPr>
                      <w:tblCellSpacing w:w="15" w:type="dxa"/>
                    </w:trPr>
                    <w:tc>
                      <w:tcPr>
                        <w:tcW w:w="0" w:type="auto"/>
                        <w:hideMark/>
                      </w:tcPr>
                      <w:p w14:paraId="75E17F4A" w14:textId="77777777" w:rsidR="00B0233D" w:rsidRDefault="00B0233D">
                        <w:pPr>
                          <w:pStyle w:val="Bibliography"/>
                          <w:jc w:val="right"/>
                          <w:rPr>
                            <w:rFonts w:eastAsiaTheme="minorEastAsia"/>
                          </w:rPr>
                        </w:pPr>
                        <w:r>
                          <w:t>5.</w:t>
                        </w:r>
                      </w:p>
                    </w:tc>
                    <w:tc>
                      <w:tcPr>
                        <w:tcW w:w="0" w:type="auto"/>
                        <w:hideMark/>
                      </w:tcPr>
                      <w:p w14:paraId="66DD240E" w14:textId="77777777" w:rsidR="00B0233D" w:rsidRDefault="00B0233D">
                        <w:pPr>
                          <w:pStyle w:val="Bibliography"/>
                          <w:rPr>
                            <w:rFonts w:eastAsiaTheme="minorEastAsia"/>
                          </w:rPr>
                        </w:pPr>
                        <w:r w:rsidRPr="00B0233D">
                          <w:rPr>
                            <w:lang w:val="pt-BR"/>
                          </w:rPr>
                          <w:t xml:space="preserve">NEIL, T. </w:t>
                        </w:r>
                        <w:r w:rsidRPr="00B0233D">
                          <w:rPr>
                            <w:b/>
                            <w:bCs/>
                            <w:lang w:val="pt-BR"/>
                          </w:rPr>
                          <w:t>Padrões de Design para Aplicativos Móveis</w:t>
                        </w:r>
                        <w:r w:rsidRPr="00B0233D">
                          <w:rPr>
                            <w:lang w:val="pt-BR"/>
                          </w:rPr>
                          <w:t xml:space="preserve">. Tradução de Eduardo Kraszczuk. 1a. ed. </w:t>
                        </w:r>
                        <w:r>
                          <w:t>São Paulo: Novatec, 2012. 208 p. ISBN 9788575223192.</w:t>
                        </w:r>
                      </w:p>
                    </w:tc>
                  </w:tr>
                  <w:tr w:rsidR="00B0233D" w14:paraId="61A48E60" w14:textId="77777777" w:rsidTr="00B0233D">
                    <w:trPr>
                      <w:tblCellSpacing w:w="15" w:type="dxa"/>
                    </w:trPr>
                    <w:tc>
                      <w:tcPr>
                        <w:tcW w:w="0" w:type="auto"/>
                        <w:hideMark/>
                      </w:tcPr>
                      <w:p w14:paraId="0CF8AA2B" w14:textId="77777777" w:rsidR="00B0233D" w:rsidRDefault="00B0233D">
                        <w:pPr>
                          <w:pStyle w:val="Bibliography"/>
                          <w:jc w:val="right"/>
                          <w:rPr>
                            <w:rFonts w:eastAsiaTheme="minorEastAsia"/>
                          </w:rPr>
                        </w:pPr>
                        <w:r>
                          <w:t>6.</w:t>
                        </w:r>
                      </w:p>
                    </w:tc>
                    <w:tc>
                      <w:tcPr>
                        <w:tcW w:w="0" w:type="auto"/>
                        <w:hideMark/>
                      </w:tcPr>
                      <w:p w14:paraId="3AA4DC4F" w14:textId="77777777" w:rsidR="00B0233D" w:rsidRDefault="00B0233D">
                        <w:pPr>
                          <w:pStyle w:val="Bibliography"/>
                          <w:rPr>
                            <w:rFonts w:eastAsiaTheme="minorEastAsia"/>
                          </w:rPr>
                        </w:pPr>
                        <w:r w:rsidRPr="00B0233D">
                          <w:rPr>
                            <w:lang w:val="pt-BR"/>
                          </w:rPr>
                          <w:t xml:space="preserve">UML DIAGRAMS. </w:t>
                        </w:r>
                        <w:r w:rsidRPr="00B0233D">
                          <w:rPr>
                            <w:b/>
                            <w:bCs/>
                            <w:lang w:val="pt-BR"/>
                          </w:rPr>
                          <w:t>Android UML Examples</w:t>
                        </w:r>
                        <w:r w:rsidRPr="00B0233D">
                          <w:rPr>
                            <w:lang w:val="pt-BR"/>
                          </w:rPr>
                          <w:t xml:space="preserve">, 2013. Disponivel em: &lt;http://www.uml-diagrams.org/examples/android-uml-examples.html&gt;. </w:t>
                        </w:r>
                        <w:r>
                          <w:t>Acesso em: 11 Março 2014.</w:t>
                        </w:r>
                      </w:p>
                    </w:tc>
                  </w:tr>
                  <w:tr w:rsidR="00B0233D" w14:paraId="6716E3F9" w14:textId="77777777" w:rsidTr="00B0233D">
                    <w:trPr>
                      <w:tblCellSpacing w:w="15" w:type="dxa"/>
                    </w:trPr>
                    <w:tc>
                      <w:tcPr>
                        <w:tcW w:w="0" w:type="auto"/>
                        <w:hideMark/>
                      </w:tcPr>
                      <w:p w14:paraId="00F6E440" w14:textId="77777777" w:rsidR="00B0233D" w:rsidRDefault="00B0233D">
                        <w:pPr>
                          <w:pStyle w:val="Bibliography"/>
                          <w:jc w:val="right"/>
                          <w:rPr>
                            <w:rFonts w:eastAsiaTheme="minorEastAsia"/>
                          </w:rPr>
                        </w:pPr>
                        <w:r>
                          <w:t>7.</w:t>
                        </w:r>
                      </w:p>
                    </w:tc>
                    <w:tc>
                      <w:tcPr>
                        <w:tcW w:w="0" w:type="auto"/>
                        <w:hideMark/>
                      </w:tcPr>
                      <w:p w14:paraId="1A9F29E5" w14:textId="77777777" w:rsidR="00B0233D" w:rsidRDefault="00B0233D">
                        <w:pPr>
                          <w:pStyle w:val="Bibliography"/>
                          <w:rPr>
                            <w:rFonts w:eastAsiaTheme="minorEastAsia"/>
                          </w:rPr>
                        </w:pPr>
                        <w:r w:rsidRPr="00B0233D">
                          <w:rPr>
                            <w:lang w:val="pt-BR"/>
                          </w:rPr>
                          <w:t xml:space="preserve">ANDROID. Android Developers. </w:t>
                        </w:r>
                        <w:r w:rsidRPr="00B0233D">
                          <w:rPr>
                            <w:b/>
                            <w:bCs/>
                            <w:lang w:val="pt-BR"/>
                          </w:rPr>
                          <w:t>Calendar Provider</w:t>
                        </w:r>
                        <w:r w:rsidRPr="00B0233D">
                          <w:rPr>
                            <w:lang w:val="pt-BR"/>
                          </w:rPr>
                          <w:t xml:space="preserve">, 2014. Disponivel em: &lt;http://developer.android.com/guide/topics/providers/calendar-provider.html&gt;. </w:t>
                        </w:r>
                        <w:r>
                          <w:t>Acesso em: 20 Março 2014.</w:t>
                        </w:r>
                      </w:p>
                    </w:tc>
                  </w:tr>
                  <w:tr w:rsidR="00B0233D" w14:paraId="00ADA2D1" w14:textId="77777777" w:rsidTr="00B0233D">
                    <w:trPr>
                      <w:tblCellSpacing w:w="15" w:type="dxa"/>
                    </w:trPr>
                    <w:tc>
                      <w:tcPr>
                        <w:tcW w:w="0" w:type="auto"/>
                        <w:hideMark/>
                      </w:tcPr>
                      <w:p w14:paraId="7434AC1F" w14:textId="77777777" w:rsidR="00B0233D" w:rsidRDefault="00B0233D">
                        <w:pPr>
                          <w:pStyle w:val="Bibliography"/>
                          <w:jc w:val="right"/>
                          <w:rPr>
                            <w:rFonts w:eastAsiaTheme="minorEastAsia"/>
                          </w:rPr>
                        </w:pPr>
                        <w:r>
                          <w:t>8.</w:t>
                        </w:r>
                      </w:p>
                    </w:tc>
                    <w:tc>
                      <w:tcPr>
                        <w:tcW w:w="0" w:type="auto"/>
                        <w:hideMark/>
                      </w:tcPr>
                      <w:p w14:paraId="23BC0F8F" w14:textId="77777777" w:rsidR="00B0233D" w:rsidRDefault="00B0233D">
                        <w:pPr>
                          <w:pStyle w:val="Bibliography"/>
                          <w:rPr>
                            <w:rFonts w:eastAsiaTheme="minorEastAsia"/>
                          </w:rPr>
                        </w:pPr>
                        <w:r>
                          <w:t xml:space="preserve">DEITEL, P. et al. </w:t>
                        </w:r>
                        <w:r>
                          <w:rPr>
                            <w:b/>
                            <w:bCs/>
                          </w:rPr>
                          <w:t>Android for Programmers, An App-Driven Approach</w:t>
                        </w:r>
                        <w:r>
                          <w:t>. [S.l.]: Prentice Hall, 2012.</w:t>
                        </w:r>
                      </w:p>
                    </w:tc>
                  </w:tr>
                </w:tbl>
                <w:p w14:paraId="204BD271" w14:textId="77777777" w:rsidR="00B0233D" w:rsidRDefault="00B0233D" w:rsidP="00B0233D">
                  <w:pPr>
                    <w:pStyle w:val="Bibliography"/>
                    <w:rPr>
                      <w:rFonts w:eastAsiaTheme="minorEastAsia"/>
                      <w:vanish/>
                    </w:rPr>
                  </w:pPr>
                  <w:r>
                    <w:rPr>
                      <w:vanish/>
                    </w:rPr>
                    <w:t>x</w:t>
                  </w:r>
                </w:p>
                <w:p w14:paraId="7AB638D3" w14:textId="77777777" w:rsidR="0098635E" w:rsidRDefault="0088363D" w:rsidP="00B0233D">
                  <w:pPr>
                    <w:ind w:firstLine="0"/>
                    <w:rPr>
                      <w:del w:id="911" w:author="Anasta" w:date="2014-06-10T19:12:00Z"/>
                    </w:rPr>
                  </w:pPr>
                  <w:r w:rsidRPr="002F76E4">
                    <w:rPr>
                      <w:b/>
                      <w:bCs/>
                    </w:rPr>
                    <w:fldChar w:fldCharType="end"/>
                  </w:r>
                  <w:commentRangeEnd w:id="910"/>
                  <w:r w:rsidR="00CB19BF" w:rsidRPr="002F76E4">
                    <w:rPr>
                      <w:rStyle w:val="CommentReference"/>
                    </w:rPr>
                    <w:commentReference w:id="910"/>
                  </w:r>
                </w:p>
                <w:customXmlDelRangeStart w:id="912" w:author="Anasta" w:date="2014-06-10T19:12:00Z"/>
              </w:sdtContent>
            </w:sdt>
            <w:customXmlDelRangeEnd w:id="912"/>
            <w:customXmlDelRangeStart w:id="913" w:author="Anasta" w:date="2014-06-10T19:12:00Z"/>
          </w:sdtContent>
        </w:sdt>
        <w:customXmlDelRangeEnd w:id="913"/>
        <w:p w14:paraId="52F3F61B" w14:textId="18CFE5F9" w:rsidR="007E510D" w:rsidRPr="002F76E4" w:rsidRDefault="000B1BE9" w:rsidP="00294CBB">
          <w:pPr>
            <w:rPr>
              <w:ins w:id="914" w:author="Anasta" w:date="2014-06-10T19:12:00Z"/>
            </w:rPr>
          </w:pPr>
        </w:p>
        <w:customXmlInsRangeStart w:id="915" w:author="Anasta" w:date="2014-06-10T19:12:00Z"/>
      </w:sdtContent>
    </w:sdt>
    <w:customXmlInsRangeEnd w:id="915"/>
    <w:p w14:paraId="43E6724D" w14:textId="6F386DE9" w:rsidR="009C20ED" w:rsidRDefault="009C20ED">
      <w:pPr>
        <w:widowControl/>
        <w:suppressAutoHyphens w:val="0"/>
        <w:spacing w:line="240" w:lineRule="auto"/>
        <w:ind w:firstLine="0"/>
        <w:jc w:val="left"/>
      </w:pPr>
      <w:bookmarkStart w:id="916" w:name="_Toc389051953"/>
      <w:bookmarkStart w:id="917" w:name="_Toc389057672"/>
      <w:bookmarkStart w:id="918" w:name="_Toc389058376"/>
      <w:bookmarkStart w:id="919" w:name="_Toc389062779"/>
      <w:bookmarkStart w:id="920" w:name="_Toc389062833"/>
      <w:bookmarkStart w:id="921" w:name="_Toc389809251"/>
      <w:bookmarkStart w:id="922" w:name="_Toc389810554"/>
      <w:bookmarkStart w:id="923" w:name="_Toc389810959"/>
      <w:bookmarkStart w:id="924" w:name="_Toc389811171"/>
      <w:bookmarkStart w:id="925" w:name="_Toc389814644"/>
      <w:bookmarkStart w:id="926" w:name="_Toc389855237"/>
      <w:bookmarkStart w:id="927" w:name="_Toc389855426"/>
      <w:bookmarkEnd w:id="916"/>
      <w:bookmarkEnd w:id="917"/>
      <w:bookmarkEnd w:id="918"/>
      <w:bookmarkEnd w:id="919"/>
      <w:bookmarkEnd w:id="920"/>
      <w:bookmarkEnd w:id="921"/>
      <w:bookmarkEnd w:id="922"/>
      <w:bookmarkEnd w:id="923"/>
      <w:bookmarkEnd w:id="924"/>
      <w:bookmarkEnd w:id="925"/>
      <w:bookmarkEnd w:id="926"/>
      <w:bookmarkEnd w:id="927"/>
      <w:r>
        <w:rPr>
          <w:b/>
          <w:rPrChange w:id="928" w:author="Anasta" w:date="2014-06-10T19:12:00Z">
            <w:rPr/>
          </w:rPrChange>
        </w:rPr>
        <w:br w:type="page"/>
      </w:r>
    </w:p>
    <w:p w14:paraId="13FE3D47" w14:textId="77777777" w:rsidR="00A20FCE" w:rsidRPr="002F76E4" w:rsidRDefault="00A20FCE" w:rsidP="00A20FCE">
      <w:pPr>
        <w:pStyle w:val="Heading1"/>
      </w:pPr>
      <w:bookmarkStart w:id="929" w:name="_Toc389861298"/>
      <w:bookmarkStart w:id="930" w:name="_Toc389861596"/>
      <w:bookmarkStart w:id="931" w:name="_Toc389051954"/>
      <w:bookmarkStart w:id="932" w:name="_Toc389057673"/>
      <w:bookmarkStart w:id="933" w:name="_Toc389058377"/>
      <w:bookmarkStart w:id="934" w:name="_Toc389062780"/>
      <w:bookmarkStart w:id="935" w:name="_Toc389062834"/>
      <w:bookmarkStart w:id="936" w:name="_Toc389809252"/>
      <w:bookmarkStart w:id="937" w:name="_Toc389810555"/>
      <w:bookmarkStart w:id="938" w:name="_Toc389810960"/>
      <w:bookmarkStart w:id="939" w:name="_Toc389811172"/>
      <w:bookmarkStart w:id="940" w:name="_Toc389814645"/>
      <w:bookmarkStart w:id="941" w:name="_Toc389855238"/>
      <w:bookmarkStart w:id="942" w:name="_Toc389855427"/>
      <w:bookmarkStart w:id="943" w:name="_Toc389861299"/>
      <w:bookmarkStart w:id="944" w:name="_Toc389861597"/>
      <w:bookmarkStart w:id="945" w:name="_Toc389069988"/>
      <w:bookmarkStart w:id="946" w:name="_Toc389069989"/>
      <w:bookmarkStart w:id="947" w:name="_Toc388915915"/>
      <w:bookmarkStart w:id="948" w:name="_Toc389069990"/>
      <w:bookmarkStart w:id="949" w:name="_Toc390194485"/>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r w:rsidRPr="002F76E4">
        <w:lastRenderedPageBreak/>
        <w:t>APÊNDICE</w:t>
      </w:r>
      <w:bookmarkEnd w:id="947"/>
      <w:bookmarkEnd w:id="948"/>
      <w:bookmarkEnd w:id="949"/>
    </w:p>
    <w:p w14:paraId="539E17AB" w14:textId="77777777" w:rsidR="00A20FCE" w:rsidRPr="002F76E4" w:rsidRDefault="00017D84" w:rsidP="00A20FCE">
      <w:pPr>
        <w:pStyle w:val="Heading2"/>
      </w:pPr>
      <w:bookmarkStart w:id="950" w:name="_Toc389051956"/>
      <w:bookmarkStart w:id="951" w:name="_Toc389057675"/>
      <w:bookmarkStart w:id="952" w:name="_Toc389058379"/>
      <w:bookmarkStart w:id="953" w:name="_Toc389062782"/>
      <w:bookmarkStart w:id="954" w:name="_Toc389062836"/>
      <w:bookmarkStart w:id="955" w:name="_Toc389809254"/>
      <w:bookmarkStart w:id="956" w:name="_Toc389810557"/>
      <w:bookmarkStart w:id="957" w:name="_Toc389810962"/>
      <w:bookmarkStart w:id="958" w:name="_Toc389811174"/>
      <w:bookmarkStart w:id="959" w:name="_Toc389814647"/>
      <w:bookmarkStart w:id="960" w:name="_Toc389855240"/>
      <w:bookmarkStart w:id="961" w:name="_Toc389855429"/>
      <w:bookmarkStart w:id="962" w:name="_Toc389861301"/>
      <w:bookmarkStart w:id="963" w:name="_Toc389861599"/>
      <w:bookmarkStart w:id="964" w:name="_Toc389069991"/>
      <w:bookmarkStart w:id="965" w:name="_Toc388915916"/>
      <w:bookmarkStart w:id="966" w:name="_Toc389069992"/>
      <w:bookmarkStart w:id="967" w:name="_Toc390194486"/>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r w:rsidRPr="002F76E4">
        <w:t>DIAGRAMA DE TELAS</w:t>
      </w:r>
      <w:bookmarkEnd w:id="965"/>
      <w:bookmarkEnd w:id="966"/>
      <w:bookmarkEnd w:id="967"/>
    </w:p>
    <w:p w14:paraId="3BAEFFC6" w14:textId="77777777" w:rsidR="00017D84" w:rsidRPr="002F76E4" w:rsidRDefault="00017D84" w:rsidP="00017D84">
      <w:pPr>
        <w:keepNext/>
        <w:rPr>
          <w:del w:id="968" w:author="Anasta" w:date="2014-06-10T19:12:00Z"/>
        </w:rPr>
      </w:pPr>
      <w:del w:id="969" w:author="Anasta" w:date="2014-06-10T19:12:00Z">
        <w:r w:rsidRPr="002F76E4">
          <w:rPr>
            <w:noProof/>
            <w:lang w:eastAsia="pt-BR"/>
          </w:rPr>
          <w:drawing>
            <wp:inline distT="0" distB="0" distL="0" distR="0" wp14:anchorId="439711D7" wp14:editId="159446D1">
              <wp:extent cx="5493230" cy="3347049"/>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8">
                        <a:extLst>
                          <a:ext uri="{28A0092B-C50C-407E-A947-70E740481C1C}">
                            <a14:useLocalDpi xmlns:a14="http://schemas.microsoft.com/office/drawing/2010/main" val="0"/>
                          </a:ext>
                        </a:extLst>
                      </a:blip>
                      <a:stretch>
                        <a:fillRect/>
                      </a:stretch>
                    </pic:blipFill>
                    <pic:spPr>
                      <a:xfrm>
                        <a:off x="0" y="0"/>
                        <a:ext cx="5488078" cy="3343910"/>
                      </a:xfrm>
                      <a:prstGeom prst="rect">
                        <a:avLst/>
                      </a:prstGeom>
                    </pic:spPr>
                  </pic:pic>
                </a:graphicData>
              </a:graphic>
            </wp:inline>
          </w:drawing>
        </w:r>
      </w:del>
    </w:p>
    <w:p w14:paraId="3422FFB7" w14:textId="77777777" w:rsidR="00017D84" w:rsidRPr="002F76E4" w:rsidRDefault="00017D84" w:rsidP="00017D84">
      <w:pPr>
        <w:keepNext/>
        <w:rPr>
          <w:ins w:id="970" w:author="Anasta" w:date="2014-06-10T19:12:00Z"/>
        </w:rPr>
      </w:pPr>
      <w:ins w:id="971" w:author="Anasta" w:date="2014-06-10T19:12:00Z">
        <w:r w:rsidRPr="002F76E4">
          <w:rPr>
            <w:noProof/>
            <w:lang w:eastAsia="pt-BR"/>
          </w:rPr>
          <w:drawing>
            <wp:inline distT="0" distB="0" distL="0" distR="0" wp14:anchorId="28078F29" wp14:editId="3CA7EB23">
              <wp:extent cx="5936773" cy="2978204"/>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9">
                        <a:extLst>
                          <a:ext uri="{28A0092B-C50C-407E-A947-70E740481C1C}">
                            <a14:useLocalDpi xmlns:a14="http://schemas.microsoft.com/office/drawing/2010/main" val="0"/>
                          </a:ext>
                        </a:extLst>
                      </a:blip>
                      <a:stretch>
                        <a:fillRect/>
                      </a:stretch>
                    </pic:blipFill>
                    <pic:spPr>
                      <a:xfrm>
                        <a:off x="0" y="0"/>
                        <a:ext cx="5936773" cy="2978204"/>
                      </a:xfrm>
                      <a:prstGeom prst="rect">
                        <a:avLst/>
                      </a:prstGeom>
                    </pic:spPr>
                  </pic:pic>
                </a:graphicData>
              </a:graphic>
            </wp:inline>
          </w:drawing>
        </w:r>
      </w:ins>
    </w:p>
    <w:p w14:paraId="3DB8D6BD" w14:textId="746D6E01" w:rsidR="00017D84" w:rsidRPr="002F76E4" w:rsidRDefault="00017D84" w:rsidP="00017D84">
      <w:pPr>
        <w:pStyle w:val="Caption"/>
      </w:pPr>
      <w:bookmarkStart w:id="972" w:name="_Toc390194827"/>
      <w:r w:rsidRPr="002F76E4">
        <w:t xml:space="preserve">FIG. </w:t>
      </w:r>
      <w:fldSimple w:instr=" STYLEREF 1 \s ">
        <w:r w:rsidR="00485173">
          <w:rPr>
            <w:noProof/>
          </w:rPr>
          <w:t>7</w:t>
        </w:r>
      </w:fldSimple>
      <w:r w:rsidR="00B32F22">
        <w:t>.</w:t>
      </w:r>
      <w:fldSimple w:instr=" SEQ FIG. \* ARABIC \s 1 ">
        <w:r w:rsidR="00485173">
          <w:rPr>
            <w:noProof/>
          </w:rPr>
          <w:t>1</w:t>
        </w:r>
      </w:fldSimple>
      <w:r w:rsidRPr="002F76E4">
        <w:t xml:space="preserve"> – </w:t>
      </w:r>
      <w:del w:id="973" w:author="Anasta" w:date="2014-06-10T19:12:00Z">
        <w:r w:rsidRPr="002F76E4">
          <w:delText>DIAGRAMA DE NAVEGAÇÃO ENTRE TELAS</w:delText>
        </w:r>
      </w:del>
      <w:ins w:id="974" w:author="Anasta" w:date="2014-06-10T19:12:00Z">
        <w:r w:rsidR="001266A6">
          <w:t>Diagrama de navegação entre telas</w:t>
        </w:r>
      </w:ins>
      <w:bookmarkEnd w:id="972"/>
    </w:p>
    <w:p w14:paraId="25221167" w14:textId="77777777" w:rsidR="007E510D" w:rsidRPr="002F76E4" w:rsidRDefault="007E510D" w:rsidP="007E510D">
      <w:pPr>
        <w:rPr>
          <w:del w:id="975" w:author="Anasta" w:date="2014-06-10T19:12:00Z"/>
        </w:rPr>
      </w:pPr>
    </w:p>
    <w:p w14:paraId="27026B9E" w14:textId="77777777" w:rsidR="007E510D" w:rsidRPr="002F76E4" w:rsidRDefault="007E510D" w:rsidP="007E510D">
      <w:pPr>
        <w:rPr>
          <w:del w:id="976" w:author="Anasta" w:date="2014-06-10T19:12:00Z"/>
        </w:rPr>
      </w:pPr>
    </w:p>
    <w:p w14:paraId="2A3CB360" w14:textId="3EBC988F" w:rsidR="001266A6" w:rsidRDefault="001266A6">
      <w:pPr>
        <w:widowControl/>
        <w:suppressAutoHyphens w:val="0"/>
        <w:spacing w:line="240" w:lineRule="auto"/>
        <w:ind w:firstLine="0"/>
        <w:jc w:val="left"/>
        <w:rPr>
          <w:ins w:id="977" w:author="Anasta" w:date="2014-06-10T19:12:00Z"/>
        </w:rPr>
      </w:pPr>
      <w:ins w:id="978" w:author="Anasta" w:date="2014-06-10T19:12:00Z">
        <w:r>
          <w:br w:type="page"/>
        </w:r>
      </w:ins>
    </w:p>
    <w:p w14:paraId="7F75FCA6" w14:textId="5D3E0D8F" w:rsidR="00686E80" w:rsidRDefault="0093356C" w:rsidP="00686E80">
      <w:pPr>
        <w:pStyle w:val="Heading2"/>
      </w:pPr>
      <w:bookmarkStart w:id="979" w:name="_Toc389051958"/>
      <w:bookmarkStart w:id="980" w:name="_Toc389057677"/>
      <w:bookmarkStart w:id="981" w:name="_Toc389058381"/>
      <w:bookmarkStart w:id="982" w:name="_Toc389062784"/>
      <w:bookmarkStart w:id="983" w:name="_Toc389062838"/>
      <w:bookmarkStart w:id="984" w:name="_Toc389809256"/>
      <w:bookmarkStart w:id="985" w:name="_Toc389810559"/>
      <w:bookmarkStart w:id="986" w:name="_Toc389810964"/>
      <w:bookmarkStart w:id="987" w:name="_Toc389811176"/>
      <w:bookmarkStart w:id="988" w:name="_Toc389814649"/>
      <w:bookmarkStart w:id="989" w:name="_Toc389855242"/>
      <w:bookmarkStart w:id="990" w:name="_Toc389855431"/>
      <w:bookmarkStart w:id="991" w:name="_Toc389861303"/>
      <w:bookmarkStart w:id="992" w:name="_Toc389861601"/>
      <w:bookmarkStart w:id="993" w:name="_Toc389051959"/>
      <w:bookmarkStart w:id="994" w:name="_Toc389057678"/>
      <w:bookmarkStart w:id="995" w:name="_Toc389058382"/>
      <w:bookmarkStart w:id="996" w:name="_Toc389062785"/>
      <w:bookmarkStart w:id="997" w:name="_Toc389062839"/>
      <w:bookmarkStart w:id="998" w:name="_Toc389809257"/>
      <w:bookmarkStart w:id="999" w:name="_Toc389810560"/>
      <w:bookmarkStart w:id="1000" w:name="_Toc389810965"/>
      <w:bookmarkStart w:id="1001" w:name="_Toc389811177"/>
      <w:bookmarkStart w:id="1002" w:name="_Toc389814650"/>
      <w:bookmarkStart w:id="1003" w:name="_Toc389855243"/>
      <w:bookmarkStart w:id="1004" w:name="_Toc389855432"/>
      <w:bookmarkStart w:id="1005" w:name="_Toc389861304"/>
      <w:bookmarkStart w:id="1006" w:name="_Toc389861602"/>
      <w:bookmarkStart w:id="1007" w:name="_Toc389069993"/>
      <w:bookmarkStart w:id="1008" w:name="_Toc389069994"/>
      <w:bookmarkStart w:id="1009" w:name="_Ref382483496"/>
      <w:bookmarkStart w:id="1010" w:name="_Toc388915917"/>
      <w:bookmarkStart w:id="1011" w:name="_Toc389069995"/>
      <w:bookmarkStart w:id="1012" w:name="_Toc390194487"/>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r w:rsidRPr="002F76E4">
        <w:lastRenderedPageBreak/>
        <w:t>DESCRIÇÃO DE CASOS DE USO</w:t>
      </w:r>
      <w:bookmarkEnd w:id="1009"/>
      <w:bookmarkEnd w:id="1010"/>
      <w:bookmarkEnd w:id="1011"/>
      <w:bookmarkEnd w:id="1012"/>
    </w:p>
    <w:p w14:paraId="4BF47CC1" w14:textId="77777777" w:rsidR="00C02BF2" w:rsidRDefault="00C02BF2" w:rsidP="00C02BF2">
      <w:pPr>
        <w:pStyle w:val="Heading3"/>
        <w:rPr>
          <w:ins w:id="1013" w:author="Anasta" w:date="2014-06-10T19:12:00Z"/>
        </w:rPr>
      </w:pPr>
      <w:bookmarkStart w:id="1014" w:name="_Toc390194488"/>
      <w:ins w:id="1015" w:author="Anasta" w:date="2014-06-10T19:12:00Z">
        <w:r>
          <w:t>Acessar</w:t>
        </w:r>
        <w:r w:rsidRPr="00691BFD">
          <w:t xml:space="preserve"> lista</w:t>
        </w:r>
        <w:bookmarkEnd w:id="1014"/>
      </w:ins>
    </w:p>
    <w:p w14:paraId="7D62E1AF" w14:textId="77777777" w:rsidR="00C02BF2" w:rsidRDefault="00C02BF2" w:rsidP="00C02BF2">
      <w:pPr>
        <w:rPr>
          <w:ins w:id="1016" w:author="Anasta" w:date="2014-06-10T19:12:00Z"/>
        </w:rPr>
      </w:pPr>
    </w:p>
    <w:p w14:paraId="5578F427" w14:textId="5EAFFC46" w:rsidR="00C02BF2" w:rsidRDefault="00C02BF2" w:rsidP="00C02BF2">
      <w:pPr>
        <w:rPr>
          <w:ins w:id="1017" w:author="Anasta" w:date="2014-06-10T19:12:00Z"/>
        </w:rPr>
      </w:pPr>
      <w:ins w:id="1018" w:author="Anasta" w:date="2014-06-10T19:12:00Z">
        <w:r>
          <w:t>Precondição: O sistema se encontra exibindo o menu principal</w:t>
        </w:r>
        <w:r w:rsidR="0042055F">
          <w:t xml:space="preserve"> ou </w:t>
        </w:r>
        <w:r>
          <w:t>a lista Outras Listas</w:t>
        </w:r>
        <w:r w:rsidR="0042055F">
          <w:t>.</w:t>
        </w:r>
      </w:ins>
    </w:p>
    <w:p w14:paraId="1C3B667E" w14:textId="77777777" w:rsidR="00C02BF2" w:rsidRDefault="00C02BF2" w:rsidP="00C02BF2">
      <w:moveToRangeStart w:id="1019" w:author="Anasta" w:date="2014-06-10T19:12:00Z" w:name="move390190886"/>
      <w:moveTo w:id="1020" w:author="Anasta" w:date="2014-06-10T19:12:00Z">
        <w:r>
          <w:t>Ator Principal: Usuário</w:t>
        </w:r>
      </w:moveTo>
    </w:p>
    <w:p w14:paraId="2DD7BFF3" w14:textId="77777777" w:rsidR="00C02BF2" w:rsidRDefault="00C02BF2" w:rsidP="00C02BF2">
      <w:moveToRangeStart w:id="1021" w:author="Anasta" w:date="2014-06-10T19:12:00Z" w:name="move390190887"/>
      <w:moveToRangeEnd w:id="1019"/>
      <w:moveTo w:id="1022" w:author="Anasta" w:date="2014-06-10T19:12:00Z">
        <w:r>
          <w:t>Fluxo Básico de Eventos:</w:t>
        </w:r>
      </w:moveTo>
    </w:p>
    <w:moveToRangeEnd w:id="1021"/>
    <w:p w14:paraId="48EB8E64" w14:textId="77777777" w:rsidR="00C02BF2" w:rsidRDefault="00C02BF2" w:rsidP="00C02BF2"/>
    <w:p w14:paraId="0FC26640" w14:textId="5C232823" w:rsidR="00C02BF2" w:rsidRDefault="00C02BF2" w:rsidP="00D15093">
      <w:pPr>
        <w:pStyle w:val="ListParagraph"/>
        <w:numPr>
          <w:ilvl w:val="0"/>
          <w:numId w:val="56"/>
        </w:numPr>
        <w:rPr>
          <w:ins w:id="1023" w:author="Anasta" w:date="2014-06-10T19:12:00Z"/>
        </w:rPr>
      </w:pPr>
      <w:ins w:id="1024" w:author="Anasta" w:date="2014-06-10T19:12:00Z">
        <w:r>
          <w:t xml:space="preserve">Esse caso de uso começa quando o usuário opta por </w:t>
        </w:r>
        <w:r w:rsidR="00FB5552">
          <w:t>acessar uma</w:t>
        </w:r>
        <w:r>
          <w:t xml:space="preserve"> lista;</w:t>
        </w:r>
      </w:ins>
    </w:p>
    <w:p w14:paraId="6BB4F74A" w14:textId="486F2AD4" w:rsidR="00FB5552" w:rsidRDefault="00FB5552" w:rsidP="00D15093">
      <w:pPr>
        <w:pStyle w:val="ListParagraph"/>
        <w:numPr>
          <w:ilvl w:val="0"/>
          <w:numId w:val="56"/>
        </w:numPr>
        <w:rPr>
          <w:ins w:id="1025" w:author="Anasta" w:date="2014-06-10T19:12:00Z"/>
        </w:rPr>
      </w:pPr>
      <w:ins w:id="1026" w:author="Anasta" w:date="2014-06-10T19:12:00Z">
        <w:r>
          <w:t>O usuário seleciona a lista a ser acessada;</w:t>
        </w:r>
      </w:ins>
    </w:p>
    <w:p w14:paraId="244025BD" w14:textId="3DBE01FD" w:rsidR="00C02BF2" w:rsidRDefault="00C02BF2">
      <w:pPr>
        <w:pStyle w:val="ListParagraph"/>
        <w:numPr>
          <w:ilvl w:val="0"/>
          <w:numId w:val="56"/>
        </w:numPr>
        <w:pPrChange w:id="1027" w:author="Anasta" w:date="2014-06-10T19:12:00Z">
          <w:pPr>
            <w:pStyle w:val="ListParagraph"/>
            <w:numPr>
              <w:numId w:val="33"/>
            </w:numPr>
          </w:pPr>
        </w:pPrChange>
      </w:pPr>
      <w:ins w:id="1028" w:author="Anasta" w:date="2014-06-10T19:12:00Z">
        <w:r>
          <w:t>O sistema exibe a lista selecionada e o caso de uso termina.</w:t>
        </w:r>
      </w:ins>
    </w:p>
    <w:p w14:paraId="3D5F1E80" w14:textId="77777777" w:rsidR="00C02BF2" w:rsidRPr="00C02BF2" w:rsidRDefault="00C02BF2" w:rsidP="00C02BF2">
      <w:pPr>
        <w:ind w:firstLine="0"/>
      </w:pPr>
    </w:p>
    <w:p w14:paraId="148CFD1D" w14:textId="22E76604" w:rsidR="002F76E4" w:rsidRDefault="002F76E4" w:rsidP="00F05BBE">
      <w:pPr>
        <w:pStyle w:val="Heading3"/>
      </w:pPr>
      <w:bookmarkStart w:id="1029" w:name="_Toc389051961"/>
      <w:bookmarkStart w:id="1030" w:name="_Toc389057680"/>
      <w:bookmarkStart w:id="1031" w:name="_Toc389058384"/>
      <w:bookmarkStart w:id="1032" w:name="_Toc389062787"/>
      <w:bookmarkStart w:id="1033" w:name="_Toc389062841"/>
      <w:bookmarkStart w:id="1034" w:name="_Toc389809259"/>
      <w:bookmarkStart w:id="1035" w:name="_Toc389810562"/>
      <w:bookmarkStart w:id="1036" w:name="_Toc389810967"/>
      <w:bookmarkStart w:id="1037" w:name="_Toc389811179"/>
      <w:bookmarkStart w:id="1038" w:name="_Toc389814652"/>
      <w:bookmarkStart w:id="1039" w:name="_Toc389855246"/>
      <w:bookmarkStart w:id="1040" w:name="_Toc389855435"/>
      <w:bookmarkStart w:id="1041" w:name="_Toc389861307"/>
      <w:bookmarkStart w:id="1042" w:name="_Toc389861605"/>
      <w:bookmarkStart w:id="1043" w:name="_Toc389069996"/>
      <w:bookmarkStart w:id="1044" w:name="_Toc389069997"/>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del w:id="1045" w:author="Anasta" w:date="2014-06-10T19:12:00Z">
        <w:r>
          <w:delText>Inserir</w:delText>
        </w:r>
      </w:del>
      <w:bookmarkStart w:id="1046" w:name="_Toc390194489"/>
      <w:ins w:id="1047" w:author="Anasta" w:date="2014-06-10T19:12:00Z">
        <w:r w:rsidR="00C3527A">
          <w:t>Adicionar</w:t>
        </w:r>
      </w:ins>
      <w:r>
        <w:t xml:space="preserve"> Item</w:t>
      </w:r>
      <w:bookmarkEnd w:id="1044"/>
      <w:bookmarkEnd w:id="1046"/>
    </w:p>
    <w:p w14:paraId="7FD7021F" w14:textId="77777777" w:rsidR="002F76E4" w:rsidRDefault="002F76E4" w:rsidP="002F76E4">
      <w:pPr>
        <w:ind w:firstLine="0"/>
      </w:pPr>
    </w:p>
    <w:p w14:paraId="76794F20" w14:textId="77777777" w:rsidR="002F76E4" w:rsidRDefault="002F76E4" w:rsidP="002F76E4">
      <w:r>
        <w:t>Ator Principal: Usuário</w:t>
      </w:r>
    </w:p>
    <w:p w14:paraId="26DD862C" w14:textId="22416439" w:rsidR="002F76E4" w:rsidRDefault="002F76E4" w:rsidP="002F76E4">
      <w:r w:rsidRPr="00691BFD">
        <w:t>Precondição: Que alguma lista</w:t>
      </w:r>
      <w:del w:id="1048" w:author="Anasta" w:date="2014-06-10T19:12:00Z">
        <w:r w:rsidRPr="00691BFD">
          <w:delText>, com exceção da agenda,</w:delText>
        </w:r>
      </w:del>
      <w:r w:rsidRPr="00691BFD">
        <w:t xml:space="preserve"> esteja sendo utilizada. </w:t>
      </w:r>
    </w:p>
    <w:p w14:paraId="41AE9E19" w14:textId="77777777" w:rsidR="00C02BF2" w:rsidRDefault="00C02BF2" w:rsidP="00C02BF2">
      <w:moveFromRangeStart w:id="1049" w:author="Anasta" w:date="2014-06-10T19:12:00Z" w:name="move390190887"/>
      <w:moveFrom w:id="1050" w:author="Anasta" w:date="2014-06-10T19:12:00Z">
        <w:r>
          <w:t>Fluxo Básico de Eventos:</w:t>
        </w:r>
      </w:moveFrom>
    </w:p>
    <w:moveFromRangeEnd w:id="1049"/>
    <w:p w14:paraId="1B711017" w14:textId="77777777" w:rsidR="002F76E4" w:rsidRDefault="002F76E4" w:rsidP="002F76E4">
      <w:moveToRangeStart w:id="1051" w:author="Anasta" w:date="2014-06-10T19:12:00Z" w:name="move390190890"/>
      <w:moveTo w:id="1052" w:author="Anasta" w:date="2014-06-10T19:12:00Z">
        <w:r>
          <w:t>Fluxo Básico de Eventos:</w:t>
        </w:r>
      </w:moveTo>
    </w:p>
    <w:moveToRangeEnd w:id="1051"/>
    <w:p w14:paraId="624D9F04" w14:textId="62F3F22E" w:rsidR="00686E80" w:rsidRDefault="002F76E4">
      <w:pPr>
        <w:pStyle w:val="ListParagraph"/>
        <w:numPr>
          <w:ilvl w:val="0"/>
          <w:numId w:val="54"/>
        </w:numPr>
        <w:pPrChange w:id="1053" w:author="Anasta" w:date="2014-06-10T19:12:00Z">
          <w:pPr>
            <w:pStyle w:val="ListParagraph"/>
            <w:numPr>
              <w:numId w:val="25"/>
            </w:numPr>
          </w:pPr>
        </w:pPrChange>
      </w:pPr>
      <w:r>
        <w:t xml:space="preserve">Esse caso de uso começa quando o usuário opta por </w:t>
      </w:r>
      <w:del w:id="1054" w:author="Anasta" w:date="2014-06-10T19:12:00Z">
        <w:r>
          <w:delText>inserir</w:delText>
        </w:r>
      </w:del>
      <w:ins w:id="1055" w:author="Anasta" w:date="2014-06-10T19:12:00Z">
        <w:r w:rsidR="00C3527A">
          <w:t>adicionar</w:t>
        </w:r>
      </w:ins>
      <w:r>
        <w:t xml:space="preserve"> um novo item na lista que está utilizando;</w:t>
      </w:r>
    </w:p>
    <w:p w14:paraId="4DCF7381" w14:textId="77777777" w:rsidR="002F76E4" w:rsidRDefault="002F76E4">
      <w:pPr>
        <w:pStyle w:val="ListParagraph"/>
        <w:numPr>
          <w:ilvl w:val="0"/>
          <w:numId w:val="54"/>
        </w:numPr>
        <w:pPrChange w:id="1056" w:author="Anasta" w:date="2014-06-10T19:12:00Z">
          <w:pPr>
            <w:pStyle w:val="ListParagraph"/>
            <w:numPr>
              <w:numId w:val="25"/>
            </w:numPr>
          </w:pPr>
        </w:pPrChange>
      </w:pPr>
      <w:r>
        <w:t>Um espaço é gerado na lista pelo sistema e o sistema solicita que o usuário insira as informações;</w:t>
      </w:r>
    </w:p>
    <w:p w14:paraId="2A8EE824" w14:textId="77777777" w:rsidR="002F76E4" w:rsidRDefault="002F76E4">
      <w:pPr>
        <w:pStyle w:val="ListParagraph"/>
        <w:numPr>
          <w:ilvl w:val="0"/>
          <w:numId w:val="54"/>
        </w:numPr>
        <w:pPrChange w:id="1057" w:author="Anasta" w:date="2014-06-10T19:12:00Z">
          <w:pPr>
            <w:pStyle w:val="ListParagraph"/>
            <w:numPr>
              <w:numId w:val="25"/>
            </w:numPr>
          </w:pPr>
        </w:pPrChange>
      </w:pPr>
      <w:r>
        <w:t>O usuário digita as informações no espaço gerado;</w:t>
      </w:r>
    </w:p>
    <w:p w14:paraId="476C8378" w14:textId="77777777" w:rsidR="002F76E4" w:rsidRDefault="002F76E4">
      <w:pPr>
        <w:pStyle w:val="ListParagraph"/>
        <w:numPr>
          <w:ilvl w:val="0"/>
          <w:numId w:val="54"/>
        </w:numPr>
        <w:pPrChange w:id="1058" w:author="Anasta" w:date="2014-06-10T19:12:00Z">
          <w:pPr>
            <w:pStyle w:val="ListParagraph"/>
            <w:numPr>
              <w:numId w:val="25"/>
            </w:numPr>
          </w:pPr>
        </w:pPrChange>
      </w:pPr>
      <w:r>
        <w:t>O sistema armazena as informações geradas e o caso de uso termina.</w:t>
      </w:r>
    </w:p>
    <w:p w14:paraId="439ECB64" w14:textId="77777777" w:rsidR="002F76E4" w:rsidRDefault="002F76E4" w:rsidP="002F76E4">
      <w:pPr>
        <w:pStyle w:val="Heading3"/>
        <w:numPr>
          <w:ilvl w:val="2"/>
          <w:numId w:val="4"/>
        </w:numPr>
        <w:rPr>
          <w:del w:id="1059" w:author="Anasta" w:date="2014-06-10T19:12:00Z"/>
        </w:rPr>
      </w:pPr>
      <w:del w:id="1060" w:author="Anasta" w:date="2014-06-10T19:12:00Z">
        <w:r>
          <w:delText>Inserir Compromisso</w:delText>
        </w:r>
      </w:del>
    </w:p>
    <w:p w14:paraId="3DED9EC2" w14:textId="77777777" w:rsidR="002F76E4" w:rsidRPr="004D2DFB" w:rsidRDefault="002F76E4" w:rsidP="002F76E4">
      <w:pPr>
        <w:rPr>
          <w:del w:id="1061" w:author="Anasta" w:date="2014-06-10T19:12:00Z"/>
        </w:rPr>
      </w:pPr>
    </w:p>
    <w:p w14:paraId="78598A08" w14:textId="77777777" w:rsidR="00686E80" w:rsidRDefault="00686E80" w:rsidP="00686E80">
      <w:pPr>
        <w:ind w:left="360" w:firstLine="0"/>
        <w:rPr>
          <w:ins w:id="1062" w:author="Anasta" w:date="2014-06-10T19:12:00Z"/>
        </w:rPr>
      </w:pPr>
      <w:ins w:id="1063" w:author="Anasta" w:date="2014-06-10T19:12:00Z">
        <w:r>
          <w:t>Fluxo Alternativo:</w:t>
        </w:r>
      </w:ins>
    </w:p>
    <w:p w14:paraId="656C879B" w14:textId="120B2578" w:rsidR="00C02BF2" w:rsidRDefault="00686E80" w:rsidP="00FB5552">
      <w:pPr>
        <w:pStyle w:val="ListParagraph"/>
        <w:numPr>
          <w:ilvl w:val="0"/>
          <w:numId w:val="53"/>
        </w:numPr>
        <w:rPr>
          <w:ins w:id="1064" w:author="Anasta" w:date="2014-06-10T19:12:00Z"/>
        </w:rPr>
      </w:pPr>
      <w:ins w:id="1065" w:author="Anasta" w:date="2014-06-10T19:12:00Z">
        <w:r>
          <w:t>Caso a lista a ser utilizada seja a lista Calendário, o usuário é redirecionado a seu aplicativo de calendário para terminar a inserção, e, após, o caso de uso retorna ao passo 4.</w:t>
        </w:r>
      </w:ins>
    </w:p>
    <w:p w14:paraId="50A9204B" w14:textId="77777777" w:rsidR="00FB5552" w:rsidRDefault="00FB5552" w:rsidP="00FB5552">
      <w:pPr>
        <w:rPr>
          <w:ins w:id="1066" w:author="Anasta" w:date="2014-06-10T19:12:00Z"/>
        </w:rPr>
      </w:pPr>
    </w:p>
    <w:p w14:paraId="08C5B097" w14:textId="6318EE35" w:rsidR="002F76E4" w:rsidRDefault="00D15093" w:rsidP="00834D27">
      <w:pPr>
        <w:pStyle w:val="Heading3"/>
        <w:rPr>
          <w:ins w:id="1067" w:author="Anasta" w:date="2014-06-10T19:12:00Z"/>
        </w:rPr>
      </w:pPr>
      <w:bookmarkStart w:id="1068" w:name="_Toc390194490"/>
      <w:ins w:id="1069" w:author="Anasta" w:date="2014-06-10T19:12:00Z">
        <w:r>
          <w:t>Remover</w:t>
        </w:r>
        <w:r w:rsidR="002F76E4">
          <w:t xml:space="preserve"> Item</w:t>
        </w:r>
        <w:bookmarkEnd w:id="1068"/>
      </w:ins>
    </w:p>
    <w:p w14:paraId="23143A25" w14:textId="77777777" w:rsidR="002F76E4" w:rsidRDefault="002F76E4" w:rsidP="002F76E4">
      <w:pPr>
        <w:rPr>
          <w:ins w:id="1070" w:author="Anasta" w:date="2014-06-10T19:12:00Z"/>
        </w:rPr>
      </w:pPr>
    </w:p>
    <w:p w14:paraId="5A075423" w14:textId="5FF053BD" w:rsidR="002F76E4" w:rsidRDefault="002F76E4" w:rsidP="002F76E4">
      <w:r>
        <w:t xml:space="preserve">Precondição: </w:t>
      </w:r>
      <w:del w:id="1071" w:author="Anasta" w:date="2014-06-10T19:12:00Z">
        <w:r>
          <w:delText xml:space="preserve">O sistema deve possuir uma conta de usuário do </w:delText>
        </w:r>
        <w:r w:rsidRPr="00F074BD">
          <w:rPr>
            <w:i/>
          </w:rPr>
          <w:delText>Google Calendar</w:delText>
        </w:r>
        <w:r>
          <w:delText xml:space="preserve"> cadastrada</w:delText>
        </w:r>
      </w:del>
      <w:ins w:id="1072" w:author="Anasta" w:date="2014-06-10T19:12:00Z">
        <w:r w:rsidR="00D15093" w:rsidRPr="00691BFD">
          <w:t>Que alguma lista esteja sendo utilizada</w:t>
        </w:r>
      </w:ins>
      <w:r w:rsidR="00D15093">
        <w:t>.</w:t>
      </w:r>
    </w:p>
    <w:p w14:paraId="6633B37B" w14:textId="668C17EE" w:rsidR="002F76E4" w:rsidRDefault="002F76E4" w:rsidP="002F76E4">
      <w:ins w:id="1073" w:author="Anasta" w:date="2014-06-10T19:12:00Z">
        <w:r>
          <w:t>Ator Princip</w:t>
        </w:r>
        <w:r w:rsidR="00D15093">
          <w:t>al: Usuário</w:t>
        </w:r>
      </w:ins>
    </w:p>
    <w:p w14:paraId="68795DAF" w14:textId="77777777" w:rsidR="002F76E4" w:rsidRDefault="002F76E4" w:rsidP="002F76E4">
      <w:ins w:id="1074" w:author="Anasta" w:date="2014-06-10T19:12:00Z">
        <w:r>
          <w:t>Fluxo Básico de Eventos:</w:t>
        </w:r>
      </w:ins>
    </w:p>
    <w:p w14:paraId="21C95CA5" w14:textId="77777777" w:rsidR="00C02BF2" w:rsidRDefault="00C02BF2" w:rsidP="00C02BF2">
      <w:moveFromRangeStart w:id="1075" w:author="Anasta" w:date="2014-06-10T19:12:00Z" w:name="move390190886"/>
      <w:moveFrom w:id="1076" w:author="Anasta" w:date="2014-06-10T19:12:00Z">
        <w:r>
          <w:t>Ator Principal: Usuário</w:t>
        </w:r>
      </w:moveFrom>
    </w:p>
    <w:p w14:paraId="44F3D765" w14:textId="77777777" w:rsidR="002F76E4" w:rsidRDefault="002F76E4" w:rsidP="002F76E4">
      <w:moveFromRangeStart w:id="1077" w:author="Anasta" w:date="2014-06-10T19:12:00Z" w:name="move390190890"/>
      <w:moveFromRangeEnd w:id="1075"/>
      <w:moveFrom w:id="1078" w:author="Anasta" w:date="2014-06-10T19:12:00Z">
        <w:r>
          <w:t>Fluxo Básico de Eventos:</w:t>
        </w:r>
      </w:moveFrom>
    </w:p>
    <w:moveFromRangeEnd w:id="1077"/>
    <w:p w14:paraId="130BE0E9" w14:textId="2D3615D7" w:rsidR="002F76E4" w:rsidRDefault="002F76E4">
      <w:pPr>
        <w:pStyle w:val="ListParagraph"/>
        <w:numPr>
          <w:ilvl w:val="0"/>
          <w:numId w:val="57"/>
        </w:numPr>
        <w:pPrChange w:id="1079" w:author="Anasta" w:date="2014-06-10T19:12:00Z">
          <w:pPr>
            <w:pStyle w:val="ListParagraph"/>
            <w:numPr>
              <w:numId w:val="26"/>
            </w:numPr>
          </w:pPr>
        </w:pPrChange>
      </w:pPr>
      <w:r>
        <w:t xml:space="preserve">Esse caso de uso começa quando o usuário opta por </w:t>
      </w:r>
      <w:del w:id="1080" w:author="Anasta" w:date="2014-06-10T19:12:00Z">
        <w:r>
          <w:delText>inserir</w:delText>
        </w:r>
      </w:del>
      <w:ins w:id="1081" w:author="Anasta" w:date="2014-06-10T19:12:00Z">
        <w:r w:rsidR="00BA0E04">
          <w:t>remover</w:t>
        </w:r>
      </w:ins>
      <w:r>
        <w:t xml:space="preserve"> um </w:t>
      </w:r>
      <w:del w:id="1082" w:author="Anasta" w:date="2014-06-10T19:12:00Z">
        <w:r>
          <w:delText>novo compromisso</w:delText>
        </w:r>
      </w:del>
      <w:ins w:id="1083" w:author="Anasta" w:date="2014-06-10T19:12:00Z">
        <w:r>
          <w:t>item</w:t>
        </w:r>
      </w:ins>
      <w:r>
        <w:t>;</w:t>
      </w:r>
    </w:p>
    <w:p w14:paraId="0411849B" w14:textId="448B253F" w:rsidR="0042055F" w:rsidRDefault="0042055F" w:rsidP="00D15093">
      <w:pPr>
        <w:pStyle w:val="ListParagraph"/>
        <w:numPr>
          <w:ilvl w:val="0"/>
          <w:numId w:val="57"/>
        </w:numPr>
        <w:rPr>
          <w:ins w:id="1084" w:author="Anasta" w:date="2014-06-10T19:12:00Z"/>
        </w:rPr>
      </w:pPr>
      <w:ins w:id="1085" w:author="Anasta" w:date="2014-06-10T19:12:00Z">
        <w:r>
          <w:t>O usuário seleciona o item a ser excluído;</w:t>
        </w:r>
      </w:ins>
    </w:p>
    <w:p w14:paraId="16DA01FE" w14:textId="15B7C298" w:rsidR="0042055F" w:rsidRDefault="0042055F">
      <w:pPr>
        <w:pStyle w:val="ListParagraph"/>
        <w:numPr>
          <w:ilvl w:val="0"/>
          <w:numId w:val="57"/>
        </w:numPr>
        <w:pPrChange w:id="1086" w:author="Anasta" w:date="2014-06-10T19:12:00Z">
          <w:pPr>
            <w:pStyle w:val="ListParagraph"/>
            <w:numPr>
              <w:numId w:val="26"/>
            </w:numPr>
          </w:pPr>
        </w:pPrChange>
      </w:pPr>
      <w:r>
        <w:t xml:space="preserve">O sistema </w:t>
      </w:r>
      <w:del w:id="1087" w:author="Anasta" w:date="2014-06-10T19:12:00Z">
        <w:r w:rsidR="00D155AB">
          <w:delText>redireciona</w:delText>
        </w:r>
      </w:del>
      <w:ins w:id="1088" w:author="Anasta" w:date="2014-06-10T19:12:00Z">
        <w:r>
          <w:t>abre</w:t>
        </w:r>
      </w:ins>
      <w:r>
        <w:t xml:space="preserve"> o </w:t>
      </w:r>
      <w:del w:id="1089" w:author="Anasta" w:date="2014-06-10T19:12:00Z">
        <w:r w:rsidR="00D155AB">
          <w:delText>usuário</w:delText>
        </w:r>
      </w:del>
      <w:ins w:id="1090" w:author="Anasta" w:date="2014-06-10T19:12:00Z">
        <w:r>
          <w:t>menu de opções</w:t>
        </w:r>
      </w:ins>
      <w:r>
        <w:t xml:space="preserve"> para o </w:t>
      </w:r>
      <w:del w:id="1091" w:author="Anasta" w:date="2014-06-10T19:12:00Z">
        <w:r w:rsidR="00D155AB">
          <w:delText>aplicativo de calendário, onde ele fará a criação do compromisso</w:delText>
        </w:r>
      </w:del>
      <w:ins w:id="1092" w:author="Anasta" w:date="2014-06-10T19:12:00Z">
        <w:r>
          <w:t>item</w:t>
        </w:r>
      </w:ins>
      <w:r>
        <w:t>;</w:t>
      </w:r>
    </w:p>
    <w:p w14:paraId="45B0EF86" w14:textId="77777777" w:rsidR="002F76E4" w:rsidRDefault="002F76E4" w:rsidP="002F76E4">
      <w:pPr>
        <w:pStyle w:val="ListParagraph"/>
        <w:numPr>
          <w:ilvl w:val="0"/>
          <w:numId w:val="26"/>
        </w:numPr>
        <w:rPr>
          <w:del w:id="1093" w:author="Anasta" w:date="2014-06-10T19:12:00Z"/>
        </w:rPr>
      </w:pPr>
      <w:del w:id="1094" w:author="Anasta" w:date="2014-06-10T19:12:00Z">
        <w:r>
          <w:delText>O usuário fornece informações como nome do compromisso, data de início e data de término</w:delText>
        </w:r>
        <w:r w:rsidR="00D155AB">
          <w:delText xml:space="preserve"> ao aplicativo de calendário</w:delText>
        </w:r>
        <w:r>
          <w:delText>;</w:delText>
        </w:r>
      </w:del>
    </w:p>
    <w:p w14:paraId="65FFD510" w14:textId="2021A49F" w:rsidR="0042055F" w:rsidRDefault="0042055F" w:rsidP="00D15093">
      <w:pPr>
        <w:pStyle w:val="ListParagraph"/>
        <w:numPr>
          <w:ilvl w:val="0"/>
          <w:numId w:val="57"/>
        </w:numPr>
        <w:rPr>
          <w:ins w:id="1095" w:author="Anasta" w:date="2014-06-10T19:12:00Z"/>
        </w:rPr>
      </w:pPr>
      <w:ins w:id="1096" w:author="Anasta" w:date="2014-06-10T19:12:00Z">
        <w:r>
          <w:t>O usuário seleciona a opção de exclusão do item;</w:t>
        </w:r>
      </w:ins>
    </w:p>
    <w:p w14:paraId="6975AF8A" w14:textId="22A249EE" w:rsidR="002F76E4" w:rsidRDefault="002F76E4" w:rsidP="00D15093">
      <w:pPr>
        <w:pStyle w:val="ListParagraph"/>
        <w:numPr>
          <w:ilvl w:val="0"/>
          <w:numId w:val="57"/>
        </w:numPr>
        <w:rPr>
          <w:ins w:id="1097" w:author="Anasta" w:date="2014-06-10T19:12:00Z"/>
        </w:rPr>
      </w:pPr>
      <w:r>
        <w:t xml:space="preserve">O sistema </w:t>
      </w:r>
      <w:ins w:id="1098" w:author="Anasta" w:date="2014-06-10T19:12:00Z">
        <w:r>
          <w:t>exclui o item selecionado e o caso de uso termina.</w:t>
        </w:r>
      </w:ins>
    </w:p>
    <w:p w14:paraId="53C2C725" w14:textId="77777777" w:rsidR="00D15093" w:rsidRDefault="00D15093" w:rsidP="00D15093">
      <w:pPr>
        <w:rPr>
          <w:ins w:id="1099" w:author="Anasta" w:date="2014-06-10T19:12:00Z"/>
        </w:rPr>
      </w:pPr>
    </w:p>
    <w:p w14:paraId="4DB84A41" w14:textId="3D1B2013" w:rsidR="00D15093" w:rsidRDefault="00D15093" w:rsidP="00D15093">
      <w:pPr>
        <w:pStyle w:val="Heading3"/>
        <w:rPr>
          <w:ins w:id="1100" w:author="Anasta" w:date="2014-06-10T19:12:00Z"/>
        </w:rPr>
      </w:pPr>
      <w:bookmarkStart w:id="1101" w:name="_Toc390194491"/>
      <w:ins w:id="1102" w:author="Anasta" w:date="2014-06-10T19:12:00Z">
        <w:r>
          <w:t>Remanejar Item</w:t>
        </w:r>
        <w:bookmarkEnd w:id="1101"/>
      </w:ins>
    </w:p>
    <w:p w14:paraId="32057E79" w14:textId="77777777" w:rsidR="00D15093" w:rsidRDefault="00D15093" w:rsidP="00D15093">
      <w:pPr>
        <w:rPr>
          <w:ins w:id="1103" w:author="Anasta" w:date="2014-06-10T19:12:00Z"/>
        </w:rPr>
      </w:pPr>
    </w:p>
    <w:p w14:paraId="17D1C027" w14:textId="33428FD4" w:rsidR="00D15093" w:rsidRDefault="00D15093" w:rsidP="00D15093">
      <w:pPr>
        <w:rPr>
          <w:ins w:id="1104" w:author="Anasta" w:date="2014-06-10T19:12:00Z"/>
        </w:rPr>
      </w:pPr>
      <w:ins w:id="1105" w:author="Anasta" w:date="2014-06-10T19:12:00Z">
        <w:r>
          <w:t xml:space="preserve">Precondição: </w:t>
        </w:r>
        <w:r w:rsidRPr="00691BFD">
          <w:t>Que alguma lista esteja sendo utilizada</w:t>
        </w:r>
        <w:r w:rsidR="00BA0E04">
          <w:t>, exceto a lista Outras Listas</w:t>
        </w:r>
        <w:r>
          <w:t>.</w:t>
        </w:r>
      </w:ins>
    </w:p>
    <w:p w14:paraId="64C543A0" w14:textId="77777777" w:rsidR="00D15093" w:rsidRDefault="00D15093" w:rsidP="00D15093">
      <w:ins w:id="1106" w:author="Anasta" w:date="2014-06-10T19:12:00Z">
        <w:r>
          <w:t>Ator Principal: Usuário</w:t>
        </w:r>
      </w:ins>
    </w:p>
    <w:p w14:paraId="7EC03873" w14:textId="77777777" w:rsidR="00D15093" w:rsidRDefault="00D15093" w:rsidP="00D15093">
      <w:ins w:id="1107" w:author="Anasta" w:date="2014-06-10T19:12:00Z">
        <w:r>
          <w:t>Fluxo Básico de Eventos:</w:t>
        </w:r>
      </w:ins>
    </w:p>
    <w:p w14:paraId="2F428020" w14:textId="2FE1CB43" w:rsidR="00D15093" w:rsidRDefault="002F76E4" w:rsidP="00D15093">
      <w:pPr>
        <w:pStyle w:val="ListParagraph"/>
        <w:numPr>
          <w:ilvl w:val="0"/>
          <w:numId w:val="58"/>
        </w:numPr>
        <w:rPr>
          <w:ins w:id="1108" w:author="Anasta" w:date="2014-06-10T19:12:00Z"/>
        </w:rPr>
      </w:pPr>
      <w:del w:id="1109" w:author="Anasta" w:date="2014-06-10T19:12:00Z">
        <w:r>
          <w:delText>armazena</w:delText>
        </w:r>
      </w:del>
      <w:ins w:id="1110" w:author="Anasta" w:date="2014-06-10T19:12:00Z">
        <w:r w:rsidR="00D15093">
          <w:t xml:space="preserve">Esse caso de uso começa quando o usuário opta por </w:t>
        </w:r>
        <w:r w:rsidR="00BA0E04">
          <w:t>remanejar</w:t>
        </w:r>
        <w:r w:rsidR="00D15093">
          <w:t xml:space="preserve"> um item;</w:t>
        </w:r>
      </w:ins>
    </w:p>
    <w:p w14:paraId="253A1847" w14:textId="4EA04E8C" w:rsidR="00D15093" w:rsidRDefault="00D15093" w:rsidP="00D15093">
      <w:pPr>
        <w:pStyle w:val="ListParagraph"/>
        <w:numPr>
          <w:ilvl w:val="0"/>
          <w:numId w:val="58"/>
        </w:numPr>
        <w:rPr>
          <w:ins w:id="1111" w:author="Anasta" w:date="2014-06-10T19:12:00Z"/>
        </w:rPr>
      </w:pPr>
      <w:ins w:id="1112" w:author="Anasta" w:date="2014-06-10T19:12:00Z">
        <w:r>
          <w:t>O usuário seleciona o item a ser remanejado;</w:t>
        </w:r>
      </w:ins>
    </w:p>
    <w:p w14:paraId="40C22EAA" w14:textId="77777777" w:rsidR="00D15093" w:rsidRDefault="00D15093" w:rsidP="00D15093">
      <w:pPr>
        <w:pStyle w:val="ListParagraph"/>
        <w:numPr>
          <w:ilvl w:val="0"/>
          <w:numId w:val="58"/>
        </w:numPr>
        <w:rPr>
          <w:ins w:id="1113" w:author="Anasta" w:date="2014-06-10T19:12:00Z"/>
        </w:rPr>
      </w:pPr>
      <w:ins w:id="1114" w:author="Anasta" w:date="2014-06-10T19:12:00Z">
        <w:r>
          <w:t>O sistema abre o menu de opções para o item;</w:t>
        </w:r>
      </w:ins>
    </w:p>
    <w:p w14:paraId="7485058C" w14:textId="44E3D51C" w:rsidR="00D15093" w:rsidRDefault="00D15093" w:rsidP="00D15093">
      <w:pPr>
        <w:pStyle w:val="ListParagraph"/>
        <w:numPr>
          <w:ilvl w:val="0"/>
          <w:numId w:val="58"/>
        </w:numPr>
        <w:rPr>
          <w:ins w:id="1115" w:author="Anasta" w:date="2014-06-10T19:12:00Z"/>
        </w:rPr>
      </w:pPr>
      <w:ins w:id="1116" w:author="Anasta" w:date="2014-06-10T19:12:00Z">
        <w:r>
          <w:t>O usuário seleciona a opção de remanejamento do item;</w:t>
        </w:r>
      </w:ins>
    </w:p>
    <w:p w14:paraId="305D446A" w14:textId="043F8C2E" w:rsidR="00D15093" w:rsidRDefault="00D15093" w:rsidP="00D15093">
      <w:pPr>
        <w:pStyle w:val="ListParagraph"/>
        <w:numPr>
          <w:ilvl w:val="0"/>
          <w:numId w:val="58"/>
        </w:numPr>
        <w:rPr>
          <w:ins w:id="1117" w:author="Anasta" w:date="2014-06-10T19:12:00Z"/>
        </w:rPr>
      </w:pPr>
      <w:ins w:id="1118" w:author="Anasta" w:date="2014-06-10T19:12:00Z">
        <w:r>
          <w:lastRenderedPageBreak/>
          <w:t>O sistema exibe uma lista com todas</w:t>
        </w:r>
      </w:ins>
      <w:r>
        <w:t xml:space="preserve"> as </w:t>
      </w:r>
      <w:del w:id="1119" w:author="Anasta" w:date="2014-06-10T19:12:00Z">
        <w:r w:rsidR="002F76E4">
          <w:delText>informações</w:delText>
        </w:r>
        <w:r w:rsidR="00D155AB">
          <w:delText xml:space="preserve"> recuperadas do aplicativo de calendário</w:delText>
        </w:r>
        <w:r w:rsidR="002F76E4">
          <w:delText>, confirmando visualmente a inserção do novo compromisso</w:delText>
        </w:r>
      </w:del>
      <w:ins w:id="1120" w:author="Anasta" w:date="2014-06-10T19:12:00Z">
        <w:r>
          <w:t>listas existentes;</w:t>
        </w:r>
      </w:ins>
    </w:p>
    <w:p w14:paraId="0A5EEA8E" w14:textId="77777777" w:rsidR="00D15093" w:rsidRDefault="00D15093" w:rsidP="00D15093">
      <w:pPr>
        <w:pStyle w:val="ListParagraph"/>
        <w:numPr>
          <w:ilvl w:val="0"/>
          <w:numId w:val="58"/>
        </w:numPr>
        <w:rPr>
          <w:ins w:id="1121" w:author="Anasta" w:date="2014-06-10T19:12:00Z"/>
        </w:rPr>
      </w:pPr>
      <w:ins w:id="1122" w:author="Anasta" w:date="2014-06-10T19:12:00Z">
        <w:r>
          <w:t>O usuário seleciona uma lista;</w:t>
        </w:r>
      </w:ins>
    </w:p>
    <w:p w14:paraId="2E32CB3D" w14:textId="3CFD3E3E" w:rsidR="00D15093" w:rsidRDefault="00D15093">
      <w:pPr>
        <w:pStyle w:val="ListParagraph"/>
        <w:numPr>
          <w:ilvl w:val="0"/>
          <w:numId w:val="58"/>
        </w:numPr>
        <w:pPrChange w:id="1123" w:author="Anasta" w:date="2014-06-10T19:12:00Z">
          <w:pPr>
            <w:pStyle w:val="ListParagraph"/>
            <w:numPr>
              <w:numId w:val="26"/>
            </w:numPr>
          </w:pPr>
        </w:pPrChange>
      </w:pPr>
      <w:ins w:id="1124" w:author="Anasta" w:date="2014-06-10T19:12:00Z">
        <w:r>
          <w:t>O sistema remaneja o item selecionado para a lista selecionada</w:t>
        </w:r>
      </w:ins>
      <w:r>
        <w:t xml:space="preserve"> e o caso de uso termina.</w:t>
      </w:r>
    </w:p>
    <w:p w14:paraId="2D0DA62E" w14:textId="77777777" w:rsidR="00BA0E04" w:rsidRDefault="00BA0E04">
      <w:pPr>
        <w:widowControl/>
        <w:suppressAutoHyphens w:val="0"/>
        <w:spacing w:line="240" w:lineRule="auto"/>
        <w:ind w:firstLine="0"/>
        <w:jc w:val="left"/>
        <w:rPr>
          <w:ins w:id="1125" w:author="Anasta" w:date="2014-06-10T19:12:00Z"/>
          <w:rFonts w:eastAsiaTheme="majorEastAsia"/>
          <w:b/>
          <w:bCs/>
          <w:sz w:val="26"/>
          <w:szCs w:val="26"/>
        </w:rPr>
      </w:pPr>
      <w:ins w:id="1126" w:author="Anasta" w:date="2014-06-10T19:12:00Z">
        <w:r>
          <w:br w:type="page"/>
        </w:r>
      </w:ins>
    </w:p>
    <w:p w14:paraId="48E1A20A" w14:textId="2D6C4130" w:rsidR="00D15093" w:rsidRDefault="00D15093" w:rsidP="00D15093">
      <w:pPr>
        <w:pStyle w:val="Heading3"/>
        <w:rPr>
          <w:ins w:id="1127" w:author="Anasta" w:date="2014-06-10T19:12:00Z"/>
        </w:rPr>
      </w:pPr>
      <w:bookmarkStart w:id="1128" w:name="_Toc390194492"/>
      <w:ins w:id="1129" w:author="Anasta" w:date="2014-06-10T19:12:00Z">
        <w:r>
          <w:lastRenderedPageBreak/>
          <w:t>Compartilhar Item</w:t>
        </w:r>
        <w:bookmarkEnd w:id="1128"/>
      </w:ins>
    </w:p>
    <w:p w14:paraId="131244EF" w14:textId="77777777" w:rsidR="00D15093" w:rsidRDefault="00D15093" w:rsidP="00D15093"/>
    <w:p w14:paraId="3EEB3C7F" w14:textId="7FAD0115" w:rsidR="00D15093" w:rsidRDefault="00D15093" w:rsidP="00BA0E04">
      <w:pPr>
        <w:rPr>
          <w:ins w:id="1130" w:author="Anasta" w:date="2014-06-10T19:12:00Z"/>
        </w:rPr>
      </w:pPr>
      <w:ins w:id="1131" w:author="Anasta" w:date="2014-06-10T19:12:00Z">
        <w:r>
          <w:t xml:space="preserve">Precondição: </w:t>
        </w:r>
        <w:r w:rsidRPr="00691BFD">
          <w:t>Que alguma lista esteja sendo utilizada</w:t>
        </w:r>
        <w:r w:rsidR="00BA0E04">
          <w:t>, exceto a lista Outras Listas.</w:t>
        </w:r>
      </w:ins>
    </w:p>
    <w:p w14:paraId="617CAC67" w14:textId="77777777" w:rsidR="00D15093" w:rsidRDefault="00D15093" w:rsidP="00D15093">
      <w:ins w:id="1132" w:author="Anasta" w:date="2014-06-10T19:12:00Z">
        <w:r>
          <w:t>Ator Principal: Usuário</w:t>
        </w:r>
      </w:ins>
    </w:p>
    <w:p w14:paraId="06EEC436" w14:textId="77777777" w:rsidR="00D15093" w:rsidRDefault="00D15093" w:rsidP="00D15093">
      <w:ins w:id="1133" w:author="Anasta" w:date="2014-06-10T19:12:00Z">
        <w:r>
          <w:t>Fluxo Básico de Eventos:</w:t>
        </w:r>
      </w:ins>
    </w:p>
    <w:p w14:paraId="10EA0876" w14:textId="4830B2D9" w:rsidR="00D15093" w:rsidRDefault="00D15093" w:rsidP="00D15093">
      <w:pPr>
        <w:pStyle w:val="ListParagraph"/>
        <w:numPr>
          <w:ilvl w:val="0"/>
          <w:numId w:val="59"/>
        </w:numPr>
        <w:rPr>
          <w:ins w:id="1134" w:author="Anasta" w:date="2014-06-10T19:12:00Z"/>
        </w:rPr>
      </w:pPr>
      <w:ins w:id="1135" w:author="Anasta" w:date="2014-06-10T19:12:00Z">
        <w:r>
          <w:t xml:space="preserve">Esse caso de uso começa quando o usuário opta por </w:t>
        </w:r>
        <w:r w:rsidR="00296A58">
          <w:t>compartilhar</w:t>
        </w:r>
        <w:r>
          <w:t xml:space="preserve"> um item;</w:t>
        </w:r>
      </w:ins>
    </w:p>
    <w:p w14:paraId="7D535D39" w14:textId="7DE86828" w:rsidR="00D15093" w:rsidRDefault="00D15093" w:rsidP="00D15093">
      <w:pPr>
        <w:pStyle w:val="ListParagraph"/>
        <w:numPr>
          <w:ilvl w:val="0"/>
          <w:numId w:val="59"/>
        </w:numPr>
        <w:rPr>
          <w:ins w:id="1136" w:author="Anasta" w:date="2014-06-10T19:12:00Z"/>
        </w:rPr>
      </w:pPr>
      <w:ins w:id="1137" w:author="Anasta" w:date="2014-06-10T19:12:00Z">
        <w:r>
          <w:t xml:space="preserve">O usuário seleciona o item a ser </w:t>
        </w:r>
        <w:r w:rsidR="00B6528E">
          <w:t>compartilhado</w:t>
        </w:r>
        <w:r>
          <w:t>;</w:t>
        </w:r>
      </w:ins>
    </w:p>
    <w:p w14:paraId="022C430E" w14:textId="77777777" w:rsidR="00D15093" w:rsidRDefault="00D15093" w:rsidP="00D15093">
      <w:pPr>
        <w:pStyle w:val="ListParagraph"/>
        <w:numPr>
          <w:ilvl w:val="0"/>
          <w:numId w:val="59"/>
        </w:numPr>
        <w:rPr>
          <w:ins w:id="1138" w:author="Anasta" w:date="2014-06-10T19:12:00Z"/>
        </w:rPr>
      </w:pPr>
      <w:ins w:id="1139" w:author="Anasta" w:date="2014-06-10T19:12:00Z">
        <w:r>
          <w:t>O sistema abre o menu de opções para o item;</w:t>
        </w:r>
      </w:ins>
    </w:p>
    <w:p w14:paraId="77152090" w14:textId="4CB418A5" w:rsidR="00D15093" w:rsidRDefault="00D15093" w:rsidP="00D15093">
      <w:pPr>
        <w:pStyle w:val="ListParagraph"/>
        <w:numPr>
          <w:ilvl w:val="0"/>
          <w:numId w:val="59"/>
        </w:numPr>
        <w:rPr>
          <w:ins w:id="1140" w:author="Anasta" w:date="2014-06-10T19:12:00Z"/>
        </w:rPr>
      </w:pPr>
      <w:ins w:id="1141" w:author="Anasta" w:date="2014-06-10T19:12:00Z">
        <w:r>
          <w:t xml:space="preserve">O usuário seleciona a opção de </w:t>
        </w:r>
        <w:r w:rsidR="00B6528E">
          <w:t>compartilhamento</w:t>
        </w:r>
        <w:r>
          <w:t xml:space="preserve"> do item;</w:t>
        </w:r>
      </w:ins>
    </w:p>
    <w:p w14:paraId="23156594" w14:textId="77777777" w:rsidR="00B6528E" w:rsidRDefault="00D15093" w:rsidP="00D15093">
      <w:pPr>
        <w:pStyle w:val="ListParagraph"/>
        <w:numPr>
          <w:ilvl w:val="0"/>
          <w:numId w:val="59"/>
        </w:numPr>
        <w:rPr>
          <w:ins w:id="1142" w:author="Anasta" w:date="2014-06-10T19:12:00Z"/>
        </w:rPr>
      </w:pPr>
      <w:ins w:id="1143" w:author="Anasta" w:date="2014-06-10T19:12:00Z">
        <w:r>
          <w:t xml:space="preserve">O sistema </w:t>
        </w:r>
        <w:r w:rsidR="00B6528E">
          <w:t>exibe uma lista de aplicativos de compartilhamento do aparelho;</w:t>
        </w:r>
      </w:ins>
    </w:p>
    <w:p w14:paraId="5A0A0AAE" w14:textId="77777777" w:rsidR="00B6528E" w:rsidRDefault="00B6528E" w:rsidP="00D15093">
      <w:pPr>
        <w:pStyle w:val="ListParagraph"/>
        <w:numPr>
          <w:ilvl w:val="0"/>
          <w:numId w:val="59"/>
        </w:numPr>
        <w:rPr>
          <w:ins w:id="1144" w:author="Anasta" w:date="2014-06-10T19:12:00Z"/>
        </w:rPr>
      </w:pPr>
      <w:ins w:id="1145" w:author="Anasta" w:date="2014-06-10T19:12:00Z">
        <w:r>
          <w:t>O usuário seleciona um aplicativo de compartilhamento;</w:t>
        </w:r>
      </w:ins>
    </w:p>
    <w:p w14:paraId="008F222A" w14:textId="11310F63" w:rsidR="00D15093" w:rsidRDefault="00B6528E" w:rsidP="00D15093">
      <w:pPr>
        <w:pStyle w:val="ListParagraph"/>
        <w:numPr>
          <w:ilvl w:val="0"/>
          <w:numId w:val="59"/>
        </w:numPr>
        <w:rPr>
          <w:ins w:id="1146" w:author="Anasta" w:date="2014-06-10T19:12:00Z"/>
        </w:rPr>
      </w:pPr>
      <w:ins w:id="1147" w:author="Anasta" w:date="2014-06-10T19:12:00Z">
        <w:r>
          <w:t>O sistema redireciona o usuário para o aplicativo selecionado para terminar a ação de compartilhamento, após terminado o usuário retorna à última lista utilizada</w:t>
        </w:r>
        <w:r w:rsidR="00D15093">
          <w:t xml:space="preserve"> e o caso de uso termina.</w:t>
        </w:r>
      </w:ins>
    </w:p>
    <w:p w14:paraId="071327B5" w14:textId="77777777" w:rsidR="00FB5552" w:rsidRDefault="00FB5552">
      <w:pPr>
        <w:rPr>
          <w:rPrChange w:id="1148" w:author="Anasta" w:date="2014-06-10T19:12:00Z">
            <w:rPr>
              <w:i/>
            </w:rPr>
          </w:rPrChange>
        </w:rPr>
        <w:pPrChange w:id="1149" w:author="Anasta" w:date="2014-06-10T19:12:00Z">
          <w:pPr>
            <w:ind w:firstLine="0"/>
          </w:pPr>
        </w:pPrChange>
      </w:pPr>
    </w:p>
    <w:p w14:paraId="5E2C0769" w14:textId="77777777" w:rsidR="00D15093" w:rsidRPr="004D2DFB" w:rsidRDefault="00D15093" w:rsidP="00F05BBE">
      <w:pPr>
        <w:pStyle w:val="Heading3"/>
      </w:pPr>
      <w:bookmarkStart w:id="1150" w:name="_Toc390194493"/>
      <w:ins w:id="1151" w:author="Anasta" w:date="2014-06-10T19:12:00Z">
        <w:r>
          <w:t>Alterar Marcação de Item</w:t>
        </w:r>
      </w:ins>
      <w:bookmarkEnd w:id="1150"/>
    </w:p>
    <w:p w14:paraId="5A254061" w14:textId="77777777" w:rsidR="00D15093" w:rsidRPr="004D2DFB" w:rsidRDefault="00D15093" w:rsidP="00D15093"/>
    <w:p w14:paraId="62239F08" w14:textId="77777777" w:rsidR="00D15093" w:rsidRDefault="00D15093" w:rsidP="00D15093">
      <w:pPr>
        <w:rPr>
          <w:ins w:id="1152" w:author="Anasta" w:date="2014-06-10T19:12:00Z"/>
        </w:rPr>
      </w:pPr>
      <w:ins w:id="1153" w:author="Anasta" w:date="2014-06-10T19:12:00Z">
        <w:r w:rsidRPr="004D2DFB">
          <w:t xml:space="preserve">Precondição: </w:t>
        </w:r>
        <w:r w:rsidRPr="00691BFD">
          <w:t>Que alguma lista esteja sendo utilizada</w:t>
        </w:r>
        <w:r>
          <w:t>, exceto a lista Outras Listas</w:t>
        </w:r>
        <w:r w:rsidRPr="00691BFD">
          <w:t xml:space="preserve">. </w:t>
        </w:r>
      </w:ins>
    </w:p>
    <w:p w14:paraId="0B98CEED" w14:textId="77777777" w:rsidR="00D15093" w:rsidRPr="004D2DFB" w:rsidRDefault="00D15093" w:rsidP="00D15093">
      <w:ins w:id="1154" w:author="Anasta" w:date="2014-06-10T19:12:00Z">
        <w:r w:rsidRPr="004D2DFB">
          <w:t>Ator Principal: Usuário</w:t>
        </w:r>
      </w:ins>
    </w:p>
    <w:p w14:paraId="0047057C" w14:textId="77777777" w:rsidR="00D15093" w:rsidRDefault="00D15093" w:rsidP="00D15093">
      <w:ins w:id="1155" w:author="Anasta" w:date="2014-06-10T19:12:00Z">
        <w:r w:rsidRPr="004D2DFB">
          <w:t>Fluxo Básico de Eventos:</w:t>
        </w:r>
      </w:ins>
    </w:p>
    <w:p w14:paraId="3FAA200B" w14:textId="77777777" w:rsidR="00D15093" w:rsidRDefault="00D15093" w:rsidP="00D15093">
      <w:pPr>
        <w:pStyle w:val="ListParagraph"/>
        <w:numPr>
          <w:ilvl w:val="0"/>
          <w:numId w:val="29"/>
        </w:numPr>
      </w:pPr>
      <w:ins w:id="1156" w:author="Anasta" w:date="2014-06-10T19:12:00Z">
        <w:r>
          <w:t>Esse caso de uso começa quando o usuário opta por alterar a marcação de um item;</w:t>
        </w:r>
      </w:ins>
    </w:p>
    <w:p w14:paraId="73A28A9B" w14:textId="6994A88D" w:rsidR="00FB5552" w:rsidRDefault="00FB5552" w:rsidP="00D15093">
      <w:pPr>
        <w:pStyle w:val="ListParagraph"/>
        <w:numPr>
          <w:ilvl w:val="0"/>
          <w:numId w:val="29"/>
        </w:numPr>
        <w:rPr>
          <w:ins w:id="1157" w:author="Anasta" w:date="2014-06-10T19:12:00Z"/>
        </w:rPr>
      </w:pPr>
      <w:ins w:id="1158" w:author="Anasta" w:date="2014-06-10T19:12:00Z">
        <w:r>
          <w:t>O usuário seleciona o item a ser alterado;</w:t>
        </w:r>
      </w:ins>
    </w:p>
    <w:p w14:paraId="7C9C1019" w14:textId="77777777" w:rsidR="00D15093" w:rsidRDefault="00D15093" w:rsidP="00D15093">
      <w:pPr>
        <w:pStyle w:val="ListParagraph"/>
        <w:numPr>
          <w:ilvl w:val="0"/>
          <w:numId w:val="29"/>
        </w:numPr>
        <w:rPr>
          <w:ins w:id="1159" w:author="Anasta" w:date="2014-06-10T19:12:00Z"/>
        </w:rPr>
      </w:pPr>
      <w:ins w:id="1160" w:author="Anasta" w:date="2014-06-10T19:12:00Z">
        <w:r>
          <w:t xml:space="preserve">O sistema altera o </w:t>
        </w:r>
        <w:r w:rsidRPr="00776BCA">
          <w:rPr>
            <w:i/>
          </w:rPr>
          <w:t>status</w:t>
        </w:r>
        <w:r>
          <w:t xml:space="preserve"> de marcação do item selecionado pelo usuário e o caso de uso termina.</w:t>
        </w:r>
      </w:ins>
    </w:p>
    <w:p w14:paraId="1100939F" w14:textId="77777777" w:rsidR="00D15093" w:rsidRDefault="00D15093" w:rsidP="00D15093">
      <w:pPr>
        <w:ind w:left="360" w:firstLine="0"/>
        <w:rPr>
          <w:ins w:id="1161" w:author="Anasta" w:date="2014-06-10T19:12:00Z"/>
        </w:rPr>
      </w:pPr>
    </w:p>
    <w:p w14:paraId="75CA86C3" w14:textId="77777777" w:rsidR="00EF62BA" w:rsidRDefault="00EF62BA">
      <w:pPr>
        <w:widowControl/>
        <w:suppressAutoHyphens w:val="0"/>
        <w:spacing w:line="240" w:lineRule="auto"/>
        <w:ind w:firstLine="0"/>
        <w:jc w:val="left"/>
        <w:rPr>
          <w:b/>
          <w:sz w:val="26"/>
          <w:rPrChange w:id="1162" w:author="Anasta" w:date="2014-06-10T19:12:00Z">
            <w:rPr/>
          </w:rPrChange>
        </w:rPr>
        <w:pPrChange w:id="1163" w:author="Anasta" w:date="2014-06-10T19:12:00Z">
          <w:pPr>
            <w:ind w:firstLine="0"/>
          </w:pPr>
        </w:pPrChange>
      </w:pPr>
      <w:ins w:id="1164" w:author="Anasta" w:date="2014-06-10T19:12:00Z">
        <w:r>
          <w:br w:type="page"/>
        </w:r>
      </w:ins>
    </w:p>
    <w:p w14:paraId="2917C734" w14:textId="14F17517" w:rsidR="00D15093" w:rsidRDefault="00D15093" w:rsidP="00F05BBE">
      <w:pPr>
        <w:pStyle w:val="Heading3"/>
      </w:pPr>
      <w:bookmarkStart w:id="1165" w:name="_Toc389069999"/>
      <w:bookmarkStart w:id="1166" w:name="_Toc390194494"/>
      <w:r>
        <w:lastRenderedPageBreak/>
        <w:t xml:space="preserve">Cadastrar usuário do </w:t>
      </w:r>
      <w:r w:rsidRPr="0047129E">
        <w:rPr>
          <w:i/>
        </w:rPr>
        <w:t>Google</w:t>
      </w:r>
      <w:bookmarkEnd w:id="1165"/>
      <w:bookmarkEnd w:id="1166"/>
      <w:del w:id="1167" w:author="Anasta" w:date="2014-06-10T19:12:00Z">
        <w:r w:rsidR="002F76E4" w:rsidRPr="0047129E">
          <w:rPr>
            <w:i/>
          </w:rPr>
          <w:delText xml:space="preserve"> </w:delText>
        </w:r>
      </w:del>
    </w:p>
    <w:p w14:paraId="1041E88A" w14:textId="77777777" w:rsidR="00D15093" w:rsidRDefault="00D15093" w:rsidP="00D15093"/>
    <w:p w14:paraId="4B82B705" w14:textId="77777777" w:rsidR="00D15093" w:rsidRPr="0047129E" w:rsidRDefault="00D15093" w:rsidP="00D15093">
      <w:pPr>
        <w:rPr>
          <w:i/>
        </w:rPr>
      </w:pPr>
      <w:r>
        <w:t xml:space="preserve">Precondição: O sistema não possui nenhuma informação de </w:t>
      </w:r>
      <w:r w:rsidRPr="0047129E">
        <w:rPr>
          <w:i/>
        </w:rPr>
        <w:t>login</w:t>
      </w:r>
      <w:r>
        <w:t xml:space="preserve"> no </w:t>
      </w:r>
      <w:r w:rsidRPr="0047129E">
        <w:rPr>
          <w:i/>
        </w:rPr>
        <w:t>Google Calendar</w:t>
      </w:r>
      <w:ins w:id="1168" w:author="Anasta" w:date="2014-06-10T19:12:00Z">
        <w:r>
          <w:rPr>
            <w:i/>
          </w:rPr>
          <w:t>.</w:t>
        </w:r>
      </w:ins>
    </w:p>
    <w:p w14:paraId="70B42031" w14:textId="77777777" w:rsidR="00D15093" w:rsidRDefault="00D15093" w:rsidP="00D15093">
      <w:r>
        <w:t xml:space="preserve">Ator principal: Usuário </w:t>
      </w:r>
    </w:p>
    <w:p w14:paraId="4943EEC9" w14:textId="77777777" w:rsidR="00D15093" w:rsidRPr="0047129E" w:rsidRDefault="00D15093" w:rsidP="00D15093">
      <w:pPr>
        <w:rPr>
          <w:i/>
        </w:rPr>
      </w:pPr>
      <w:r>
        <w:t xml:space="preserve">Ator Secundário: Sistema do </w:t>
      </w:r>
      <w:r>
        <w:rPr>
          <w:i/>
        </w:rPr>
        <w:t>Google</w:t>
      </w:r>
    </w:p>
    <w:p w14:paraId="4E2C7FF1" w14:textId="77777777" w:rsidR="00D15093" w:rsidRDefault="00D15093" w:rsidP="00D15093">
      <w:r>
        <w:t>Fluxo Básico de Eventos:</w:t>
      </w:r>
    </w:p>
    <w:p w14:paraId="1C35221C" w14:textId="77777777" w:rsidR="00D15093" w:rsidRDefault="00D15093" w:rsidP="00D15093">
      <w:pPr>
        <w:pStyle w:val="ListParagraph"/>
        <w:numPr>
          <w:ilvl w:val="0"/>
          <w:numId w:val="27"/>
        </w:numPr>
      </w:pPr>
      <w:r>
        <w:t xml:space="preserve">Esse caso de uso começa quando o usuário opta por cadastrar suas informações de </w:t>
      </w:r>
      <w:r w:rsidRPr="000B1C41">
        <w:rPr>
          <w:i/>
        </w:rPr>
        <w:t>login</w:t>
      </w:r>
      <w:r>
        <w:t xml:space="preserve"> do </w:t>
      </w:r>
      <w:r w:rsidRPr="0047129E">
        <w:rPr>
          <w:i/>
        </w:rPr>
        <w:t>Google Calendar</w:t>
      </w:r>
      <w:r>
        <w:t>;</w:t>
      </w:r>
    </w:p>
    <w:p w14:paraId="3D6A52AE" w14:textId="0E25A590" w:rsidR="00D15093" w:rsidRDefault="00D15093" w:rsidP="00D15093">
      <w:pPr>
        <w:pStyle w:val="ListParagraph"/>
        <w:numPr>
          <w:ilvl w:val="0"/>
          <w:numId w:val="27"/>
        </w:numPr>
      </w:pPr>
      <w:r>
        <w:t xml:space="preserve">O sistema redireciona o usuário para o assistente de cadastramento de usuário do </w:t>
      </w:r>
      <w:del w:id="1169" w:author="Anasta" w:date="2014-06-10T19:12:00Z">
        <w:r w:rsidR="008E5B93">
          <w:delText xml:space="preserve"> </w:delText>
        </w:r>
      </w:del>
      <w:r>
        <w:t>sistema do Google.</w:t>
      </w:r>
    </w:p>
    <w:p w14:paraId="32F2B421" w14:textId="77777777" w:rsidR="00D15093" w:rsidRDefault="00D15093" w:rsidP="00D15093">
      <w:pPr>
        <w:pStyle w:val="ListParagraph"/>
        <w:numPr>
          <w:ilvl w:val="0"/>
          <w:numId w:val="27"/>
        </w:numPr>
      </w:pPr>
      <w:r>
        <w:t xml:space="preserve">O usuário preenche as informações de </w:t>
      </w:r>
      <w:r w:rsidRPr="000B1C41">
        <w:rPr>
          <w:i/>
        </w:rPr>
        <w:t>login</w:t>
      </w:r>
      <w:r>
        <w:t xml:space="preserve"> e senha;</w:t>
      </w:r>
    </w:p>
    <w:p w14:paraId="23F52471" w14:textId="77777777" w:rsidR="00D15093" w:rsidRDefault="00D15093" w:rsidP="00D15093">
      <w:pPr>
        <w:pStyle w:val="ListParagraph"/>
        <w:numPr>
          <w:ilvl w:val="0"/>
          <w:numId w:val="27"/>
        </w:numPr>
      </w:pPr>
      <w:r>
        <w:t xml:space="preserve">O sistema do Google valida e armazena as informações de </w:t>
      </w:r>
      <w:r w:rsidRPr="000B1C41">
        <w:rPr>
          <w:i/>
        </w:rPr>
        <w:t>login</w:t>
      </w:r>
      <w:r>
        <w:t xml:space="preserve"> no </w:t>
      </w:r>
      <w:r w:rsidRPr="0047129E">
        <w:rPr>
          <w:i/>
        </w:rPr>
        <w:t>Google</w:t>
      </w:r>
      <w:r>
        <w:rPr>
          <w:i/>
        </w:rPr>
        <w:t xml:space="preserve"> e retorna para o sistema do aplicativo;</w:t>
      </w:r>
    </w:p>
    <w:p w14:paraId="0E83BD59" w14:textId="77777777" w:rsidR="00D15093" w:rsidRDefault="00D15093" w:rsidP="00D15093">
      <w:pPr>
        <w:pStyle w:val="ListParagraph"/>
        <w:numPr>
          <w:ilvl w:val="0"/>
          <w:numId w:val="27"/>
        </w:numPr>
      </w:pPr>
      <w:r>
        <w:t>O sistema exibe a tela de início e o caso de uso termina.</w:t>
      </w:r>
    </w:p>
    <w:p w14:paraId="6F03BEF2" w14:textId="77777777" w:rsidR="00D15093" w:rsidRDefault="00D15093" w:rsidP="00D15093">
      <w:r>
        <w:t>Fluxo Alternativo:</w:t>
      </w:r>
    </w:p>
    <w:p w14:paraId="7DC12BEB" w14:textId="77777777" w:rsidR="00D15093" w:rsidRDefault="00D15093" w:rsidP="00D15093">
      <w:r>
        <w:t>(Ignorar cadastramento</w:t>
      </w:r>
      <w:r w:rsidRPr="0047129E">
        <w:rPr>
          <w:i/>
        </w:rPr>
        <w:t>)</w:t>
      </w:r>
    </w:p>
    <w:p w14:paraId="76BEC6B0" w14:textId="77777777" w:rsidR="00D15093" w:rsidRDefault="00D15093" w:rsidP="00D15093">
      <w:r>
        <w:t>1 – No passo 2 do fluxo básico de eventos, caso o usuário decida por não cadastrar nenhum usuário do Google, ele pode continuar a utilizar o sistema, retornando-se para o passo 5 do fluxo básico de eventos.</w:t>
      </w:r>
    </w:p>
    <w:p w14:paraId="0FD93292" w14:textId="77777777" w:rsidR="00D15093" w:rsidRDefault="00D15093" w:rsidP="00D15093">
      <w:pPr>
        <w:rPr>
          <w:i/>
        </w:rPr>
      </w:pPr>
      <w:r>
        <w:t xml:space="preserve"> Pós-condição: (Sucesso) O sistema armazenou com sucesso as informações de </w:t>
      </w:r>
      <w:r w:rsidRPr="0047129E">
        <w:rPr>
          <w:i/>
        </w:rPr>
        <w:t xml:space="preserve">login </w:t>
      </w:r>
      <w:r>
        <w:t xml:space="preserve">de usuário do </w:t>
      </w:r>
      <w:r w:rsidRPr="0047129E">
        <w:rPr>
          <w:i/>
        </w:rPr>
        <w:t>Google Calen</w:t>
      </w:r>
      <w:r>
        <w:rPr>
          <w:i/>
        </w:rPr>
        <w:t>dar.</w:t>
      </w:r>
    </w:p>
    <w:p w14:paraId="31CA233F" w14:textId="554D2D40" w:rsidR="00D15093" w:rsidRPr="00D15093" w:rsidRDefault="00D15093" w:rsidP="00D15093">
      <w:pPr>
        <w:rPr>
          <w:i/>
        </w:rPr>
      </w:pPr>
      <w:r>
        <w:rPr>
          <w:i/>
        </w:rPr>
        <w:t xml:space="preserve">(Ignorar cadastramento) O sistema funcionará sem fornecer informações da lista </w:t>
      </w:r>
      <w:del w:id="1170" w:author="Anasta" w:date="2014-06-10T19:12:00Z">
        <w:r w:rsidR="00850587">
          <w:rPr>
            <w:i/>
          </w:rPr>
          <w:delText>da Agenda</w:delText>
        </w:r>
      </w:del>
      <w:ins w:id="1171" w:author="Anasta" w:date="2014-06-10T19:12:00Z">
        <w:r>
          <w:rPr>
            <w:i/>
          </w:rPr>
          <w:t>do Calendário</w:t>
        </w:r>
      </w:ins>
      <w:r>
        <w:rPr>
          <w:i/>
        </w:rPr>
        <w:t xml:space="preserve"> do usuário.</w:t>
      </w:r>
    </w:p>
    <w:p w14:paraId="137099FE" w14:textId="2ACE56F8" w:rsidR="003030DE" w:rsidRPr="002F76E4" w:rsidRDefault="00AD5763">
      <w:pPr>
        <w:pStyle w:val="Heading2"/>
      </w:pPr>
      <w:bookmarkStart w:id="1172" w:name="_Toc389070005"/>
      <w:bookmarkStart w:id="1173" w:name="_Toc390194495"/>
      <w:ins w:id="1174" w:author="Anasta" w:date="2014-06-10T19:12:00Z">
        <w:r>
          <w:lastRenderedPageBreak/>
          <w:t>ESTRUTURA DO</w:t>
        </w:r>
      </w:ins>
      <w:r w:rsidR="003030DE" w:rsidRPr="002F76E4">
        <w:t xml:space="preserve"> BANCO DE DADOS</w:t>
      </w:r>
      <w:bookmarkEnd w:id="1172"/>
      <w:bookmarkEnd w:id="1173"/>
    </w:p>
    <w:p w14:paraId="61D05DB1" w14:textId="77777777" w:rsidR="003030DE" w:rsidRPr="002F76E4" w:rsidRDefault="003030DE" w:rsidP="003030DE">
      <w:pPr>
        <w:keepNext/>
      </w:pPr>
      <w:r w:rsidRPr="002F76E4">
        <w:rPr>
          <w:noProof/>
          <w:lang w:eastAsia="pt-BR"/>
        </w:rPr>
        <w:drawing>
          <wp:inline distT="0" distB="0" distL="0" distR="0" wp14:anchorId="7448C1DB" wp14:editId="10F4777B">
            <wp:extent cx="4951197" cy="2333898"/>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51873" cy="2334216"/>
                    </a:xfrm>
                    <a:prstGeom prst="rect">
                      <a:avLst/>
                    </a:prstGeom>
                  </pic:spPr>
                </pic:pic>
              </a:graphicData>
            </a:graphic>
          </wp:inline>
        </w:drawing>
      </w:r>
    </w:p>
    <w:p w14:paraId="11A746E4" w14:textId="2F906E5C" w:rsidR="003030DE" w:rsidRDefault="003030DE" w:rsidP="003030DE">
      <w:pPr>
        <w:pStyle w:val="Caption"/>
      </w:pPr>
      <w:bookmarkStart w:id="1175" w:name="_Toc390194828"/>
      <w:r w:rsidRPr="002F76E4">
        <w:t xml:space="preserve">FIG. </w:t>
      </w:r>
      <w:fldSimple w:instr=" STYLEREF 1 \s ">
        <w:r w:rsidR="00485173">
          <w:rPr>
            <w:noProof/>
          </w:rPr>
          <w:t>7</w:t>
        </w:r>
      </w:fldSimple>
      <w:r w:rsidR="00B32F22">
        <w:t>.</w:t>
      </w:r>
      <w:fldSimple w:instr=" SEQ FIG. \* ARABIC \s 1 ">
        <w:r w:rsidR="00485173">
          <w:rPr>
            <w:noProof/>
          </w:rPr>
          <w:t>2</w:t>
        </w:r>
      </w:fldSimple>
      <w:r w:rsidRPr="002F76E4">
        <w:t xml:space="preserve"> – </w:t>
      </w:r>
      <w:del w:id="1176" w:author="Anasta" w:date="2014-06-10T19:12:00Z">
        <w:r w:rsidRPr="002F76E4">
          <w:delText>Esquema de</w:delText>
        </w:r>
      </w:del>
      <w:ins w:id="1177" w:author="Anasta" w:date="2014-06-10T19:12:00Z">
        <w:r w:rsidR="005E2BD4">
          <w:t>Estrutura do</w:t>
        </w:r>
      </w:ins>
      <w:r w:rsidRPr="002F76E4">
        <w:t xml:space="preserve"> banco de dados</w:t>
      </w:r>
      <w:bookmarkEnd w:id="1175"/>
      <w:r>
        <w:t xml:space="preserve"> </w:t>
      </w:r>
    </w:p>
    <w:p w14:paraId="49CBD34E" w14:textId="77777777" w:rsidR="0057525B" w:rsidRPr="0057525B" w:rsidRDefault="0057525B" w:rsidP="0057525B"/>
    <w:p w14:paraId="6E315810" w14:textId="77777777" w:rsidR="002C77F2" w:rsidRDefault="002C77F2">
      <w:pPr>
        <w:widowControl/>
        <w:suppressAutoHyphens w:val="0"/>
        <w:spacing w:line="240" w:lineRule="auto"/>
        <w:ind w:firstLine="0"/>
        <w:jc w:val="left"/>
        <w:rPr>
          <w:rFonts w:eastAsiaTheme="majorEastAsia"/>
          <w:b/>
          <w:bCs/>
          <w:i/>
          <w:iCs/>
          <w:sz w:val="28"/>
          <w:szCs w:val="28"/>
        </w:rPr>
      </w:pPr>
      <w:r>
        <w:br w:type="page"/>
      </w:r>
    </w:p>
    <w:p w14:paraId="07ADC19E" w14:textId="471DEB3C" w:rsidR="00105F30" w:rsidRPr="00105F30" w:rsidRDefault="000A3B61" w:rsidP="00105F30">
      <w:pPr>
        <w:pStyle w:val="Heading2"/>
      </w:pPr>
      <w:bookmarkStart w:id="1178" w:name="_Ref389057720"/>
      <w:bookmarkStart w:id="1179" w:name="_Toc390194496"/>
      <w:ins w:id="1180" w:author="Anasta" w:date="2014-06-10T19:12:00Z">
        <w:r>
          <w:rPr>
            <w:noProof/>
            <w:lang w:eastAsia="pt-BR"/>
          </w:rPr>
          <w:lastRenderedPageBreak/>
          <w:drawing>
            <wp:anchor distT="0" distB="0" distL="114300" distR="114300" simplePos="0" relativeHeight="251662848" behindDoc="0" locked="0" layoutInCell="1" allowOverlap="1" wp14:anchorId="65841AD7" wp14:editId="0D987464">
              <wp:simplePos x="0" y="0"/>
              <wp:positionH relativeFrom="column">
                <wp:posOffset>-362585</wp:posOffset>
              </wp:positionH>
              <wp:positionV relativeFrom="paragraph">
                <wp:posOffset>398209</wp:posOffset>
              </wp:positionV>
              <wp:extent cx="6480000" cy="38880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480000" cy="3888000"/>
                      </a:xfrm>
                      <a:prstGeom prst="rect">
                        <a:avLst/>
                      </a:prstGeom>
                    </pic:spPr>
                  </pic:pic>
                </a:graphicData>
              </a:graphic>
              <wp14:sizeRelH relativeFrom="margin">
                <wp14:pctWidth>0</wp14:pctWidth>
              </wp14:sizeRelH>
              <wp14:sizeRelV relativeFrom="margin">
                <wp14:pctHeight>0</wp14:pctHeight>
              </wp14:sizeRelV>
            </wp:anchor>
          </w:drawing>
        </w:r>
      </w:ins>
      <w:r w:rsidR="0057525B">
        <w:t>DIAGRAMA DE CLASSES</w:t>
      </w:r>
      <w:bookmarkEnd w:id="1178"/>
      <w:bookmarkEnd w:id="1179"/>
      <w:r w:rsidR="0057525B">
        <w:t xml:space="preserve"> </w:t>
      </w:r>
    </w:p>
    <w:p w14:paraId="52E67B5D" w14:textId="77777777" w:rsidR="002B5166" w:rsidRDefault="002B5166" w:rsidP="002B5166">
      <w:pPr>
        <w:rPr>
          <w:del w:id="1181" w:author="Anasta" w:date="2014-06-10T19:12:00Z"/>
        </w:rPr>
      </w:pPr>
    </w:p>
    <w:p w14:paraId="3146B2B2" w14:textId="6F17849C" w:rsidR="00105F30" w:rsidRDefault="002B5166">
      <w:pPr>
        <w:keepNext/>
        <w:jc w:val="center"/>
        <w:rPr>
          <w:b/>
          <w:sz w:val="22"/>
          <w:rPrChange w:id="1182" w:author="Anasta" w:date="2014-06-10T19:12:00Z">
            <w:rPr/>
          </w:rPrChange>
        </w:rPr>
        <w:pPrChange w:id="1183" w:author="Anasta" w:date="2014-06-10T19:12:00Z">
          <w:pPr>
            <w:keepNext/>
          </w:pPr>
        </w:pPrChange>
      </w:pPr>
      <w:del w:id="1184" w:author="Anasta" w:date="2014-06-10T19:12:00Z">
        <w:r>
          <w:rPr>
            <w:noProof/>
            <w:lang w:eastAsia="pt-BR"/>
          </w:rPr>
          <w:lastRenderedPageBreak/>
          <w:drawing>
            <wp:inline distT="0" distB="0" distL="0" distR="0" wp14:anchorId="74474F1A" wp14:editId="6EB29101">
              <wp:extent cx="6166324" cy="4496937"/>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171508" cy="4500717"/>
                      </a:xfrm>
                      <a:prstGeom prst="rect">
                        <a:avLst/>
                      </a:prstGeom>
                    </pic:spPr>
                  </pic:pic>
                </a:graphicData>
              </a:graphic>
            </wp:inline>
          </w:drawing>
        </w:r>
      </w:del>
    </w:p>
    <w:p w14:paraId="3145233F" w14:textId="5371B73E" w:rsidR="000A3B61" w:rsidRPr="00704F58" w:rsidRDefault="002C77F2" w:rsidP="000B1BE9">
      <w:pPr>
        <w:pStyle w:val="Caption"/>
        <w:pPrChange w:id="1185" w:author="Anasta" w:date="2014-06-10T19:12:00Z">
          <w:pPr>
            <w:pStyle w:val="Subtitle"/>
          </w:pPr>
        </w:pPrChange>
      </w:pPr>
      <w:bookmarkStart w:id="1186" w:name="_Toc390194829"/>
      <w:r w:rsidRPr="000A3B61">
        <w:rPr>
          <w:szCs w:val="24"/>
          <w:rPrChange w:id="1187" w:author="Anasta" w:date="2014-06-10T19:12:00Z">
            <w:rPr/>
          </w:rPrChange>
        </w:rPr>
        <w:t xml:space="preserve">FIG. </w:t>
      </w:r>
      <w:r w:rsidR="00B32F22" w:rsidRPr="000A3B61">
        <w:rPr>
          <w:szCs w:val="24"/>
          <w:rPrChange w:id="1188" w:author="Anasta" w:date="2014-06-10T19:12:00Z">
            <w:rPr/>
          </w:rPrChange>
        </w:rPr>
        <w:fldChar w:fldCharType="begin"/>
      </w:r>
      <w:r w:rsidR="00B32F22" w:rsidRPr="000A3B61">
        <w:rPr>
          <w:szCs w:val="24"/>
          <w:rPrChange w:id="1189" w:author="Anasta" w:date="2014-06-10T19:12:00Z">
            <w:rPr/>
          </w:rPrChange>
        </w:rPr>
        <w:instrText xml:space="preserve"> STYLEREF 1 \s </w:instrText>
      </w:r>
      <w:r w:rsidR="00B32F22" w:rsidRPr="000A3B61">
        <w:rPr>
          <w:szCs w:val="24"/>
          <w:rPrChange w:id="1190" w:author="Anasta" w:date="2014-06-10T19:12:00Z">
            <w:rPr/>
          </w:rPrChange>
        </w:rPr>
        <w:fldChar w:fldCharType="separate"/>
      </w:r>
      <w:r w:rsidR="00485173">
        <w:rPr>
          <w:noProof/>
          <w:szCs w:val="24"/>
        </w:rPr>
        <w:t>7</w:t>
      </w:r>
      <w:r w:rsidR="00B32F22" w:rsidRPr="000A3B61">
        <w:rPr>
          <w:szCs w:val="24"/>
          <w:rPrChange w:id="1191" w:author="Anasta" w:date="2014-06-10T19:12:00Z">
            <w:rPr/>
          </w:rPrChange>
        </w:rPr>
        <w:fldChar w:fldCharType="end"/>
      </w:r>
      <w:r w:rsidR="00B32F22" w:rsidRPr="000A3B61">
        <w:rPr>
          <w:szCs w:val="24"/>
          <w:rPrChange w:id="1192" w:author="Anasta" w:date="2014-06-10T19:12:00Z">
            <w:rPr/>
          </w:rPrChange>
        </w:rPr>
        <w:t>.</w:t>
      </w:r>
      <w:r w:rsidR="00B32F22" w:rsidRPr="000A3B61">
        <w:rPr>
          <w:szCs w:val="24"/>
          <w:rPrChange w:id="1193" w:author="Anasta" w:date="2014-06-10T19:12:00Z">
            <w:rPr/>
          </w:rPrChange>
        </w:rPr>
        <w:fldChar w:fldCharType="begin"/>
      </w:r>
      <w:r w:rsidR="00B32F22" w:rsidRPr="000A3B61">
        <w:instrText xml:space="preserve"> SEQ FIG. \* ARABIC \s 1 </w:instrText>
      </w:r>
      <w:r w:rsidR="00B32F22" w:rsidRPr="000A3B61">
        <w:rPr>
          <w:szCs w:val="24"/>
          <w:rPrChange w:id="1194" w:author="Anasta" w:date="2014-06-10T19:12:00Z">
            <w:rPr/>
          </w:rPrChange>
        </w:rPr>
        <w:fldChar w:fldCharType="separate"/>
      </w:r>
      <w:r w:rsidR="00485173">
        <w:rPr>
          <w:noProof/>
        </w:rPr>
        <w:t>3</w:t>
      </w:r>
      <w:r w:rsidR="00B32F22" w:rsidRPr="000A3B61">
        <w:rPr>
          <w:szCs w:val="24"/>
          <w:rPrChange w:id="1195" w:author="Anasta" w:date="2014-06-10T19:12:00Z">
            <w:rPr/>
          </w:rPrChange>
        </w:rPr>
        <w:fldChar w:fldCharType="end"/>
      </w:r>
      <w:r w:rsidRPr="000A3B61">
        <w:rPr>
          <w:szCs w:val="24"/>
          <w:rPrChange w:id="1196" w:author="Anasta" w:date="2014-06-10T19:12:00Z">
            <w:rPr/>
          </w:rPrChange>
        </w:rPr>
        <w:t xml:space="preserve"> - </w:t>
      </w:r>
      <w:r w:rsidR="00A45778" w:rsidRPr="000A3B61">
        <w:rPr>
          <w:szCs w:val="24"/>
          <w:rPrChange w:id="1197" w:author="Anasta" w:date="2014-06-10T19:12:00Z">
            <w:rPr/>
          </w:rPrChange>
        </w:rPr>
        <w:t xml:space="preserve"> Diagrama </w:t>
      </w:r>
      <w:del w:id="1198" w:author="Anasta" w:date="2014-06-10T19:12:00Z">
        <w:r w:rsidR="00A45778">
          <w:delText>de classes de projeto (simplificado)</w:delText>
        </w:r>
      </w:del>
      <w:ins w:id="1199" w:author="Anasta" w:date="2014-06-10T19:12:00Z">
        <w:r w:rsidR="000A3B61" w:rsidRPr="000A3B61">
          <w:t xml:space="preserve">do pacote de </w:t>
        </w:r>
        <w:r w:rsidR="000A3B61" w:rsidRPr="000A3B61">
          <w:rPr>
            <w:i/>
          </w:rPr>
          <w:t>Activities</w:t>
        </w:r>
      </w:ins>
      <w:bookmarkEnd w:id="1186"/>
    </w:p>
    <w:p w14:paraId="4C8FA44F" w14:textId="77777777" w:rsidR="002C77F2" w:rsidRDefault="002C77F2" w:rsidP="002B5166">
      <w:pPr>
        <w:rPr>
          <w:del w:id="1200" w:author="Anasta" w:date="2014-06-10T19:12:00Z"/>
        </w:rPr>
      </w:pPr>
    </w:p>
    <w:p w14:paraId="3D9F3BEC" w14:textId="77777777" w:rsidR="00A45778" w:rsidRDefault="002C77F2" w:rsidP="00A45778">
      <w:pPr>
        <w:keepNext/>
        <w:rPr>
          <w:del w:id="1201" w:author="Anasta" w:date="2014-06-10T19:12:00Z"/>
        </w:rPr>
      </w:pPr>
      <w:del w:id="1202" w:author="Anasta" w:date="2014-06-10T19:12:00Z">
        <w:r>
          <w:rPr>
            <w:noProof/>
            <w:lang w:eastAsia="pt-BR"/>
          </w:rPr>
          <w:lastRenderedPageBreak/>
          <w:drawing>
            <wp:inline distT="0" distB="0" distL="0" distR="0" wp14:anchorId="20CAA2AE" wp14:editId="18CFADCD">
              <wp:extent cx="6294587" cy="502894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298696" cy="5032228"/>
                      </a:xfrm>
                      <a:prstGeom prst="rect">
                        <a:avLst/>
                      </a:prstGeom>
                    </pic:spPr>
                  </pic:pic>
                </a:graphicData>
              </a:graphic>
            </wp:inline>
          </w:drawing>
        </w:r>
      </w:del>
    </w:p>
    <w:p w14:paraId="6EAFA076" w14:textId="77777777" w:rsidR="000A3B61" w:rsidRDefault="000A3B61">
      <w:pPr>
        <w:widowControl/>
        <w:suppressAutoHyphens w:val="0"/>
        <w:spacing w:line="240" w:lineRule="auto"/>
        <w:ind w:firstLine="0"/>
        <w:jc w:val="left"/>
        <w:rPr>
          <w:ins w:id="1203" w:author="Anasta" w:date="2014-06-10T19:12:00Z"/>
        </w:rPr>
      </w:pPr>
      <w:ins w:id="1204" w:author="Anasta" w:date="2014-06-10T19:12:00Z">
        <w:r>
          <w:br w:type="page"/>
        </w:r>
      </w:ins>
    </w:p>
    <w:p w14:paraId="404AFB1B" w14:textId="794BDECF" w:rsidR="000A3B61" w:rsidRDefault="000A3B61" w:rsidP="000A3B61">
      <w:pPr>
        <w:keepNext/>
        <w:rPr>
          <w:ins w:id="1205" w:author="Anasta" w:date="2014-06-10T19:12:00Z"/>
        </w:rPr>
      </w:pPr>
      <w:ins w:id="1206" w:author="Anasta" w:date="2014-06-10T19:12:00Z">
        <w:r>
          <w:rPr>
            <w:noProof/>
            <w:lang w:eastAsia="pt-BR"/>
          </w:rPr>
          <w:lastRenderedPageBreak/>
          <w:drawing>
            <wp:anchor distT="0" distB="0" distL="114300" distR="114300" simplePos="0" relativeHeight="251653632" behindDoc="0" locked="0" layoutInCell="1" allowOverlap="1" wp14:anchorId="793F0D6C" wp14:editId="2CB5D77A">
              <wp:simplePos x="0" y="0"/>
              <wp:positionH relativeFrom="margin">
                <wp:posOffset>-365226</wp:posOffset>
              </wp:positionH>
              <wp:positionV relativeFrom="paragraph">
                <wp:posOffset>-635</wp:posOffset>
              </wp:positionV>
              <wp:extent cx="6480000" cy="4392000"/>
              <wp:effectExtent l="0" t="0" r="0" b="8890"/>
              <wp:wrapTopAndBottom/>
              <wp:docPr id="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6480000" cy="4392000"/>
                      </a:xfrm>
                      <a:prstGeom prst="rect">
                        <a:avLst/>
                      </a:prstGeom>
                    </pic:spPr>
                  </pic:pic>
                </a:graphicData>
              </a:graphic>
              <wp14:sizeRelH relativeFrom="margin">
                <wp14:pctWidth>0</wp14:pctWidth>
              </wp14:sizeRelH>
              <wp14:sizeRelV relativeFrom="margin">
                <wp14:pctHeight>0</wp14:pctHeight>
              </wp14:sizeRelV>
            </wp:anchor>
          </w:drawing>
        </w:r>
      </w:ins>
    </w:p>
    <w:p w14:paraId="17900657" w14:textId="4FEE09ED" w:rsidR="000A3B61" w:rsidRPr="001266A6" w:rsidRDefault="000A3B61" w:rsidP="000B1BE9">
      <w:pPr>
        <w:pStyle w:val="Caption"/>
        <w:rPr>
          <w:ins w:id="1207" w:author="Anasta" w:date="2014-06-10T19:12:00Z"/>
        </w:rPr>
      </w:pPr>
      <w:bookmarkStart w:id="1208" w:name="_Toc390194830"/>
      <w:r w:rsidRPr="001266A6">
        <w:rPr>
          <w:rPrChange w:id="1209" w:author="Anasta" w:date="2014-06-10T19:12:00Z">
            <w:rPr/>
          </w:rPrChange>
        </w:rPr>
        <w:t xml:space="preserve">FIG. </w:t>
      </w:r>
      <w:r w:rsidRPr="001266A6">
        <w:rPr>
          <w:rPrChange w:id="1210" w:author="Anasta" w:date="2014-06-10T19:12:00Z">
            <w:rPr/>
          </w:rPrChange>
        </w:rPr>
        <w:fldChar w:fldCharType="begin"/>
      </w:r>
      <w:r w:rsidRPr="001266A6">
        <w:rPr>
          <w:rPrChange w:id="1211" w:author="Anasta" w:date="2014-06-10T19:12:00Z">
            <w:rPr/>
          </w:rPrChange>
        </w:rPr>
        <w:instrText xml:space="preserve"> STYLEREF 1 \s </w:instrText>
      </w:r>
      <w:r w:rsidRPr="001266A6">
        <w:rPr>
          <w:rPrChange w:id="1212" w:author="Anasta" w:date="2014-06-10T19:12:00Z">
            <w:rPr/>
          </w:rPrChange>
        </w:rPr>
        <w:fldChar w:fldCharType="separate"/>
      </w:r>
      <w:r w:rsidR="00485173">
        <w:rPr>
          <w:noProof/>
        </w:rPr>
        <w:t>7</w:t>
      </w:r>
      <w:r w:rsidRPr="001266A6">
        <w:rPr>
          <w:rPrChange w:id="1213" w:author="Anasta" w:date="2014-06-10T19:12:00Z">
            <w:rPr/>
          </w:rPrChange>
        </w:rPr>
        <w:fldChar w:fldCharType="end"/>
      </w:r>
      <w:r w:rsidRPr="001266A6">
        <w:rPr>
          <w:rPrChange w:id="1214" w:author="Anasta" w:date="2014-06-10T19:12:00Z">
            <w:rPr/>
          </w:rPrChange>
        </w:rPr>
        <w:t>.</w:t>
      </w:r>
      <w:r w:rsidRPr="001266A6">
        <w:rPr>
          <w:rPrChange w:id="1215" w:author="Anasta" w:date="2014-06-10T19:12:00Z">
            <w:rPr/>
          </w:rPrChange>
        </w:rPr>
        <w:fldChar w:fldCharType="begin"/>
      </w:r>
      <w:r w:rsidRPr="001266A6">
        <w:instrText xml:space="preserve"> SEQ FIG. \* ARABIC \s 1 </w:instrText>
      </w:r>
      <w:r w:rsidRPr="001266A6">
        <w:rPr>
          <w:rPrChange w:id="1216" w:author="Anasta" w:date="2014-06-10T19:12:00Z">
            <w:rPr/>
          </w:rPrChange>
        </w:rPr>
        <w:fldChar w:fldCharType="separate"/>
      </w:r>
      <w:r w:rsidR="00485173">
        <w:rPr>
          <w:noProof/>
        </w:rPr>
        <w:t>4</w:t>
      </w:r>
      <w:r w:rsidRPr="001266A6">
        <w:rPr>
          <w:rPrChange w:id="1217" w:author="Anasta" w:date="2014-06-10T19:12:00Z">
            <w:rPr/>
          </w:rPrChange>
        </w:rPr>
        <w:fldChar w:fldCharType="end"/>
      </w:r>
      <w:r w:rsidRPr="001266A6">
        <w:rPr>
          <w:rPrChange w:id="1218" w:author="Anasta" w:date="2014-06-10T19:12:00Z">
            <w:rPr/>
          </w:rPrChange>
        </w:rPr>
        <w:t xml:space="preserve"> </w:t>
      </w:r>
      <w:del w:id="1219" w:author="Anasta" w:date="2014-06-10T19:12:00Z">
        <w:r w:rsidR="00A45778">
          <w:delText>–</w:delText>
        </w:r>
      </w:del>
      <w:ins w:id="1220" w:author="Anasta" w:date="2014-06-10T19:12:00Z">
        <w:r w:rsidRPr="001266A6">
          <w:t xml:space="preserve">- </w:t>
        </w:r>
      </w:ins>
      <w:r w:rsidRPr="001266A6">
        <w:rPr>
          <w:rPrChange w:id="1221" w:author="Anasta" w:date="2014-06-10T19:12:00Z">
            <w:rPr/>
          </w:rPrChange>
        </w:rPr>
        <w:t xml:space="preserve"> Diagrama </w:t>
      </w:r>
      <w:del w:id="1222" w:author="Anasta" w:date="2014-06-10T19:12:00Z">
        <w:r w:rsidR="00A45778">
          <w:delText>de classes, com atributos e métodos, sem relacionamentos</w:delText>
        </w:r>
      </w:del>
      <w:ins w:id="1223" w:author="Anasta" w:date="2014-06-10T19:12:00Z">
        <w:r>
          <w:t xml:space="preserve">do pacote de </w:t>
        </w:r>
        <w:r>
          <w:rPr>
            <w:i/>
          </w:rPr>
          <w:t>Adapters</w:t>
        </w:r>
        <w:bookmarkEnd w:id="1208"/>
      </w:ins>
    </w:p>
    <w:p w14:paraId="0F41D26E" w14:textId="77777777" w:rsidR="000A3B61" w:rsidRDefault="000A3B61">
      <w:pPr>
        <w:widowControl/>
        <w:suppressAutoHyphens w:val="0"/>
        <w:spacing w:line="240" w:lineRule="auto"/>
        <w:ind w:firstLine="0"/>
        <w:jc w:val="left"/>
        <w:rPr>
          <w:ins w:id="1224" w:author="Anasta" w:date="2014-06-10T19:12:00Z"/>
        </w:rPr>
      </w:pPr>
      <w:ins w:id="1225" w:author="Anasta" w:date="2014-06-10T19:12:00Z">
        <w:r>
          <w:br w:type="page"/>
        </w:r>
      </w:ins>
    </w:p>
    <w:p w14:paraId="27710F8E" w14:textId="6360AFB6" w:rsidR="000A3B61" w:rsidRDefault="000A3B61" w:rsidP="000A3B61">
      <w:pPr>
        <w:keepNext/>
        <w:rPr>
          <w:ins w:id="1226" w:author="Anasta" w:date="2014-06-10T19:12:00Z"/>
        </w:rPr>
      </w:pPr>
      <w:ins w:id="1227" w:author="Anasta" w:date="2014-06-10T19:12:00Z">
        <w:r>
          <w:rPr>
            <w:noProof/>
            <w:lang w:eastAsia="pt-BR"/>
          </w:rPr>
          <w:lastRenderedPageBreak/>
          <w:drawing>
            <wp:anchor distT="0" distB="0" distL="114300" distR="114300" simplePos="0" relativeHeight="251654656" behindDoc="0" locked="0" layoutInCell="1" allowOverlap="1" wp14:anchorId="15DDC446" wp14:editId="5718312B">
              <wp:simplePos x="0" y="0"/>
              <wp:positionH relativeFrom="margin">
                <wp:posOffset>-365226</wp:posOffset>
              </wp:positionH>
              <wp:positionV relativeFrom="paragraph">
                <wp:posOffset>-635</wp:posOffset>
              </wp:positionV>
              <wp:extent cx="6480000" cy="6102000"/>
              <wp:effectExtent l="0" t="0" r="0" b="0"/>
              <wp:wrapTopAndBottom/>
              <wp:docPr id="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6480000" cy="6102000"/>
                      </a:xfrm>
                      <a:prstGeom prst="rect">
                        <a:avLst/>
                      </a:prstGeom>
                    </pic:spPr>
                  </pic:pic>
                </a:graphicData>
              </a:graphic>
              <wp14:sizeRelH relativeFrom="margin">
                <wp14:pctWidth>0</wp14:pctWidth>
              </wp14:sizeRelH>
              <wp14:sizeRelV relativeFrom="margin">
                <wp14:pctHeight>0</wp14:pctHeight>
              </wp14:sizeRelV>
            </wp:anchor>
          </w:drawing>
        </w:r>
      </w:ins>
    </w:p>
    <w:p w14:paraId="376E8EF5" w14:textId="2A6F1461" w:rsidR="000A3B61" w:rsidRPr="000B1BE9" w:rsidRDefault="000A3B61" w:rsidP="000B1BE9">
      <w:pPr>
        <w:pStyle w:val="Caption"/>
        <w:rPr>
          <w:ins w:id="1228" w:author="Anasta" w:date="2014-06-10T19:12:00Z"/>
        </w:rPr>
      </w:pPr>
      <w:bookmarkStart w:id="1229" w:name="_Toc390194831"/>
      <w:ins w:id="1230" w:author="Anasta" w:date="2014-06-10T19:12:00Z">
        <w:r w:rsidRPr="000B1BE9">
          <w:t xml:space="preserve">FIG. </w:t>
        </w:r>
        <w:r w:rsidRPr="000B1BE9">
          <w:fldChar w:fldCharType="begin"/>
        </w:r>
        <w:r w:rsidRPr="000B1BE9">
          <w:instrText xml:space="preserve"> STYLEREF 1 \s </w:instrText>
        </w:r>
        <w:r w:rsidRPr="000B1BE9">
          <w:fldChar w:fldCharType="separate"/>
        </w:r>
      </w:ins>
      <w:r w:rsidR="00485173">
        <w:rPr>
          <w:noProof/>
        </w:rPr>
        <w:t>7</w:t>
      </w:r>
      <w:ins w:id="1231" w:author="Anasta" w:date="2014-06-10T19:12:00Z">
        <w:r w:rsidRPr="000B1BE9">
          <w:fldChar w:fldCharType="end"/>
        </w:r>
        <w:r w:rsidRPr="000B1BE9">
          <w:t>.</w:t>
        </w:r>
        <w:r w:rsidRPr="000B1BE9">
          <w:fldChar w:fldCharType="begin"/>
        </w:r>
        <w:r w:rsidRPr="000B1BE9">
          <w:instrText xml:space="preserve"> SEQ FIG. \* ARABIC \s 1 </w:instrText>
        </w:r>
        <w:r w:rsidRPr="000B1BE9">
          <w:fldChar w:fldCharType="separate"/>
        </w:r>
      </w:ins>
      <w:r w:rsidR="00485173">
        <w:rPr>
          <w:noProof/>
        </w:rPr>
        <w:t>5</w:t>
      </w:r>
      <w:ins w:id="1232" w:author="Anasta" w:date="2014-06-10T19:12:00Z">
        <w:r w:rsidRPr="000B1BE9">
          <w:fldChar w:fldCharType="end"/>
        </w:r>
        <w:r w:rsidRPr="000B1BE9">
          <w:t xml:space="preserve"> -  Diagrama do pacote de Controller</w:t>
        </w:r>
        <w:bookmarkEnd w:id="1229"/>
      </w:ins>
    </w:p>
    <w:p w14:paraId="505F6AED" w14:textId="77777777" w:rsidR="000A3B61" w:rsidRDefault="000A3B61" w:rsidP="000A3B61">
      <w:pPr>
        <w:rPr>
          <w:ins w:id="1233" w:author="Anasta" w:date="2014-06-10T19:12:00Z"/>
        </w:rPr>
      </w:pPr>
    </w:p>
    <w:p w14:paraId="0AD9AA52" w14:textId="77777777" w:rsidR="000A3B61" w:rsidRDefault="000A3B61">
      <w:pPr>
        <w:widowControl/>
        <w:suppressAutoHyphens w:val="0"/>
        <w:spacing w:line="240" w:lineRule="auto"/>
        <w:ind w:firstLine="0"/>
        <w:jc w:val="left"/>
        <w:rPr>
          <w:ins w:id="1234" w:author="Anasta" w:date="2014-06-10T19:12:00Z"/>
        </w:rPr>
      </w:pPr>
      <w:ins w:id="1235" w:author="Anasta" w:date="2014-06-10T19:12:00Z">
        <w:r>
          <w:br w:type="page"/>
        </w:r>
      </w:ins>
    </w:p>
    <w:p w14:paraId="7795ECD2" w14:textId="4315E0AC" w:rsidR="000A3B61" w:rsidRDefault="000A3B61" w:rsidP="000A3B61">
      <w:pPr>
        <w:keepNext/>
        <w:rPr>
          <w:ins w:id="1236" w:author="Anasta" w:date="2014-06-10T19:12:00Z"/>
        </w:rPr>
      </w:pPr>
      <w:ins w:id="1237" w:author="Anasta" w:date="2014-06-10T19:12:00Z">
        <w:r>
          <w:rPr>
            <w:noProof/>
            <w:lang w:eastAsia="pt-BR"/>
          </w:rPr>
          <w:lastRenderedPageBreak/>
          <w:drawing>
            <wp:anchor distT="0" distB="0" distL="114300" distR="114300" simplePos="0" relativeHeight="251663872" behindDoc="0" locked="0" layoutInCell="1" allowOverlap="1" wp14:anchorId="77FA6E05" wp14:editId="56233442">
              <wp:simplePos x="0" y="0"/>
              <wp:positionH relativeFrom="margin">
                <wp:posOffset>-365227</wp:posOffset>
              </wp:positionH>
              <wp:positionV relativeFrom="paragraph">
                <wp:posOffset>-635</wp:posOffset>
              </wp:positionV>
              <wp:extent cx="6480000" cy="1116000"/>
              <wp:effectExtent l="0" t="0" r="0" b="8255"/>
              <wp:wrapTopAndBottom/>
              <wp:docPr id="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6480000" cy="1116000"/>
                      </a:xfrm>
                      <a:prstGeom prst="rect">
                        <a:avLst/>
                      </a:prstGeom>
                    </pic:spPr>
                  </pic:pic>
                </a:graphicData>
              </a:graphic>
              <wp14:sizeRelH relativeFrom="margin">
                <wp14:pctWidth>0</wp14:pctWidth>
              </wp14:sizeRelH>
              <wp14:sizeRelV relativeFrom="margin">
                <wp14:pctHeight>0</wp14:pctHeight>
              </wp14:sizeRelV>
            </wp:anchor>
          </w:drawing>
        </w:r>
      </w:ins>
    </w:p>
    <w:p w14:paraId="4DAB359D" w14:textId="27F9BC9B" w:rsidR="000A3B61" w:rsidRPr="001266A6" w:rsidRDefault="000A3B61" w:rsidP="000B1BE9">
      <w:pPr>
        <w:pStyle w:val="Caption"/>
        <w:rPr>
          <w:ins w:id="1238" w:author="Anasta" w:date="2014-06-10T19:12:00Z"/>
        </w:rPr>
      </w:pPr>
      <w:bookmarkStart w:id="1239" w:name="_Toc390194832"/>
      <w:ins w:id="1240" w:author="Anasta" w:date="2014-06-10T19:12:00Z">
        <w:r w:rsidRPr="001266A6">
          <w:t xml:space="preserve">FIG. </w:t>
        </w:r>
        <w:r w:rsidRPr="001266A6">
          <w:fldChar w:fldCharType="begin"/>
        </w:r>
        <w:r w:rsidRPr="001266A6">
          <w:instrText xml:space="preserve"> STYLEREF 1 \s </w:instrText>
        </w:r>
        <w:r w:rsidRPr="001266A6">
          <w:fldChar w:fldCharType="separate"/>
        </w:r>
      </w:ins>
      <w:r w:rsidR="00485173">
        <w:rPr>
          <w:noProof/>
        </w:rPr>
        <w:t>7</w:t>
      </w:r>
      <w:ins w:id="1241" w:author="Anasta" w:date="2014-06-10T19:12:00Z">
        <w:r w:rsidRPr="001266A6">
          <w:fldChar w:fldCharType="end"/>
        </w:r>
        <w:r w:rsidRPr="001266A6">
          <w:t>.</w:t>
        </w:r>
        <w:r w:rsidRPr="001266A6">
          <w:fldChar w:fldCharType="begin"/>
        </w:r>
        <w:r w:rsidRPr="001266A6">
          <w:instrText xml:space="preserve"> SEQ FIG. \* ARABIC \s 1 </w:instrText>
        </w:r>
        <w:r w:rsidRPr="001266A6">
          <w:fldChar w:fldCharType="separate"/>
        </w:r>
      </w:ins>
      <w:r w:rsidR="00485173">
        <w:rPr>
          <w:noProof/>
        </w:rPr>
        <w:t>6</w:t>
      </w:r>
      <w:ins w:id="1242" w:author="Anasta" w:date="2014-06-10T19:12:00Z">
        <w:r w:rsidRPr="001266A6">
          <w:fldChar w:fldCharType="end"/>
        </w:r>
        <w:r w:rsidRPr="001266A6">
          <w:t xml:space="preserve"> -  Diagrama </w:t>
        </w:r>
        <w:r>
          <w:t xml:space="preserve">do pacote de </w:t>
        </w:r>
        <w:r>
          <w:rPr>
            <w:i/>
          </w:rPr>
          <w:t>Dialogs</w:t>
        </w:r>
        <w:bookmarkEnd w:id="1239"/>
      </w:ins>
    </w:p>
    <w:p w14:paraId="33017C1D" w14:textId="77777777" w:rsidR="000A3B61" w:rsidRPr="000A3B61" w:rsidRDefault="000A3B61">
      <w:pPr>
        <w:pPrChange w:id="1243" w:author="Anasta" w:date="2014-06-10T19:12:00Z">
          <w:pPr>
            <w:pStyle w:val="Subtitle"/>
          </w:pPr>
        </w:pPrChange>
      </w:pPr>
    </w:p>
    <w:sectPr w:rsidR="000A3B61" w:rsidRPr="000A3B61" w:rsidSect="00927218">
      <w:pgSz w:w="11906" w:h="16838"/>
      <w:pgMar w:top="1417" w:right="1418" w:bottom="1701"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6" w:author="Anasta" w:date="2014-03-21T15:38:00Z" w:initials="A">
    <w:p w14:paraId="74F55C4D" w14:textId="77777777" w:rsidR="000B1BE9" w:rsidRDefault="000B1BE9">
      <w:pPr>
        <w:pStyle w:val="CommentText"/>
      </w:pPr>
      <w:r>
        <w:rPr>
          <w:rStyle w:val="CommentReference"/>
        </w:rPr>
        <w:annotationRef/>
      </w:r>
      <w:r>
        <w:t>Precisa descrever melhor, conforme os paços de engenharia... Levantamento de requisitos, análise de requisitos, casos de uso, desenvolvimento, testes...</w:t>
      </w:r>
    </w:p>
  </w:comment>
  <w:comment w:id="172" w:author="Anasta" w:date="2014-05-23T12:12:00Z" w:initials="A">
    <w:p w14:paraId="1A39A1C1" w14:textId="77777777" w:rsidR="000B1BE9" w:rsidRDefault="000B1BE9">
      <w:pPr>
        <w:pStyle w:val="CommentText"/>
      </w:pPr>
      <w:r>
        <w:rPr>
          <w:rStyle w:val="CommentReference"/>
        </w:rPr>
        <w:annotationRef/>
      </w:r>
      <w:r>
        <w:t>referencia</w:t>
      </w:r>
    </w:p>
  </w:comment>
  <w:comment w:id="185" w:author="Anasta" w:date="2014-03-20T16:00:00Z" w:initials="A">
    <w:p w14:paraId="3A5EBB18" w14:textId="77777777" w:rsidR="000B1BE9" w:rsidRDefault="000B1BE9" w:rsidP="009450A1">
      <w:pPr>
        <w:pStyle w:val="CommentText"/>
      </w:pPr>
      <w:r>
        <w:rPr>
          <w:rStyle w:val="CommentReference"/>
        </w:rPr>
        <w:annotationRef/>
      </w:r>
      <w:r>
        <w:t>Precisa estar legível na impressão!</w:t>
      </w:r>
    </w:p>
  </w:comment>
  <w:comment w:id="337" w:author="Anasta" w:date="2014-03-20T16:39:00Z" w:initials="A">
    <w:p w14:paraId="0ADE9B9F" w14:textId="77777777" w:rsidR="000B1BE9" w:rsidRDefault="000B1BE9">
      <w:pPr>
        <w:pStyle w:val="CommentText"/>
      </w:pPr>
      <w:r>
        <w:rPr>
          <w:rStyle w:val="CommentReference"/>
        </w:rPr>
        <w:annotationRef/>
      </w:r>
      <w:r>
        <w:t>Acrescentar algum tópico sobre layouts.</w:t>
      </w:r>
    </w:p>
  </w:comment>
  <w:comment w:id="388" w:author="Anasta" w:date="2014-05-27T21:48:00Z" w:initials="A">
    <w:p w14:paraId="20F14824" w14:textId="77777777" w:rsidR="000B1BE9" w:rsidRDefault="000B1BE9" w:rsidP="00CF1F85">
      <w:pPr>
        <w:pStyle w:val="CommentText"/>
      </w:pPr>
      <w:r>
        <w:rPr>
          <w:rStyle w:val="CommentReference"/>
        </w:rPr>
        <w:annotationRef/>
      </w:r>
      <w:r>
        <w:t>Precisa por entre aspas?</w:t>
      </w:r>
    </w:p>
  </w:comment>
  <w:comment w:id="743" w:author="Anasta" w:date="2014-05-23T18:38:00Z" w:initials="A">
    <w:p w14:paraId="4AE98CB1" w14:textId="77777777" w:rsidR="000B1BE9" w:rsidRDefault="000B1BE9" w:rsidP="000F2AA0">
      <w:pPr>
        <w:pStyle w:val="CommentText"/>
      </w:pPr>
      <w:r>
        <w:rPr>
          <w:rStyle w:val="CommentReference"/>
        </w:rPr>
        <w:annotationRef/>
      </w:r>
      <w:r>
        <w:t>Vamos colocar em Inglês ou Português?</w:t>
      </w:r>
    </w:p>
  </w:comment>
  <w:comment w:id="804" w:author="Anasta" w:date="2014-05-26T23:48:00Z" w:initials="A">
    <w:p w14:paraId="3361E76B" w14:textId="77777777" w:rsidR="000B1BE9" w:rsidRDefault="000B1BE9" w:rsidP="00D143AC">
      <w:pPr>
        <w:pStyle w:val="CommentText"/>
      </w:pPr>
      <w:r>
        <w:rPr>
          <w:rStyle w:val="CommentReference"/>
        </w:rPr>
        <w:annotationRef/>
      </w:r>
      <w:r>
        <w:t>Isso fica por aqui ou no subtópico de remanejar?</w:t>
      </w:r>
    </w:p>
  </w:comment>
  <w:comment w:id="825" w:author="Anasta" w:date="2014-05-23T23:41:00Z" w:initials="A">
    <w:p w14:paraId="39EC4A1B" w14:textId="77777777" w:rsidR="000B1BE9" w:rsidRDefault="000B1BE9">
      <w:pPr>
        <w:pStyle w:val="CommentText"/>
      </w:pPr>
      <w:r>
        <w:rPr>
          <w:rStyle w:val="CommentReference"/>
        </w:rPr>
        <w:annotationRef/>
      </w:r>
      <w:r>
        <w:t>Termo adequado?</w:t>
      </w:r>
    </w:p>
  </w:comment>
  <w:comment w:id="907" w:author="Anasta" w:date="2014-03-25T22:49:00Z" w:initials="A">
    <w:p w14:paraId="154312C3" w14:textId="77777777" w:rsidR="000B1BE9" w:rsidRDefault="000B1BE9" w:rsidP="00D36FE5">
      <w:pPr>
        <w:pStyle w:val="CommentText"/>
      </w:pPr>
      <w:r>
        <w:rPr>
          <w:rStyle w:val="CommentReference"/>
        </w:rPr>
        <w:annotationRef/>
      </w:r>
      <w:r>
        <w:t>Lembrando que a referência geral para Android é a Android’’’’’’’’’’’’ (depois ajeitar)</w:t>
      </w:r>
    </w:p>
  </w:comment>
  <w:comment w:id="910" w:author="Anasta" w:date="2014-03-20T17:34:00Z" w:initials="A">
    <w:p w14:paraId="4BDE9EF3" w14:textId="77777777" w:rsidR="000B1BE9" w:rsidRDefault="000B1BE9">
      <w:pPr>
        <w:pStyle w:val="CommentText"/>
      </w:pPr>
      <w:r>
        <w:rPr>
          <w:rStyle w:val="CommentReference"/>
        </w:rPr>
        <w:annotationRef/>
      </w:r>
      <w:r>
        <w:t>Em 2005, foi marcado com um circulo. Não o motivo.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B5B9EB" w14:textId="77777777" w:rsidR="000B1BE9" w:rsidRDefault="000B1BE9" w:rsidP="00772634">
      <w:r>
        <w:separator/>
      </w:r>
    </w:p>
  </w:endnote>
  <w:endnote w:type="continuationSeparator" w:id="0">
    <w:p w14:paraId="3157E533" w14:textId="77777777" w:rsidR="000B1BE9" w:rsidRDefault="000B1BE9" w:rsidP="00772634">
      <w:r>
        <w:continuationSeparator/>
      </w:r>
    </w:p>
  </w:endnote>
  <w:endnote w:type="continuationNotice" w:id="1">
    <w:p w14:paraId="7A0992AB" w14:textId="77777777" w:rsidR="000B1BE9" w:rsidRDefault="000B1BE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Lohit Hindi">
    <w:charset w:val="80"/>
    <w:family w:val="auto"/>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Nimbus Roman No9 L">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73BB55" w14:textId="77777777" w:rsidR="000B1BE9" w:rsidRDefault="000B1BE9" w:rsidP="007C3098">
    <w:pPr>
      <w:pStyle w:val="Footer"/>
      <w:jc w:val="center"/>
    </w:pPr>
    <w:r>
      <w:rPr>
        <w:rStyle w:val="PageNumber"/>
      </w:rPr>
      <w:fldChar w:fldCharType="begin"/>
    </w:r>
    <w:r>
      <w:rPr>
        <w:rStyle w:val="PageNumber"/>
      </w:rPr>
      <w:instrText xml:space="preserve"> PAGE </w:instrText>
    </w:r>
    <w:r>
      <w:rPr>
        <w:rStyle w:val="PageNumber"/>
      </w:rPr>
      <w:fldChar w:fldCharType="separate"/>
    </w:r>
    <w:r w:rsidR="00485173">
      <w:rPr>
        <w:rStyle w:val="PageNumber"/>
        <w:noProof/>
      </w:rPr>
      <w:t>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BEBECD" w14:textId="77777777" w:rsidR="000B1BE9" w:rsidRDefault="000B1BE9" w:rsidP="00772634">
      <w:r>
        <w:separator/>
      </w:r>
    </w:p>
  </w:footnote>
  <w:footnote w:type="continuationSeparator" w:id="0">
    <w:p w14:paraId="49E423C2" w14:textId="77777777" w:rsidR="000B1BE9" w:rsidRDefault="000B1BE9" w:rsidP="00772634">
      <w:r>
        <w:continuationSeparator/>
      </w:r>
    </w:p>
  </w:footnote>
  <w:footnote w:type="continuationNotice" w:id="1">
    <w:p w14:paraId="444BE9D4" w14:textId="77777777" w:rsidR="000B1BE9" w:rsidRDefault="000B1BE9">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0CECD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855" w:hanging="720"/>
      </w:pPr>
    </w:lvl>
    <w:lvl w:ilvl="3">
      <w:start w:val="1"/>
      <w:numFmt w:val="decimal"/>
      <w:pStyle w:val="Heading4"/>
      <w:lvlText w:val="%1.%2.%3.%4"/>
      <w:lvlJc w:val="left"/>
      <w:pPr>
        <w:ind w:left="864" w:hanging="864"/>
      </w:pPr>
      <w:rPr>
        <w:b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1B533B5"/>
    <w:multiLevelType w:val="hybridMultilevel"/>
    <w:tmpl w:val="AC304688"/>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9">
    <w:nsid w:val="039A53CF"/>
    <w:multiLevelType w:val="hybridMultilevel"/>
    <w:tmpl w:val="ED30DF88"/>
    <w:lvl w:ilvl="0" w:tplc="95428C0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nsid w:val="057922D4"/>
    <w:multiLevelType w:val="hybridMultilevel"/>
    <w:tmpl w:val="99F6F1DE"/>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11">
    <w:nsid w:val="05F70D3B"/>
    <w:multiLevelType w:val="hybridMultilevel"/>
    <w:tmpl w:val="287EE1AC"/>
    <w:lvl w:ilvl="0" w:tplc="95428C0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nsid w:val="07DC2122"/>
    <w:multiLevelType w:val="hybridMultilevel"/>
    <w:tmpl w:val="C134737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0C44434F"/>
    <w:multiLevelType w:val="hybridMultilevel"/>
    <w:tmpl w:val="449A4A1E"/>
    <w:lvl w:ilvl="0" w:tplc="95428C0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0E1E3C97"/>
    <w:multiLevelType w:val="hybridMultilevel"/>
    <w:tmpl w:val="287EE1AC"/>
    <w:lvl w:ilvl="0" w:tplc="95428C0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nsid w:val="15D95631"/>
    <w:multiLevelType w:val="hybridMultilevel"/>
    <w:tmpl w:val="6E0AE8A0"/>
    <w:lvl w:ilvl="0" w:tplc="D2A2327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1684799A"/>
    <w:multiLevelType w:val="hybridMultilevel"/>
    <w:tmpl w:val="465A5BD8"/>
    <w:lvl w:ilvl="0" w:tplc="67DA6CB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1EE5734B"/>
    <w:multiLevelType w:val="hybridMultilevel"/>
    <w:tmpl w:val="95069EDE"/>
    <w:lvl w:ilvl="0" w:tplc="04160001">
      <w:start w:val="1"/>
      <w:numFmt w:val="bullet"/>
      <w:lvlText w:val=""/>
      <w:lvlJc w:val="left"/>
      <w:pPr>
        <w:ind w:left="1496" w:hanging="360"/>
      </w:pPr>
      <w:rPr>
        <w:rFonts w:ascii="Symbol" w:hAnsi="Symbol" w:hint="default"/>
      </w:rPr>
    </w:lvl>
    <w:lvl w:ilvl="1" w:tplc="04160003" w:tentative="1">
      <w:start w:val="1"/>
      <w:numFmt w:val="bullet"/>
      <w:lvlText w:val="o"/>
      <w:lvlJc w:val="left"/>
      <w:pPr>
        <w:ind w:left="2216" w:hanging="360"/>
      </w:pPr>
      <w:rPr>
        <w:rFonts w:ascii="Courier New" w:hAnsi="Courier New" w:cs="Courier New" w:hint="default"/>
      </w:rPr>
    </w:lvl>
    <w:lvl w:ilvl="2" w:tplc="04160005" w:tentative="1">
      <w:start w:val="1"/>
      <w:numFmt w:val="bullet"/>
      <w:lvlText w:val=""/>
      <w:lvlJc w:val="left"/>
      <w:pPr>
        <w:ind w:left="2936" w:hanging="360"/>
      </w:pPr>
      <w:rPr>
        <w:rFonts w:ascii="Wingdings" w:hAnsi="Wingdings" w:hint="default"/>
      </w:rPr>
    </w:lvl>
    <w:lvl w:ilvl="3" w:tplc="04160001" w:tentative="1">
      <w:start w:val="1"/>
      <w:numFmt w:val="bullet"/>
      <w:lvlText w:val=""/>
      <w:lvlJc w:val="left"/>
      <w:pPr>
        <w:ind w:left="3656" w:hanging="360"/>
      </w:pPr>
      <w:rPr>
        <w:rFonts w:ascii="Symbol" w:hAnsi="Symbol" w:hint="default"/>
      </w:rPr>
    </w:lvl>
    <w:lvl w:ilvl="4" w:tplc="04160003" w:tentative="1">
      <w:start w:val="1"/>
      <w:numFmt w:val="bullet"/>
      <w:lvlText w:val="o"/>
      <w:lvlJc w:val="left"/>
      <w:pPr>
        <w:ind w:left="4376" w:hanging="360"/>
      </w:pPr>
      <w:rPr>
        <w:rFonts w:ascii="Courier New" w:hAnsi="Courier New" w:cs="Courier New" w:hint="default"/>
      </w:rPr>
    </w:lvl>
    <w:lvl w:ilvl="5" w:tplc="04160005" w:tentative="1">
      <w:start w:val="1"/>
      <w:numFmt w:val="bullet"/>
      <w:lvlText w:val=""/>
      <w:lvlJc w:val="left"/>
      <w:pPr>
        <w:ind w:left="5096" w:hanging="360"/>
      </w:pPr>
      <w:rPr>
        <w:rFonts w:ascii="Wingdings" w:hAnsi="Wingdings" w:hint="default"/>
      </w:rPr>
    </w:lvl>
    <w:lvl w:ilvl="6" w:tplc="04160001" w:tentative="1">
      <w:start w:val="1"/>
      <w:numFmt w:val="bullet"/>
      <w:lvlText w:val=""/>
      <w:lvlJc w:val="left"/>
      <w:pPr>
        <w:ind w:left="5816" w:hanging="360"/>
      </w:pPr>
      <w:rPr>
        <w:rFonts w:ascii="Symbol" w:hAnsi="Symbol" w:hint="default"/>
      </w:rPr>
    </w:lvl>
    <w:lvl w:ilvl="7" w:tplc="04160003" w:tentative="1">
      <w:start w:val="1"/>
      <w:numFmt w:val="bullet"/>
      <w:lvlText w:val="o"/>
      <w:lvlJc w:val="left"/>
      <w:pPr>
        <w:ind w:left="6536" w:hanging="360"/>
      </w:pPr>
      <w:rPr>
        <w:rFonts w:ascii="Courier New" w:hAnsi="Courier New" w:cs="Courier New" w:hint="default"/>
      </w:rPr>
    </w:lvl>
    <w:lvl w:ilvl="8" w:tplc="04160005" w:tentative="1">
      <w:start w:val="1"/>
      <w:numFmt w:val="bullet"/>
      <w:lvlText w:val=""/>
      <w:lvlJc w:val="left"/>
      <w:pPr>
        <w:ind w:left="7256" w:hanging="360"/>
      </w:pPr>
      <w:rPr>
        <w:rFonts w:ascii="Wingdings" w:hAnsi="Wingdings" w:hint="default"/>
      </w:rPr>
    </w:lvl>
  </w:abstractNum>
  <w:abstractNum w:abstractNumId="18">
    <w:nsid w:val="20D25481"/>
    <w:multiLevelType w:val="hybridMultilevel"/>
    <w:tmpl w:val="A77609FE"/>
    <w:lvl w:ilvl="0" w:tplc="8A9CEB8A">
      <w:start w:val="1"/>
      <w:numFmt w:val="decimal"/>
      <w:lvlText w:val="%1-"/>
      <w:lvlJc w:val="left"/>
      <w:pPr>
        <w:ind w:left="785" w:hanging="360"/>
      </w:pPr>
      <w:rPr>
        <w:rFonts w:hint="default"/>
      </w:rPr>
    </w:lvl>
    <w:lvl w:ilvl="1" w:tplc="04160019">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9">
    <w:nsid w:val="23466EA6"/>
    <w:multiLevelType w:val="hybridMultilevel"/>
    <w:tmpl w:val="172093BA"/>
    <w:lvl w:ilvl="0" w:tplc="66BC922C">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20">
    <w:nsid w:val="28463287"/>
    <w:multiLevelType w:val="hybridMultilevel"/>
    <w:tmpl w:val="287EE1AC"/>
    <w:lvl w:ilvl="0" w:tplc="95428C0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nsid w:val="29E33456"/>
    <w:multiLevelType w:val="hybridMultilevel"/>
    <w:tmpl w:val="14F66A64"/>
    <w:lvl w:ilvl="0" w:tplc="04160017">
      <w:start w:val="1"/>
      <w:numFmt w:val="lowerLetter"/>
      <w:lvlText w:val="%1)"/>
      <w:lvlJc w:val="left"/>
      <w:pPr>
        <w:ind w:left="1145" w:hanging="360"/>
      </w:p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22">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nsid w:val="30643B85"/>
    <w:multiLevelType w:val="hybridMultilevel"/>
    <w:tmpl w:val="D9566A4A"/>
    <w:lvl w:ilvl="0" w:tplc="18A4C58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80269B2"/>
    <w:multiLevelType w:val="hybridMultilevel"/>
    <w:tmpl w:val="1A00B20A"/>
    <w:lvl w:ilvl="0" w:tplc="95428C0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5">
    <w:nsid w:val="390B100D"/>
    <w:multiLevelType w:val="hybridMultilevel"/>
    <w:tmpl w:val="E80CC9E0"/>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6">
    <w:nsid w:val="3A8E2694"/>
    <w:multiLevelType w:val="hybridMultilevel"/>
    <w:tmpl w:val="24E613D2"/>
    <w:lvl w:ilvl="0" w:tplc="0E22B09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pStyle w:val="Heading9"/>
      <w:lvlText w:val="%9."/>
      <w:lvlJc w:val="right"/>
      <w:pPr>
        <w:ind w:left="6480" w:hanging="180"/>
      </w:pPr>
    </w:lvl>
  </w:abstractNum>
  <w:abstractNum w:abstractNumId="27">
    <w:nsid w:val="3CB769D2"/>
    <w:multiLevelType w:val="hybridMultilevel"/>
    <w:tmpl w:val="C7327CDE"/>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8">
    <w:nsid w:val="406D4BF0"/>
    <w:multiLevelType w:val="hybridMultilevel"/>
    <w:tmpl w:val="7F6847EC"/>
    <w:lvl w:ilvl="0" w:tplc="95428C0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41F51E2E"/>
    <w:multiLevelType w:val="hybridMultilevel"/>
    <w:tmpl w:val="3DBCE148"/>
    <w:lvl w:ilvl="0" w:tplc="A290E1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42102E95"/>
    <w:multiLevelType w:val="hybridMultilevel"/>
    <w:tmpl w:val="0D62ACFE"/>
    <w:lvl w:ilvl="0" w:tplc="0416001B">
      <w:start w:val="1"/>
      <w:numFmt w:val="lowerRoman"/>
      <w:lvlText w:val="%1."/>
      <w:lvlJc w:val="righ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1">
    <w:nsid w:val="441D3CC9"/>
    <w:multiLevelType w:val="hybridMultilevel"/>
    <w:tmpl w:val="44AE3568"/>
    <w:lvl w:ilvl="0" w:tplc="04160017">
      <w:start w:val="1"/>
      <w:numFmt w:val="lowerLetter"/>
      <w:lvlText w:val="%1)"/>
      <w:lvlJc w:val="left"/>
      <w:pPr>
        <w:ind w:left="1145" w:hanging="360"/>
      </w:p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32">
    <w:nsid w:val="48B86D7A"/>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48B91807"/>
    <w:multiLevelType w:val="hybridMultilevel"/>
    <w:tmpl w:val="7EC841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491C0164"/>
    <w:multiLevelType w:val="hybridMultilevel"/>
    <w:tmpl w:val="D6B0B0DA"/>
    <w:lvl w:ilvl="0" w:tplc="34BED09E">
      <w:start w:val="1"/>
      <w:numFmt w:val="bullet"/>
      <w:pStyle w:val="ListParagraph"/>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4BBC32E7"/>
    <w:multiLevelType w:val="hybridMultilevel"/>
    <w:tmpl w:val="4E604E78"/>
    <w:lvl w:ilvl="0" w:tplc="95428C0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6">
    <w:nsid w:val="4DA4476B"/>
    <w:multiLevelType w:val="hybridMultilevel"/>
    <w:tmpl w:val="C1682AFA"/>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37">
    <w:nsid w:val="589F20CB"/>
    <w:multiLevelType w:val="hybridMultilevel"/>
    <w:tmpl w:val="82520250"/>
    <w:lvl w:ilvl="0" w:tplc="B63E00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58D07DEC"/>
    <w:multiLevelType w:val="hybridMultilevel"/>
    <w:tmpl w:val="2C1452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nsid w:val="593E78C7"/>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5A6C3D70"/>
    <w:multiLevelType w:val="hybridMultilevel"/>
    <w:tmpl w:val="6B1C6D00"/>
    <w:lvl w:ilvl="0" w:tplc="04160017">
      <w:start w:val="1"/>
      <w:numFmt w:val="lowerLetter"/>
      <w:lvlText w:val="%1)"/>
      <w:lvlJc w:val="left"/>
      <w:pPr>
        <w:ind w:left="1145" w:hanging="360"/>
      </w:p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41">
    <w:nsid w:val="62DE2D82"/>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67597E7A"/>
    <w:multiLevelType w:val="hybridMultilevel"/>
    <w:tmpl w:val="6742A644"/>
    <w:lvl w:ilvl="0" w:tplc="9C588456">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43">
    <w:nsid w:val="6B2F2920"/>
    <w:multiLevelType w:val="hybridMultilevel"/>
    <w:tmpl w:val="C5443F5C"/>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44">
    <w:nsid w:val="6B7368F4"/>
    <w:multiLevelType w:val="hybridMultilevel"/>
    <w:tmpl w:val="53288A94"/>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45">
    <w:nsid w:val="6CD92064"/>
    <w:multiLevelType w:val="hybridMultilevel"/>
    <w:tmpl w:val="F1A04A5E"/>
    <w:lvl w:ilvl="0" w:tplc="04160017">
      <w:start w:val="1"/>
      <w:numFmt w:val="lowerLetter"/>
      <w:lvlText w:val="%1)"/>
      <w:lvlJc w:val="left"/>
      <w:pPr>
        <w:ind w:left="1145" w:hanging="360"/>
      </w:p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46">
    <w:nsid w:val="76270A92"/>
    <w:multiLevelType w:val="hybridMultilevel"/>
    <w:tmpl w:val="7C8A57F4"/>
    <w:lvl w:ilvl="0" w:tplc="04160017">
      <w:start w:val="1"/>
      <w:numFmt w:val="lowerLetter"/>
      <w:lvlText w:val="%1)"/>
      <w:lvlJc w:val="left"/>
      <w:pPr>
        <w:ind w:left="1145" w:hanging="360"/>
      </w:p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num w:numId="1">
    <w:abstractNumId w:val="1"/>
  </w:num>
  <w:num w:numId="2">
    <w:abstractNumId w:val="2"/>
  </w:num>
  <w:num w:numId="3">
    <w:abstractNumId w:val="4"/>
  </w:num>
  <w:num w:numId="4">
    <w:abstractNumId w:val="0"/>
  </w:num>
  <w:num w:numId="5">
    <w:abstractNumId w:val="18"/>
  </w:num>
  <w:num w:numId="6">
    <w:abstractNumId w:val="42"/>
  </w:num>
  <w:num w:numId="7">
    <w:abstractNumId w:val="19"/>
  </w:num>
  <w:num w:numId="8">
    <w:abstractNumId w:val="17"/>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33"/>
  </w:num>
  <w:num w:numId="20">
    <w:abstractNumId w:val="38"/>
  </w:num>
  <w:num w:numId="21">
    <w:abstractNumId w:val="34"/>
  </w:num>
  <w:num w:numId="22">
    <w:abstractNumId w:val="36"/>
  </w:num>
  <w:num w:numId="23">
    <w:abstractNumId w:val="8"/>
  </w:num>
  <w:num w:numId="24">
    <w:abstractNumId w:val="23"/>
  </w:num>
  <w:num w:numId="25">
    <w:abstractNumId w:val="28"/>
  </w:num>
  <w:num w:numId="26">
    <w:abstractNumId w:val="15"/>
  </w:num>
  <w:num w:numId="27">
    <w:abstractNumId w:val="29"/>
  </w:num>
  <w:num w:numId="28">
    <w:abstractNumId w:val="37"/>
  </w:num>
  <w:num w:numId="29">
    <w:abstractNumId w:val="16"/>
  </w:num>
  <w:num w:numId="30">
    <w:abstractNumId w:val="26"/>
  </w:num>
  <w:num w:numId="31">
    <w:abstractNumId w:val="32"/>
  </w:num>
  <w:num w:numId="32">
    <w:abstractNumId w:val="41"/>
  </w:num>
  <w:num w:numId="33">
    <w:abstractNumId w:val="39"/>
  </w:num>
  <w:num w:numId="34">
    <w:abstractNumId w:val="22"/>
  </w:num>
  <w:num w:numId="35">
    <w:abstractNumId w:val="25"/>
  </w:num>
  <w:num w:numId="36">
    <w:abstractNumId w:val="27"/>
  </w:num>
  <w:num w:numId="37">
    <w:abstractNumId w:val="12"/>
  </w:num>
  <w:num w:numId="38">
    <w:abstractNumId w:val="44"/>
  </w:num>
  <w:num w:numId="39">
    <w:abstractNumId w:val="43"/>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5"/>
  </w:num>
  <w:num w:numId="48">
    <w:abstractNumId w:val="31"/>
  </w:num>
  <w:num w:numId="49">
    <w:abstractNumId w:val="21"/>
  </w:num>
  <w:num w:numId="50">
    <w:abstractNumId w:val="40"/>
  </w:num>
  <w:num w:numId="51">
    <w:abstractNumId w:val="46"/>
  </w:num>
  <w:num w:numId="52">
    <w:abstractNumId w:val="10"/>
  </w:num>
  <w:num w:numId="53">
    <w:abstractNumId w:val="35"/>
  </w:num>
  <w:num w:numId="54">
    <w:abstractNumId w:val="9"/>
  </w:num>
  <w:num w:numId="55">
    <w:abstractNumId w:val="13"/>
  </w:num>
  <w:num w:numId="56">
    <w:abstractNumId w:val="24"/>
  </w:num>
  <w:num w:numId="57">
    <w:abstractNumId w:val="20"/>
  </w:num>
  <w:num w:numId="58">
    <w:abstractNumId w:val="11"/>
  </w:num>
  <w:num w:numId="59">
    <w:abstractNumId w:val="14"/>
  </w:num>
  <w:num w:numId="60">
    <w:abstractNumId w:val="3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embedSystemFonts/>
  <w:revisionView w:markup="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036A32"/>
    <w:rsid w:val="0000053A"/>
    <w:rsid w:val="0000168A"/>
    <w:rsid w:val="00001CB6"/>
    <w:rsid w:val="00002157"/>
    <w:rsid w:val="000032E6"/>
    <w:rsid w:val="0000501D"/>
    <w:rsid w:val="0000599A"/>
    <w:rsid w:val="000061AE"/>
    <w:rsid w:val="0000771D"/>
    <w:rsid w:val="00007BA5"/>
    <w:rsid w:val="00010D43"/>
    <w:rsid w:val="000111DF"/>
    <w:rsid w:val="0001380A"/>
    <w:rsid w:val="00013CD7"/>
    <w:rsid w:val="0001768A"/>
    <w:rsid w:val="000176B4"/>
    <w:rsid w:val="00017D84"/>
    <w:rsid w:val="00020057"/>
    <w:rsid w:val="000231FA"/>
    <w:rsid w:val="0002435C"/>
    <w:rsid w:val="00025341"/>
    <w:rsid w:val="00025A60"/>
    <w:rsid w:val="0002674A"/>
    <w:rsid w:val="0002751C"/>
    <w:rsid w:val="00027CA2"/>
    <w:rsid w:val="000326B7"/>
    <w:rsid w:val="00034CFD"/>
    <w:rsid w:val="00036693"/>
    <w:rsid w:val="00036A32"/>
    <w:rsid w:val="0003767C"/>
    <w:rsid w:val="00041749"/>
    <w:rsid w:val="00041E23"/>
    <w:rsid w:val="00042469"/>
    <w:rsid w:val="00042541"/>
    <w:rsid w:val="00043382"/>
    <w:rsid w:val="00044A31"/>
    <w:rsid w:val="00045913"/>
    <w:rsid w:val="00052286"/>
    <w:rsid w:val="000531B2"/>
    <w:rsid w:val="00053A78"/>
    <w:rsid w:val="00053CD5"/>
    <w:rsid w:val="00055483"/>
    <w:rsid w:val="00056106"/>
    <w:rsid w:val="00056B91"/>
    <w:rsid w:val="00056D38"/>
    <w:rsid w:val="00057029"/>
    <w:rsid w:val="00057742"/>
    <w:rsid w:val="00063D22"/>
    <w:rsid w:val="00063D94"/>
    <w:rsid w:val="000642E6"/>
    <w:rsid w:val="00066ACE"/>
    <w:rsid w:val="00067138"/>
    <w:rsid w:val="00070159"/>
    <w:rsid w:val="000721CB"/>
    <w:rsid w:val="000725B6"/>
    <w:rsid w:val="000748DD"/>
    <w:rsid w:val="00076619"/>
    <w:rsid w:val="000804C7"/>
    <w:rsid w:val="000815A0"/>
    <w:rsid w:val="00081801"/>
    <w:rsid w:val="00084E53"/>
    <w:rsid w:val="00087CF3"/>
    <w:rsid w:val="000919DE"/>
    <w:rsid w:val="00092FD8"/>
    <w:rsid w:val="000930C8"/>
    <w:rsid w:val="000933F3"/>
    <w:rsid w:val="00094118"/>
    <w:rsid w:val="00094CB3"/>
    <w:rsid w:val="00094D14"/>
    <w:rsid w:val="00095231"/>
    <w:rsid w:val="000A0404"/>
    <w:rsid w:val="000A0551"/>
    <w:rsid w:val="000A1B34"/>
    <w:rsid w:val="000A1F21"/>
    <w:rsid w:val="000A3B61"/>
    <w:rsid w:val="000A42C0"/>
    <w:rsid w:val="000A5735"/>
    <w:rsid w:val="000A68A6"/>
    <w:rsid w:val="000A691A"/>
    <w:rsid w:val="000B02AE"/>
    <w:rsid w:val="000B10D6"/>
    <w:rsid w:val="000B1BE9"/>
    <w:rsid w:val="000B1C41"/>
    <w:rsid w:val="000B3242"/>
    <w:rsid w:val="000B50A2"/>
    <w:rsid w:val="000B5ABC"/>
    <w:rsid w:val="000B6F8F"/>
    <w:rsid w:val="000C0C73"/>
    <w:rsid w:val="000C2D7E"/>
    <w:rsid w:val="000C3FEB"/>
    <w:rsid w:val="000C619D"/>
    <w:rsid w:val="000C71D7"/>
    <w:rsid w:val="000D092F"/>
    <w:rsid w:val="000D242F"/>
    <w:rsid w:val="000D35CA"/>
    <w:rsid w:val="000D4536"/>
    <w:rsid w:val="000D55C6"/>
    <w:rsid w:val="000D5E8B"/>
    <w:rsid w:val="000D6EB8"/>
    <w:rsid w:val="000E0A0A"/>
    <w:rsid w:val="000E4F61"/>
    <w:rsid w:val="000E5844"/>
    <w:rsid w:val="000E6075"/>
    <w:rsid w:val="000E73C0"/>
    <w:rsid w:val="000E75FA"/>
    <w:rsid w:val="000F0C25"/>
    <w:rsid w:val="000F11EC"/>
    <w:rsid w:val="000F2086"/>
    <w:rsid w:val="000F2AA0"/>
    <w:rsid w:val="000F3632"/>
    <w:rsid w:val="000F4DAA"/>
    <w:rsid w:val="000F6402"/>
    <w:rsid w:val="00100523"/>
    <w:rsid w:val="00101D02"/>
    <w:rsid w:val="00104926"/>
    <w:rsid w:val="00105128"/>
    <w:rsid w:val="0010569E"/>
    <w:rsid w:val="00105761"/>
    <w:rsid w:val="00105F30"/>
    <w:rsid w:val="00106E5F"/>
    <w:rsid w:val="00106EB8"/>
    <w:rsid w:val="00107B88"/>
    <w:rsid w:val="00110BE6"/>
    <w:rsid w:val="0011110A"/>
    <w:rsid w:val="0011240A"/>
    <w:rsid w:val="00114063"/>
    <w:rsid w:val="00114B77"/>
    <w:rsid w:val="00116379"/>
    <w:rsid w:val="00121D9A"/>
    <w:rsid w:val="0012376C"/>
    <w:rsid w:val="00123C23"/>
    <w:rsid w:val="00125A9E"/>
    <w:rsid w:val="001266A6"/>
    <w:rsid w:val="00131E7B"/>
    <w:rsid w:val="00131EDF"/>
    <w:rsid w:val="00134C9C"/>
    <w:rsid w:val="0013533D"/>
    <w:rsid w:val="0013570D"/>
    <w:rsid w:val="00136CD3"/>
    <w:rsid w:val="0014055D"/>
    <w:rsid w:val="00141019"/>
    <w:rsid w:val="00141B8F"/>
    <w:rsid w:val="0014260C"/>
    <w:rsid w:val="00142E42"/>
    <w:rsid w:val="0014303B"/>
    <w:rsid w:val="00144CA3"/>
    <w:rsid w:val="00147148"/>
    <w:rsid w:val="001501D7"/>
    <w:rsid w:val="00150FFA"/>
    <w:rsid w:val="001529DD"/>
    <w:rsid w:val="00152E1B"/>
    <w:rsid w:val="001543E1"/>
    <w:rsid w:val="001549DD"/>
    <w:rsid w:val="0015585E"/>
    <w:rsid w:val="001577C5"/>
    <w:rsid w:val="001629C2"/>
    <w:rsid w:val="00163371"/>
    <w:rsid w:val="00163407"/>
    <w:rsid w:val="00163467"/>
    <w:rsid w:val="00167D60"/>
    <w:rsid w:val="001717F8"/>
    <w:rsid w:val="001726D8"/>
    <w:rsid w:val="0017393F"/>
    <w:rsid w:val="00174BF8"/>
    <w:rsid w:val="00175876"/>
    <w:rsid w:val="00175D61"/>
    <w:rsid w:val="00175EDA"/>
    <w:rsid w:val="001764F9"/>
    <w:rsid w:val="0017662E"/>
    <w:rsid w:val="00181129"/>
    <w:rsid w:val="00181F97"/>
    <w:rsid w:val="001846EA"/>
    <w:rsid w:val="00186523"/>
    <w:rsid w:val="001907C2"/>
    <w:rsid w:val="00190D31"/>
    <w:rsid w:val="00192D85"/>
    <w:rsid w:val="00195024"/>
    <w:rsid w:val="00196372"/>
    <w:rsid w:val="00197159"/>
    <w:rsid w:val="001A088D"/>
    <w:rsid w:val="001A39D3"/>
    <w:rsid w:val="001A4A25"/>
    <w:rsid w:val="001A648A"/>
    <w:rsid w:val="001A763D"/>
    <w:rsid w:val="001A7877"/>
    <w:rsid w:val="001B03C4"/>
    <w:rsid w:val="001B180A"/>
    <w:rsid w:val="001B25FB"/>
    <w:rsid w:val="001B5440"/>
    <w:rsid w:val="001B6884"/>
    <w:rsid w:val="001B7067"/>
    <w:rsid w:val="001B71F3"/>
    <w:rsid w:val="001C0380"/>
    <w:rsid w:val="001C3824"/>
    <w:rsid w:val="001C4F25"/>
    <w:rsid w:val="001C5118"/>
    <w:rsid w:val="001C5A63"/>
    <w:rsid w:val="001C7D34"/>
    <w:rsid w:val="001D0D8A"/>
    <w:rsid w:val="001D43B7"/>
    <w:rsid w:val="001D6A96"/>
    <w:rsid w:val="001D7997"/>
    <w:rsid w:val="001E01DC"/>
    <w:rsid w:val="001E031E"/>
    <w:rsid w:val="001E17E7"/>
    <w:rsid w:val="001E1EF1"/>
    <w:rsid w:val="001E217C"/>
    <w:rsid w:val="001E2B9B"/>
    <w:rsid w:val="001E3420"/>
    <w:rsid w:val="001E41BD"/>
    <w:rsid w:val="001E448A"/>
    <w:rsid w:val="001E49CC"/>
    <w:rsid w:val="001E51A3"/>
    <w:rsid w:val="001E78DC"/>
    <w:rsid w:val="001E79B3"/>
    <w:rsid w:val="001F2912"/>
    <w:rsid w:val="001F2EB8"/>
    <w:rsid w:val="001F3CC9"/>
    <w:rsid w:val="001F3F04"/>
    <w:rsid w:val="001F66E4"/>
    <w:rsid w:val="001F6C6E"/>
    <w:rsid w:val="001F7BCD"/>
    <w:rsid w:val="002008C5"/>
    <w:rsid w:val="0020093F"/>
    <w:rsid w:val="00201B3B"/>
    <w:rsid w:val="00203239"/>
    <w:rsid w:val="002032DE"/>
    <w:rsid w:val="00204B5A"/>
    <w:rsid w:val="00204FD1"/>
    <w:rsid w:val="0020751E"/>
    <w:rsid w:val="002079A5"/>
    <w:rsid w:val="00215F4F"/>
    <w:rsid w:val="00216343"/>
    <w:rsid w:val="00216494"/>
    <w:rsid w:val="00225F97"/>
    <w:rsid w:val="00226295"/>
    <w:rsid w:val="00230837"/>
    <w:rsid w:val="00232093"/>
    <w:rsid w:val="002323CF"/>
    <w:rsid w:val="00233D7D"/>
    <w:rsid w:val="00234229"/>
    <w:rsid w:val="00234E14"/>
    <w:rsid w:val="00236577"/>
    <w:rsid w:val="00237C8F"/>
    <w:rsid w:val="002402BF"/>
    <w:rsid w:val="00242039"/>
    <w:rsid w:val="00243911"/>
    <w:rsid w:val="00243952"/>
    <w:rsid w:val="00243F29"/>
    <w:rsid w:val="00244C5B"/>
    <w:rsid w:val="00245CEA"/>
    <w:rsid w:val="002466A9"/>
    <w:rsid w:val="00246849"/>
    <w:rsid w:val="00247113"/>
    <w:rsid w:val="00247659"/>
    <w:rsid w:val="00250917"/>
    <w:rsid w:val="0025244B"/>
    <w:rsid w:val="00254BB5"/>
    <w:rsid w:val="00255730"/>
    <w:rsid w:val="00256245"/>
    <w:rsid w:val="00256E5C"/>
    <w:rsid w:val="00257AB6"/>
    <w:rsid w:val="00260108"/>
    <w:rsid w:val="00261E9F"/>
    <w:rsid w:val="00262384"/>
    <w:rsid w:val="00266DBE"/>
    <w:rsid w:val="00266EDF"/>
    <w:rsid w:val="00267120"/>
    <w:rsid w:val="002673BF"/>
    <w:rsid w:val="00273215"/>
    <w:rsid w:val="00275048"/>
    <w:rsid w:val="00275C11"/>
    <w:rsid w:val="002762DB"/>
    <w:rsid w:val="00276A85"/>
    <w:rsid w:val="00276C7B"/>
    <w:rsid w:val="00277F92"/>
    <w:rsid w:val="002816A3"/>
    <w:rsid w:val="00281B06"/>
    <w:rsid w:val="0028295B"/>
    <w:rsid w:val="00284FAE"/>
    <w:rsid w:val="0028769D"/>
    <w:rsid w:val="00290392"/>
    <w:rsid w:val="002905F2"/>
    <w:rsid w:val="0029090F"/>
    <w:rsid w:val="00290A86"/>
    <w:rsid w:val="002925FB"/>
    <w:rsid w:val="0029269B"/>
    <w:rsid w:val="00293873"/>
    <w:rsid w:val="00294394"/>
    <w:rsid w:val="00294465"/>
    <w:rsid w:val="00294744"/>
    <w:rsid w:val="00294B9B"/>
    <w:rsid w:val="00294CBB"/>
    <w:rsid w:val="00295B18"/>
    <w:rsid w:val="00296A58"/>
    <w:rsid w:val="002A005D"/>
    <w:rsid w:val="002A020A"/>
    <w:rsid w:val="002A0A76"/>
    <w:rsid w:val="002A26AD"/>
    <w:rsid w:val="002A29B5"/>
    <w:rsid w:val="002A3835"/>
    <w:rsid w:val="002A64C2"/>
    <w:rsid w:val="002A6B8F"/>
    <w:rsid w:val="002A76AD"/>
    <w:rsid w:val="002A7EDD"/>
    <w:rsid w:val="002B2B54"/>
    <w:rsid w:val="002B413B"/>
    <w:rsid w:val="002B429B"/>
    <w:rsid w:val="002B4692"/>
    <w:rsid w:val="002B5166"/>
    <w:rsid w:val="002B532D"/>
    <w:rsid w:val="002B73F2"/>
    <w:rsid w:val="002C0110"/>
    <w:rsid w:val="002C0BE1"/>
    <w:rsid w:val="002C159F"/>
    <w:rsid w:val="002C4A51"/>
    <w:rsid w:val="002C5460"/>
    <w:rsid w:val="002C6E32"/>
    <w:rsid w:val="002C77F2"/>
    <w:rsid w:val="002C7A9B"/>
    <w:rsid w:val="002D1CE7"/>
    <w:rsid w:val="002D24CB"/>
    <w:rsid w:val="002D2738"/>
    <w:rsid w:val="002D2B14"/>
    <w:rsid w:val="002D2BAD"/>
    <w:rsid w:val="002E025B"/>
    <w:rsid w:val="002E32DB"/>
    <w:rsid w:val="002E4A7F"/>
    <w:rsid w:val="002E5236"/>
    <w:rsid w:val="002F1806"/>
    <w:rsid w:val="002F18F4"/>
    <w:rsid w:val="002F23E3"/>
    <w:rsid w:val="002F2FF5"/>
    <w:rsid w:val="002F4C06"/>
    <w:rsid w:val="002F5310"/>
    <w:rsid w:val="002F6043"/>
    <w:rsid w:val="002F76E4"/>
    <w:rsid w:val="002F7E59"/>
    <w:rsid w:val="00301DB7"/>
    <w:rsid w:val="003030DE"/>
    <w:rsid w:val="003038C9"/>
    <w:rsid w:val="00305EC7"/>
    <w:rsid w:val="00306288"/>
    <w:rsid w:val="0030635B"/>
    <w:rsid w:val="00306377"/>
    <w:rsid w:val="00307420"/>
    <w:rsid w:val="003112C9"/>
    <w:rsid w:val="00312BCE"/>
    <w:rsid w:val="00313142"/>
    <w:rsid w:val="00313A22"/>
    <w:rsid w:val="00314337"/>
    <w:rsid w:val="00315197"/>
    <w:rsid w:val="00315B17"/>
    <w:rsid w:val="00317CB2"/>
    <w:rsid w:val="00320E29"/>
    <w:rsid w:val="00320E4D"/>
    <w:rsid w:val="00324D0C"/>
    <w:rsid w:val="00327721"/>
    <w:rsid w:val="00327B74"/>
    <w:rsid w:val="0033029F"/>
    <w:rsid w:val="00332A3B"/>
    <w:rsid w:val="00332C7D"/>
    <w:rsid w:val="0033325A"/>
    <w:rsid w:val="003332E8"/>
    <w:rsid w:val="0033339A"/>
    <w:rsid w:val="003363B7"/>
    <w:rsid w:val="00336621"/>
    <w:rsid w:val="0033738E"/>
    <w:rsid w:val="003406F9"/>
    <w:rsid w:val="00343410"/>
    <w:rsid w:val="00344633"/>
    <w:rsid w:val="00345D8C"/>
    <w:rsid w:val="003505EE"/>
    <w:rsid w:val="003509BF"/>
    <w:rsid w:val="00350DF7"/>
    <w:rsid w:val="00350E29"/>
    <w:rsid w:val="0035135D"/>
    <w:rsid w:val="00351A80"/>
    <w:rsid w:val="003538C8"/>
    <w:rsid w:val="0035531A"/>
    <w:rsid w:val="00355540"/>
    <w:rsid w:val="00355AD9"/>
    <w:rsid w:val="003570CB"/>
    <w:rsid w:val="0036267A"/>
    <w:rsid w:val="00363228"/>
    <w:rsid w:val="00363520"/>
    <w:rsid w:val="00363580"/>
    <w:rsid w:val="00364648"/>
    <w:rsid w:val="00365497"/>
    <w:rsid w:val="00366BB1"/>
    <w:rsid w:val="00366D5E"/>
    <w:rsid w:val="00372127"/>
    <w:rsid w:val="0037478C"/>
    <w:rsid w:val="003750FB"/>
    <w:rsid w:val="00375706"/>
    <w:rsid w:val="00380958"/>
    <w:rsid w:val="00380E5A"/>
    <w:rsid w:val="003810A9"/>
    <w:rsid w:val="003818A9"/>
    <w:rsid w:val="00382676"/>
    <w:rsid w:val="00382C32"/>
    <w:rsid w:val="00383DE6"/>
    <w:rsid w:val="0038672B"/>
    <w:rsid w:val="00386CD6"/>
    <w:rsid w:val="00390DFB"/>
    <w:rsid w:val="0039231A"/>
    <w:rsid w:val="003927DA"/>
    <w:rsid w:val="00393345"/>
    <w:rsid w:val="00396029"/>
    <w:rsid w:val="00396E64"/>
    <w:rsid w:val="003A0330"/>
    <w:rsid w:val="003A0401"/>
    <w:rsid w:val="003A0D16"/>
    <w:rsid w:val="003A2387"/>
    <w:rsid w:val="003A2F41"/>
    <w:rsid w:val="003A35B7"/>
    <w:rsid w:val="003A3896"/>
    <w:rsid w:val="003A5FC4"/>
    <w:rsid w:val="003A7E82"/>
    <w:rsid w:val="003B1713"/>
    <w:rsid w:val="003B1FAF"/>
    <w:rsid w:val="003B5E34"/>
    <w:rsid w:val="003B7CD7"/>
    <w:rsid w:val="003B7EAF"/>
    <w:rsid w:val="003C1179"/>
    <w:rsid w:val="003C2660"/>
    <w:rsid w:val="003C32A7"/>
    <w:rsid w:val="003C33D4"/>
    <w:rsid w:val="003C33F6"/>
    <w:rsid w:val="003C36B0"/>
    <w:rsid w:val="003C3A4D"/>
    <w:rsid w:val="003C524F"/>
    <w:rsid w:val="003C638E"/>
    <w:rsid w:val="003C724B"/>
    <w:rsid w:val="003C7BC4"/>
    <w:rsid w:val="003C7D54"/>
    <w:rsid w:val="003C7F93"/>
    <w:rsid w:val="003D00E2"/>
    <w:rsid w:val="003D1302"/>
    <w:rsid w:val="003D17F7"/>
    <w:rsid w:val="003D26D2"/>
    <w:rsid w:val="003D2A0B"/>
    <w:rsid w:val="003D63CF"/>
    <w:rsid w:val="003D6BE7"/>
    <w:rsid w:val="003D7254"/>
    <w:rsid w:val="003E03EA"/>
    <w:rsid w:val="003E0F5E"/>
    <w:rsid w:val="003E1CD1"/>
    <w:rsid w:val="003E6105"/>
    <w:rsid w:val="003E777E"/>
    <w:rsid w:val="003E79CB"/>
    <w:rsid w:val="003F0439"/>
    <w:rsid w:val="003F0CA3"/>
    <w:rsid w:val="003F0D40"/>
    <w:rsid w:val="003F3363"/>
    <w:rsid w:val="003F53F4"/>
    <w:rsid w:val="003F605F"/>
    <w:rsid w:val="003F6686"/>
    <w:rsid w:val="00400AE3"/>
    <w:rsid w:val="00401B9D"/>
    <w:rsid w:val="00401C75"/>
    <w:rsid w:val="00402E96"/>
    <w:rsid w:val="0040336E"/>
    <w:rsid w:val="00403944"/>
    <w:rsid w:val="00403BCE"/>
    <w:rsid w:val="00403E5D"/>
    <w:rsid w:val="004076D9"/>
    <w:rsid w:val="00407F79"/>
    <w:rsid w:val="00410B9C"/>
    <w:rsid w:val="00417138"/>
    <w:rsid w:val="0041730B"/>
    <w:rsid w:val="00417C70"/>
    <w:rsid w:val="00417D48"/>
    <w:rsid w:val="0042055F"/>
    <w:rsid w:val="00420D94"/>
    <w:rsid w:val="0042118D"/>
    <w:rsid w:val="00423591"/>
    <w:rsid w:val="00424581"/>
    <w:rsid w:val="00426360"/>
    <w:rsid w:val="0043401F"/>
    <w:rsid w:val="0043528C"/>
    <w:rsid w:val="004353FD"/>
    <w:rsid w:val="004359E2"/>
    <w:rsid w:val="00436034"/>
    <w:rsid w:val="00436C2E"/>
    <w:rsid w:val="00437542"/>
    <w:rsid w:val="00437B24"/>
    <w:rsid w:val="004427D8"/>
    <w:rsid w:val="004456F6"/>
    <w:rsid w:val="00445C2E"/>
    <w:rsid w:val="00445D1B"/>
    <w:rsid w:val="00446839"/>
    <w:rsid w:val="00452883"/>
    <w:rsid w:val="004532A4"/>
    <w:rsid w:val="0045363A"/>
    <w:rsid w:val="00457916"/>
    <w:rsid w:val="00457BFA"/>
    <w:rsid w:val="00464B13"/>
    <w:rsid w:val="00465B4C"/>
    <w:rsid w:val="00465F02"/>
    <w:rsid w:val="00465F6A"/>
    <w:rsid w:val="004704AF"/>
    <w:rsid w:val="00470EF6"/>
    <w:rsid w:val="0047129E"/>
    <w:rsid w:val="00471A75"/>
    <w:rsid w:val="00471F4F"/>
    <w:rsid w:val="00472003"/>
    <w:rsid w:val="00472189"/>
    <w:rsid w:val="00473BBD"/>
    <w:rsid w:val="00474A51"/>
    <w:rsid w:val="00474C85"/>
    <w:rsid w:val="0047674F"/>
    <w:rsid w:val="00477C3D"/>
    <w:rsid w:val="00480586"/>
    <w:rsid w:val="0048227A"/>
    <w:rsid w:val="004828C7"/>
    <w:rsid w:val="004836D8"/>
    <w:rsid w:val="00485063"/>
    <w:rsid w:val="00485173"/>
    <w:rsid w:val="00485296"/>
    <w:rsid w:val="00486385"/>
    <w:rsid w:val="004867C6"/>
    <w:rsid w:val="004900FB"/>
    <w:rsid w:val="004909B0"/>
    <w:rsid w:val="00491A8E"/>
    <w:rsid w:val="0049242B"/>
    <w:rsid w:val="004931DB"/>
    <w:rsid w:val="00493BD4"/>
    <w:rsid w:val="00493CCB"/>
    <w:rsid w:val="004A4265"/>
    <w:rsid w:val="004A5187"/>
    <w:rsid w:val="004A51A2"/>
    <w:rsid w:val="004A716B"/>
    <w:rsid w:val="004B142E"/>
    <w:rsid w:val="004B1609"/>
    <w:rsid w:val="004B16C7"/>
    <w:rsid w:val="004B1FE5"/>
    <w:rsid w:val="004B2059"/>
    <w:rsid w:val="004C0B2C"/>
    <w:rsid w:val="004C0F83"/>
    <w:rsid w:val="004C1719"/>
    <w:rsid w:val="004C40A6"/>
    <w:rsid w:val="004C4592"/>
    <w:rsid w:val="004C5D52"/>
    <w:rsid w:val="004C5FED"/>
    <w:rsid w:val="004C6F2E"/>
    <w:rsid w:val="004C783B"/>
    <w:rsid w:val="004C7B85"/>
    <w:rsid w:val="004D01CD"/>
    <w:rsid w:val="004D0565"/>
    <w:rsid w:val="004D3227"/>
    <w:rsid w:val="004D377A"/>
    <w:rsid w:val="004D3E4A"/>
    <w:rsid w:val="004D47C6"/>
    <w:rsid w:val="004D6D16"/>
    <w:rsid w:val="004D72AC"/>
    <w:rsid w:val="004E0766"/>
    <w:rsid w:val="004E25EE"/>
    <w:rsid w:val="004F056B"/>
    <w:rsid w:val="004F10EA"/>
    <w:rsid w:val="004F503C"/>
    <w:rsid w:val="004F621E"/>
    <w:rsid w:val="004F67CA"/>
    <w:rsid w:val="004F6A31"/>
    <w:rsid w:val="005007E3"/>
    <w:rsid w:val="005018BC"/>
    <w:rsid w:val="00501FE5"/>
    <w:rsid w:val="0050379E"/>
    <w:rsid w:val="0050494B"/>
    <w:rsid w:val="00504EF2"/>
    <w:rsid w:val="00505644"/>
    <w:rsid w:val="005068B5"/>
    <w:rsid w:val="005069F7"/>
    <w:rsid w:val="00506C91"/>
    <w:rsid w:val="00507F7C"/>
    <w:rsid w:val="005110F2"/>
    <w:rsid w:val="005127AB"/>
    <w:rsid w:val="0051304E"/>
    <w:rsid w:val="005137E1"/>
    <w:rsid w:val="00513A7E"/>
    <w:rsid w:val="00513E26"/>
    <w:rsid w:val="005148A3"/>
    <w:rsid w:val="00515A15"/>
    <w:rsid w:val="005166C4"/>
    <w:rsid w:val="00516CEE"/>
    <w:rsid w:val="00521C1F"/>
    <w:rsid w:val="00522EC1"/>
    <w:rsid w:val="005230B1"/>
    <w:rsid w:val="00523B07"/>
    <w:rsid w:val="00523EB2"/>
    <w:rsid w:val="005240A1"/>
    <w:rsid w:val="00524954"/>
    <w:rsid w:val="00524C63"/>
    <w:rsid w:val="005257EC"/>
    <w:rsid w:val="00527178"/>
    <w:rsid w:val="005279E9"/>
    <w:rsid w:val="005302CB"/>
    <w:rsid w:val="00530390"/>
    <w:rsid w:val="00531D24"/>
    <w:rsid w:val="00533844"/>
    <w:rsid w:val="00533954"/>
    <w:rsid w:val="00536EF5"/>
    <w:rsid w:val="0053775A"/>
    <w:rsid w:val="00540014"/>
    <w:rsid w:val="00541647"/>
    <w:rsid w:val="00544FA4"/>
    <w:rsid w:val="00546967"/>
    <w:rsid w:val="00547866"/>
    <w:rsid w:val="00551BC8"/>
    <w:rsid w:val="00552677"/>
    <w:rsid w:val="00552C7B"/>
    <w:rsid w:val="00553196"/>
    <w:rsid w:val="00553E30"/>
    <w:rsid w:val="00553EB6"/>
    <w:rsid w:val="00556CBE"/>
    <w:rsid w:val="005572D2"/>
    <w:rsid w:val="00557D80"/>
    <w:rsid w:val="0056079E"/>
    <w:rsid w:val="00560DC0"/>
    <w:rsid w:val="00561075"/>
    <w:rsid w:val="0056172C"/>
    <w:rsid w:val="00561C99"/>
    <w:rsid w:val="00563F33"/>
    <w:rsid w:val="005648B1"/>
    <w:rsid w:val="00570B33"/>
    <w:rsid w:val="00570F01"/>
    <w:rsid w:val="0057113C"/>
    <w:rsid w:val="00572397"/>
    <w:rsid w:val="00573DE6"/>
    <w:rsid w:val="00574518"/>
    <w:rsid w:val="0057525B"/>
    <w:rsid w:val="0057778C"/>
    <w:rsid w:val="00577AA5"/>
    <w:rsid w:val="005800CA"/>
    <w:rsid w:val="0058159B"/>
    <w:rsid w:val="00581880"/>
    <w:rsid w:val="005822D9"/>
    <w:rsid w:val="00582DF5"/>
    <w:rsid w:val="00583385"/>
    <w:rsid w:val="005843FE"/>
    <w:rsid w:val="0058599C"/>
    <w:rsid w:val="005861D8"/>
    <w:rsid w:val="005868AC"/>
    <w:rsid w:val="00587F3F"/>
    <w:rsid w:val="005918DF"/>
    <w:rsid w:val="0059242C"/>
    <w:rsid w:val="005928BA"/>
    <w:rsid w:val="00593CEC"/>
    <w:rsid w:val="00594578"/>
    <w:rsid w:val="00594D02"/>
    <w:rsid w:val="00595B27"/>
    <w:rsid w:val="00595BA0"/>
    <w:rsid w:val="00597CBD"/>
    <w:rsid w:val="005A02B6"/>
    <w:rsid w:val="005A1995"/>
    <w:rsid w:val="005A2156"/>
    <w:rsid w:val="005A32DB"/>
    <w:rsid w:val="005A38C0"/>
    <w:rsid w:val="005A5054"/>
    <w:rsid w:val="005A5F76"/>
    <w:rsid w:val="005A61CE"/>
    <w:rsid w:val="005B503B"/>
    <w:rsid w:val="005B5264"/>
    <w:rsid w:val="005C0D4F"/>
    <w:rsid w:val="005C1039"/>
    <w:rsid w:val="005C1685"/>
    <w:rsid w:val="005C186B"/>
    <w:rsid w:val="005C2AD8"/>
    <w:rsid w:val="005C3234"/>
    <w:rsid w:val="005C46B8"/>
    <w:rsid w:val="005D280E"/>
    <w:rsid w:val="005D304B"/>
    <w:rsid w:val="005D39E3"/>
    <w:rsid w:val="005D622D"/>
    <w:rsid w:val="005D6C52"/>
    <w:rsid w:val="005E1B78"/>
    <w:rsid w:val="005E2BD4"/>
    <w:rsid w:val="005E2D67"/>
    <w:rsid w:val="005E33CC"/>
    <w:rsid w:val="005E4132"/>
    <w:rsid w:val="005E51C7"/>
    <w:rsid w:val="005E716E"/>
    <w:rsid w:val="005F0DC9"/>
    <w:rsid w:val="005F1242"/>
    <w:rsid w:val="005F1D89"/>
    <w:rsid w:val="005F237B"/>
    <w:rsid w:val="005F394B"/>
    <w:rsid w:val="005F3FBF"/>
    <w:rsid w:val="005F4657"/>
    <w:rsid w:val="005F53C8"/>
    <w:rsid w:val="005F5981"/>
    <w:rsid w:val="005F700F"/>
    <w:rsid w:val="005F7091"/>
    <w:rsid w:val="005F7141"/>
    <w:rsid w:val="006000B8"/>
    <w:rsid w:val="00600209"/>
    <w:rsid w:val="00600F89"/>
    <w:rsid w:val="006012C2"/>
    <w:rsid w:val="00602C6D"/>
    <w:rsid w:val="00603DE3"/>
    <w:rsid w:val="006052BA"/>
    <w:rsid w:val="0060692A"/>
    <w:rsid w:val="0060699E"/>
    <w:rsid w:val="00606DA5"/>
    <w:rsid w:val="00606E31"/>
    <w:rsid w:val="00607D2C"/>
    <w:rsid w:val="00607EEF"/>
    <w:rsid w:val="00611033"/>
    <w:rsid w:val="00616F5D"/>
    <w:rsid w:val="00616F72"/>
    <w:rsid w:val="006214F0"/>
    <w:rsid w:val="0062203D"/>
    <w:rsid w:val="006246B1"/>
    <w:rsid w:val="00627F74"/>
    <w:rsid w:val="00631193"/>
    <w:rsid w:val="00634977"/>
    <w:rsid w:val="00636529"/>
    <w:rsid w:val="006365B2"/>
    <w:rsid w:val="0063671F"/>
    <w:rsid w:val="00641C3A"/>
    <w:rsid w:val="00642C12"/>
    <w:rsid w:val="00644B03"/>
    <w:rsid w:val="006474A9"/>
    <w:rsid w:val="006510C4"/>
    <w:rsid w:val="00653AE9"/>
    <w:rsid w:val="0065574E"/>
    <w:rsid w:val="00657FE4"/>
    <w:rsid w:val="00664A26"/>
    <w:rsid w:val="00664E4D"/>
    <w:rsid w:val="00664FB3"/>
    <w:rsid w:val="00666E8E"/>
    <w:rsid w:val="00666F8D"/>
    <w:rsid w:val="00667F84"/>
    <w:rsid w:val="00670748"/>
    <w:rsid w:val="006724AF"/>
    <w:rsid w:val="00673566"/>
    <w:rsid w:val="00673EA5"/>
    <w:rsid w:val="00673F73"/>
    <w:rsid w:val="00676893"/>
    <w:rsid w:val="00680372"/>
    <w:rsid w:val="006809C9"/>
    <w:rsid w:val="00680B76"/>
    <w:rsid w:val="00683C40"/>
    <w:rsid w:val="00684346"/>
    <w:rsid w:val="00686E80"/>
    <w:rsid w:val="00687721"/>
    <w:rsid w:val="00687C82"/>
    <w:rsid w:val="00690063"/>
    <w:rsid w:val="00692DC7"/>
    <w:rsid w:val="006952B1"/>
    <w:rsid w:val="006955C1"/>
    <w:rsid w:val="00695BCB"/>
    <w:rsid w:val="00696189"/>
    <w:rsid w:val="00696B17"/>
    <w:rsid w:val="00697810"/>
    <w:rsid w:val="0069782F"/>
    <w:rsid w:val="006A3B25"/>
    <w:rsid w:val="006A3BFE"/>
    <w:rsid w:val="006A6BA8"/>
    <w:rsid w:val="006B1D2A"/>
    <w:rsid w:val="006B5700"/>
    <w:rsid w:val="006B74DB"/>
    <w:rsid w:val="006B7DFA"/>
    <w:rsid w:val="006C0A18"/>
    <w:rsid w:val="006C0A76"/>
    <w:rsid w:val="006C3F2A"/>
    <w:rsid w:val="006C6A87"/>
    <w:rsid w:val="006C7A6E"/>
    <w:rsid w:val="006D04E4"/>
    <w:rsid w:val="006D1896"/>
    <w:rsid w:val="006D26C6"/>
    <w:rsid w:val="006D5F54"/>
    <w:rsid w:val="006D637F"/>
    <w:rsid w:val="006D791C"/>
    <w:rsid w:val="006E0EE2"/>
    <w:rsid w:val="006E2F59"/>
    <w:rsid w:val="006E2F89"/>
    <w:rsid w:val="006E317A"/>
    <w:rsid w:val="006E3A91"/>
    <w:rsid w:val="006E472F"/>
    <w:rsid w:val="006E49C3"/>
    <w:rsid w:val="006E4CFB"/>
    <w:rsid w:val="006E4ED7"/>
    <w:rsid w:val="006F0983"/>
    <w:rsid w:val="006F0B77"/>
    <w:rsid w:val="006F1592"/>
    <w:rsid w:val="006F345A"/>
    <w:rsid w:val="006F4308"/>
    <w:rsid w:val="006F587B"/>
    <w:rsid w:val="006F64DD"/>
    <w:rsid w:val="006F6CD1"/>
    <w:rsid w:val="006F7888"/>
    <w:rsid w:val="006F7FC1"/>
    <w:rsid w:val="00700386"/>
    <w:rsid w:val="0070107F"/>
    <w:rsid w:val="00701F58"/>
    <w:rsid w:val="00704F58"/>
    <w:rsid w:val="0070699A"/>
    <w:rsid w:val="00707976"/>
    <w:rsid w:val="00710AE6"/>
    <w:rsid w:val="00712E11"/>
    <w:rsid w:val="00713558"/>
    <w:rsid w:val="00714484"/>
    <w:rsid w:val="007158A0"/>
    <w:rsid w:val="00716C06"/>
    <w:rsid w:val="007201CD"/>
    <w:rsid w:val="007210CE"/>
    <w:rsid w:val="00721BE8"/>
    <w:rsid w:val="0072226A"/>
    <w:rsid w:val="00722BF5"/>
    <w:rsid w:val="00722CB7"/>
    <w:rsid w:val="00724A05"/>
    <w:rsid w:val="00724E4F"/>
    <w:rsid w:val="007250D5"/>
    <w:rsid w:val="007263A5"/>
    <w:rsid w:val="00727805"/>
    <w:rsid w:val="00731C34"/>
    <w:rsid w:val="007320CE"/>
    <w:rsid w:val="00732518"/>
    <w:rsid w:val="00734080"/>
    <w:rsid w:val="00735B99"/>
    <w:rsid w:val="0073761D"/>
    <w:rsid w:val="00740842"/>
    <w:rsid w:val="00740FFD"/>
    <w:rsid w:val="00741320"/>
    <w:rsid w:val="00743CB5"/>
    <w:rsid w:val="00744D1B"/>
    <w:rsid w:val="00746204"/>
    <w:rsid w:val="00747254"/>
    <w:rsid w:val="00747C75"/>
    <w:rsid w:val="007502DE"/>
    <w:rsid w:val="00752D8B"/>
    <w:rsid w:val="0075338A"/>
    <w:rsid w:val="0075461D"/>
    <w:rsid w:val="007627EB"/>
    <w:rsid w:val="00763090"/>
    <w:rsid w:val="00763AE8"/>
    <w:rsid w:val="00764D53"/>
    <w:rsid w:val="00765B7F"/>
    <w:rsid w:val="00772634"/>
    <w:rsid w:val="00772A58"/>
    <w:rsid w:val="00772F86"/>
    <w:rsid w:val="00776BCA"/>
    <w:rsid w:val="00776FB4"/>
    <w:rsid w:val="0077769C"/>
    <w:rsid w:val="00780322"/>
    <w:rsid w:val="00780532"/>
    <w:rsid w:val="007817C4"/>
    <w:rsid w:val="00781A51"/>
    <w:rsid w:val="00786318"/>
    <w:rsid w:val="007863DA"/>
    <w:rsid w:val="00787C1D"/>
    <w:rsid w:val="0079037A"/>
    <w:rsid w:val="00790C40"/>
    <w:rsid w:val="00790CF6"/>
    <w:rsid w:val="0079132C"/>
    <w:rsid w:val="007923AF"/>
    <w:rsid w:val="00792C91"/>
    <w:rsid w:val="00793379"/>
    <w:rsid w:val="00794261"/>
    <w:rsid w:val="007946A1"/>
    <w:rsid w:val="00795B89"/>
    <w:rsid w:val="00797918"/>
    <w:rsid w:val="00797A54"/>
    <w:rsid w:val="007A7ED2"/>
    <w:rsid w:val="007B1691"/>
    <w:rsid w:val="007B2319"/>
    <w:rsid w:val="007B2BE6"/>
    <w:rsid w:val="007B3920"/>
    <w:rsid w:val="007B446D"/>
    <w:rsid w:val="007B5A88"/>
    <w:rsid w:val="007B78B1"/>
    <w:rsid w:val="007C171A"/>
    <w:rsid w:val="007C1DED"/>
    <w:rsid w:val="007C3098"/>
    <w:rsid w:val="007C3E0B"/>
    <w:rsid w:val="007C50F8"/>
    <w:rsid w:val="007D05DD"/>
    <w:rsid w:val="007D1C57"/>
    <w:rsid w:val="007D1F4F"/>
    <w:rsid w:val="007D40C0"/>
    <w:rsid w:val="007D4283"/>
    <w:rsid w:val="007D5257"/>
    <w:rsid w:val="007D79BE"/>
    <w:rsid w:val="007E138D"/>
    <w:rsid w:val="007E1F2E"/>
    <w:rsid w:val="007E2626"/>
    <w:rsid w:val="007E32E3"/>
    <w:rsid w:val="007E4C5E"/>
    <w:rsid w:val="007E510D"/>
    <w:rsid w:val="007F0149"/>
    <w:rsid w:val="007F2417"/>
    <w:rsid w:val="007F2AF9"/>
    <w:rsid w:val="007F339A"/>
    <w:rsid w:val="007F37DB"/>
    <w:rsid w:val="007F6A8E"/>
    <w:rsid w:val="007F7196"/>
    <w:rsid w:val="007F752A"/>
    <w:rsid w:val="008000A5"/>
    <w:rsid w:val="00800A44"/>
    <w:rsid w:val="008026CC"/>
    <w:rsid w:val="008042A5"/>
    <w:rsid w:val="0080475E"/>
    <w:rsid w:val="0080593B"/>
    <w:rsid w:val="00806348"/>
    <w:rsid w:val="00806EDB"/>
    <w:rsid w:val="00810478"/>
    <w:rsid w:val="008109DD"/>
    <w:rsid w:val="00811100"/>
    <w:rsid w:val="0081340D"/>
    <w:rsid w:val="008145BE"/>
    <w:rsid w:val="00814E20"/>
    <w:rsid w:val="0081534C"/>
    <w:rsid w:val="00816B30"/>
    <w:rsid w:val="00816B70"/>
    <w:rsid w:val="00817E71"/>
    <w:rsid w:val="0082049D"/>
    <w:rsid w:val="00820923"/>
    <w:rsid w:val="00822642"/>
    <w:rsid w:val="008233BC"/>
    <w:rsid w:val="00823456"/>
    <w:rsid w:val="008248BB"/>
    <w:rsid w:val="00824B00"/>
    <w:rsid w:val="00826BC4"/>
    <w:rsid w:val="00830353"/>
    <w:rsid w:val="00830758"/>
    <w:rsid w:val="0083077C"/>
    <w:rsid w:val="00830FAB"/>
    <w:rsid w:val="00831114"/>
    <w:rsid w:val="0083173E"/>
    <w:rsid w:val="0083284D"/>
    <w:rsid w:val="00832D03"/>
    <w:rsid w:val="0083360E"/>
    <w:rsid w:val="00834D27"/>
    <w:rsid w:val="0083564E"/>
    <w:rsid w:val="008359A3"/>
    <w:rsid w:val="0083712A"/>
    <w:rsid w:val="00837217"/>
    <w:rsid w:val="00837E41"/>
    <w:rsid w:val="00843CA5"/>
    <w:rsid w:val="008442FC"/>
    <w:rsid w:val="008451EE"/>
    <w:rsid w:val="00850587"/>
    <w:rsid w:val="00850ABD"/>
    <w:rsid w:val="00851F51"/>
    <w:rsid w:val="00852634"/>
    <w:rsid w:val="008539D2"/>
    <w:rsid w:val="008548EC"/>
    <w:rsid w:val="0085733C"/>
    <w:rsid w:val="00857D04"/>
    <w:rsid w:val="00857D75"/>
    <w:rsid w:val="00857F33"/>
    <w:rsid w:val="008604C9"/>
    <w:rsid w:val="00862C8F"/>
    <w:rsid w:val="00863430"/>
    <w:rsid w:val="00867CFB"/>
    <w:rsid w:val="00867F4B"/>
    <w:rsid w:val="00870F1E"/>
    <w:rsid w:val="00871FB1"/>
    <w:rsid w:val="0087310E"/>
    <w:rsid w:val="00873397"/>
    <w:rsid w:val="00873687"/>
    <w:rsid w:val="00874322"/>
    <w:rsid w:val="00875308"/>
    <w:rsid w:val="00876976"/>
    <w:rsid w:val="00880BB3"/>
    <w:rsid w:val="00883539"/>
    <w:rsid w:val="0088363D"/>
    <w:rsid w:val="00884021"/>
    <w:rsid w:val="0088427A"/>
    <w:rsid w:val="00884C17"/>
    <w:rsid w:val="0088515F"/>
    <w:rsid w:val="008866C4"/>
    <w:rsid w:val="00887998"/>
    <w:rsid w:val="008906DB"/>
    <w:rsid w:val="00890C2F"/>
    <w:rsid w:val="00891AD1"/>
    <w:rsid w:val="0089247D"/>
    <w:rsid w:val="008924DF"/>
    <w:rsid w:val="00892FA4"/>
    <w:rsid w:val="0089331F"/>
    <w:rsid w:val="008966D4"/>
    <w:rsid w:val="008967D3"/>
    <w:rsid w:val="008A0197"/>
    <w:rsid w:val="008A5918"/>
    <w:rsid w:val="008A7E49"/>
    <w:rsid w:val="008B0ADA"/>
    <w:rsid w:val="008B13AF"/>
    <w:rsid w:val="008B160E"/>
    <w:rsid w:val="008B36E1"/>
    <w:rsid w:val="008B3BE3"/>
    <w:rsid w:val="008B5559"/>
    <w:rsid w:val="008B7542"/>
    <w:rsid w:val="008C232C"/>
    <w:rsid w:val="008C2505"/>
    <w:rsid w:val="008C2A50"/>
    <w:rsid w:val="008C2A57"/>
    <w:rsid w:val="008C3EE1"/>
    <w:rsid w:val="008C3EFC"/>
    <w:rsid w:val="008C413C"/>
    <w:rsid w:val="008C55BA"/>
    <w:rsid w:val="008C573A"/>
    <w:rsid w:val="008C6B2B"/>
    <w:rsid w:val="008C7CDB"/>
    <w:rsid w:val="008D0CBE"/>
    <w:rsid w:val="008D484E"/>
    <w:rsid w:val="008D7AF3"/>
    <w:rsid w:val="008E1741"/>
    <w:rsid w:val="008E1A72"/>
    <w:rsid w:val="008E28D0"/>
    <w:rsid w:val="008E3F8D"/>
    <w:rsid w:val="008E486F"/>
    <w:rsid w:val="008E5B93"/>
    <w:rsid w:val="008E67AA"/>
    <w:rsid w:val="008E699C"/>
    <w:rsid w:val="008E69E5"/>
    <w:rsid w:val="008E6AF2"/>
    <w:rsid w:val="008F0874"/>
    <w:rsid w:val="008F0BAA"/>
    <w:rsid w:val="008F13D9"/>
    <w:rsid w:val="008F1C89"/>
    <w:rsid w:val="008F1FD2"/>
    <w:rsid w:val="008F32D9"/>
    <w:rsid w:val="008F3CD1"/>
    <w:rsid w:val="008F44EF"/>
    <w:rsid w:val="008F526A"/>
    <w:rsid w:val="008F5C8D"/>
    <w:rsid w:val="008F678C"/>
    <w:rsid w:val="00900D53"/>
    <w:rsid w:val="009011E5"/>
    <w:rsid w:val="00902011"/>
    <w:rsid w:val="00902041"/>
    <w:rsid w:val="00902B4D"/>
    <w:rsid w:val="0090514E"/>
    <w:rsid w:val="009056B3"/>
    <w:rsid w:val="00911AD2"/>
    <w:rsid w:val="0091223B"/>
    <w:rsid w:val="00912B2D"/>
    <w:rsid w:val="00913EE0"/>
    <w:rsid w:val="0091449B"/>
    <w:rsid w:val="0091704F"/>
    <w:rsid w:val="00917079"/>
    <w:rsid w:val="0091745B"/>
    <w:rsid w:val="009210C3"/>
    <w:rsid w:val="0092156A"/>
    <w:rsid w:val="00921E18"/>
    <w:rsid w:val="00922FAC"/>
    <w:rsid w:val="00923DAB"/>
    <w:rsid w:val="00925872"/>
    <w:rsid w:val="00926E5A"/>
    <w:rsid w:val="00927218"/>
    <w:rsid w:val="00927CD1"/>
    <w:rsid w:val="0093088A"/>
    <w:rsid w:val="00930C2B"/>
    <w:rsid w:val="009315DF"/>
    <w:rsid w:val="00931D2D"/>
    <w:rsid w:val="00932D1C"/>
    <w:rsid w:val="0093356C"/>
    <w:rsid w:val="00933BBE"/>
    <w:rsid w:val="00933D6F"/>
    <w:rsid w:val="00935E56"/>
    <w:rsid w:val="00937336"/>
    <w:rsid w:val="00937461"/>
    <w:rsid w:val="0093750E"/>
    <w:rsid w:val="009418FF"/>
    <w:rsid w:val="00941C46"/>
    <w:rsid w:val="00941DBC"/>
    <w:rsid w:val="0094465D"/>
    <w:rsid w:val="00944E82"/>
    <w:rsid w:val="00944F3D"/>
    <w:rsid w:val="009450A1"/>
    <w:rsid w:val="00945932"/>
    <w:rsid w:val="0094594E"/>
    <w:rsid w:val="009464ED"/>
    <w:rsid w:val="0094755A"/>
    <w:rsid w:val="00947801"/>
    <w:rsid w:val="009515F4"/>
    <w:rsid w:val="00951F60"/>
    <w:rsid w:val="00952138"/>
    <w:rsid w:val="009538E7"/>
    <w:rsid w:val="009551D4"/>
    <w:rsid w:val="009564D8"/>
    <w:rsid w:val="009568A8"/>
    <w:rsid w:val="0095721F"/>
    <w:rsid w:val="00957C42"/>
    <w:rsid w:val="00960862"/>
    <w:rsid w:val="00961C81"/>
    <w:rsid w:val="00961C82"/>
    <w:rsid w:val="009622EE"/>
    <w:rsid w:val="00962378"/>
    <w:rsid w:val="0096442F"/>
    <w:rsid w:val="00964916"/>
    <w:rsid w:val="00965C3F"/>
    <w:rsid w:val="0096639C"/>
    <w:rsid w:val="0096765D"/>
    <w:rsid w:val="009700CF"/>
    <w:rsid w:val="00970632"/>
    <w:rsid w:val="00974A78"/>
    <w:rsid w:val="0097590B"/>
    <w:rsid w:val="00976051"/>
    <w:rsid w:val="00976942"/>
    <w:rsid w:val="00976FD0"/>
    <w:rsid w:val="0097790F"/>
    <w:rsid w:val="009779E8"/>
    <w:rsid w:val="0098055F"/>
    <w:rsid w:val="00982757"/>
    <w:rsid w:val="0098506F"/>
    <w:rsid w:val="00985FA2"/>
    <w:rsid w:val="0098635E"/>
    <w:rsid w:val="009868AA"/>
    <w:rsid w:val="009868BE"/>
    <w:rsid w:val="009872AC"/>
    <w:rsid w:val="009940A8"/>
    <w:rsid w:val="009952A2"/>
    <w:rsid w:val="009959A7"/>
    <w:rsid w:val="00995D73"/>
    <w:rsid w:val="009A0C22"/>
    <w:rsid w:val="009A1FCE"/>
    <w:rsid w:val="009A271F"/>
    <w:rsid w:val="009A42CA"/>
    <w:rsid w:val="009A5D44"/>
    <w:rsid w:val="009B0164"/>
    <w:rsid w:val="009B20BD"/>
    <w:rsid w:val="009B287E"/>
    <w:rsid w:val="009B3FBB"/>
    <w:rsid w:val="009B4080"/>
    <w:rsid w:val="009B42D0"/>
    <w:rsid w:val="009B5323"/>
    <w:rsid w:val="009B6FA4"/>
    <w:rsid w:val="009B79D3"/>
    <w:rsid w:val="009C19FB"/>
    <w:rsid w:val="009C20ED"/>
    <w:rsid w:val="009C22DF"/>
    <w:rsid w:val="009C4BCC"/>
    <w:rsid w:val="009C5B64"/>
    <w:rsid w:val="009D06BB"/>
    <w:rsid w:val="009D2630"/>
    <w:rsid w:val="009D2EEB"/>
    <w:rsid w:val="009D78D9"/>
    <w:rsid w:val="009E0508"/>
    <w:rsid w:val="009E0532"/>
    <w:rsid w:val="009E262B"/>
    <w:rsid w:val="009E2DEE"/>
    <w:rsid w:val="009E3660"/>
    <w:rsid w:val="009E3F64"/>
    <w:rsid w:val="009E45A0"/>
    <w:rsid w:val="009E58A1"/>
    <w:rsid w:val="009E6DEF"/>
    <w:rsid w:val="009E74E8"/>
    <w:rsid w:val="009E7C22"/>
    <w:rsid w:val="009F1FBB"/>
    <w:rsid w:val="009F28CC"/>
    <w:rsid w:val="009F43E1"/>
    <w:rsid w:val="009F5720"/>
    <w:rsid w:val="009F5A06"/>
    <w:rsid w:val="009F66AE"/>
    <w:rsid w:val="009F7934"/>
    <w:rsid w:val="009F7B2B"/>
    <w:rsid w:val="009F7DA9"/>
    <w:rsid w:val="00A0173E"/>
    <w:rsid w:val="00A05A22"/>
    <w:rsid w:val="00A075A1"/>
    <w:rsid w:val="00A11264"/>
    <w:rsid w:val="00A120F2"/>
    <w:rsid w:val="00A12B31"/>
    <w:rsid w:val="00A14997"/>
    <w:rsid w:val="00A14ECC"/>
    <w:rsid w:val="00A152E0"/>
    <w:rsid w:val="00A20FCE"/>
    <w:rsid w:val="00A21147"/>
    <w:rsid w:val="00A22780"/>
    <w:rsid w:val="00A22FC6"/>
    <w:rsid w:val="00A26050"/>
    <w:rsid w:val="00A261C8"/>
    <w:rsid w:val="00A323CF"/>
    <w:rsid w:val="00A32C37"/>
    <w:rsid w:val="00A33846"/>
    <w:rsid w:val="00A352C0"/>
    <w:rsid w:val="00A3633A"/>
    <w:rsid w:val="00A415D7"/>
    <w:rsid w:val="00A41F1D"/>
    <w:rsid w:val="00A425C3"/>
    <w:rsid w:val="00A43A94"/>
    <w:rsid w:val="00A43FE7"/>
    <w:rsid w:val="00A44CE4"/>
    <w:rsid w:val="00A45538"/>
    <w:rsid w:val="00A45778"/>
    <w:rsid w:val="00A47848"/>
    <w:rsid w:val="00A5041A"/>
    <w:rsid w:val="00A50A25"/>
    <w:rsid w:val="00A5151F"/>
    <w:rsid w:val="00A53251"/>
    <w:rsid w:val="00A53FAD"/>
    <w:rsid w:val="00A5634C"/>
    <w:rsid w:val="00A60F13"/>
    <w:rsid w:val="00A63263"/>
    <w:rsid w:val="00A6494F"/>
    <w:rsid w:val="00A665CF"/>
    <w:rsid w:val="00A668A4"/>
    <w:rsid w:val="00A704D8"/>
    <w:rsid w:val="00A71FDB"/>
    <w:rsid w:val="00A72956"/>
    <w:rsid w:val="00A73B65"/>
    <w:rsid w:val="00A756FF"/>
    <w:rsid w:val="00A764AF"/>
    <w:rsid w:val="00A80285"/>
    <w:rsid w:val="00A808CD"/>
    <w:rsid w:val="00A817B5"/>
    <w:rsid w:val="00A81EBA"/>
    <w:rsid w:val="00A84D38"/>
    <w:rsid w:val="00A90689"/>
    <w:rsid w:val="00A91E79"/>
    <w:rsid w:val="00A938D7"/>
    <w:rsid w:val="00A979DB"/>
    <w:rsid w:val="00AA0888"/>
    <w:rsid w:val="00AA2035"/>
    <w:rsid w:val="00AA242F"/>
    <w:rsid w:val="00AA470E"/>
    <w:rsid w:val="00AA492D"/>
    <w:rsid w:val="00AA56E1"/>
    <w:rsid w:val="00AA6220"/>
    <w:rsid w:val="00AB0724"/>
    <w:rsid w:val="00AB333B"/>
    <w:rsid w:val="00AB3580"/>
    <w:rsid w:val="00AB3DB6"/>
    <w:rsid w:val="00AB431B"/>
    <w:rsid w:val="00AB45D1"/>
    <w:rsid w:val="00AB786A"/>
    <w:rsid w:val="00AC710D"/>
    <w:rsid w:val="00AC7F2B"/>
    <w:rsid w:val="00AD16C3"/>
    <w:rsid w:val="00AD2148"/>
    <w:rsid w:val="00AD230A"/>
    <w:rsid w:val="00AD368E"/>
    <w:rsid w:val="00AD5763"/>
    <w:rsid w:val="00AD6236"/>
    <w:rsid w:val="00AD65CB"/>
    <w:rsid w:val="00AD6CA4"/>
    <w:rsid w:val="00AD7C78"/>
    <w:rsid w:val="00AE05F3"/>
    <w:rsid w:val="00AE0792"/>
    <w:rsid w:val="00AE1846"/>
    <w:rsid w:val="00AE2B56"/>
    <w:rsid w:val="00AE3803"/>
    <w:rsid w:val="00AF0C56"/>
    <w:rsid w:val="00AF0F3D"/>
    <w:rsid w:val="00AF0F5F"/>
    <w:rsid w:val="00AF31EE"/>
    <w:rsid w:val="00AF3717"/>
    <w:rsid w:val="00AF4A19"/>
    <w:rsid w:val="00AF56A5"/>
    <w:rsid w:val="00AF73C7"/>
    <w:rsid w:val="00B00E2E"/>
    <w:rsid w:val="00B00FD0"/>
    <w:rsid w:val="00B01B4D"/>
    <w:rsid w:val="00B0233D"/>
    <w:rsid w:val="00B02DD8"/>
    <w:rsid w:val="00B0343F"/>
    <w:rsid w:val="00B03484"/>
    <w:rsid w:val="00B03CAD"/>
    <w:rsid w:val="00B0433C"/>
    <w:rsid w:val="00B0449C"/>
    <w:rsid w:val="00B05332"/>
    <w:rsid w:val="00B057F8"/>
    <w:rsid w:val="00B06D22"/>
    <w:rsid w:val="00B105F8"/>
    <w:rsid w:val="00B112EC"/>
    <w:rsid w:val="00B115F0"/>
    <w:rsid w:val="00B11801"/>
    <w:rsid w:val="00B11847"/>
    <w:rsid w:val="00B1184B"/>
    <w:rsid w:val="00B14963"/>
    <w:rsid w:val="00B157A1"/>
    <w:rsid w:val="00B15B7F"/>
    <w:rsid w:val="00B15FD3"/>
    <w:rsid w:val="00B167F6"/>
    <w:rsid w:val="00B17673"/>
    <w:rsid w:val="00B21349"/>
    <w:rsid w:val="00B25C53"/>
    <w:rsid w:val="00B26EE7"/>
    <w:rsid w:val="00B30365"/>
    <w:rsid w:val="00B31C7B"/>
    <w:rsid w:val="00B31EA6"/>
    <w:rsid w:val="00B32293"/>
    <w:rsid w:val="00B32E20"/>
    <w:rsid w:val="00B32F22"/>
    <w:rsid w:val="00B347FC"/>
    <w:rsid w:val="00B34E3B"/>
    <w:rsid w:val="00B36220"/>
    <w:rsid w:val="00B36D3E"/>
    <w:rsid w:val="00B37620"/>
    <w:rsid w:val="00B40C91"/>
    <w:rsid w:val="00B4337D"/>
    <w:rsid w:val="00B4437E"/>
    <w:rsid w:val="00B4503E"/>
    <w:rsid w:val="00B50F34"/>
    <w:rsid w:val="00B5160A"/>
    <w:rsid w:val="00B517A6"/>
    <w:rsid w:val="00B54DC6"/>
    <w:rsid w:val="00B557FE"/>
    <w:rsid w:val="00B55E59"/>
    <w:rsid w:val="00B60874"/>
    <w:rsid w:val="00B619CC"/>
    <w:rsid w:val="00B61F58"/>
    <w:rsid w:val="00B6259F"/>
    <w:rsid w:val="00B63E9C"/>
    <w:rsid w:val="00B64327"/>
    <w:rsid w:val="00B64B72"/>
    <w:rsid w:val="00B6506B"/>
    <w:rsid w:val="00B6528E"/>
    <w:rsid w:val="00B67A08"/>
    <w:rsid w:val="00B70076"/>
    <w:rsid w:val="00B70090"/>
    <w:rsid w:val="00B72063"/>
    <w:rsid w:val="00B73243"/>
    <w:rsid w:val="00B7360C"/>
    <w:rsid w:val="00B749AF"/>
    <w:rsid w:val="00B75B16"/>
    <w:rsid w:val="00B75C56"/>
    <w:rsid w:val="00B76858"/>
    <w:rsid w:val="00B77CF2"/>
    <w:rsid w:val="00B80639"/>
    <w:rsid w:val="00B80873"/>
    <w:rsid w:val="00B82C74"/>
    <w:rsid w:val="00B835E6"/>
    <w:rsid w:val="00B84F4C"/>
    <w:rsid w:val="00B84F6C"/>
    <w:rsid w:val="00B87865"/>
    <w:rsid w:val="00B87885"/>
    <w:rsid w:val="00B90782"/>
    <w:rsid w:val="00B91DE3"/>
    <w:rsid w:val="00B926AD"/>
    <w:rsid w:val="00B929E4"/>
    <w:rsid w:val="00B931DD"/>
    <w:rsid w:val="00B934BD"/>
    <w:rsid w:val="00B94306"/>
    <w:rsid w:val="00B94722"/>
    <w:rsid w:val="00B95108"/>
    <w:rsid w:val="00B9642D"/>
    <w:rsid w:val="00B97338"/>
    <w:rsid w:val="00BA0E04"/>
    <w:rsid w:val="00BA15B0"/>
    <w:rsid w:val="00BA3129"/>
    <w:rsid w:val="00BA33B0"/>
    <w:rsid w:val="00BA38CE"/>
    <w:rsid w:val="00BA799D"/>
    <w:rsid w:val="00BA7A5B"/>
    <w:rsid w:val="00BB0DE7"/>
    <w:rsid w:val="00BB1117"/>
    <w:rsid w:val="00BB174A"/>
    <w:rsid w:val="00BB1CF8"/>
    <w:rsid w:val="00BB29B9"/>
    <w:rsid w:val="00BB38FC"/>
    <w:rsid w:val="00BB3C24"/>
    <w:rsid w:val="00BB5230"/>
    <w:rsid w:val="00BB597C"/>
    <w:rsid w:val="00BB5BAF"/>
    <w:rsid w:val="00BB5F10"/>
    <w:rsid w:val="00BB68D9"/>
    <w:rsid w:val="00BB6B8A"/>
    <w:rsid w:val="00BC11C2"/>
    <w:rsid w:val="00BC136A"/>
    <w:rsid w:val="00BC16B8"/>
    <w:rsid w:val="00BC1FCF"/>
    <w:rsid w:val="00BC2DD6"/>
    <w:rsid w:val="00BC3FE3"/>
    <w:rsid w:val="00BC41A3"/>
    <w:rsid w:val="00BC52A5"/>
    <w:rsid w:val="00BC580F"/>
    <w:rsid w:val="00BC68C9"/>
    <w:rsid w:val="00BD3177"/>
    <w:rsid w:val="00BD4A93"/>
    <w:rsid w:val="00BD716C"/>
    <w:rsid w:val="00BE0D71"/>
    <w:rsid w:val="00BE1DDE"/>
    <w:rsid w:val="00BE3330"/>
    <w:rsid w:val="00BE5863"/>
    <w:rsid w:val="00BE67FB"/>
    <w:rsid w:val="00BE774D"/>
    <w:rsid w:val="00BF00D2"/>
    <w:rsid w:val="00BF17B9"/>
    <w:rsid w:val="00BF182D"/>
    <w:rsid w:val="00BF330C"/>
    <w:rsid w:val="00BF39BC"/>
    <w:rsid w:val="00BF3FD8"/>
    <w:rsid w:val="00BF43E0"/>
    <w:rsid w:val="00BF7F5D"/>
    <w:rsid w:val="00C00C5F"/>
    <w:rsid w:val="00C017A5"/>
    <w:rsid w:val="00C02BF2"/>
    <w:rsid w:val="00C0381F"/>
    <w:rsid w:val="00C05C06"/>
    <w:rsid w:val="00C07334"/>
    <w:rsid w:val="00C07606"/>
    <w:rsid w:val="00C076E5"/>
    <w:rsid w:val="00C11157"/>
    <w:rsid w:val="00C11408"/>
    <w:rsid w:val="00C11B5D"/>
    <w:rsid w:val="00C12C9B"/>
    <w:rsid w:val="00C145B8"/>
    <w:rsid w:val="00C14EC4"/>
    <w:rsid w:val="00C200CA"/>
    <w:rsid w:val="00C20BB8"/>
    <w:rsid w:val="00C2197F"/>
    <w:rsid w:val="00C21C68"/>
    <w:rsid w:val="00C242DB"/>
    <w:rsid w:val="00C24E15"/>
    <w:rsid w:val="00C2648D"/>
    <w:rsid w:val="00C30A78"/>
    <w:rsid w:val="00C311D8"/>
    <w:rsid w:val="00C3153C"/>
    <w:rsid w:val="00C31CB0"/>
    <w:rsid w:val="00C349FE"/>
    <w:rsid w:val="00C3527A"/>
    <w:rsid w:val="00C3554B"/>
    <w:rsid w:val="00C3703D"/>
    <w:rsid w:val="00C40BDA"/>
    <w:rsid w:val="00C428EE"/>
    <w:rsid w:val="00C42B6A"/>
    <w:rsid w:val="00C5085B"/>
    <w:rsid w:val="00C53AF5"/>
    <w:rsid w:val="00C53D2C"/>
    <w:rsid w:val="00C54ED6"/>
    <w:rsid w:val="00C567C9"/>
    <w:rsid w:val="00C56EAC"/>
    <w:rsid w:val="00C60465"/>
    <w:rsid w:val="00C60CE5"/>
    <w:rsid w:val="00C61085"/>
    <w:rsid w:val="00C6212F"/>
    <w:rsid w:val="00C62CB6"/>
    <w:rsid w:val="00C62EFB"/>
    <w:rsid w:val="00C65563"/>
    <w:rsid w:val="00C65810"/>
    <w:rsid w:val="00C67651"/>
    <w:rsid w:val="00C6774D"/>
    <w:rsid w:val="00C67E7D"/>
    <w:rsid w:val="00C70180"/>
    <w:rsid w:val="00C70B7A"/>
    <w:rsid w:val="00C72DE5"/>
    <w:rsid w:val="00C734C3"/>
    <w:rsid w:val="00C76E88"/>
    <w:rsid w:val="00C77390"/>
    <w:rsid w:val="00C8130E"/>
    <w:rsid w:val="00C84723"/>
    <w:rsid w:val="00C851B1"/>
    <w:rsid w:val="00C86EAC"/>
    <w:rsid w:val="00C87AEB"/>
    <w:rsid w:val="00C909EC"/>
    <w:rsid w:val="00C90EFE"/>
    <w:rsid w:val="00C92098"/>
    <w:rsid w:val="00C930BA"/>
    <w:rsid w:val="00C93541"/>
    <w:rsid w:val="00C97C61"/>
    <w:rsid w:val="00CA0FED"/>
    <w:rsid w:val="00CA2135"/>
    <w:rsid w:val="00CA3C92"/>
    <w:rsid w:val="00CA449A"/>
    <w:rsid w:val="00CA59EC"/>
    <w:rsid w:val="00CA5DC1"/>
    <w:rsid w:val="00CA5E62"/>
    <w:rsid w:val="00CA5E8A"/>
    <w:rsid w:val="00CA6784"/>
    <w:rsid w:val="00CA6AAB"/>
    <w:rsid w:val="00CB0B6D"/>
    <w:rsid w:val="00CB19BF"/>
    <w:rsid w:val="00CB1D51"/>
    <w:rsid w:val="00CB271D"/>
    <w:rsid w:val="00CB27DB"/>
    <w:rsid w:val="00CB3AD3"/>
    <w:rsid w:val="00CB4B15"/>
    <w:rsid w:val="00CB56B5"/>
    <w:rsid w:val="00CB58EB"/>
    <w:rsid w:val="00CB698B"/>
    <w:rsid w:val="00CC0191"/>
    <w:rsid w:val="00CC05F2"/>
    <w:rsid w:val="00CC0796"/>
    <w:rsid w:val="00CC2782"/>
    <w:rsid w:val="00CC27CD"/>
    <w:rsid w:val="00CC34B1"/>
    <w:rsid w:val="00CC4A4A"/>
    <w:rsid w:val="00CC691D"/>
    <w:rsid w:val="00CC7B22"/>
    <w:rsid w:val="00CD0155"/>
    <w:rsid w:val="00CD1488"/>
    <w:rsid w:val="00CD16BF"/>
    <w:rsid w:val="00CD19C8"/>
    <w:rsid w:val="00CD3C13"/>
    <w:rsid w:val="00CD52B0"/>
    <w:rsid w:val="00CD576E"/>
    <w:rsid w:val="00CD5B9A"/>
    <w:rsid w:val="00CD5E4A"/>
    <w:rsid w:val="00CE1C04"/>
    <w:rsid w:val="00CE2734"/>
    <w:rsid w:val="00CE778C"/>
    <w:rsid w:val="00CF1C1A"/>
    <w:rsid w:val="00CF1F85"/>
    <w:rsid w:val="00CF2BF9"/>
    <w:rsid w:val="00CF56DB"/>
    <w:rsid w:val="00CF5B48"/>
    <w:rsid w:val="00CF729A"/>
    <w:rsid w:val="00D01331"/>
    <w:rsid w:val="00D025DD"/>
    <w:rsid w:val="00D0311D"/>
    <w:rsid w:val="00D1055D"/>
    <w:rsid w:val="00D10A9D"/>
    <w:rsid w:val="00D13A85"/>
    <w:rsid w:val="00D143AC"/>
    <w:rsid w:val="00D14FF7"/>
    <w:rsid w:val="00D15093"/>
    <w:rsid w:val="00D155AB"/>
    <w:rsid w:val="00D155D8"/>
    <w:rsid w:val="00D15DB9"/>
    <w:rsid w:val="00D164C3"/>
    <w:rsid w:val="00D1682F"/>
    <w:rsid w:val="00D17451"/>
    <w:rsid w:val="00D177E6"/>
    <w:rsid w:val="00D22B78"/>
    <w:rsid w:val="00D23463"/>
    <w:rsid w:val="00D23AAA"/>
    <w:rsid w:val="00D25DD3"/>
    <w:rsid w:val="00D27F94"/>
    <w:rsid w:val="00D3014F"/>
    <w:rsid w:val="00D30896"/>
    <w:rsid w:val="00D32BA4"/>
    <w:rsid w:val="00D32CF2"/>
    <w:rsid w:val="00D32FF4"/>
    <w:rsid w:val="00D34B19"/>
    <w:rsid w:val="00D34CD8"/>
    <w:rsid w:val="00D35D65"/>
    <w:rsid w:val="00D36FE5"/>
    <w:rsid w:val="00D3788E"/>
    <w:rsid w:val="00D37CE9"/>
    <w:rsid w:val="00D40E12"/>
    <w:rsid w:val="00D47FB9"/>
    <w:rsid w:val="00D52330"/>
    <w:rsid w:val="00D55ABD"/>
    <w:rsid w:val="00D55E7E"/>
    <w:rsid w:val="00D568B1"/>
    <w:rsid w:val="00D57274"/>
    <w:rsid w:val="00D57903"/>
    <w:rsid w:val="00D61F5A"/>
    <w:rsid w:val="00D625EA"/>
    <w:rsid w:val="00D62AB5"/>
    <w:rsid w:val="00D6474F"/>
    <w:rsid w:val="00D6593A"/>
    <w:rsid w:val="00D66A2E"/>
    <w:rsid w:val="00D672EF"/>
    <w:rsid w:val="00D673B8"/>
    <w:rsid w:val="00D67625"/>
    <w:rsid w:val="00D679CE"/>
    <w:rsid w:val="00D67D6A"/>
    <w:rsid w:val="00D7291E"/>
    <w:rsid w:val="00D75FBE"/>
    <w:rsid w:val="00D773C6"/>
    <w:rsid w:val="00D808B5"/>
    <w:rsid w:val="00D80941"/>
    <w:rsid w:val="00D80C3E"/>
    <w:rsid w:val="00D82067"/>
    <w:rsid w:val="00D82A2C"/>
    <w:rsid w:val="00D83034"/>
    <w:rsid w:val="00D83D9B"/>
    <w:rsid w:val="00D85DE8"/>
    <w:rsid w:val="00D90B9B"/>
    <w:rsid w:val="00D92F97"/>
    <w:rsid w:val="00D93DD7"/>
    <w:rsid w:val="00D95645"/>
    <w:rsid w:val="00D95996"/>
    <w:rsid w:val="00D973E0"/>
    <w:rsid w:val="00DA0A93"/>
    <w:rsid w:val="00DA1816"/>
    <w:rsid w:val="00DA2740"/>
    <w:rsid w:val="00DA2CB0"/>
    <w:rsid w:val="00DA2FCA"/>
    <w:rsid w:val="00DA3107"/>
    <w:rsid w:val="00DA5333"/>
    <w:rsid w:val="00DA7B78"/>
    <w:rsid w:val="00DB1A5F"/>
    <w:rsid w:val="00DB4CDC"/>
    <w:rsid w:val="00DB57AD"/>
    <w:rsid w:val="00DB7166"/>
    <w:rsid w:val="00DC00A3"/>
    <w:rsid w:val="00DC0C08"/>
    <w:rsid w:val="00DC0FBB"/>
    <w:rsid w:val="00DC1BF0"/>
    <w:rsid w:val="00DC40E0"/>
    <w:rsid w:val="00DC432E"/>
    <w:rsid w:val="00DC4BCF"/>
    <w:rsid w:val="00DC520A"/>
    <w:rsid w:val="00DC5CE0"/>
    <w:rsid w:val="00DC65DB"/>
    <w:rsid w:val="00DC697F"/>
    <w:rsid w:val="00DC7133"/>
    <w:rsid w:val="00DD0436"/>
    <w:rsid w:val="00DD0C94"/>
    <w:rsid w:val="00DD1A18"/>
    <w:rsid w:val="00DD331E"/>
    <w:rsid w:val="00DD46D7"/>
    <w:rsid w:val="00DD63DE"/>
    <w:rsid w:val="00DE03D9"/>
    <w:rsid w:val="00DE10A0"/>
    <w:rsid w:val="00DE1C02"/>
    <w:rsid w:val="00DE1CDF"/>
    <w:rsid w:val="00DE23DE"/>
    <w:rsid w:val="00DE2608"/>
    <w:rsid w:val="00DE29F2"/>
    <w:rsid w:val="00DE3F71"/>
    <w:rsid w:val="00DE53A6"/>
    <w:rsid w:val="00DE61A1"/>
    <w:rsid w:val="00DE6548"/>
    <w:rsid w:val="00DE6BF7"/>
    <w:rsid w:val="00DE6BFF"/>
    <w:rsid w:val="00DF2482"/>
    <w:rsid w:val="00DF27C4"/>
    <w:rsid w:val="00DF3CCC"/>
    <w:rsid w:val="00DF4888"/>
    <w:rsid w:val="00DF5371"/>
    <w:rsid w:val="00DF7560"/>
    <w:rsid w:val="00E0150A"/>
    <w:rsid w:val="00E02DCE"/>
    <w:rsid w:val="00E030C9"/>
    <w:rsid w:val="00E0513B"/>
    <w:rsid w:val="00E05502"/>
    <w:rsid w:val="00E05E86"/>
    <w:rsid w:val="00E070C3"/>
    <w:rsid w:val="00E07A54"/>
    <w:rsid w:val="00E07CA8"/>
    <w:rsid w:val="00E10B85"/>
    <w:rsid w:val="00E136C4"/>
    <w:rsid w:val="00E14786"/>
    <w:rsid w:val="00E175A2"/>
    <w:rsid w:val="00E17882"/>
    <w:rsid w:val="00E210A1"/>
    <w:rsid w:val="00E21DEA"/>
    <w:rsid w:val="00E21E6D"/>
    <w:rsid w:val="00E235FD"/>
    <w:rsid w:val="00E24145"/>
    <w:rsid w:val="00E24648"/>
    <w:rsid w:val="00E2668C"/>
    <w:rsid w:val="00E313A7"/>
    <w:rsid w:val="00E32AD0"/>
    <w:rsid w:val="00E334EC"/>
    <w:rsid w:val="00E35DF4"/>
    <w:rsid w:val="00E36598"/>
    <w:rsid w:val="00E36E37"/>
    <w:rsid w:val="00E37753"/>
    <w:rsid w:val="00E37E32"/>
    <w:rsid w:val="00E37F60"/>
    <w:rsid w:val="00E46F85"/>
    <w:rsid w:val="00E4736F"/>
    <w:rsid w:val="00E505EC"/>
    <w:rsid w:val="00E50ABA"/>
    <w:rsid w:val="00E54D44"/>
    <w:rsid w:val="00E54E71"/>
    <w:rsid w:val="00E57029"/>
    <w:rsid w:val="00E60D9D"/>
    <w:rsid w:val="00E61540"/>
    <w:rsid w:val="00E62677"/>
    <w:rsid w:val="00E62CEB"/>
    <w:rsid w:val="00E6385A"/>
    <w:rsid w:val="00E63A1D"/>
    <w:rsid w:val="00E702C4"/>
    <w:rsid w:val="00E707F5"/>
    <w:rsid w:val="00E70889"/>
    <w:rsid w:val="00E715B6"/>
    <w:rsid w:val="00E72978"/>
    <w:rsid w:val="00E72BE3"/>
    <w:rsid w:val="00E732F9"/>
    <w:rsid w:val="00E73E7D"/>
    <w:rsid w:val="00E74AED"/>
    <w:rsid w:val="00E75273"/>
    <w:rsid w:val="00E75ECF"/>
    <w:rsid w:val="00E7739D"/>
    <w:rsid w:val="00E77428"/>
    <w:rsid w:val="00E802E8"/>
    <w:rsid w:val="00E80FE7"/>
    <w:rsid w:val="00E810EA"/>
    <w:rsid w:val="00E811DB"/>
    <w:rsid w:val="00E82DD5"/>
    <w:rsid w:val="00E834C9"/>
    <w:rsid w:val="00E8435C"/>
    <w:rsid w:val="00E84610"/>
    <w:rsid w:val="00E87498"/>
    <w:rsid w:val="00E90DE6"/>
    <w:rsid w:val="00E9424E"/>
    <w:rsid w:val="00EA0EA0"/>
    <w:rsid w:val="00EA2848"/>
    <w:rsid w:val="00EA2EF3"/>
    <w:rsid w:val="00EA3BD1"/>
    <w:rsid w:val="00EA501E"/>
    <w:rsid w:val="00EA5350"/>
    <w:rsid w:val="00EA5508"/>
    <w:rsid w:val="00EB0A0D"/>
    <w:rsid w:val="00EB0E4B"/>
    <w:rsid w:val="00EB24F8"/>
    <w:rsid w:val="00EB31F6"/>
    <w:rsid w:val="00EB3562"/>
    <w:rsid w:val="00EB540C"/>
    <w:rsid w:val="00EB6C98"/>
    <w:rsid w:val="00EB6CAF"/>
    <w:rsid w:val="00EB70DA"/>
    <w:rsid w:val="00EB7ED2"/>
    <w:rsid w:val="00EC166D"/>
    <w:rsid w:val="00EC433D"/>
    <w:rsid w:val="00EC4791"/>
    <w:rsid w:val="00EC5E7B"/>
    <w:rsid w:val="00EC7234"/>
    <w:rsid w:val="00EC7541"/>
    <w:rsid w:val="00EC7676"/>
    <w:rsid w:val="00ED03DC"/>
    <w:rsid w:val="00ED0731"/>
    <w:rsid w:val="00ED1A86"/>
    <w:rsid w:val="00ED1B00"/>
    <w:rsid w:val="00ED1B5C"/>
    <w:rsid w:val="00ED2254"/>
    <w:rsid w:val="00ED2DD1"/>
    <w:rsid w:val="00ED499E"/>
    <w:rsid w:val="00ED5425"/>
    <w:rsid w:val="00ED5CDB"/>
    <w:rsid w:val="00ED66EF"/>
    <w:rsid w:val="00ED6AA7"/>
    <w:rsid w:val="00ED6E5D"/>
    <w:rsid w:val="00EE0327"/>
    <w:rsid w:val="00EE157E"/>
    <w:rsid w:val="00EE1894"/>
    <w:rsid w:val="00EE1D85"/>
    <w:rsid w:val="00EE1DC9"/>
    <w:rsid w:val="00EE449F"/>
    <w:rsid w:val="00EE5AE1"/>
    <w:rsid w:val="00EF054C"/>
    <w:rsid w:val="00EF16A2"/>
    <w:rsid w:val="00EF2C98"/>
    <w:rsid w:val="00EF42C5"/>
    <w:rsid w:val="00EF62BA"/>
    <w:rsid w:val="00EF6EF7"/>
    <w:rsid w:val="00F01242"/>
    <w:rsid w:val="00F01714"/>
    <w:rsid w:val="00F039FF"/>
    <w:rsid w:val="00F04992"/>
    <w:rsid w:val="00F0596B"/>
    <w:rsid w:val="00F05B9E"/>
    <w:rsid w:val="00F05BBE"/>
    <w:rsid w:val="00F05BC7"/>
    <w:rsid w:val="00F07169"/>
    <w:rsid w:val="00F074BD"/>
    <w:rsid w:val="00F074C4"/>
    <w:rsid w:val="00F102B2"/>
    <w:rsid w:val="00F12DAE"/>
    <w:rsid w:val="00F13514"/>
    <w:rsid w:val="00F161E1"/>
    <w:rsid w:val="00F21F91"/>
    <w:rsid w:val="00F23DEB"/>
    <w:rsid w:val="00F24CEF"/>
    <w:rsid w:val="00F2676D"/>
    <w:rsid w:val="00F273EF"/>
    <w:rsid w:val="00F306B7"/>
    <w:rsid w:val="00F30BFA"/>
    <w:rsid w:val="00F320B1"/>
    <w:rsid w:val="00F34BFD"/>
    <w:rsid w:val="00F36AD9"/>
    <w:rsid w:val="00F371CE"/>
    <w:rsid w:val="00F40D84"/>
    <w:rsid w:val="00F41177"/>
    <w:rsid w:val="00F41FFC"/>
    <w:rsid w:val="00F43B9F"/>
    <w:rsid w:val="00F47CB8"/>
    <w:rsid w:val="00F520D9"/>
    <w:rsid w:val="00F5245B"/>
    <w:rsid w:val="00F52D23"/>
    <w:rsid w:val="00F56D9A"/>
    <w:rsid w:val="00F609D9"/>
    <w:rsid w:val="00F618BF"/>
    <w:rsid w:val="00F6318B"/>
    <w:rsid w:val="00F640BA"/>
    <w:rsid w:val="00F64B93"/>
    <w:rsid w:val="00F65A79"/>
    <w:rsid w:val="00F6628A"/>
    <w:rsid w:val="00F7368A"/>
    <w:rsid w:val="00F73EBB"/>
    <w:rsid w:val="00F749B4"/>
    <w:rsid w:val="00F75953"/>
    <w:rsid w:val="00F75972"/>
    <w:rsid w:val="00F76A18"/>
    <w:rsid w:val="00F80290"/>
    <w:rsid w:val="00F804E1"/>
    <w:rsid w:val="00F817A1"/>
    <w:rsid w:val="00F81953"/>
    <w:rsid w:val="00F830F8"/>
    <w:rsid w:val="00F85682"/>
    <w:rsid w:val="00F85DCD"/>
    <w:rsid w:val="00F8660F"/>
    <w:rsid w:val="00F8689D"/>
    <w:rsid w:val="00F86A88"/>
    <w:rsid w:val="00F87CF0"/>
    <w:rsid w:val="00F91317"/>
    <w:rsid w:val="00F93E3D"/>
    <w:rsid w:val="00F9401F"/>
    <w:rsid w:val="00F947CC"/>
    <w:rsid w:val="00F959EC"/>
    <w:rsid w:val="00F96CAF"/>
    <w:rsid w:val="00F97206"/>
    <w:rsid w:val="00F974A1"/>
    <w:rsid w:val="00F97974"/>
    <w:rsid w:val="00FA5D38"/>
    <w:rsid w:val="00FA5DF1"/>
    <w:rsid w:val="00FA6DC7"/>
    <w:rsid w:val="00FA711F"/>
    <w:rsid w:val="00FB4DA4"/>
    <w:rsid w:val="00FB5552"/>
    <w:rsid w:val="00FC2FB4"/>
    <w:rsid w:val="00FC3013"/>
    <w:rsid w:val="00FC3C70"/>
    <w:rsid w:val="00FC4A36"/>
    <w:rsid w:val="00FC55BE"/>
    <w:rsid w:val="00FC5C4B"/>
    <w:rsid w:val="00FC6DEE"/>
    <w:rsid w:val="00FC71A1"/>
    <w:rsid w:val="00FC71A9"/>
    <w:rsid w:val="00FC7B5F"/>
    <w:rsid w:val="00FD151B"/>
    <w:rsid w:val="00FD1C07"/>
    <w:rsid w:val="00FD2CC2"/>
    <w:rsid w:val="00FD2DB3"/>
    <w:rsid w:val="00FD3B72"/>
    <w:rsid w:val="00FD4C84"/>
    <w:rsid w:val="00FD50EE"/>
    <w:rsid w:val="00FD5775"/>
    <w:rsid w:val="00FD6EE9"/>
    <w:rsid w:val="00FD7629"/>
    <w:rsid w:val="00FD79B2"/>
    <w:rsid w:val="00FE00C5"/>
    <w:rsid w:val="00FF1EAB"/>
    <w:rsid w:val="00FF2BD0"/>
    <w:rsid w:val="00FF3695"/>
    <w:rsid w:val="00FF3F95"/>
    <w:rsid w:val="00FF5A8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D6E9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420D94"/>
    <w:pPr>
      <w:keepNext/>
      <w:widowControl/>
      <w:numPr>
        <w:ilvl w:val="2"/>
        <w:numId w:val="18"/>
      </w:numPr>
      <w:suppressAutoHyphens w:val="0"/>
      <w:spacing w:before="240" w:after="60"/>
      <w:outlineLvl w:val="2"/>
    </w:pPr>
    <w:rPr>
      <w:rFonts w:eastAsiaTheme="majorEastAsia"/>
      <w:b/>
      <w:bCs/>
      <w:sz w:val="26"/>
      <w:szCs w:val="26"/>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 w:type="paragraph" w:customStyle="1" w:styleId="SubTitulozinho">
    <w:name w:val="SubTitulozinho"/>
    <w:basedOn w:val="Normal"/>
    <w:link w:val="SubTitulozinhoChar"/>
    <w:qFormat/>
    <w:rsid w:val="00C311D8"/>
    <w:pPr>
      <w:jc w:val="center"/>
    </w:pPr>
    <w:rPr>
      <w:b/>
      <w:i/>
    </w:rPr>
  </w:style>
  <w:style w:type="paragraph" w:customStyle="1" w:styleId="SubTtulo">
    <w:name w:val="SubTítulo"/>
    <w:basedOn w:val="Subtitle"/>
    <w:link w:val="SubTtuloChar"/>
    <w:qFormat/>
    <w:rsid w:val="00313A22"/>
    <w:rPr>
      <w:b/>
      <w:sz w:val="24"/>
    </w:rPr>
  </w:style>
  <w:style w:type="character" w:customStyle="1" w:styleId="SubTitulozinhoChar">
    <w:name w:val="SubTitulozinho Char"/>
    <w:basedOn w:val="DefaultParagraphFont"/>
    <w:link w:val="SubTitulozinho"/>
    <w:rsid w:val="00C311D8"/>
    <w:rPr>
      <w:rFonts w:ascii="Arial" w:eastAsia="DejaVu Sans" w:hAnsi="Arial" w:cs="Arial"/>
      <w:b/>
      <w:i/>
      <w:kern w:val="1"/>
      <w:sz w:val="24"/>
      <w:szCs w:val="24"/>
      <w:lang w:eastAsia="ar-SA"/>
    </w:rPr>
  </w:style>
  <w:style w:type="character" w:customStyle="1" w:styleId="SubTtuloChar">
    <w:name w:val="SubTítulo Char"/>
    <w:basedOn w:val="SubtitleChar"/>
    <w:link w:val="SubTtulo"/>
    <w:rsid w:val="00313A22"/>
    <w:rPr>
      <w:rFonts w:ascii="Arial" w:eastAsia="DejaVu Sans" w:hAnsi="Arial" w:cs="Arial"/>
      <w:b/>
      <w:kern w:val="1"/>
      <w:sz w:val="24"/>
      <w:szCs w:val="22"/>
      <w:lang w:eastAsia="ar-SA"/>
    </w:rPr>
  </w:style>
  <w:style w:type="character" w:styleId="FootnoteReference">
    <w:name w:val="footnote reference"/>
    <w:basedOn w:val="DefaultParagraphFont"/>
    <w:uiPriority w:val="99"/>
    <w:semiHidden/>
    <w:unhideWhenUsed/>
    <w:rsid w:val="00F102B2"/>
    <w:rPr>
      <w:vertAlign w:val="superscript"/>
    </w:rPr>
  </w:style>
  <w:style w:type="paragraph" w:customStyle="1" w:styleId="Standard">
    <w:name w:val="Standard"/>
    <w:rsid w:val="00F640BA"/>
    <w:pPr>
      <w:suppressAutoHyphens/>
      <w:autoSpaceDN w:val="0"/>
      <w:spacing w:after="200" w:line="276" w:lineRule="auto"/>
      <w:textAlignment w:val="baseline"/>
    </w:pPr>
    <w:rPr>
      <w:rFonts w:ascii="Calibri" w:eastAsia="Calibri" w:hAnsi="Calibri" w:cs="Calibri"/>
      <w:kern w:val="3"/>
      <w:sz w:val="22"/>
      <w:szCs w:val="2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420D94"/>
    <w:pPr>
      <w:keepNext/>
      <w:widowControl/>
      <w:numPr>
        <w:ilvl w:val="2"/>
        <w:numId w:val="18"/>
      </w:numPr>
      <w:suppressAutoHyphens w:val="0"/>
      <w:spacing w:before="240" w:after="60"/>
      <w:outlineLvl w:val="2"/>
    </w:pPr>
    <w:rPr>
      <w:rFonts w:eastAsiaTheme="majorEastAsia"/>
      <w:b/>
      <w:bCs/>
      <w:sz w:val="26"/>
      <w:szCs w:val="26"/>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 w:type="paragraph" w:customStyle="1" w:styleId="SubTitulozinho">
    <w:name w:val="SubTitulozinho"/>
    <w:basedOn w:val="Normal"/>
    <w:link w:val="SubTitulozinhoChar"/>
    <w:qFormat/>
    <w:rsid w:val="00C311D8"/>
    <w:pPr>
      <w:jc w:val="center"/>
    </w:pPr>
    <w:rPr>
      <w:b/>
      <w:i/>
    </w:rPr>
  </w:style>
  <w:style w:type="paragraph" w:customStyle="1" w:styleId="SubTtulo">
    <w:name w:val="SubTítulo"/>
    <w:basedOn w:val="Subtitle"/>
    <w:link w:val="SubTtuloChar"/>
    <w:qFormat/>
    <w:rsid w:val="00313A22"/>
    <w:rPr>
      <w:b/>
      <w:sz w:val="24"/>
    </w:rPr>
  </w:style>
  <w:style w:type="character" w:customStyle="1" w:styleId="SubTitulozinhoChar">
    <w:name w:val="SubTitulozinho Char"/>
    <w:basedOn w:val="DefaultParagraphFont"/>
    <w:link w:val="SubTitulozinho"/>
    <w:rsid w:val="00C311D8"/>
    <w:rPr>
      <w:rFonts w:ascii="Arial" w:eastAsia="DejaVu Sans" w:hAnsi="Arial" w:cs="Arial"/>
      <w:b/>
      <w:i/>
      <w:kern w:val="1"/>
      <w:sz w:val="24"/>
      <w:szCs w:val="24"/>
      <w:lang w:eastAsia="ar-SA"/>
    </w:rPr>
  </w:style>
  <w:style w:type="character" w:customStyle="1" w:styleId="SubTtuloChar">
    <w:name w:val="SubTítulo Char"/>
    <w:basedOn w:val="SubtitleChar"/>
    <w:link w:val="SubTtulo"/>
    <w:rsid w:val="00313A22"/>
    <w:rPr>
      <w:rFonts w:ascii="Arial" w:eastAsia="DejaVu Sans" w:hAnsi="Arial" w:cs="Arial"/>
      <w:b/>
      <w:kern w:val="1"/>
      <w:sz w:val="24"/>
      <w:szCs w:val="22"/>
      <w:lang w:eastAsia="ar-SA"/>
    </w:rPr>
  </w:style>
  <w:style w:type="character" w:styleId="FootnoteReference">
    <w:name w:val="footnote reference"/>
    <w:basedOn w:val="DefaultParagraphFont"/>
    <w:uiPriority w:val="99"/>
    <w:semiHidden/>
    <w:unhideWhenUsed/>
    <w:rsid w:val="00F102B2"/>
    <w:rPr>
      <w:vertAlign w:val="superscript"/>
    </w:rPr>
  </w:style>
  <w:style w:type="paragraph" w:customStyle="1" w:styleId="Standard">
    <w:name w:val="Standard"/>
    <w:rsid w:val="00F640BA"/>
    <w:pPr>
      <w:suppressAutoHyphens/>
      <w:autoSpaceDN w:val="0"/>
      <w:spacing w:after="200" w:line="276" w:lineRule="auto"/>
      <w:textAlignment w:val="baseline"/>
    </w:pPr>
    <w:rPr>
      <w:rFonts w:ascii="Calibri" w:eastAsia="Calibri" w:hAnsi="Calibri" w:cs="Calibri"/>
      <w:kern w:val="3"/>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0311">
      <w:bodyDiv w:val="1"/>
      <w:marLeft w:val="0"/>
      <w:marRight w:val="0"/>
      <w:marTop w:val="0"/>
      <w:marBottom w:val="0"/>
      <w:divBdr>
        <w:top w:val="none" w:sz="0" w:space="0" w:color="auto"/>
        <w:left w:val="none" w:sz="0" w:space="0" w:color="auto"/>
        <w:bottom w:val="none" w:sz="0" w:space="0" w:color="auto"/>
        <w:right w:val="none" w:sz="0" w:space="0" w:color="auto"/>
      </w:divBdr>
    </w:div>
    <w:div w:id="5448790">
      <w:bodyDiv w:val="1"/>
      <w:marLeft w:val="0"/>
      <w:marRight w:val="0"/>
      <w:marTop w:val="0"/>
      <w:marBottom w:val="0"/>
      <w:divBdr>
        <w:top w:val="none" w:sz="0" w:space="0" w:color="auto"/>
        <w:left w:val="none" w:sz="0" w:space="0" w:color="auto"/>
        <w:bottom w:val="none" w:sz="0" w:space="0" w:color="auto"/>
        <w:right w:val="none" w:sz="0" w:space="0" w:color="auto"/>
      </w:divBdr>
    </w:div>
    <w:div w:id="7877931">
      <w:bodyDiv w:val="1"/>
      <w:marLeft w:val="0"/>
      <w:marRight w:val="0"/>
      <w:marTop w:val="0"/>
      <w:marBottom w:val="0"/>
      <w:divBdr>
        <w:top w:val="none" w:sz="0" w:space="0" w:color="auto"/>
        <w:left w:val="none" w:sz="0" w:space="0" w:color="auto"/>
        <w:bottom w:val="none" w:sz="0" w:space="0" w:color="auto"/>
        <w:right w:val="none" w:sz="0" w:space="0" w:color="auto"/>
      </w:divBdr>
    </w:div>
    <w:div w:id="11346082">
      <w:bodyDiv w:val="1"/>
      <w:marLeft w:val="0"/>
      <w:marRight w:val="0"/>
      <w:marTop w:val="0"/>
      <w:marBottom w:val="0"/>
      <w:divBdr>
        <w:top w:val="none" w:sz="0" w:space="0" w:color="auto"/>
        <w:left w:val="none" w:sz="0" w:space="0" w:color="auto"/>
        <w:bottom w:val="none" w:sz="0" w:space="0" w:color="auto"/>
        <w:right w:val="none" w:sz="0" w:space="0" w:color="auto"/>
      </w:divBdr>
    </w:div>
    <w:div w:id="13307124">
      <w:bodyDiv w:val="1"/>
      <w:marLeft w:val="0"/>
      <w:marRight w:val="0"/>
      <w:marTop w:val="0"/>
      <w:marBottom w:val="0"/>
      <w:divBdr>
        <w:top w:val="none" w:sz="0" w:space="0" w:color="auto"/>
        <w:left w:val="none" w:sz="0" w:space="0" w:color="auto"/>
        <w:bottom w:val="none" w:sz="0" w:space="0" w:color="auto"/>
        <w:right w:val="none" w:sz="0" w:space="0" w:color="auto"/>
      </w:divBdr>
    </w:div>
    <w:div w:id="22485837">
      <w:bodyDiv w:val="1"/>
      <w:marLeft w:val="0"/>
      <w:marRight w:val="0"/>
      <w:marTop w:val="0"/>
      <w:marBottom w:val="0"/>
      <w:divBdr>
        <w:top w:val="none" w:sz="0" w:space="0" w:color="auto"/>
        <w:left w:val="none" w:sz="0" w:space="0" w:color="auto"/>
        <w:bottom w:val="none" w:sz="0" w:space="0" w:color="auto"/>
        <w:right w:val="none" w:sz="0" w:space="0" w:color="auto"/>
      </w:divBdr>
    </w:div>
    <w:div w:id="28337031">
      <w:bodyDiv w:val="1"/>
      <w:marLeft w:val="0"/>
      <w:marRight w:val="0"/>
      <w:marTop w:val="0"/>
      <w:marBottom w:val="0"/>
      <w:divBdr>
        <w:top w:val="none" w:sz="0" w:space="0" w:color="auto"/>
        <w:left w:val="none" w:sz="0" w:space="0" w:color="auto"/>
        <w:bottom w:val="none" w:sz="0" w:space="0" w:color="auto"/>
        <w:right w:val="none" w:sz="0" w:space="0" w:color="auto"/>
      </w:divBdr>
    </w:div>
    <w:div w:id="33892522">
      <w:bodyDiv w:val="1"/>
      <w:marLeft w:val="0"/>
      <w:marRight w:val="0"/>
      <w:marTop w:val="0"/>
      <w:marBottom w:val="0"/>
      <w:divBdr>
        <w:top w:val="none" w:sz="0" w:space="0" w:color="auto"/>
        <w:left w:val="none" w:sz="0" w:space="0" w:color="auto"/>
        <w:bottom w:val="none" w:sz="0" w:space="0" w:color="auto"/>
        <w:right w:val="none" w:sz="0" w:space="0" w:color="auto"/>
      </w:divBdr>
    </w:div>
    <w:div w:id="41949422">
      <w:bodyDiv w:val="1"/>
      <w:marLeft w:val="0"/>
      <w:marRight w:val="0"/>
      <w:marTop w:val="0"/>
      <w:marBottom w:val="0"/>
      <w:divBdr>
        <w:top w:val="none" w:sz="0" w:space="0" w:color="auto"/>
        <w:left w:val="none" w:sz="0" w:space="0" w:color="auto"/>
        <w:bottom w:val="none" w:sz="0" w:space="0" w:color="auto"/>
        <w:right w:val="none" w:sz="0" w:space="0" w:color="auto"/>
      </w:divBdr>
    </w:div>
    <w:div w:id="43603767">
      <w:bodyDiv w:val="1"/>
      <w:marLeft w:val="0"/>
      <w:marRight w:val="0"/>
      <w:marTop w:val="0"/>
      <w:marBottom w:val="0"/>
      <w:divBdr>
        <w:top w:val="none" w:sz="0" w:space="0" w:color="auto"/>
        <w:left w:val="none" w:sz="0" w:space="0" w:color="auto"/>
        <w:bottom w:val="none" w:sz="0" w:space="0" w:color="auto"/>
        <w:right w:val="none" w:sz="0" w:space="0" w:color="auto"/>
      </w:divBdr>
    </w:div>
    <w:div w:id="43717806">
      <w:bodyDiv w:val="1"/>
      <w:marLeft w:val="0"/>
      <w:marRight w:val="0"/>
      <w:marTop w:val="0"/>
      <w:marBottom w:val="0"/>
      <w:divBdr>
        <w:top w:val="none" w:sz="0" w:space="0" w:color="auto"/>
        <w:left w:val="none" w:sz="0" w:space="0" w:color="auto"/>
        <w:bottom w:val="none" w:sz="0" w:space="0" w:color="auto"/>
        <w:right w:val="none" w:sz="0" w:space="0" w:color="auto"/>
      </w:divBdr>
    </w:div>
    <w:div w:id="45565649">
      <w:bodyDiv w:val="1"/>
      <w:marLeft w:val="0"/>
      <w:marRight w:val="0"/>
      <w:marTop w:val="0"/>
      <w:marBottom w:val="0"/>
      <w:divBdr>
        <w:top w:val="none" w:sz="0" w:space="0" w:color="auto"/>
        <w:left w:val="none" w:sz="0" w:space="0" w:color="auto"/>
        <w:bottom w:val="none" w:sz="0" w:space="0" w:color="auto"/>
        <w:right w:val="none" w:sz="0" w:space="0" w:color="auto"/>
      </w:divBdr>
    </w:div>
    <w:div w:id="46347372">
      <w:bodyDiv w:val="1"/>
      <w:marLeft w:val="0"/>
      <w:marRight w:val="0"/>
      <w:marTop w:val="0"/>
      <w:marBottom w:val="0"/>
      <w:divBdr>
        <w:top w:val="none" w:sz="0" w:space="0" w:color="auto"/>
        <w:left w:val="none" w:sz="0" w:space="0" w:color="auto"/>
        <w:bottom w:val="none" w:sz="0" w:space="0" w:color="auto"/>
        <w:right w:val="none" w:sz="0" w:space="0" w:color="auto"/>
      </w:divBdr>
    </w:div>
    <w:div w:id="54161610">
      <w:bodyDiv w:val="1"/>
      <w:marLeft w:val="0"/>
      <w:marRight w:val="0"/>
      <w:marTop w:val="0"/>
      <w:marBottom w:val="0"/>
      <w:divBdr>
        <w:top w:val="none" w:sz="0" w:space="0" w:color="auto"/>
        <w:left w:val="none" w:sz="0" w:space="0" w:color="auto"/>
        <w:bottom w:val="none" w:sz="0" w:space="0" w:color="auto"/>
        <w:right w:val="none" w:sz="0" w:space="0" w:color="auto"/>
      </w:divBdr>
    </w:div>
    <w:div w:id="54859738">
      <w:bodyDiv w:val="1"/>
      <w:marLeft w:val="0"/>
      <w:marRight w:val="0"/>
      <w:marTop w:val="0"/>
      <w:marBottom w:val="0"/>
      <w:divBdr>
        <w:top w:val="none" w:sz="0" w:space="0" w:color="auto"/>
        <w:left w:val="none" w:sz="0" w:space="0" w:color="auto"/>
        <w:bottom w:val="none" w:sz="0" w:space="0" w:color="auto"/>
        <w:right w:val="none" w:sz="0" w:space="0" w:color="auto"/>
      </w:divBdr>
    </w:div>
    <w:div w:id="56825193">
      <w:bodyDiv w:val="1"/>
      <w:marLeft w:val="0"/>
      <w:marRight w:val="0"/>
      <w:marTop w:val="0"/>
      <w:marBottom w:val="0"/>
      <w:divBdr>
        <w:top w:val="none" w:sz="0" w:space="0" w:color="auto"/>
        <w:left w:val="none" w:sz="0" w:space="0" w:color="auto"/>
        <w:bottom w:val="none" w:sz="0" w:space="0" w:color="auto"/>
        <w:right w:val="none" w:sz="0" w:space="0" w:color="auto"/>
      </w:divBdr>
    </w:div>
    <w:div w:id="58209810">
      <w:bodyDiv w:val="1"/>
      <w:marLeft w:val="0"/>
      <w:marRight w:val="0"/>
      <w:marTop w:val="0"/>
      <w:marBottom w:val="0"/>
      <w:divBdr>
        <w:top w:val="none" w:sz="0" w:space="0" w:color="auto"/>
        <w:left w:val="none" w:sz="0" w:space="0" w:color="auto"/>
        <w:bottom w:val="none" w:sz="0" w:space="0" w:color="auto"/>
        <w:right w:val="none" w:sz="0" w:space="0" w:color="auto"/>
      </w:divBdr>
    </w:div>
    <w:div w:id="59134418">
      <w:bodyDiv w:val="1"/>
      <w:marLeft w:val="0"/>
      <w:marRight w:val="0"/>
      <w:marTop w:val="0"/>
      <w:marBottom w:val="0"/>
      <w:divBdr>
        <w:top w:val="none" w:sz="0" w:space="0" w:color="auto"/>
        <w:left w:val="none" w:sz="0" w:space="0" w:color="auto"/>
        <w:bottom w:val="none" w:sz="0" w:space="0" w:color="auto"/>
        <w:right w:val="none" w:sz="0" w:space="0" w:color="auto"/>
      </w:divBdr>
    </w:div>
    <w:div w:id="61757580">
      <w:bodyDiv w:val="1"/>
      <w:marLeft w:val="0"/>
      <w:marRight w:val="0"/>
      <w:marTop w:val="0"/>
      <w:marBottom w:val="0"/>
      <w:divBdr>
        <w:top w:val="none" w:sz="0" w:space="0" w:color="auto"/>
        <w:left w:val="none" w:sz="0" w:space="0" w:color="auto"/>
        <w:bottom w:val="none" w:sz="0" w:space="0" w:color="auto"/>
        <w:right w:val="none" w:sz="0" w:space="0" w:color="auto"/>
      </w:divBdr>
    </w:div>
    <w:div w:id="64573456">
      <w:bodyDiv w:val="1"/>
      <w:marLeft w:val="0"/>
      <w:marRight w:val="0"/>
      <w:marTop w:val="0"/>
      <w:marBottom w:val="0"/>
      <w:divBdr>
        <w:top w:val="none" w:sz="0" w:space="0" w:color="auto"/>
        <w:left w:val="none" w:sz="0" w:space="0" w:color="auto"/>
        <w:bottom w:val="none" w:sz="0" w:space="0" w:color="auto"/>
        <w:right w:val="none" w:sz="0" w:space="0" w:color="auto"/>
      </w:divBdr>
    </w:div>
    <w:div w:id="73553662">
      <w:bodyDiv w:val="1"/>
      <w:marLeft w:val="0"/>
      <w:marRight w:val="0"/>
      <w:marTop w:val="0"/>
      <w:marBottom w:val="0"/>
      <w:divBdr>
        <w:top w:val="none" w:sz="0" w:space="0" w:color="auto"/>
        <w:left w:val="none" w:sz="0" w:space="0" w:color="auto"/>
        <w:bottom w:val="none" w:sz="0" w:space="0" w:color="auto"/>
        <w:right w:val="none" w:sz="0" w:space="0" w:color="auto"/>
      </w:divBdr>
    </w:div>
    <w:div w:id="75174366">
      <w:bodyDiv w:val="1"/>
      <w:marLeft w:val="0"/>
      <w:marRight w:val="0"/>
      <w:marTop w:val="0"/>
      <w:marBottom w:val="0"/>
      <w:divBdr>
        <w:top w:val="none" w:sz="0" w:space="0" w:color="auto"/>
        <w:left w:val="none" w:sz="0" w:space="0" w:color="auto"/>
        <w:bottom w:val="none" w:sz="0" w:space="0" w:color="auto"/>
        <w:right w:val="none" w:sz="0" w:space="0" w:color="auto"/>
      </w:divBdr>
    </w:div>
    <w:div w:id="79567454">
      <w:bodyDiv w:val="1"/>
      <w:marLeft w:val="0"/>
      <w:marRight w:val="0"/>
      <w:marTop w:val="0"/>
      <w:marBottom w:val="0"/>
      <w:divBdr>
        <w:top w:val="none" w:sz="0" w:space="0" w:color="auto"/>
        <w:left w:val="none" w:sz="0" w:space="0" w:color="auto"/>
        <w:bottom w:val="none" w:sz="0" w:space="0" w:color="auto"/>
        <w:right w:val="none" w:sz="0" w:space="0" w:color="auto"/>
      </w:divBdr>
    </w:div>
    <w:div w:id="85003070">
      <w:bodyDiv w:val="1"/>
      <w:marLeft w:val="0"/>
      <w:marRight w:val="0"/>
      <w:marTop w:val="0"/>
      <w:marBottom w:val="0"/>
      <w:divBdr>
        <w:top w:val="none" w:sz="0" w:space="0" w:color="auto"/>
        <w:left w:val="none" w:sz="0" w:space="0" w:color="auto"/>
        <w:bottom w:val="none" w:sz="0" w:space="0" w:color="auto"/>
        <w:right w:val="none" w:sz="0" w:space="0" w:color="auto"/>
      </w:divBdr>
    </w:div>
    <w:div w:id="98918426">
      <w:bodyDiv w:val="1"/>
      <w:marLeft w:val="0"/>
      <w:marRight w:val="0"/>
      <w:marTop w:val="0"/>
      <w:marBottom w:val="0"/>
      <w:divBdr>
        <w:top w:val="none" w:sz="0" w:space="0" w:color="auto"/>
        <w:left w:val="none" w:sz="0" w:space="0" w:color="auto"/>
        <w:bottom w:val="none" w:sz="0" w:space="0" w:color="auto"/>
        <w:right w:val="none" w:sz="0" w:space="0" w:color="auto"/>
      </w:divBdr>
    </w:div>
    <w:div w:id="99032691">
      <w:bodyDiv w:val="1"/>
      <w:marLeft w:val="0"/>
      <w:marRight w:val="0"/>
      <w:marTop w:val="0"/>
      <w:marBottom w:val="0"/>
      <w:divBdr>
        <w:top w:val="none" w:sz="0" w:space="0" w:color="auto"/>
        <w:left w:val="none" w:sz="0" w:space="0" w:color="auto"/>
        <w:bottom w:val="none" w:sz="0" w:space="0" w:color="auto"/>
        <w:right w:val="none" w:sz="0" w:space="0" w:color="auto"/>
      </w:divBdr>
    </w:div>
    <w:div w:id="102188032">
      <w:bodyDiv w:val="1"/>
      <w:marLeft w:val="0"/>
      <w:marRight w:val="0"/>
      <w:marTop w:val="0"/>
      <w:marBottom w:val="0"/>
      <w:divBdr>
        <w:top w:val="none" w:sz="0" w:space="0" w:color="auto"/>
        <w:left w:val="none" w:sz="0" w:space="0" w:color="auto"/>
        <w:bottom w:val="none" w:sz="0" w:space="0" w:color="auto"/>
        <w:right w:val="none" w:sz="0" w:space="0" w:color="auto"/>
      </w:divBdr>
    </w:div>
    <w:div w:id="106051552">
      <w:bodyDiv w:val="1"/>
      <w:marLeft w:val="0"/>
      <w:marRight w:val="0"/>
      <w:marTop w:val="0"/>
      <w:marBottom w:val="0"/>
      <w:divBdr>
        <w:top w:val="none" w:sz="0" w:space="0" w:color="auto"/>
        <w:left w:val="none" w:sz="0" w:space="0" w:color="auto"/>
        <w:bottom w:val="none" w:sz="0" w:space="0" w:color="auto"/>
        <w:right w:val="none" w:sz="0" w:space="0" w:color="auto"/>
      </w:divBdr>
    </w:div>
    <w:div w:id="106436904">
      <w:bodyDiv w:val="1"/>
      <w:marLeft w:val="0"/>
      <w:marRight w:val="0"/>
      <w:marTop w:val="0"/>
      <w:marBottom w:val="0"/>
      <w:divBdr>
        <w:top w:val="none" w:sz="0" w:space="0" w:color="auto"/>
        <w:left w:val="none" w:sz="0" w:space="0" w:color="auto"/>
        <w:bottom w:val="none" w:sz="0" w:space="0" w:color="auto"/>
        <w:right w:val="none" w:sz="0" w:space="0" w:color="auto"/>
      </w:divBdr>
    </w:div>
    <w:div w:id="107240377">
      <w:bodyDiv w:val="1"/>
      <w:marLeft w:val="0"/>
      <w:marRight w:val="0"/>
      <w:marTop w:val="0"/>
      <w:marBottom w:val="0"/>
      <w:divBdr>
        <w:top w:val="none" w:sz="0" w:space="0" w:color="auto"/>
        <w:left w:val="none" w:sz="0" w:space="0" w:color="auto"/>
        <w:bottom w:val="none" w:sz="0" w:space="0" w:color="auto"/>
        <w:right w:val="none" w:sz="0" w:space="0" w:color="auto"/>
      </w:divBdr>
    </w:div>
    <w:div w:id="109788808">
      <w:bodyDiv w:val="1"/>
      <w:marLeft w:val="0"/>
      <w:marRight w:val="0"/>
      <w:marTop w:val="0"/>
      <w:marBottom w:val="0"/>
      <w:divBdr>
        <w:top w:val="none" w:sz="0" w:space="0" w:color="auto"/>
        <w:left w:val="none" w:sz="0" w:space="0" w:color="auto"/>
        <w:bottom w:val="none" w:sz="0" w:space="0" w:color="auto"/>
        <w:right w:val="none" w:sz="0" w:space="0" w:color="auto"/>
      </w:divBdr>
    </w:div>
    <w:div w:id="115027354">
      <w:bodyDiv w:val="1"/>
      <w:marLeft w:val="0"/>
      <w:marRight w:val="0"/>
      <w:marTop w:val="0"/>
      <w:marBottom w:val="0"/>
      <w:divBdr>
        <w:top w:val="none" w:sz="0" w:space="0" w:color="auto"/>
        <w:left w:val="none" w:sz="0" w:space="0" w:color="auto"/>
        <w:bottom w:val="none" w:sz="0" w:space="0" w:color="auto"/>
        <w:right w:val="none" w:sz="0" w:space="0" w:color="auto"/>
      </w:divBdr>
    </w:div>
    <w:div w:id="119999981">
      <w:bodyDiv w:val="1"/>
      <w:marLeft w:val="0"/>
      <w:marRight w:val="0"/>
      <w:marTop w:val="0"/>
      <w:marBottom w:val="0"/>
      <w:divBdr>
        <w:top w:val="none" w:sz="0" w:space="0" w:color="auto"/>
        <w:left w:val="none" w:sz="0" w:space="0" w:color="auto"/>
        <w:bottom w:val="none" w:sz="0" w:space="0" w:color="auto"/>
        <w:right w:val="none" w:sz="0" w:space="0" w:color="auto"/>
      </w:divBdr>
    </w:div>
    <w:div w:id="120272289">
      <w:bodyDiv w:val="1"/>
      <w:marLeft w:val="0"/>
      <w:marRight w:val="0"/>
      <w:marTop w:val="0"/>
      <w:marBottom w:val="0"/>
      <w:divBdr>
        <w:top w:val="none" w:sz="0" w:space="0" w:color="auto"/>
        <w:left w:val="none" w:sz="0" w:space="0" w:color="auto"/>
        <w:bottom w:val="none" w:sz="0" w:space="0" w:color="auto"/>
        <w:right w:val="none" w:sz="0" w:space="0" w:color="auto"/>
      </w:divBdr>
    </w:div>
    <w:div w:id="123935509">
      <w:bodyDiv w:val="1"/>
      <w:marLeft w:val="0"/>
      <w:marRight w:val="0"/>
      <w:marTop w:val="0"/>
      <w:marBottom w:val="0"/>
      <w:divBdr>
        <w:top w:val="none" w:sz="0" w:space="0" w:color="auto"/>
        <w:left w:val="none" w:sz="0" w:space="0" w:color="auto"/>
        <w:bottom w:val="none" w:sz="0" w:space="0" w:color="auto"/>
        <w:right w:val="none" w:sz="0" w:space="0" w:color="auto"/>
      </w:divBdr>
    </w:div>
    <w:div w:id="140318415">
      <w:bodyDiv w:val="1"/>
      <w:marLeft w:val="0"/>
      <w:marRight w:val="0"/>
      <w:marTop w:val="0"/>
      <w:marBottom w:val="0"/>
      <w:divBdr>
        <w:top w:val="none" w:sz="0" w:space="0" w:color="auto"/>
        <w:left w:val="none" w:sz="0" w:space="0" w:color="auto"/>
        <w:bottom w:val="none" w:sz="0" w:space="0" w:color="auto"/>
        <w:right w:val="none" w:sz="0" w:space="0" w:color="auto"/>
      </w:divBdr>
    </w:div>
    <w:div w:id="147674431">
      <w:bodyDiv w:val="1"/>
      <w:marLeft w:val="0"/>
      <w:marRight w:val="0"/>
      <w:marTop w:val="0"/>
      <w:marBottom w:val="0"/>
      <w:divBdr>
        <w:top w:val="none" w:sz="0" w:space="0" w:color="auto"/>
        <w:left w:val="none" w:sz="0" w:space="0" w:color="auto"/>
        <w:bottom w:val="none" w:sz="0" w:space="0" w:color="auto"/>
        <w:right w:val="none" w:sz="0" w:space="0" w:color="auto"/>
      </w:divBdr>
    </w:div>
    <w:div w:id="151798934">
      <w:bodyDiv w:val="1"/>
      <w:marLeft w:val="0"/>
      <w:marRight w:val="0"/>
      <w:marTop w:val="0"/>
      <w:marBottom w:val="0"/>
      <w:divBdr>
        <w:top w:val="none" w:sz="0" w:space="0" w:color="auto"/>
        <w:left w:val="none" w:sz="0" w:space="0" w:color="auto"/>
        <w:bottom w:val="none" w:sz="0" w:space="0" w:color="auto"/>
        <w:right w:val="none" w:sz="0" w:space="0" w:color="auto"/>
      </w:divBdr>
    </w:div>
    <w:div w:id="154878993">
      <w:bodyDiv w:val="1"/>
      <w:marLeft w:val="0"/>
      <w:marRight w:val="0"/>
      <w:marTop w:val="0"/>
      <w:marBottom w:val="0"/>
      <w:divBdr>
        <w:top w:val="none" w:sz="0" w:space="0" w:color="auto"/>
        <w:left w:val="none" w:sz="0" w:space="0" w:color="auto"/>
        <w:bottom w:val="none" w:sz="0" w:space="0" w:color="auto"/>
        <w:right w:val="none" w:sz="0" w:space="0" w:color="auto"/>
      </w:divBdr>
    </w:div>
    <w:div w:id="155656780">
      <w:bodyDiv w:val="1"/>
      <w:marLeft w:val="0"/>
      <w:marRight w:val="0"/>
      <w:marTop w:val="0"/>
      <w:marBottom w:val="0"/>
      <w:divBdr>
        <w:top w:val="none" w:sz="0" w:space="0" w:color="auto"/>
        <w:left w:val="none" w:sz="0" w:space="0" w:color="auto"/>
        <w:bottom w:val="none" w:sz="0" w:space="0" w:color="auto"/>
        <w:right w:val="none" w:sz="0" w:space="0" w:color="auto"/>
      </w:divBdr>
    </w:div>
    <w:div w:id="158544265">
      <w:bodyDiv w:val="1"/>
      <w:marLeft w:val="0"/>
      <w:marRight w:val="0"/>
      <w:marTop w:val="0"/>
      <w:marBottom w:val="0"/>
      <w:divBdr>
        <w:top w:val="none" w:sz="0" w:space="0" w:color="auto"/>
        <w:left w:val="none" w:sz="0" w:space="0" w:color="auto"/>
        <w:bottom w:val="none" w:sz="0" w:space="0" w:color="auto"/>
        <w:right w:val="none" w:sz="0" w:space="0" w:color="auto"/>
      </w:divBdr>
    </w:div>
    <w:div w:id="170685576">
      <w:bodyDiv w:val="1"/>
      <w:marLeft w:val="0"/>
      <w:marRight w:val="0"/>
      <w:marTop w:val="0"/>
      <w:marBottom w:val="0"/>
      <w:divBdr>
        <w:top w:val="none" w:sz="0" w:space="0" w:color="auto"/>
        <w:left w:val="none" w:sz="0" w:space="0" w:color="auto"/>
        <w:bottom w:val="none" w:sz="0" w:space="0" w:color="auto"/>
        <w:right w:val="none" w:sz="0" w:space="0" w:color="auto"/>
      </w:divBdr>
    </w:div>
    <w:div w:id="172571354">
      <w:bodyDiv w:val="1"/>
      <w:marLeft w:val="0"/>
      <w:marRight w:val="0"/>
      <w:marTop w:val="0"/>
      <w:marBottom w:val="0"/>
      <w:divBdr>
        <w:top w:val="none" w:sz="0" w:space="0" w:color="auto"/>
        <w:left w:val="none" w:sz="0" w:space="0" w:color="auto"/>
        <w:bottom w:val="none" w:sz="0" w:space="0" w:color="auto"/>
        <w:right w:val="none" w:sz="0" w:space="0" w:color="auto"/>
      </w:divBdr>
    </w:div>
    <w:div w:id="180584250">
      <w:bodyDiv w:val="1"/>
      <w:marLeft w:val="0"/>
      <w:marRight w:val="0"/>
      <w:marTop w:val="0"/>
      <w:marBottom w:val="0"/>
      <w:divBdr>
        <w:top w:val="none" w:sz="0" w:space="0" w:color="auto"/>
        <w:left w:val="none" w:sz="0" w:space="0" w:color="auto"/>
        <w:bottom w:val="none" w:sz="0" w:space="0" w:color="auto"/>
        <w:right w:val="none" w:sz="0" w:space="0" w:color="auto"/>
      </w:divBdr>
    </w:div>
    <w:div w:id="186068734">
      <w:bodyDiv w:val="1"/>
      <w:marLeft w:val="0"/>
      <w:marRight w:val="0"/>
      <w:marTop w:val="0"/>
      <w:marBottom w:val="0"/>
      <w:divBdr>
        <w:top w:val="none" w:sz="0" w:space="0" w:color="auto"/>
        <w:left w:val="none" w:sz="0" w:space="0" w:color="auto"/>
        <w:bottom w:val="none" w:sz="0" w:space="0" w:color="auto"/>
        <w:right w:val="none" w:sz="0" w:space="0" w:color="auto"/>
      </w:divBdr>
    </w:div>
    <w:div w:id="190459772">
      <w:bodyDiv w:val="1"/>
      <w:marLeft w:val="0"/>
      <w:marRight w:val="0"/>
      <w:marTop w:val="0"/>
      <w:marBottom w:val="0"/>
      <w:divBdr>
        <w:top w:val="none" w:sz="0" w:space="0" w:color="auto"/>
        <w:left w:val="none" w:sz="0" w:space="0" w:color="auto"/>
        <w:bottom w:val="none" w:sz="0" w:space="0" w:color="auto"/>
        <w:right w:val="none" w:sz="0" w:space="0" w:color="auto"/>
      </w:divBdr>
    </w:div>
    <w:div w:id="193660364">
      <w:bodyDiv w:val="1"/>
      <w:marLeft w:val="0"/>
      <w:marRight w:val="0"/>
      <w:marTop w:val="0"/>
      <w:marBottom w:val="0"/>
      <w:divBdr>
        <w:top w:val="none" w:sz="0" w:space="0" w:color="auto"/>
        <w:left w:val="none" w:sz="0" w:space="0" w:color="auto"/>
        <w:bottom w:val="none" w:sz="0" w:space="0" w:color="auto"/>
        <w:right w:val="none" w:sz="0" w:space="0" w:color="auto"/>
      </w:divBdr>
    </w:div>
    <w:div w:id="196166131">
      <w:bodyDiv w:val="1"/>
      <w:marLeft w:val="0"/>
      <w:marRight w:val="0"/>
      <w:marTop w:val="0"/>
      <w:marBottom w:val="0"/>
      <w:divBdr>
        <w:top w:val="none" w:sz="0" w:space="0" w:color="auto"/>
        <w:left w:val="none" w:sz="0" w:space="0" w:color="auto"/>
        <w:bottom w:val="none" w:sz="0" w:space="0" w:color="auto"/>
        <w:right w:val="none" w:sz="0" w:space="0" w:color="auto"/>
      </w:divBdr>
    </w:div>
    <w:div w:id="198203878">
      <w:bodyDiv w:val="1"/>
      <w:marLeft w:val="0"/>
      <w:marRight w:val="0"/>
      <w:marTop w:val="0"/>
      <w:marBottom w:val="0"/>
      <w:divBdr>
        <w:top w:val="none" w:sz="0" w:space="0" w:color="auto"/>
        <w:left w:val="none" w:sz="0" w:space="0" w:color="auto"/>
        <w:bottom w:val="none" w:sz="0" w:space="0" w:color="auto"/>
        <w:right w:val="none" w:sz="0" w:space="0" w:color="auto"/>
      </w:divBdr>
    </w:div>
    <w:div w:id="200633869">
      <w:bodyDiv w:val="1"/>
      <w:marLeft w:val="0"/>
      <w:marRight w:val="0"/>
      <w:marTop w:val="0"/>
      <w:marBottom w:val="0"/>
      <w:divBdr>
        <w:top w:val="none" w:sz="0" w:space="0" w:color="auto"/>
        <w:left w:val="none" w:sz="0" w:space="0" w:color="auto"/>
        <w:bottom w:val="none" w:sz="0" w:space="0" w:color="auto"/>
        <w:right w:val="none" w:sz="0" w:space="0" w:color="auto"/>
      </w:divBdr>
    </w:div>
    <w:div w:id="201599803">
      <w:bodyDiv w:val="1"/>
      <w:marLeft w:val="0"/>
      <w:marRight w:val="0"/>
      <w:marTop w:val="0"/>
      <w:marBottom w:val="0"/>
      <w:divBdr>
        <w:top w:val="none" w:sz="0" w:space="0" w:color="auto"/>
        <w:left w:val="none" w:sz="0" w:space="0" w:color="auto"/>
        <w:bottom w:val="none" w:sz="0" w:space="0" w:color="auto"/>
        <w:right w:val="none" w:sz="0" w:space="0" w:color="auto"/>
      </w:divBdr>
    </w:div>
    <w:div w:id="210575384">
      <w:bodyDiv w:val="1"/>
      <w:marLeft w:val="0"/>
      <w:marRight w:val="0"/>
      <w:marTop w:val="0"/>
      <w:marBottom w:val="0"/>
      <w:divBdr>
        <w:top w:val="none" w:sz="0" w:space="0" w:color="auto"/>
        <w:left w:val="none" w:sz="0" w:space="0" w:color="auto"/>
        <w:bottom w:val="none" w:sz="0" w:space="0" w:color="auto"/>
        <w:right w:val="none" w:sz="0" w:space="0" w:color="auto"/>
      </w:divBdr>
    </w:div>
    <w:div w:id="211189712">
      <w:bodyDiv w:val="1"/>
      <w:marLeft w:val="0"/>
      <w:marRight w:val="0"/>
      <w:marTop w:val="0"/>
      <w:marBottom w:val="0"/>
      <w:divBdr>
        <w:top w:val="none" w:sz="0" w:space="0" w:color="auto"/>
        <w:left w:val="none" w:sz="0" w:space="0" w:color="auto"/>
        <w:bottom w:val="none" w:sz="0" w:space="0" w:color="auto"/>
        <w:right w:val="none" w:sz="0" w:space="0" w:color="auto"/>
      </w:divBdr>
    </w:div>
    <w:div w:id="214898067">
      <w:bodyDiv w:val="1"/>
      <w:marLeft w:val="0"/>
      <w:marRight w:val="0"/>
      <w:marTop w:val="0"/>
      <w:marBottom w:val="0"/>
      <w:divBdr>
        <w:top w:val="none" w:sz="0" w:space="0" w:color="auto"/>
        <w:left w:val="none" w:sz="0" w:space="0" w:color="auto"/>
        <w:bottom w:val="none" w:sz="0" w:space="0" w:color="auto"/>
        <w:right w:val="none" w:sz="0" w:space="0" w:color="auto"/>
      </w:divBdr>
    </w:div>
    <w:div w:id="216818316">
      <w:bodyDiv w:val="1"/>
      <w:marLeft w:val="0"/>
      <w:marRight w:val="0"/>
      <w:marTop w:val="0"/>
      <w:marBottom w:val="0"/>
      <w:divBdr>
        <w:top w:val="none" w:sz="0" w:space="0" w:color="auto"/>
        <w:left w:val="none" w:sz="0" w:space="0" w:color="auto"/>
        <w:bottom w:val="none" w:sz="0" w:space="0" w:color="auto"/>
        <w:right w:val="none" w:sz="0" w:space="0" w:color="auto"/>
      </w:divBdr>
    </w:div>
    <w:div w:id="221604974">
      <w:bodyDiv w:val="1"/>
      <w:marLeft w:val="0"/>
      <w:marRight w:val="0"/>
      <w:marTop w:val="0"/>
      <w:marBottom w:val="0"/>
      <w:divBdr>
        <w:top w:val="none" w:sz="0" w:space="0" w:color="auto"/>
        <w:left w:val="none" w:sz="0" w:space="0" w:color="auto"/>
        <w:bottom w:val="none" w:sz="0" w:space="0" w:color="auto"/>
        <w:right w:val="none" w:sz="0" w:space="0" w:color="auto"/>
      </w:divBdr>
    </w:div>
    <w:div w:id="225338508">
      <w:bodyDiv w:val="1"/>
      <w:marLeft w:val="0"/>
      <w:marRight w:val="0"/>
      <w:marTop w:val="0"/>
      <w:marBottom w:val="0"/>
      <w:divBdr>
        <w:top w:val="none" w:sz="0" w:space="0" w:color="auto"/>
        <w:left w:val="none" w:sz="0" w:space="0" w:color="auto"/>
        <w:bottom w:val="none" w:sz="0" w:space="0" w:color="auto"/>
        <w:right w:val="none" w:sz="0" w:space="0" w:color="auto"/>
      </w:divBdr>
    </w:div>
    <w:div w:id="241138421">
      <w:bodyDiv w:val="1"/>
      <w:marLeft w:val="0"/>
      <w:marRight w:val="0"/>
      <w:marTop w:val="0"/>
      <w:marBottom w:val="0"/>
      <w:divBdr>
        <w:top w:val="none" w:sz="0" w:space="0" w:color="auto"/>
        <w:left w:val="none" w:sz="0" w:space="0" w:color="auto"/>
        <w:bottom w:val="none" w:sz="0" w:space="0" w:color="auto"/>
        <w:right w:val="none" w:sz="0" w:space="0" w:color="auto"/>
      </w:divBdr>
    </w:div>
    <w:div w:id="244728472">
      <w:bodyDiv w:val="1"/>
      <w:marLeft w:val="0"/>
      <w:marRight w:val="0"/>
      <w:marTop w:val="0"/>
      <w:marBottom w:val="0"/>
      <w:divBdr>
        <w:top w:val="none" w:sz="0" w:space="0" w:color="auto"/>
        <w:left w:val="none" w:sz="0" w:space="0" w:color="auto"/>
        <w:bottom w:val="none" w:sz="0" w:space="0" w:color="auto"/>
        <w:right w:val="none" w:sz="0" w:space="0" w:color="auto"/>
      </w:divBdr>
    </w:div>
    <w:div w:id="247153530">
      <w:bodyDiv w:val="1"/>
      <w:marLeft w:val="0"/>
      <w:marRight w:val="0"/>
      <w:marTop w:val="0"/>
      <w:marBottom w:val="0"/>
      <w:divBdr>
        <w:top w:val="none" w:sz="0" w:space="0" w:color="auto"/>
        <w:left w:val="none" w:sz="0" w:space="0" w:color="auto"/>
        <w:bottom w:val="none" w:sz="0" w:space="0" w:color="auto"/>
        <w:right w:val="none" w:sz="0" w:space="0" w:color="auto"/>
      </w:divBdr>
    </w:div>
    <w:div w:id="250240950">
      <w:bodyDiv w:val="1"/>
      <w:marLeft w:val="0"/>
      <w:marRight w:val="0"/>
      <w:marTop w:val="0"/>
      <w:marBottom w:val="0"/>
      <w:divBdr>
        <w:top w:val="none" w:sz="0" w:space="0" w:color="auto"/>
        <w:left w:val="none" w:sz="0" w:space="0" w:color="auto"/>
        <w:bottom w:val="none" w:sz="0" w:space="0" w:color="auto"/>
        <w:right w:val="none" w:sz="0" w:space="0" w:color="auto"/>
      </w:divBdr>
    </w:div>
    <w:div w:id="251469851">
      <w:bodyDiv w:val="1"/>
      <w:marLeft w:val="0"/>
      <w:marRight w:val="0"/>
      <w:marTop w:val="0"/>
      <w:marBottom w:val="0"/>
      <w:divBdr>
        <w:top w:val="none" w:sz="0" w:space="0" w:color="auto"/>
        <w:left w:val="none" w:sz="0" w:space="0" w:color="auto"/>
        <w:bottom w:val="none" w:sz="0" w:space="0" w:color="auto"/>
        <w:right w:val="none" w:sz="0" w:space="0" w:color="auto"/>
      </w:divBdr>
    </w:div>
    <w:div w:id="252327514">
      <w:bodyDiv w:val="1"/>
      <w:marLeft w:val="0"/>
      <w:marRight w:val="0"/>
      <w:marTop w:val="0"/>
      <w:marBottom w:val="0"/>
      <w:divBdr>
        <w:top w:val="none" w:sz="0" w:space="0" w:color="auto"/>
        <w:left w:val="none" w:sz="0" w:space="0" w:color="auto"/>
        <w:bottom w:val="none" w:sz="0" w:space="0" w:color="auto"/>
        <w:right w:val="none" w:sz="0" w:space="0" w:color="auto"/>
      </w:divBdr>
    </w:div>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260992044">
      <w:bodyDiv w:val="1"/>
      <w:marLeft w:val="0"/>
      <w:marRight w:val="0"/>
      <w:marTop w:val="0"/>
      <w:marBottom w:val="0"/>
      <w:divBdr>
        <w:top w:val="none" w:sz="0" w:space="0" w:color="auto"/>
        <w:left w:val="none" w:sz="0" w:space="0" w:color="auto"/>
        <w:bottom w:val="none" w:sz="0" w:space="0" w:color="auto"/>
        <w:right w:val="none" w:sz="0" w:space="0" w:color="auto"/>
      </w:divBdr>
    </w:div>
    <w:div w:id="264004008">
      <w:bodyDiv w:val="1"/>
      <w:marLeft w:val="0"/>
      <w:marRight w:val="0"/>
      <w:marTop w:val="0"/>
      <w:marBottom w:val="0"/>
      <w:divBdr>
        <w:top w:val="none" w:sz="0" w:space="0" w:color="auto"/>
        <w:left w:val="none" w:sz="0" w:space="0" w:color="auto"/>
        <w:bottom w:val="none" w:sz="0" w:space="0" w:color="auto"/>
        <w:right w:val="none" w:sz="0" w:space="0" w:color="auto"/>
      </w:divBdr>
    </w:div>
    <w:div w:id="265311018">
      <w:bodyDiv w:val="1"/>
      <w:marLeft w:val="0"/>
      <w:marRight w:val="0"/>
      <w:marTop w:val="0"/>
      <w:marBottom w:val="0"/>
      <w:divBdr>
        <w:top w:val="none" w:sz="0" w:space="0" w:color="auto"/>
        <w:left w:val="none" w:sz="0" w:space="0" w:color="auto"/>
        <w:bottom w:val="none" w:sz="0" w:space="0" w:color="auto"/>
        <w:right w:val="none" w:sz="0" w:space="0" w:color="auto"/>
      </w:divBdr>
    </w:div>
    <w:div w:id="266499036">
      <w:bodyDiv w:val="1"/>
      <w:marLeft w:val="0"/>
      <w:marRight w:val="0"/>
      <w:marTop w:val="0"/>
      <w:marBottom w:val="0"/>
      <w:divBdr>
        <w:top w:val="none" w:sz="0" w:space="0" w:color="auto"/>
        <w:left w:val="none" w:sz="0" w:space="0" w:color="auto"/>
        <w:bottom w:val="none" w:sz="0" w:space="0" w:color="auto"/>
        <w:right w:val="none" w:sz="0" w:space="0" w:color="auto"/>
      </w:divBdr>
    </w:div>
    <w:div w:id="267394145">
      <w:bodyDiv w:val="1"/>
      <w:marLeft w:val="0"/>
      <w:marRight w:val="0"/>
      <w:marTop w:val="0"/>
      <w:marBottom w:val="0"/>
      <w:divBdr>
        <w:top w:val="none" w:sz="0" w:space="0" w:color="auto"/>
        <w:left w:val="none" w:sz="0" w:space="0" w:color="auto"/>
        <w:bottom w:val="none" w:sz="0" w:space="0" w:color="auto"/>
        <w:right w:val="none" w:sz="0" w:space="0" w:color="auto"/>
      </w:divBdr>
    </w:div>
    <w:div w:id="267588716">
      <w:bodyDiv w:val="1"/>
      <w:marLeft w:val="0"/>
      <w:marRight w:val="0"/>
      <w:marTop w:val="0"/>
      <w:marBottom w:val="0"/>
      <w:divBdr>
        <w:top w:val="none" w:sz="0" w:space="0" w:color="auto"/>
        <w:left w:val="none" w:sz="0" w:space="0" w:color="auto"/>
        <w:bottom w:val="none" w:sz="0" w:space="0" w:color="auto"/>
        <w:right w:val="none" w:sz="0" w:space="0" w:color="auto"/>
      </w:divBdr>
    </w:div>
    <w:div w:id="270626251">
      <w:bodyDiv w:val="1"/>
      <w:marLeft w:val="0"/>
      <w:marRight w:val="0"/>
      <w:marTop w:val="0"/>
      <w:marBottom w:val="0"/>
      <w:divBdr>
        <w:top w:val="none" w:sz="0" w:space="0" w:color="auto"/>
        <w:left w:val="none" w:sz="0" w:space="0" w:color="auto"/>
        <w:bottom w:val="none" w:sz="0" w:space="0" w:color="auto"/>
        <w:right w:val="none" w:sz="0" w:space="0" w:color="auto"/>
      </w:divBdr>
    </w:div>
    <w:div w:id="283968535">
      <w:bodyDiv w:val="1"/>
      <w:marLeft w:val="0"/>
      <w:marRight w:val="0"/>
      <w:marTop w:val="0"/>
      <w:marBottom w:val="0"/>
      <w:divBdr>
        <w:top w:val="none" w:sz="0" w:space="0" w:color="auto"/>
        <w:left w:val="none" w:sz="0" w:space="0" w:color="auto"/>
        <w:bottom w:val="none" w:sz="0" w:space="0" w:color="auto"/>
        <w:right w:val="none" w:sz="0" w:space="0" w:color="auto"/>
      </w:divBdr>
    </w:div>
    <w:div w:id="286161543">
      <w:bodyDiv w:val="1"/>
      <w:marLeft w:val="0"/>
      <w:marRight w:val="0"/>
      <w:marTop w:val="0"/>
      <w:marBottom w:val="0"/>
      <w:divBdr>
        <w:top w:val="none" w:sz="0" w:space="0" w:color="auto"/>
        <w:left w:val="none" w:sz="0" w:space="0" w:color="auto"/>
        <w:bottom w:val="none" w:sz="0" w:space="0" w:color="auto"/>
        <w:right w:val="none" w:sz="0" w:space="0" w:color="auto"/>
      </w:divBdr>
    </w:div>
    <w:div w:id="300967195">
      <w:bodyDiv w:val="1"/>
      <w:marLeft w:val="0"/>
      <w:marRight w:val="0"/>
      <w:marTop w:val="0"/>
      <w:marBottom w:val="0"/>
      <w:divBdr>
        <w:top w:val="none" w:sz="0" w:space="0" w:color="auto"/>
        <w:left w:val="none" w:sz="0" w:space="0" w:color="auto"/>
        <w:bottom w:val="none" w:sz="0" w:space="0" w:color="auto"/>
        <w:right w:val="none" w:sz="0" w:space="0" w:color="auto"/>
      </w:divBdr>
    </w:div>
    <w:div w:id="302201104">
      <w:bodyDiv w:val="1"/>
      <w:marLeft w:val="0"/>
      <w:marRight w:val="0"/>
      <w:marTop w:val="0"/>
      <w:marBottom w:val="0"/>
      <w:divBdr>
        <w:top w:val="none" w:sz="0" w:space="0" w:color="auto"/>
        <w:left w:val="none" w:sz="0" w:space="0" w:color="auto"/>
        <w:bottom w:val="none" w:sz="0" w:space="0" w:color="auto"/>
        <w:right w:val="none" w:sz="0" w:space="0" w:color="auto"/>
      </w:divBdr>
    </w:div>
    <w:div w:id="305819113">
      <w:bodyDiv w:val="1"/>
      <w:marLeft w:val="0"/>
      <w:marRight w:val="0"/>
      <w:marTop w:val="0"/>
      <w:marBottom w:val="0"/>
      <w:divBdr>
        <w:top w:val="none" w:sz="0" w:space="0" w:color="auto"/>
        <w:left w:val="none" w:sz="0" w:space="0" w:color="auto"/>
        <w:bottom w:val="none" w:sz="0" w:space="0" w:color="auto"/>
        <w:right w:val="none" w:sz="0" w:space="0" w:color="auto"/>
      </w:divBdr>
    </w:div>
    <w:div w:id="309016242">
      <w:bodyDiv w:val="1"/>
      <w:marLeft w:val="0"/>
      <w:marRight w:val="0"/>
      <w:marTop w:val="0"/>
      <w:marBottom w:val="0"/>
      <w:divBdr>
        <w:top w:val="none" w:sz="0" w:space="0" w:color="auto"/>
        <w:left w:val="none" w:sz="0" w:space="0" w:color="auto"/>
        <w:bottom w:val="none" w:sz="0" w:space="0" w:color="auto"/>
        <w:right w:val="none" w:sz="0" w:space="0" w:color="auto"/>
      </w:divBdr>
    </w:div>
    <w:div w:id="309139365">
      <w:bodyDiv w:val="1"/>
      <w:marLeft w:val="0"/>
      <w:marRight w:val="0"/>
      <w:marTop w:val="0"/>
      <w:marBottom w:val="0"/>
      <w:divBdr>
        <w:top w:val="none" w:sz="0" w:space="0" w:color="auto"/>
        <w:left w:val="none" w:sz="0" w:space="0" w:color="auto"/>
        <w:bottom w:val="none" w:sz="0" w:space="0" w:color="auto"/>
        <w:right w:val="none" w:sz="0" w:space="0" w:color="auto"/>
      </w:divBdr>
    </w:div>
    <w:div w:id="322777517">
      <w:bodyDiv w:val="1"/>
      <w:marLeft w:val="0"/>
      <w:marRight w:val="0"/>
      <w:marTop w:val="0"/>
      <w:marBottom w:val="0"/>
      <w:divBdr>
        <w:top w:val="none" w:sz="0" w:space="0" w:color="auto"/>
        <w:left w:val="none" w:sz="0" w:space="0" w:color="auto"/>
        <w:bottom w:val="none" w:sz="0" w:space="0" w:color="auto"/>
        <w:right w:val="none" w:sz="0" w:space="0" w:color="auto"/>
      </w:divBdr>
    </w:div>
    <w:div w:id="327025834">
      <w:bodyDiv w:val="1"/>
      <w:marLeft w:val="0"/>
      <w:marRight w:val="0"/>
      <w:marTop w:val="0"/>
      <w:marBottom w:val="0"/>
      <w:divBdr>
        <w:top w:val="none" w:sz="0" w:space="0" w:color="auto"/>
        <w:left w:val="none" w:sz="0" w:space="0" w:color="auto"/>
        <w:bottom w:val="none" w:sz="0" w:space="0" w:color="auto"/>
        <w:right w:val="none" w:sz="0" w:space="0" w:color="auto"/>
      </w:divBdr>
    </w:div>
    <w:div w:id="328796962">
      <w:bodyDiv w:val="1"/>
      <w:marLeft w:val="0"/>
      <w:marRight w:val="0"/>
      <w:marTop w:val="0"/>
      <w:marBottom w:val="0"/>
      <w:divBdr>
        <w:top w:val="none" w:sz="0" w:space="0" w:color="auto"/>
        <w:left w:val="none" w:sz="0" w:space="0" w:color="auto"/>
        <w:bottom w:val="none" w:sz="0" w:space="0" w:color="auto"/>
        <w:right w:val="none" w:sz="0" w:space="0" w:color="auto"/>
      </w:divBdr>
    </w:div>
    <w:div w:id="331613780">
      <w:bodyDiv w:val="1"/>
      <w:marLeft w:val="0"/>
      <w:marRight w:val="0"/>
      <w:marTop w:val="0"/>
      <w:marBottom w:val="0"/>
      <w:divBdr>
        <w:top w:val="none" w:sz="0" w:space="0" w:color="auto"/>
        <w:left w:val="none" w:sz="0" w:space="0" w:color="auto"/>
        <w:bottom w:val="none" w:sz="0" w:space="0" w:color="auto"/>
        <w:right w:val="none" w:sz="0" w:space="0" w:color="auto"/>
      </w:divBdr>
    </w:div>
    <w:div w:id="332875922">
      <w:bodyDiv w:val="1"/>
      <w:marLeft w:val="0"/>
      <w:marRight w:val="0"/>
      <w:marTop w:val="0"/>
      <w:marBottom w:val="0"/>
      <w:divBdr>
        <w:top w:val="none" w:sz="0" w:space="0" w:color="auto"/>
        <w:left w:val="none" w:sz="0" w:space="0" w:color="auto"/>
        <w:bottom w:val="none" w:sz="0" w:space="0" w:color="auto"/>
        <w:right w:val="none" w:sz="0" w:space="0" w:color="auto"/>
      </w:divBdr>
    </w:div>
    <w:div w:id="337008341">
      <w:bodyDiv w:val="1"/>
      <w:marLeft w:val="0"/>
      <w:marRight w:val="0"/>
      <w:marTop w:val="0"/>
      <w:marBottom w:val="0"/>
      <w:divBdr>
        <w:top w:val="none" w:sz="0" w:space="0" w:color="auto"/>
        <w:left w:val="none" w:sz="0" w:space="0" w:color="auto"/>
        <w:bottom w:val="none" w:sz="0" w:space="0" w:color="auto"/>
        <w:right w:val="none" w:sz="0" w:space="0" w:color="auto"/>
      </w:divBdr>
    </w:div>
    <w:div w:id="338847289">
      <w:bodyDiv w:val="1"/>
      <w:marLeft w:val="0"/>
      <w:marRight w:val="0"/>
      <w:marTop w:val="0"/>
      <w:marBottom w:val="0"/>
      <w:divBdr>
        <w:top w:val="none" w:sz="0" w:space="0" w:color="auto"/>
        <w:left w:val="none" w:sz="0" w:space="0" w:color="auto"/>
        <w:bottom w:val="none" w:sz="0" w:space="0" w:color="auto"/>
        <w:right w:val="none" w:sz="0" w:space="0" w:color="auto"/>
      </w:divBdr>
    </w:div>
    <w:div w:id="344527265">
      <w:bodyDiv w:val="1"/>
      <w:marLeft w:val="0"/>
      <w:marRight w:val="0"/>
      <w:marTop w:val="0"/>
      <w:marBottom w:val="0"/>
      <w:divBdr>
        <w:top w:val="none" w:sz="0" w:space="0" w:color="auto"/>
        <w:left w:val="none" w:sz="0" w:space="0" w:color="auto"/>
        <w:bottom w:val="none" w:sz="0" w:space="0" w:color="auto"/>
        <w:right w:val="none" w:sz="0" w:space="0" w:color="auto"/>
      </w:divBdr>
    </w:div>
    <w:div w:id="345140146">
      <w:bodyDiv w:val="1"/>
      <w:marLeft w:val="0"/>
      <w:marRight w:val="0"/>
      <w:marTop w:val="0"/>
      <w:marBottom w:val="0"/>
      <w:divBdr>
        <w:top w:val="none" w:sz="0" w:space="0" w:color="auto"/>
        <w:left w:val="none" w:sz="0" w:space="0" w:color="auto"/>
        <w:bottom w:val="none" w:sz="0" w:space="0" w:color="auto"/>
        <w:right w:val="none" w:sz="0" w:space="0" w:color="auto"/>
      </w:divBdr>
    </w:div>
    <w:div w:id="347408183">
      <w:bodyDiv w:val="1"/>
      <w:marLeft w:val="0"/>
      <w:marRight w:val="0"/>
      <w:marTop w:val="0"/>
      <w:marBottom w:val="0"/>
      <w:divBdr>
        <w:top w:val="none" w:sz="0" w:space="0" w:color="auto"/>
        <w:left w:val="none" w:sz="0" w:space="0" w:color="auto"/>
        <w:bottom w:val="none" w:sz="0" w:space="0" w:color="auto"/>
        <w:right w:val="none" w:sz="0" w:space="0" w:color="auto"/>
      </w:divBdr>
    </w:div>
    <w:div w:id="347414902">
      <w:bodyDiv w:val="1"/>
      <w:marLeft w:val="0"/>
      <w:marRight w:val="0"/>
      <w:marTop w:val="0"/>
      <w:marBottom w:val="0"/>
      <w:divBdr>
        <w:top w:val="none" w:sz="0" w:space="0" w:color="auto"/>
        <w:left w:val="none" w:sz="0" w:space="0" w:color="auto"/>
        <w:bottom w:val="none" w:sz="0" w:space="0" w:color="auto"/>
        <w:right w:val="none" w:sz="0" w:space="0" w:color="auto"/>
      </w:divBdr>
    </w:div>
    <w:div w:id="358161117">
      <w:bodyDiv w:val="1"/>
      <w:marLeft w:val="0"/>
      <w:marRight w:val="0"/>
      <w:marTop w:val="0"/>
      <w:marBottom w:val="0"/>
      <w:divBdr>
        <w:top w:val="none" w:sz="0" w:space="0" w:color="auto"/>
        <w:left w:val="none" w:sz="0" w:space="0" w:color="auto"/>
        <w:bottom w:val="none" w:sz="0" w:space="0" w:color="auto"/>
        <w:right w:val="none" w:sz="0" w:space="0" w:color="auto"/>
      </w:divBdr>
    </w:div>
    <w:div w:id="362487105">
      <w:bodyDiv w:val="1"/>
      <w:marLeft w:val="0"/>
      <w:marRight w:val="0"/>
      <w:marTop w:val="0"/>
      <w:marBottom w:val="0"/>
      <w:divBdr>
        <w:top w:val="none" w:sz="0" w:space="0" w:color="auto"/>
        <w:left w:val="none" w:sz="0" w:space="0" w:color="auto"/>
        <w:bottom w:val="none" w:sz="0" w:space="0" w:color="auto"/>
        <w:right w:val="none" w:sz="0" w:space="0" w:color="auto"/>
      </w:divBdr>
    </w:div>
    <w:div w:id="365058588">
      <w:bodyDiv w:val="1"/>
      <w:marLeft w:val="0"/>
      <w:marRight w:val="0"/>
      <w:marTop w:val="0"/>
      <w:marBottom w:val="0"/>
      <w:divBdr>
        <w:top w:val="none" w:sz="0" w:space="0" w:color="auto"/>
        <w:left w:val="none" w:sz="0" w:space="0" w:color="auto"/>
        <w:bottom w:val="none" w:sz="0" w:space="0" w:color="auto"/>
        <w:right w:val="none" w:sz="0" w:space="0" w:color="auto"/>
      </w:divBdr>
    </w:div>
    <w:div w:id="368379841">
      <w:bodyDiv w:val="1"/>
      <w:marLeft w:val="0"/>
      <w:marRight w:val="0"/>
      <w:marTop w:val="0"/>
      <w:marBottom w:val="0"/>
      <w:divBdr>
        <w:top w:val="none" w:sz="0" w:space="0" w:color="auto"/>
        <w:left w:val="none" w:sz="0" w:space="0" w:color="auto"/>
        <w:bottom w:val="none" w:sz="0" w:space="0" w:color="auto"/>
        <w:right w:val="none" w:sz="0" w:space="0" w:color="auto"/>
      </w:divBdr>
    </w:div>
    <w:div w:id="373426434">
      <w:bodyDiv w:val="1"/>
      <w:marLeft w:val="0"/>
      <w:marRight w:val="0"/>
      <w:marTop w:val="0"/>
      <w:marBottom w:val="0"/>
      <w:divBdr>
        <w:top w:val="none" w:sz="0" w:space="0" w:color="auto"/>
        <w:left w:val="none" w:sz="0" w:space="0" w:color="auto"/>
        <w:bottom w:val="none" w:sz="0" w:space="0" w:color="auto"/>
        <w:right w:val="none" w:sz="0" w:space="0" w:color="auto"/>
      </w:divBdr>
    </w:div>
    <w:div w:id="374896017">
      <w:bodyDiv w:val="1"/>
      <w:marLeft w:val="0"/>
      <w:marRight w:val="0"/>
      <w:marTop w:val="0"/>
      <w:marBottom w:val="0"/>
      <w:divBdr>
        <w:top w:val="none" w:sz="0" w:space="0" w:color="auto"/>
        <w:left w:val="none" w:sz="0" w:space="0" w:color="auto"/>
        <w:bottom w:val="none" w:sz="0" w:space="0" w:color="auto"/>
        <w:right w:val="none" w:sz="0" w:space="0" w:color="auto"/>
      </w:divBdr>
    </w:div>
    <w:div w:id="385303004">
      <w:bodyDiv w:val="1"/>
      <w:marLeft w:val="0"/>
      <w:marRight w:val="0"/>
      <w:marTop w:val="0"/>
      <w:marBottom w:val="0"/>
      <w:divBdr>
        <w:top w:val="none" w:sz="0" w:space="0" w:color="auto"/>
        <w:left w:val="none" w:sz="0" w:space="0" w:color="auto"/>
        <w:bottom w:val="none" w:sz="0" w:space="0" w:color="auto"/>
        <w:right w:val="none" w:sz="0" w:space="0" w:color="auto"/>
      </w:divBdr>
    </w:div>
    <w:div w:id="391542184">
      <w:bodyDiv w:val="1"/>
      <w:marLeft w:val="0"/>
      <w:marRight w:val="0"/>
      <w:marTop w:val="0"/>
      <w:marBottom w:val="0"/>
      <w:divBdr>
        <w:top w:val="none" w:sz="0" w:space="0" w:color="auto"/>
        <w:left w:val="none" w:sz="0" w:space="0" w:color="auto"/>
        <w:bottom w:val="none" w:sz="0" w:space="0" w:color="auto"/>
        <w:right w:val="none" w:sz="0" w:space="0" w:color="auto"/>
      </w:divBdr>
    </w:div>
    <w:div w:id="394741552">
      <w:bodyDiv w:val="1"/>
      <w:marLeft w:val="0"/>
      <w:marRight w:val="0"/>
      <w:marTop w:val="0"/>
      <w:marBottom w:val="0"/>
      <w:divBdr>
        <w:top w:val="none" w:sz="0" w:space="0" w:color="auto"/>
        <w:left w:val="none" w:sz="0" w:space="0" w:color="auto"/>
        <w:bottom w:val="none" w:sz="0" w:space="0" w:color="auto"/>
        <w:right w:val="none" w:sz="0" w:space="0" w:color="auto"/>
      </w:divBdr>
    </w:div>
    <w:div w:id="395205056">
      <w:bodyDiv w:val="1"/>
      <w:marLeft w:val="0"/>
      <w:marRight w:val="0"/>
      <w:marTop w:val="0"/>
      <w:marBottom w:val="0"/>
      <w:divBdr>
        <w:top w:val="none" w:sz="0" w:space="0" w:color="auto"/>
        <w:left w:val="none" w:sz="0" w:space="0" w:color="auto"/>
        <w:bottom w:val="none" w:sz="0" w:space="0" w:color="auto"/>
        <w:right w:val="none" w:sz="0" w:space="0" w:color="auto"/>
      </w:divBdr>
    </w:div>
    <w:div w:id="395327235">
      <w:bodyDiv w:val="1"/>
      <w:marLeft w:val="0"/>
      <w:marRight w:val="0"/>
      <w:marTop w:val="0"/>
      <w:marBottom w:val="0"/>
      <w:divBdr>
        <w:top w:val="none" w:sz="0" w:space="0" w:color="auto"/>
        <w:left w:val="none" w:sz="0" w:space="0" w:color="auto"/>
        <w:bottom w:val="none" w:sz="0" w:space="0" w:color="auto"/>
        <w:right w:val="none" w:sz="0" w:space="0" w:color="auto"/>
      </w:divBdr>
    </w:div>
    <w:div w:id="395588469">
      <w:bodyDiv w:val="1"/>
      <w:marLeft w:val="0"/>
      <w:marRight w:val="0"/>
      <w:marTop w:val="0"/>
      <w:marBottom w:val="0"/>
      <w:divBdr>
        <w:top w:val="none" w:sz="0" w:space="0" w:color="auto"/>
        <w:left w:val="none" w:sz="0" w:space="0" w:color="auto"/>
        <w:bottom w:val="none" w:sz="0" w:space="0" w:color="auto"/>
        <w:right w:val="none" w:sz="0" w:space="0" w:color="auto"/>
      </w:divBdr>
    </w:div>
    <w:div w:id="415129252">
      <w:bodyDiv w:val="1"/>
      <w:marLeft w:val="0"/>
      <w:marRight w:val="0"/>
      <w:marTop w:val="0"/>
      <w:marBottom w:val="0"/>
      <w:divBdr>
        <w:top w:val="none" w:sz="0" w:space="0" w:color="auto"/>
        <w:left w:val="none" w:sz="0" w:space="0" w:color="auto"/>
        <w:bottom w:val="none" w:sz="0" w:space="0" w:color="auto"/>
        <w:right w:val="none" w:sz="0" w:space="0" w:color="auto"/>
      </w:divBdr>
    </w:div>
    <w:div w:id="418528968">
      <w:bodyDiv w:val="1"/>
      <w:marLeft w:val="0"/>
      <w:marRight w:val="0"/>
      <w:marTop w:val="0"/>
      <w:marBottom w:val="0"/>
      <w:divBdr>
        <w:top w:val="none" w:sz="0" w:space="0" w:color="auto"/>
        <w:left w:val="none" w:sz="0" w:space="0" w:color="auto"/>
        <w:bottom w:val="none" w:sz="0" w:space="0" w:color="auto"/>
        <w:right w:val="none" w:sz="0" w:space="0" w:color="auto"/>
      </w:divBdr>
    </w:div>
    <w:div w:id="427426222">
      <w:bodyDiv w:val="1"/>
      <w:marLeft w:val="0"/>
      <w:marRight w:val="0"/>
      <w:marTop w:val="0"/>
      <w:marBottom w:val="0"/>
      <w:divBdr>
        <w:top w:val="none" w:sz="0" w:space="0" w:color="auto"/>
        <w:left w:val="none" w:sz="0" w:space="0" w:color="auto"/>
        <w:bottom w:val="none" w:sz="0" w:space="0" w:color="auto"/>
        <w:right w:val="none" w:sz="0" w:space="0" w:color="auto"/>
      </w:divBdr>
    </w:div>
    <w:div w:id="428963257">
      <w:bodyDiv w:val="1"/>
      <w:marLeft w:val="0"/>
      <w:marRight w:val="0"/>
      <w:marTop w:val="0"/>
      <w:marBottom w:val="0"/>
      <w:divBdr>
        <w:top w:val="none" w:sz="0" w:space="0" w:color="auto"/>
        <w:left w:val="none" w:sz="0" w:space="0" w:color="auto"/>
        <w:bottom w:val="none" w:sz="0" w:space="0" w:color="auto"/>
        <w:right w:val="none" w:sz="0" w:space="0" w:color="auto"/>
      </w:divBdr>
    </w:div>
    <w:div w:id="433209793">
      <w:bodyDiv w:val="1"/>
      <w:marLeft w:val="0"/>
      <w:marRight w:val="0"/>
      <w:marTop w:val="0"/>
      <w:marBottom w:val="0"/>
      <w:divBdr>
        <w:top w:val="none" w:sz="0" w:space="0" w:color="auto"/>
        <w:left w:val="none" w:sz="0" w:space="0" w:color="auto"/>
        <w:bottom w:val="none" w:sz="0" w:space="0" w:color="auto"/>
        <w:right w:val="none" w:sz="0" w:space="0" w:color="auto"/>
      </w:divBdr>
    </w:div>
    <w:div w:id="435448696">
      <w:bodyDiv w:val="1"/>
      <w:marLeft w:val="0"/>
      <w:marRight w:val="0"/>
      <w:marTop w:val="0"/>
      <w:marBottom w:val="0"/>
      <w:divBdr>
        <w:top w:val="none" w:sz="0" w:space="0" w:color="auto"/>
        <w:left w:val="none" w:sz="0" w:space="0" w:color="auto"/>
        <w:bottom w:val="none" w:sz="0" w:space="0" w:color="auto"/>
        <w:right w:val="none" w:sz="0" w:space="0" w:color="auto"/>
      </w:divBdr>
    </w:div>
    <w:div w:id="435909509">
      <w:bodyDiv w:val="1"/>
      <w:marLeft w:val="0"/>
      <w:marRight w:val="0"/>
      <w:marTop w:val="0"/>
      <w:marBottom w:val="0"/>
      <w:divBdr>
        <w:top w:val="none" w:sz="0" w:space="0" w:color="auto"/>
        <w:left w:val="none" w:sz="0" w:space="0" w:color="auto"/>
        <w:bottom w:val="none" w:sz="0" w:space="0" w:color="auto"/>
        <w:right w:val="none" w:sz="0" w:space="0" w:color="auto"/>
      </w:divBdr>
    </w:div>
    <w:div w:id="436602032">
      <w:bodyDiv w:val="1"/>
      <w:marLeft w:val="0"/>
      <w:marRight w:val="0"/>
      <w:marTop w:val="0"/>
      <w:marBottom w:val="0"/>
      <w:divBdr>
        <w:top w:val="none" w:sz="0" w:space="0" w:color="auto"/>
        <w:left w:val="none" w:sz="0" w:space="0" w:color="auto"/>
        <w:bottom w:val="none" w:sz="0" w:space="0" w:color="auto"/>
        <w:right w:val="none" w:sz="0" w:space="0" w:color="auto"/>
      </w:divBdr>
    </w:div>
    <w:div w:id="439104339">
      <w:bodyDiv w:val="1"/>
      <w:marLeft w:val="0"/>
      <w:marRight w:val="0"/>
      <w:marTop w:val="0"/>
      <w:marBottom w:val="0"/>
      <w:divBdr>
        <w:top w:val="none" w:sz="0" w:space="0" w:color="auto"/>
        <w:left w:val="none" w:sz="0" w:space="0" w:color="auto"/>
        <w:bottom w:val="none" w:sz="0" w:space="0" w:color="auto"/>
        <w:right w:val="none" w:sz="0" w:space="0" w:color="auto"/>
      </w:divBdr>
    </w:div>
    <w:div w:id="444080565">
      <w:bodyDiv w:val="1"/>
      <w:marLeft w:val="0"/>
      <w:marRight w:val="0"/>
      <w:marTop w:val="0"/>
      <w:marBottom w:val="0"/>
      <w:divBdr>
        <w:top w:val="none" w:sz="0" w:space="0" w:color="auto"/>
        <w:left w:val="none" w:sz="0" w:space="0" w:color="auto"/>
        <w:bottom w:val="none" w:sz="0" w:space="0" w:color="auto"/>
        <w:right w:val="none" w:sz="0" w:space="0" w:color="auto"/>
      </w:divBdr>
    </w:div>
    <w:div w:id="447702187">
      <w:bodyDiv w:val="1"/>
      <w:marLeft w:val="0"/>
      <w:marRight w:val="0"/>
      <w:marTop w:val="0"/>
      <w:marBottom w:val="0"/>
      <w:divBdr>
        <w:top w:val="none" w:sz="0" w:space="0" w:color="auto"/>
        <w:left w:val="none" w:sz="0" w:space="0" w:color="auto"/>
        <w:bottom w:val="none" w:sz="0" w:space="0" w:color="auto"/>
        <w:right w:val="none" w:sz="0" w:space="0" w:color="auto"/>
      </w:divBdr>
    </w:div>
    <w:div w:id="449981087">
      <w:bodyDiv w:val="1"/>
      <w:marLeft w:val="0"/>
      <w:marRight w:val="0"/>
      <w:marTop w:val="0"/>
      <w:marBottom w:val="0"/>
      <w:divBdr>
        <w:top w:val="none" w:sz="0" w:space="0" w:color="auto"/>
        <w:left w:val="none" w:sz="0" w:space="0" w:color="auto"/>
        <w:bottom w:val="none" w:sz="0" w:space="0" w:color="auto"/>
        <w:right w:val="none" w:sz="0" w:space="0" w:color="auto"/>
      </w:divBdr>
    </w:div>
    <w:div w:id="453597550">
      <w:bodyDiv w:val="1"/>
      <w:marLeft w:val="0"/>
      <w:marRight w:val="0"/>
      <w:marTop w:val="0"/>
      <w:marBottom w:val="0"/>
      <w:divBdr>
        <w:top w:val="none" w:sz="0" w:space="0" w:color="auto"/>
        <w:left w:val="none" w:sz="0" w:space="0" w:color="auto"/>
        <w:bottom w:val="none" w:sz="0" w:space="0" w:color="auto"/>
        <w:right w:val="none" w:sz="0" w:space="0" w:color="auto"/>
      </w:divBdr>
    </w:div>
    <w:div w:id="455031116">
      <w:bodyDiv w:val="1"/>
      <w:marLeft w:val="0"/>
      <w:marRight w:val="0"/>
      <w:marTop w:val="0"/>
      <w:marBottom w:val="0"/>
      <w:divBdr>
        <w:top w:val="none" w:sz="0" w:space="0" w:color="auto"/>
        <w:left w:val="none" w:sz="0" w:space="0" w:color="auto"/>
        <w:bottom w:val="none" w:sz="0" w:space="0" w:color="auto"/>
        <w:right w:val="none" w:sz="0" w:space="0" w:color="auto"/>
      </w:divBdr>
    </w:div>
    <w:div w:id="463277997">
      <w:bodyDiv w:val="1"/>
      <w:marLeft w:val="0"/>
      <w:marRight w:val="0"/>
      <w:marTop w:val="0"/>
      <w:marBottom w:val="0"/>
      <w:divBdr>
        <w:top w:val="none" w:sz="0" w:space="0" w:color="auto"/>
        <w:left w:val="none" w:sz="0" w:space="0" w:color="auto"/>
        <w:bottom w:val="none" w:sz="0" w:space="0" w:color="auto"/>
        <w:right w:val="none" w:sz="0" w:space="0" w:color="auto"/>
      </w:divBdr>
    </w:div>
    <w:div w:id="470442386">
      <w:bodyDiv w:val="1"/>
      <w:marLeft w:val="0"/>
      <w:marRight w:val="0"/>
      <w:marTop w:val="0"/>
      <w:marBottom w:val="0"/>
      <w:divBdr>
        <w:top w:val="none" w:sz="0" w:space="0" w:color="auto"/>
        <w:left w:val="none" w:sz="0" w:space="0" w:color="auto"/>
        <w:bottom w:val="none" w:sz="0" w:space="0" w:color="auto"/>
        <w:right w:val="none" w:sz="0" w:space="0" w:color="auto"/>
      </w:divBdr>
    </w:div>
    <w:div w:id="472522467">
      <w:bodyDiv w:val="1"/>
      <w:marLeft w:val="0"/>
      <w:marRight w:val="0"/>
      <w:marTop w:val="0"/>
      <w:marBottom w:val="0"/>
      <w:divBdr>
        <w:top w:val="none" w:sz="0" w:space="0" w:color="auto"/>
        <w:left w:val="none" w:sz="0" w:space="0" w:color="auto"/>
        <w:bottom w:val="none" w:sz="0" w:space="0" w:color="auto"/>
        <w:right w:val="none" w:sz="0" w:space="0" w:color="auto"/>
      </w:divBdr>
    </w:div>
    <w:div w:id="473107870">
      <w:bodyDiv w:val="1"/>
      <w:marLeft w:val="0"/>
      <w:marRight w:val="0"/>
      <w:marTop w:val="0"/>
      <w:marBottom w:val="0"/>
      <w:divBdr>
        <w:top w:val="none" w:sz="0" w:space="0" w:color="auto"/>
        <w:left w:val="none" w:sz="0" w:space="0" w:color="auto"/>
        <w:bottom w:val="none" w:sz="0" w:space="0" w:color="auto"/>
        <w:right w:val="none" w:sz="0" w:space="0" w:color="auto"/>
      </w:divBdr>
    </w:div>
    <w:div w:id="473959020">
      <w:bodyDiv w:val="1"/>
      <w:marLeft w:val="0"/>
      <w:marRight w:val="0"/>
      <w:marTop w:val="0"/>
      <w:marBottom w:val="0"/>
      <w:divBdr>
        <w:top w:val="none" w:sz="0" w:space="0" w:color="auto"/>
        <w:left w:val="none" w:sz="0" w:space="0" w:color="auto"/>
        <w:bottom w:val="none" w:sz="0" w:space="0" w:color="auto"/>
        <w:right w:val="none" w:sz="0" w:space="0" w:color="auto"/>
      </w:divBdr>
    </w:div>
    <w:div w:id="475070618">
      <w:bodyDiv w:val="1"/>
      <w:marLeft w:val="0"/>
      <w:marRight w:val="0"/>
      <w:marTop w:val="0"/>
      <w:marBottom w:val="0"/>
      <w:divBdr>
        <w:top w:val="none" w:sz="0" w:space="0" w:color="auto"/>
        <w:left w:val="none" w:sz="0" w:space="0" w:color="auto"/>
        <w:bottom w:val="none" w:sz="0" w:space="0" w:color="auto"/>
        <w:right w:val="none" w:sz="0" w:space="0" w:color="auto"/>
      </w:divBdr>
    </w:div>
    <w:div w:id="482700106">
      <w:bodyDiv w:val="1"/>
      <w:marLeft w:val="0"/>
      <w:marRight w:val="0"/>
      <w:marTop w:val="0"/>
      <w:marBottom w:val="0"/>
      <w:divBdr>
        <w:top w:val="none" w:sz="0" w:space="0" w:color="auto"/>
        <w:left w:val="none" w:sz="0" w:space="0" w:color="auto"/>
        <w:bottom w:val="none" w:sz="0" w:space="0" w:color="auto"/>
        <w:right w:val="none" w:sz="0" w:space="0" w:color="auto"/>
      </w:divBdr>
    </w:div>
    <w:div w:id="484973477">
      <w:bodyDiv w:val="1"/>
      <w:marLeft w:val="0"/>
      <w:marRight w:val="0"/>
      <w:marTop w:val="0"/>
      <w:marBottom w:val="0"/>
      <w:divBdr>
        <w:top w:val="none" w:sz="0" w:space="0" w:color="auto"/>
        <w:left w:val="none" w:sz="0" w:space="0" w:color="auto"/>
        <w:bottom w:val="none" w:sz="0" w:space="0" w:color="auto"/>
        <w:right w:val="none" w:sz="0" w:space="0" w:color="auto"/>
      </w:divBdr>
    </w:div>
    <w:div w:id="492064816">
      <w:bodyDiv w:val="1"/>
      <w:marLeft w:val="0"/>
      <w:marRight w:val="0"/>
      <w:marTop w:val="0"/>
      <w:marBottom w:val="0"/>
      <w:divBdr>
        <w:top w:val="none" w:sz="0" w:space="0" w:color="auto"/>
        <w:left w:val="none" w:sz="0" w:space="0" w:color="auto"/>
        <w:bottom w:val="none" w:sz="0" w:space="0" w:color="auto"/>
        <w:right w:val="none" w:sz="0" w:space="0" w:color="auto"/>
      </w:divBdr>
    </w:div>
    <w:div w:id="504125178">
      <w:bodyDiv w:val="1"/>
      <w:marLeft w:val="0"/>
      <w:marRight w:val="0"/>
      <w:marTop w:val="0"/>
      <w:marBottom w:val="0"/>
      <w:divBdr>
        <w:top w:val="none" w:sz="0" w:space="0" w:color="auto"/>
        <w:left w:val="none" w:sz="0" w:space="0" w:color="auto"/>
        <w:bottom w:val="none" w:sz="0" w:space="0" w:color="auto"/>
        <w:right w:val="none" w:sz="0" w:space="0" w:color="auto"/>
      </w:divBdr>
    </w:div>
    <w:div w:id="505829569">
      <w:bodyDiv w:val="1"/>
      <w:marLeft w:val="0"/>
      <w:marRight w:val="0"/>
      <w:marTop w:val="0"/>
      <w:marBottom w:val="0"/>
      <w:divBdr>
        <w:top w:val="none" w:sz="0" w:space="0" w:color="auto"/>
        <w:left w:val="none" w:sz="0" w:space="0" w:color="auto"/>
        <w:bottom w:val="none" w:sz="0" w:space="0" w:color="auto"/>
        <w:right w:val="none" w:sz="0" w:space="0" w:color="auto"/>
      </w:divBdr>
    </w:div>
    <w:div w:id="510607820">
      <w:bodyDiv w:val="1"/>
      <w:marLeft w:val="0"/>
      <w:marRight w:val="0"/>
      <w:marTop w:val="0"/>
      <w:marBottom w:val="0"/>
      <w:divBdr>
        <w:top w:val="none" w:sz="0" w:space="0" w:color="auto"/>
        <w:left w:val="none" w:sz="0" w:space="0" w:color="auto"/>
        <w:bottom w:val="none" w:sz="0" w:space="0" w:color="auto"/>
        <w:right w:val="none" w:sz="0" w:space="0" w:color="auto"/>
      </w:divBdr>
    </w:div>
    <w:div w:id="513692295">
      <w:bodyDiv w:val="1"/>
      <w:marLeft w:val="0"/>
      <w:marRight w:val="0"/>
      <w:marTop w:val="0"/>
      <w:marBottom w:val="0"/>
      <w:divBdr>
        <w:top w:val="none" w:sz="0" w:space="0" w:color="auto"/>
        <w:left w:val="none" w:sz="0" w:space="0" w:color="auto"/>
        <w:bottom w:val="none" w:sz="0" w:space="0" w:color="auto"/>
        <w:right w:val="none" w:sz="0" w:space="0" w:color="auto"/>
      </w:divBdr>
    </w:div>
    <w:div w:id="517697758">
      <w:bodyDiv w:val="1"/>
      <w:marLeft w:val="0"/>
      <w:marRight w:val="0"/>
      <w:marTop w:val="0"/>
      <w:marBottom w:val="0"/>
      <w:divBdr>
        <w:top w:val="none" w:sz="0" w:space="0" w:color="auto"/>
        <w:left w:val="none" w:sz="0" w:space="0" w:color="auto"/>
        <w:bottom w:val="none" w:sz="0" w:space="0" w:color="auto"/>
        <w:right w:val="none" w:sz="0" w:space="0" w:color="auto"/>
      </w:divBdr>
    </w:div>
    <w:div w:id="520556284">
      <w:bodyDiv w:val="1"/>
      <w:marLeft w:val="0"/>
      <w:marRight w:val="0"/>
      <w:marTop w:val="0"/>
      <w:marBottom w:val="0"/>
      <w:divBdr>
        <w:top w:val="none" w:sz="0" w:space="0" w:color="auto"/>
        <w:left w:val="none" w:sz="0" w:space="0" w:color="auto"/>
        <w:bottom w:val="none" w:sz="0" w:space="0" w:color="auto"/>
        <w:right w:val="none" w:sz="0" w:space="0" w:color="auto"/>
      </w:divBdr>
    </w:div>
    <w:div w:id="521432765">
      <w:bodyDiv w:val="1"/>
      <w:marLeft w:val="0"/>
      <w:marRight w:val="0"/>
      <w:marTop w:val="0"/>
      <w:marBottom w:val="0"/>
      <w:divBdr>
        <w:top w:val="none" w:sz="0" w:space="0" w:color="auto"/>
        <w:left w:val="none" w:sz="0" w:space="0" w:color="auto"/>
        <w:bottom w:val="none" w:sz="0" w:space="0" w:color="auto"/>
        <w:right w:val="none" w:sz="0" w:space="0" w:color="auto"/>
      </w:divBdr>
    </w:div>
    <w:div w:id="524295220">
      <w:bodyDiv w:val="1"/>
      <w:marLeft w:val="0"/>
      <w:marRight w:val="0"/>
      <w:marTop w:val="0"/>
      <w:marBottom w:val="0"/>
      <w:divBdr>
        <w:top w:val="none" w:sz="0" w:space="0" w:color="auto"/>
        <w:left w:val="none" w:sz="0" w:space="0" w:color="auto"/>
        <w:bottom w:val="none" w:sz="0" w:space="0" w:color="auto"/>
        <w:right w:val="none" w:sz="0" w:space="0" w:color="auto"/>
      </w:divBdr>
    </w:div>
    <w:div w:id="528955197">
      <w:bodyDiv w:val="1"/>
      <w:marLeft w:val="0"/>
      <w:marRight w:val="0"/>
      <w:marTop w:val="0"/>
      <w:marBottom w:val="0"/>
      <w:divBdr>
        <w:top w:val="none" w:sz="0" w:space="0" w:color="auto"/>
        <w:left w:val="none" w:sz="0" w:space="0" w:color="auto"/>
        <w:bottom w:val="none" w:sz="0" w:space="0" w:color="auto"/>
        <w:right w:val="none" w:sz="0" w:space="0" w:color="auto"/>
      </w:divBdr>
    </w:div>
    <w:div w:id="530190320">
      <w:bodyDiv w:val="1"/>
      <w:marLeft w:val="0"/>
      <w:marRight w:val="0"/>
      <w:marTop w:val="0"/>
      <w:marBottom w:val="0"/>
      <w:divBdr>
        <w:top w:val="none" w:sz="0" w:space="0" w:color="auto"/>
        <w:left w:val="none" w:sz="0" w:space="0" w:color="auto"/>
        <w:bottom w:val="none" w:sz="0" w:space="0" w:color="auto"/>
        <w:right w:val="none" w:sz="0" w:space="0" w:color="auto"/>
      </w:divBdr>
    </w:div>
    <w:div w:id="534654730">
      <w:bodyDiv w:val="1"/>
      <w:marLeft w:val="0"/>
      <w:marRight w:val="0"/>
      <w:marTop w:val="0"/>
      <w:marBottom w:val="0"/>
      <w:divBdr>
        <w:top w:val="none" w:sz="0" w:space="0" w:color="auto"/>
        <w:left w:val="none" w:sz="0" w:space="0" w:color="auto"/>
        <w:bottom w:val="none" w:sz="0" w:space="0" w:color="auto"/>
        <w:right w:val="none" w:sz="0" w:space="0" w:color="auto"/>
      </w:divBdr>
    </w:div>
    <w:div w:id="534926639">
      <w:bodyDiv w:val="1"/>
      <w:marLeft w:val="0"/>
      <w:marRight w:val="0"/>
      <w:marTop w:val="0"/>
      <w:marBottom w:val="0"/>
      <w:divBdr>
        <w:top w:val="none" w:sz="0" w:space="0" w:color="auto"/>
        <w:left w:val="none" w:sz="0" w:space="0" w:color="auto"/>
        <w:bottom w:val="none" w:sz="0" w:space="0" w:color="auto"/>
        <w:right w:val="none" w:sz="0" w:space="0" w:color="auto"/>
      </w:divBdr>
    </w:div>
    <w:div w:id="535237221">
      <w:bodyDiv w:val="1"/>
      <w:marLeft w:val="0"/>
      <w:marRight w:val="0"/>
      <w:marTop w:val="0"/>
      <w:marBottom w:val="0"/>
      <w:divBdr>
        <w:top w:val="none" w:sz="0" w:space="0" w:color="auto"/>
        <w:left w:val="none" w:sz="0" w:space="0" w:color="auto"/>
        <w:bottom w:val="none" w:sz="0" w:space="0" w:color="auto"/>
        <w:right w:val="none" w:sz="0" w:space="0" w:color="auto"/>
      </w:divBdr>
    </w:div>
    <w:div w:id="538396362">
      <w:bodyDiv w:val="1"/>
      <w:marLeft w:val="0"/>
      <w:marRight w:val="0"/>
      <w:marTop w:val="0"/>
      <w:marBottom w:val="0"/>
      <w:divBdr>
        <w:top w:val="none" w:sz="0" w:space="0" w:color="auto"/>
        <w:left w:val="none" w:sz="0" w:space="0" w:color="auto"/>
        <w:bottom w:val="none" w:sz="0" w:space="0" w:color="auto"/>
        <w:right w:val="none" w:sz="0" w:space="0" w:color="auto"/>
      </w:divBdr>
    </w:div>
    <w:div w:id="540484616">
      <w:bodyDiv w:val="1"/>
      <w:marLeft w:val="0"/>
      <w:marRight w:val="0"/>
      <w:marTop w:val="0"/>
      <w:marBottom w:val="0"/>
      <w:divBdr>
        <w:top w:val="none" w:sz="0" w:space="0" w:color="auto"/>
        <w:left w:val="none" w:sz="0" w:space="0" w:color="auto"/>
        <w:bottom w:val="none" w:sz="0" w:space="0" w:color="auto"/>
        <w:right w:val="none" w:sz="0" w:space="0" w:color="auto"/>
      </w:divBdr>
    </w:div>
    <w:div w:id="541527097">
      <w:bodyDiv w:val="1"/>
      <w:marLeft w:val="0"/>
      <w:marRight w:val="0"/>
      <w:marTop w:val="0"/>
      <w:marBottom w:val="0"/>
      <w:divBdr>
        <w:top w:val="none" w:sz="0" w:space="0" w:color="auto"/>
        <w:left w:val="none" w:sz="0" w:space="0" w:color="auto"/>
        <w:bottom w:val="none" w:sz="0" w:space="0" w:color="auto"/>
        <w:right w:val="none" w:sz="0" w:space="0" w:color="auto"/>
      </w:divBdr>
    </w:div>
    <w:div w:id="546337844">
      <w:bodyDiv w:val="1"/>
      <w:marLeft w:val="0"/>
      <w:marRight w:val="0"/>
      <w:marTop w:val="0"/>
      <w:marBottom w:val="0"/>
      <w:divBdr>
        <w:top w:val="none" w:sz="0" w:space="0" w:color="auto"/>
        <w:left w:val="none" w:sz="0" w:space="0" w:color="auto"/>
        <w:bottom w:val="none" w:sz="0" w:space="0" w:color="auto"/>
        <w:right w:val="none" w:sz="0" w:space="0" w:color="auto"/>
      </w:divBdr>
    </w:div>
    <w:div w:id="553542037">
      <w:bodyDiv w:val="1"/>
      <w:marLeft w:val="0"/>
      <w:marRight w:val="0"/>
      <w:marTop w:val="0"/>
      <w:marBottom w:val="0"/>
      <w:divBdr>
        <w:top w:val="none" w:sz="0" w:space="0" w:color="auto"/>
        <w:left w:val="none" w:sz="0" w:space="0" w:color="auto"/>
        <w:bottom w:val="none" w:sz="0" w:space="0" w:color="auto"/>
        <w:right w:val="none" w:sz="0" w:space="0" w:color="auto"/>
      </w:divBdr>
    </w:div>
    <w:div w:id="553853313">
      <w:bodyDiv w:val="1"/>
      <w:marLeft w:val="0"/>
      <w:marRight w:val="0"/>
      <w:marTop w:val="0"/>
      <w:marBottom w:val="0"/>
      <w:divBdr>
        <w:top w:val="none" w:sz="0" w:space="0" w:color="auto"/>
        <w:left w:val="none" w:sz="0" w:space="0" w:color="auto"/>
        <w:bottom w:val="none" w:sz="0" w:space="0" w:color="auto"/>
        <w:right w:val="none" w:sz="0" w:space="0" w:color="auto"/>
      </w:divBdr>
    </w:div>
    <w:div w:id="556472268">
      <w:bodyDiv w:val="1"/>
      <w:marLeft w:val="0"/>
      <w:marRight w:val="0"/>
      <w:marTop w:val="0"/>
      <w:marBottom w:val="0"/>
      <w:divBdr>
        <w:top w:val="none" w:sz="0" w:space="0" w:color="auto"/>
        <w:left w:val="none" w:sz="0" w:space="0" w:color="auto"/>
        <w:bottom w:val="none" w:sz="0" w:space="0" w:color="auto"/>
        <w:right w:val="none" w:sz="0" w:space="0" w:color="auto"/>
      </w:divBdr>
    </w:div>
    <w:div w:id="563493389">
      <w:bodyDiv w:val="1"/>
      <w:marLeft w:val="0"/>
      <w:marRight w:val="0"/>
      <w:marTop w:val="0"/>
      <w:marBottom w:val="0"/>
      <w:divBdr>
        <w:top w:val="none" w:sz="0" w:space="0" w:color="auto"/>
        <w:left w:val="none" w:sz="0" w:space="0" w:color="auto"/>
        <w:bottom w:val="none" w:sz="0" w:space="0" w:color="auto"/>
        <w:right w:val="none" w:sz="0" w:space="0" w:color="auto"/>
      </w:divBdr>
    </w:div>
    <w:div w:id="573011946">
      <w:bodyDiv w:val="1"/>
      <w:marLeft w:val="0"/>
      <w:marRight w:val="0"/>
      <w:marTop w:val="0"/>
      <w:marBottom w:val="0"/>
      <w:divBdr>
        <w:top w:val="none" w:sz="0" w:space="0" w:color="auto"/>
        <w:left w:val="none" w:sz="0" w:space="0" w:color="auto"/>
        <w:bottom w:val="none" w:sz="0" w:space="0" w:color="auto"/>
        <w:right w:val="none" w:sz="0" w:space="0" w:color="auto"/>
      </w:divBdr>
    </w:div>
    <w:div w:id="580211868">
      <w:bodyDiv w:val="1"/>
      <w:marLeft w:val="0"/>
      <w:marRight w:val="0"/>
      <w:marTop w:val="0"/>
      <w:marBottom w:val="0"/>
      <w:divBdr>
        <w:top w:val="none" w:sz="0" w:space="0" w:color="auto"/>
        <w:left w:val="none" w:sz="0" w:space="0" w:color="auto"/>
        <w:bottom w:val="none" w:sz="0" w:space="0" w:color="auto"/>
        <w:right w:val="none" w:sz="0" w:space="0" w:color="auto"/>
      </w:divBdr>
    </w:div>
    <w:div w:id="580257018">
      <w:bodyDiv w:val="1"/>
      <w:marLeft w:val="0"/>
      <w:marRight w:val="0"/>
      <w:marTop w:val="0"/>
      <w:marBottom w:val="0"/>
      <w:divBdr>
        <w:top w:val="none" w:sz="0" w:space="0" w:color="auto"/>
        <w:left w:val="none" w:sz="0" w:space="0" w:color="auto"/>
        <w:bottom w:val="none" w:sz="0" w:space="0" w:color="auto"/>
        <w:right w:val="none" w:sz="0" w:space="0" w:color="auto"/>
      </w:divBdr>
    </w:div>
    <w:div w:id="581717063">
      <w:bodyDiv w:val="1"/>
      <w:marLeft w:val="0"/>
      <w:marRight w:val="0"/>
      <w:marTop w:val="0"/>
      <w:marBottom w:val="0"/>
      <w:divBdr>
        <w:top w:val="none" w:sz="0" w:space="0" w:color="auto"/>
        <w:left w:val="none" w:sz="0" w:space="0" w:color="auto"/>
        <w:bottom w:val="none" w:sz="0" w:space="0" w:color="auto"/>
        <w:right w:val="none" w:sz="0" w:space="0" w:color="auto"/>
      </w:divBdr>
    </w:div>
    <w:div w:id="583032710">
      <w:bodyDiv w:val="1"/>
      <w:marLeft w:val="0"/>
      <w:marRight w:val="0"/>
      <w:marTop w:val="0"/>
      <w:marBottom w:val="0"/>
      <w:divBdr>
        <w:top w:val="none" w:sz="0" w:space="0" w:color="auto"/>
        <w:left w:val="none" w:sz="0" w:space="0" w:color="auto"/>
        <w:bottom w:val="none" w:sz="0" w:space="0" w:color="auto"/>
        <w:right w:val="none" w:sz="0" w:space="0" w:color="auto"/>
      </w:divBdr>
    </w:div>
    <w:div w:id="594217413">
      <w:bodyDiv w:val="1"/>
      <w:marLeft w:val="0"/>
      <w:marRight w:val="0"/>
      <w:marTop w:val="0"/>
      <w:marBottom w:val="0"/>
      <w:divBdr>
        <w:top w:val="none" w:sz="0" w:space="0" w:color="auto"/>
        <w:left w:val="none" w:sz="0" w:space="0" w:color="auto"/>
        <w:bottom w:val="none" w:sz="0" w:space="0" w:color="auto"/>
        <w:right w:val="none" w:sz="0" w:space="0" w:color="auto"/>
      </w:divBdr>
    </w:div>
    <w:div w:id="595946683">
      <w:bodyDiv w:val="1"/>
      <w:marLeft w:val="0"/>
      <w:marRight w:val="0"/>
      <w:marTop w:val="0"/>
      <w:marBottom w:val="0"/>
      <w:divBdr>
        <w:top w:val="none" w:sz="0" w:space="0" w:color="auto"/>
        <w:left w:val="none" w:sz="0" w:space="0" w:color="auto"/>
        <w:bottom w:val="none" w:sz="0" w:space="0" w:color="auto"/>
        <w:right w:val="none" w:sz="0" w:space="0" w:color="auto"/>
      </w:divBdr>
    </w:div>
    <w:div w:id="602617993">
      <w:bodyDiv w:val="1"/>
      <w:marLeft w:val="0"/>
      <w:marRight w:val="0"/>
      <w:marTop w:val="0"/>
      <w:marBottom w:val="0"/>
      <w:divBdr>
        <w:top w:val="none" w:sz="0" w:space="0" w:color="auto"/>
        <w:left w:val="none" w:sz="0" w:space="0" w:color="auto"/>
        <w:bottom w:val="none" w:sz="0" w:space="0" w:color="auto"/>
        <w:right w:val="none" w:sz="0" w:space="0" w:color="auto"/>
      </w:divBdr>
    </w:div>
    <w:div w:id="603267811">
      <w:bodyDiv w:val="1"/>
      <w:marLeft w:val="0"/>
      <w:marRight w:val="0"/>
      <w:marTop w:val="0"/>
      <w:marBottom w:val="0"/>
      <w:divBdr>
        <w:top w:val="none" w:sz="0" w:space="0" w:color="auto"/>
        <w:left w:val="none" w:sz="0" w:space="0" w:color="auto"/>
        <w:bottom w:val="none" w:sz="0" w:space="0" w:color="auto"/>
        <w:right w:val="none" w:sz="0" w:space="0" w:color="auto"/>
      </w:divBdr>
    </w:div>
    <w:div w:id="605697618">
      <w:bodyDiv w:val="1"/>
      <w:marLeft w:val="0"/>
      <w:marRight w:val="0"/>
      <w:marTop w:val="0"/>
      <w:marBottom w:val="0"/>
      <w:divBdr>
        <w:top w:val="none" w:sz="0" w:space="0" w:color="auto"/>
        <w:left w:val="none" w:sz="0" w:space="0" w:color="auto"/>
        <w:bottom w:val="none" w:sz="0" w:space="0" w:color="auto"/>
        <w:right w:val="none" w:sz="0" w:space="0" w:color="auto"/>
      </w:divBdr>
    </w:div>
    <w:div w:id="607783988">
      <w:bodyDiv w:val="1"/>
      <w:marLeft w:val="0"/>
      <w:marRight w:val="0"/>
      <w:marTop w:val="0"/>
      <w:marBottom w:val="0"/>
      <w:divBdr>
        <w:top w:val="none" w:sz="0" w:space="0" w:color="auto"/>
        <w:left w:val="none" w:sz="0" w:space="0" w:color="auto"/>
        <w:bottom w:val="none" w:sz="0" w:space="0" w:color="auto"/>
        <w:right w:val="none" w:sz="0" w:space="0" w:color="auto"/>
      </w:divBdr>
    </w:div>
    <w:div w:id="609973515">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13904961">
      <w:bodyDiv w:val="1"/>
      <w:marLeft w:val="0"/>
      <w:marRight w:val="0"/>
      <w:marTop w:val="0"/>
      <w:marBottom w:val="0"/>
      <w:divBdr>
        <w:top w:val="none" w:sz="0" w:space="0" w:color="auto"/>
        <w:left w:val="none" w:sz="0" w:space="0" w:color="auto"/>
        <w:bottom w:val="none" w:sz="0" w:space="0" w:color="auto"/>
        <w:right w:val="none" w:sz="0" w:space="0" w:color="auto"/>
      </w:divBdr>
    </w:div>
    <w:div w:id="618531388">
      <w:bodyDiv w:val="1"/>
      <w:marLeft w:val="0"/>
      <w:marRight w:val="0"/>
      <w:marTop w:val="0"/>
      <w:marBottom w:val="0"/>
      <w:divBdr>
        <w:top w:val="none" w:sz="0" w:space="0" w:color="auto"/>
        <w:left w:val="none" w:sz="0" w:space="0" w:color="auto"/>
        <w:bottom w:val="none" w:sz="0" w:space="0" w:color="auto"/>
        <w:right w:val="none" w:sz="0" w:space="0" w:color="auto"/>
      </w:divBdr>
    </w:div>
    <w:div w:id="619843138">
      <w:bodyDiv w:val="1"/>
      <w:marLeft w:val="0"/>
      <w:marRight w:val="0"/>
      <w:marTop w:val="0"/>
      <w:marBottom w:val="0"/>
      <w:divBdr>
        <w:top w:val="none" w:sz="0" w:space="0" w:color="auto"/>
        <w:left w:val="none" w:sz="0" w:space="0" w:color="auto"/>
        <w:bottom w:val="none" w:sz="0" w:space="0" w:color="auto"/>
        <w:right w:val="none" w:sz="0" w:space="0" w:color="auto"/>
      </w:divBdr>
    </w:div>
    <w:div w:id="620112795">
      <w:bodyDiv w:val="1"/>
      <w:marLeft w:val="0"/>
      <w:marRight w:val="0"/>
      <w:marTop w:val="0"/>
      <w:marBottom w:val="0"/>
      <w:divBdr>
        <w:top w:val="none" w:sz="0" w:space="0" w:color="auto"/>
        <w:left w:val="none" w:sz="0" w:space="0" w:color="auto"/>
        <w:bottom w:val="none" w:sz="0" w:space="0" w:color="auto"/>
        <w:right w:val="none" w:sz="0" w:space="0" w:color="auto"/>
      </w:divBdr>
    </w:div>
    <w:div w:id="620721995">
      <w:bodyDiv w:val="1"/>
      <w:marLeft w:val="0"/>
      <w:marRight w:val="0"/>
      <w:marTop w:val="0"/>
      <w:marBottom w:val="0"/>
      <w:divBdr>
        <w:top w:val="none" w:sz="0" w:space="0" w:color="auto"/>
        <w:left w:val="none" w:sz="0" w:space="0" w:color="auto"/>
        <w:bottom w:val="none" w:sz="0" w:space="0" w:color="auto"/>
        <w:right w:val="none" w:sz="0" w:space="0" w:color="auto"/>
      </w:divBdr>
    </w:div>
    <w:div w:id="625703557">
      <w:bodyDiv w:val="1"/>
      <w:marLeft w:val="0"/>
      <w:marRight w:val="0"/>
      <w:marTop w:val="0"/>
      <w:marBottom w:val="0"/>
      <w:divBdr>
        <w:top w:val="none" w:sz="0" w:space="0" w:color="auto"/>
        <w:left w:val="none" w:sz="0" w:space="0" w:color="auto"/>
        <w:bottom w:val="none" w:sz="0" w:space="0" w:color="auto"/>
        <w:right w:val="none" w:sz="0" w:space="0" w:color="auto"/>
      </w:divBdr>
    </w:div>
    <w:div w:id="647174808">
      <w:bodyDiv w:val="1"/>
      <w:marLeft w:val="0"/>
      <w:marRight w:val="0"/>
      <w:marTop w:val="0"/>
      <w:marBottom w:val="0"/>
      <w:divBdr>
        <w:top w:val="none" w:sz="0" w:space="0" w:color="auto"/>
        <w:left w:val="none" w:sz="0" w:space="0" w:color="auto"/>
        <w:bottom w:val="none" w:sz="0" w:space="0" w:color="auto"/>
        <w:right w:val="none" w:sz="0" w:space="0" w:color="auto"/>
      </w:divBdr>
    </w:div>
    <w:div w:id="648285035">
      <w:bodyDiv w:val="1"/>
      <w:marLeft w:val="0"/>
      <w:marRight w:val="0"/>
      <w:marTop w:val="0"/>
      <w:marBottom w:val="0"/>
      <w:divBdr>
        <w:top w:val="none" w:sz="0" w:space="0" w:color="auto"/>
        <w:left w:val="none" w:sz="0" w:space="0" w:color="auto"/>
        <w:bottom w:val="none" w:sz="0" w:space="0" w:color="auto"/>
        <w:right w:val="none" w:sz="0" w:space="0" w:color="auto"/>
      </w:divBdr>
    </w:div>
    <w:div w:id="649405534">
      <w:bodyDiv w:val="1"/>
      <w:marLeft w:val="0"/>
      <w:marRight w:val="0"/>
      <w:marTop w:val="0"/>
      <w:marBottom w:val="0"/>
      <w:divBdr>
        <w:top w:val="none" w:sz="0" w:space="0" w:color="auto"/>
        <w:left w:val="none" w:sz="0" w:space="0" w:color="auto"/>
        <w:bottom w:val="none" w:sz="0" w:space="0" w:color="auto"/>
        <w:right w:val="none" w:sz="0" w:space="0" w:color="auto"/>
      </w:divBdr>
    </w:div>
    <w:div w:id="652370486">
      <w:bodyDiv w:val="1"/>
      <w:marLeft w:val="0"/>
      <w:marRight w:val="0"/>
      <w:marTop w:val="0"/>
      <w:marBottom w:val="0"/>
      <w:divBdr>
        <w:top w:val="none" w:sz="0" w:space="0" w:color="auto"/>
        <w:left w:val="none" w:sz="0" w:space="0" w:color="auto"/>
        <w:bottom w:val="none" w:sz="0" w:space="0" w:color="auto"/>
        <w:right w:val="none" w:sz="0" w:space="0" w:color="auto"/>
      </w:divBdr>
    </w:div>
    <w:div w:id="660740258">
      <w:bodyDiv w:val="1"/>
      <w:marLeft w:val="0"/>
      <w:marRight w:val="0"/>
      <w:marTop w:val="0"/>
      <w:marBottom w:val="0"/>
      <w:divBdr>
        <w:top w:val="none" w:sz="0" w:space="0" w:color="auto"/>
        <w:left w:val="none" w:sz="0" w:space="0" w:color="auto"/>
        <w:bottom w:val="none" w:sz="0" w:space="0" w:color="auto"/>
        <w:right w:val="none" w:sz="0" w:space="0" w:color="auto"/>
      </w:divBdr>
    </w:div>
    <w:div w:id="662776543">
      <w:bodyDiv w:val="1"/>
      <w:marLeft w:val="0"/>
      <w:marRight w:val="0"/>
      <w:marTop w:val="0"/>
      <w:marBottom w:val="0"/>
      <w:divBdr>
        <w:top w:val="none" w:sz="0" w:space="0" w:color="auto"/>
        <w:left w:val="none" w:sz="0" w:space="0" w:color="auto"/>
        <w:bottom w:val="none" w:sz="0" w:space="0" w:color="auto"/>
        <w:right w:val="none" w:sz="0" w:space="0" w:color="auto"/>
      </w:divBdr>
    </w:div>
    <w:div w:id="663239875">
      <w:bodyDiv w:val="1"/>
      <w:marLeft w:val="0"/>
      <w:marRight w:val="0"/>
      <w:marTop w:val="0"/>
      <w:marBottom w:val="0"/>
      <w:divBdr>
        <w:top w:val="none" w:sz="0" w:space="0" w:color="auto"/>
        <w:left w:val="none" w:sz="0" w:space="0" w:color="auto"/>
        <w:bottom w:val="none" w:sz="0" w:space="0" w:color="auto"/>
        <w:right w:val="none" w:sz="0" w:space="0" w:color="auto"/>
      </w:divBdr>
    </w:div>
    <w:div w:id="672342584">
      <w:bodyDiv w:val="1"/>
      <w:marLeft w:val="0"/>
      <w:marRight w:val="0"/>
      <w:marTop w:val="0"/>
      <w:marBottom w:val="0"/>
      <w:divBdr>
        <w:top w:val="none" w:sz="0" w:space="0" w:color="auto"/>
        <w:left w:val="none" w:sz="0" w:space="0" w:color="auto"/>
        <w:bottom w:val="none" w:sz="0" w:space="0" w:color="auto"/>
        <w:right w:val="none" w:sz="0" w:space="0" w:color="auto"/>
      </w:divBdr>
    </w:div>
    <w:div w:id="672562555">
      <w:bodyDiv w:val="1"/>
      <w:marLeft w:val="0"/>
      <w:marRight w:val="0"/>
      <w:marTop w:val="0"/>
      <w:marBottom w:val="0"/>
      <w:divBdr>
        <w:top w:val="none" w:sz="0" w:space="0" w:color="auto"/>
        <w:left w:val="none" w:sz="0" w:space="0" w:color="auto"/>
        <w:bottom w:val="none" w:sz="0" w:space="0" w:color="auto"/>
        <w:right w:val="none" w:sz="0" w:space="0" w:color="auto"/>
      </w:divBdr>
    </w:div>
    <w:div w:id="673068092">
      <w:bodyDiv w:val="1"/>
      <w:marLeft w:val="0"/>
      <w:marRight w:val="0"/>
      <w:marTop w:val="0"/>
      <w:marBottom w:val="0"/>
      <w:divBdr>
        <w:top w:val="none" w:sz="0" w:space="0" w:color="auto"/>
        <w:left w:val="none" w:sz="0" w:space="0" w:color="auto"/>
        <w:bottom w:val="none" w:sz="0" w:space="0" w:color="auto"/>
        <w:right w:val="none" w:sz="0" w:space="0" w:color="auto"/>
      </w:divBdr>
    </w:div>
    <w:div w:id="675380554">
      <w:bodyDiv w:val="1"/>
      <w:marLeft w:val="0"/>
      <w:marRight w:val="0"/>
      <w:marTop w:val="0"/>
      <w:marBottom w:val="0"/>
      <w:divBdr>
        <w:top w:val="none" w:sz="0" w:space="0" w:color="auto"/>
        <w:left w:val="none" w:sz="0" w:space="0" w:color="auto"/>
        <w:bottom w:val="none" w:sz="0" w:space="0" w:color="auto"/>
        <w:right w:val="none" w:sz="0" w:space="0" w:color="auto"/>
      </w:divBdr>
    </w:div>
    <w:div w:id="677543608">
      <w:bodyDiv w:val="1"/>
      <w:marLeft w:val="0"/>
      <w:marRight w:val="0"/>
      <w:marTop w:val="0"/>
      <w:marBottom w:val="0"/>
      <w:divBdr>
        <w:top w:val="none" w:sz="0" w:space="0" w:color="auto"/>
        <w:left w:val="none" w:sz="0" w:space="0" w:color="auto"/>
        <w:bottom w:val="none" w:sz="0" w:space="0" w:color="auto"/>
        <w:right w:val="none" w:sz="0" w:space="0" w:color="auto"/>
      </w:divBdr>
    </w:div>
    <w:div w:id="683046844">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686373760">
      <w:bodyDiv w:val="1"/>
      <w:marLeft w:val="0"/>
      <w:marRight w:val="0"/>
      <w:marTop w:val="0"/>
      <w:marBottom w:val="0"/>
      <w:divBdr>
        <w:top w:val="none" w:sz="0" w:space="0" w:color="auto"/>
        <w:left w:val="none" w:sz="0" w:space="0" w:color="auto"/>
        <w:bottom w:val="none" w:sz="0" w:space="0" w:color="auto"/>
        <w:right w:val="none" w:sz="0" w:space="0" w:color="auto"/>
      </w:divBdr>
    </w:div>
    <w:div w:id="689379971">
      <w:bodyDiv w:val="1"/>
      <w:marLeft w:val="0"/>
      <w:marRight w:val="0"/>
      <w:marTop w:val="0"/>
      <w:marBottom w:val="0"/>
      <w:divBdr>
        <w:top w:val="none" w:sz="0" w:space="0" w:color="auto"/>
        <w:left w:val="none" w:sz="0" w:space="0" w:color="auto"/>
        <w:bottom w:val="none" w:sz="0" w:space="0" w:color="auto"/>
        <w:right w:val="none" w:sz="0" w:space="0" w:color="auto"/>
      </w:divBdr>
    </w:div>
    <w:div w:id="690033863">
      <w:bodyDiv w:val="1"/>
      <w:marLeft w:val="0"/>
      <w:marRight w:val="0"/>
      <w:marTop w:val="0"/>
      <w:marBottom w:val="0"/>
      <w:divBdr>
        <w:top w:val="none" w:sz="0" w:space="0" w:color="auto"/>
        <w:left w:val="none" w:sz="0" w:space="0" w:color="auto"/>
        <w:bottom w:val="none" w:sz="0" w:space="0" w:color="auto"/>
        <w:right w:val="none" w:sz="0" w:space="0" w:color="auto"/>
      </w:divBdr>
    </w:div>
    <w:div w:id="690840763">
      <w:bodyDiv w:val="1"/>
      <w:marLeft w:val="0"/>
      <w:marRight w:val="0"/>
      <w:marTop w:val="0"/>
      <w:marBottom w:val="0"/>
      <w:divBdr>
        <w:top w:val="none" w:sz="0" w:space="0" w:color="auto"/>
        <w:left w:val="none" w:sz="0" w:space="0" w:color="auto"/>
        <w:bottom w:val="none" w:sz="0" w:space="0" w:color="auto"/>
        <w:right w:val="none" w:sz="0" w:space="0" w:color="auto"/>
      </w:divBdr>
    </w:div>
    <w:div w:id="694841762">
      <w:bodyDiv w:val="1"/>
      <w:marLeft w:val="0"/>
      <w:marRight w:val="0"/>
      <w:marTop w:val="0"/>
      <w:marBottom w:val="0"/>
      <w:divBdr>
        <w:top w:val="none" w:sz="0" w:space="0" w:color="auto"/>
        <w:left w:val="none" w:sz="0" w:space="0" w:color="auto"/>
        <w:bottom w:val="none" w:sz="0" w:space="0" w:color="auto"/>
        <w:right w:val="none" w:sz="0" w:space="0" w:color="auto"/>
      </w:divBdr>
    </w:div>
    <w:div w:id="696740561">
      <w:bodyDiv w:val="1"/>
      <w:marLeft w:val="0"/>
      <w:marRight w:val="0"/>
      <w:marTop w:val="0"/>
      <w:marBottom w:val="0"/>
      <w:divBdr>
        <w:top w:val="none" w:sz="0" w:space="0" w:color="auto"/>
        <w:left w:val="none" w:sz="0" w:space="0" w:color="auto"/>
        <w:bottom w:val="none" w:sz="0" w:space="0" w:color="auto"/>
        <w:right w:val="none" w:sz="0" w:space="0" w:color="auto"/>
      </w:divBdr>
    </w:div>
    <w:div w:id="697119894">
      <w:bodyDiv w:val="1"/>
      <w:marLeft w:val="0"/>
      <w:marRight w:val="0"/>
      <w:marTop w:val="0"/>
      <w:marBottom w:val="0"/>
      <w:divBdr>
        <w:top w:val="none" w:sz="0" w:space="0" w:color="auto"/>
        <w:left w:val="none" w:sz="0" w:space="0" w:color="auto"/>
        <w:bottom w:val="none" w:sz="0" w:space="0" w:color="auto"/>
        <w:right w:val="none" w:sz="0" w:space="0" w:color="auto"/>
      </w:divBdr>
    </w:div>
    <w:div w:id="697850625">
      <w:bodyDiv w:val="1"/>
      <w:marLeft w:val="0"/>
      <w:marRight w:val="0"/>
      <w:marTop w:val="0"/>
      <w:marBottom w:val="0"/>
      <w:divBdr>
        <w:top w:val="none" w:sz="0" w:space="0" w:color="auto"/>
        <w:left w:val="none" w:sz="0" w:space="0" w:color="auto"/>
        <w:bottom w:val="none" w:sz="0" w:space="0" w:color="auto"/>
        <w:right w:val="none" w:sz="0" w:space="0" w:color="auto"/>
      </w:divBdr>
    </w:div>
    <w:div w:id="702363853">
      <w:bodyDiv w:val="1"/>
      <w:marLeft w:val="0"/>
      <w:marRight w:val="0"/>
      <w:marTop w:val="0"/>
      <w:marBottom w:val="0"/>
      <w:divBdr>
        <w:top w:val="none" w:sz="0" w:space="0" w:color="auto"/>
        <w:left w:val="none" w:sz="0" w:space="0" w:color="auto"/>
        <w:bottom w:val="none" w:sz="0" w:space="0" w:color="auto"/>
        <w:right w:val="none" w:sz="0" w:space="0" w:color="auto"/>
      </w:divBdr>
    </w:div>
    <w:div w:id="704839916">
      <w:bodyDiv w:val="1"/>
      <w:marLeft w:val="0"/>
      <w:marRight w:val="0"/>
      <w:marTop w:val="0"/>
      <w:marBottom w:val="0"/>
      <w:divBdr>
        <w:top w:val="none" w:sz="0" w:space="0" w:color="auto"/>
        <w:left w:val="none" w:sz="0" w:space="0" w:color="auto"/>
        <w:bottom w:val="none" w:sz="0" w:space="0" w:color="auto"/>
        <w:right w:val="none" w:sz="0" w:space="0" w:color="auto"/>
      </w:divBdr>
    </w:div>
    <w:div w:id="705065374">
      <w:bodyDiv w:val="1"/>
      <w:marLeft w:val="0"/>
      <w:marRight w:val="0"/>
      <w:marTop w:val="0"/>
      <w:marBottom w:val="0"/>
      <w:divBdr>
        <w:top w:val="none" w:sz="0" w:space="0" w:color="auto"/>
        <w:left w:val="none" w:sz="0" w:space="0" w:color="auto"/>
        <w:bottom w:val="none" w:sz="0" w:space="0" w:color="auto"/>
        <w:right w:val="none" w:sz="0" w:space="0" w:color="auto"/>
      </w:divBdr>
    </w:div>
    <w:div w:id="711923116">
      <w:bodyDiv w:val="1"/>
      <w:marLeft w:val="0"/>
      <w:marRight w:val="0"/>
      <w:marTop w:val="0"/>
      <w:marBottom w:val="0"/>
      <w:divBdr>
        <w:top w:val="none" w:sz="0" w:space="0" w:color="auto"/>
        <w:left w:val="none" w:sz="0" w:space="0" w:color="auto"/>
        <w:bottom w:val="none" w:sz="0" w:space="0" w:color="auto"/>
        <w:right w:val="none" w:sz="0" w:space="0" w:color="auto"/>
      </w:divBdr>
    </w:div>
    <w:div w:id="713891439">
      <w:bodyDiv w:val="1"/>
      <w:marLeft w:val="0"/>
      <w:marRight w:val="0"/>
      <w:marTop w:val="0"/>
      <w:marBottom w:val="0"/>
      <w:divBdr>
        <w:top w:val="none" w:sz="0" w:space="0" w:color="auto"/>
        <w:left w:val="none" w:sz="0" w:space="0" w:color="auto"/>
        <w:bottom w:val="none" w:sz="0" w:space="0" w:color="auto"/>
        <w:right w:val="none" w:sz="0" w:space="0" w:color="auto"/>
      </w:divBdr>
    </w:div>
    <w:div w:id="715393586">
      <w:bodyDiv w:val="1"/>
      <w:marLeft w:val="0"/>
      <w:marRight w:val="0"/>
      <w:marTop w:val="0"/>
      <w:marBottom w:val="0"/>
      <w:divBdr>
        <w:top w:val="none" w:sz="0" w:space="0" w:color="auto"/>
        <w:left w:val="none" w:sz="0" w:space="0" w:color="auto"/>
        <w:bottom w:val="none" w:sz="0" w:space="0" w:color="auto"/>
        <w:right w:val="none" w:sz="0" w:space="0" w:color="auto"/>
      </w:divBdr>
    </w:div>
    <w:div w:id="715930552">
      <w:bodyDiv w:val="1"/>
      <w:marLeft w:val="0"/>
      <w:marRight w:val="0"/>
      <w:marTop w:val="0"/>
      <w:marBottom w:val="0"/>
      <w:divBdr>
        <w:top w:val="none" w:sz="0" w:space="0" w:color="auto"/>
        <w:left w:val="none" w:sz="0" w:space="0" w:color="auto"/>
        <w:bottom w:val="none" w:sz="0" w:space="0" w:color="auto"/>
        <w:right w:val="none" w:sz="0" w:space="0" w:color="auto"/>
      </w:divBdr>
    </w:div>
    <w:div w:id="718355979">
      <w:bodyDiv w:val="1"/>
      <w:marLeft w:val="0"/>
      <w:marRight w:val="0"/>
      <w:marTop w:val="0"/>
      <w:marBottom w:val="0"/>
      <w:divBdr>
        <w:top w:val="none" w:sz="0" w:space="0" w:color="auto"/>
        <w:left w:val="none" w:sz="0" w:space="0" w:color="auto"/>
        <w:bottom w:val="none" w:sz="0" w:space="0" w:color="auto"/>
        <w:right w:val="none" w:sz="0" w:space="0" w:color="auto"/>
      </w:divBdr>
    </w:div>
    <w:div w:id="721759430">
      <w:bodyDiv w:val="1"/>
      <w:marLeft w:val="0"/>
      <w:marRight w:val="0"/>
      <w:marTop w:val="0"/>
      <w:marBottom w:val="0"/>
      <w:divBdr>
        <w:top w:val="none" w:sz="0" w:space="0" w:color="auto"/>
        <w:left w:val="none" w:sz="0" w:space="0" w:color="auto"/>
        <w:bottom w:val="none" w:sz="0" w:space="0" w:color="auto"/>
        <w:right w:val="none" w:sz="0" w:space="0" w:color="auto"/>
      </w:divBdr>
    </w:div>
    <w:div w:id="725447016">
      <w:bodyDiv w:val="1"/>
      <w:marLeft w:val="0"/>
      <w:marRight w:val="0"/>
      <w:marTop w:val="0"/>
      <w:marBottom w:val="0"/>
      <w:divBdr>
        <w:top w:val="none" w:sz="0" w:space="0" w:color="auto"/>
        <w:left w:val="none" w:sz="0" w:space="0" w:color="auto"/>
        <w:bottom w:val="none" w:sz="0" w:space="0" w:color="auto"/>
        <w:right w:val="none" w:sz="0" w:space="0" w:color="auto"/>
      </w:divBdr>
    </w:div>
    <w:div w:id="730884194">
      <w:bodyDiv w:val="1"/>
      <w:marLeft w:val="0"/>
      <w:marRight w:val="0"/>
      <w:marTop w:val="0"/>
      <w:marBottom w:val="0"/>
      <w:divBdr>
        <w:top w:val="none" w:sz="0" w:space="0" w:color="auto"/>
        <w:left w:val="none" w:sz="0" w:space="0" w:color="auto"/>
        <w:bottom w:val="none" w:sz="0" w:space="0" w:color="auto"/>
        <w:right w:val="none" w:sz="0" w:space="0" w:color="auto"/>
      </w:divBdr>
    </w:div>
    <w:div w:id="731151087">
      <w:bodyDiv w:val="1"/>
      <w:marLeft w:val="0"/>
      <w:marRight w:val="0"/>
      <w:marTop w:val="0"/>
      <w:marBottom w:val="0"/>
      <w:divBdr>
        <w:top w:val="none" w:sz="0" w:space="0" w:color="auto"/>
        <w:left w:val="none" w:sz="0" w:space="0" w:color="auto"/>
        <w:bottom w:val="none" w:sz="0" w:space="0" w:color="auto"/>
        <w:right w:val="none" w:sz="0" w:space="0" w:color="auto"/>
      </w:divBdr>
    </w:div>
    <w:div w:id="732385518">
      <w:bodyDiv w:val="1"/>
      <w:marLeft w:val="0"/>
      <w:marRight w:val="0"/>
      <w:marTop w:val="0"/>
      <w:marBottom w:val="0"/>
      <w:divBdr>
        <w:top w:val="none" w:sz="0" w:space="0" w:color="auto"/>
        <w:left w:val="none" w:sz="0" w:space="0" w:color="auto"/>
        <w:bottom w:val="none" w:sz="0" w:space="0" w:color="auto"/>
        <w:right w:val="none" w:sz="0" w:space="0" w:color="auto"/>
      </w:divBdr>
    </w:div>
    <w:div w:id="733939195">
      <w:bodyDiv w:val="1"/>
      <w:marLeft w:val="0"/>
      <w:marRight w:val="0"/>
      <w:marTop w:val="0"/>
      <w:marBottom w:val="0"/>
      <w:divBdr>
        <w:top w:val="none" w:sz="0" w:space="0" w:color="auto"/>
        <w:left w:val="none" w:sz="0" w:space="0" w:color="auto"/>
        <w:bottom w:val="none" w:sz="0" w:space="0" w:color="auto"/>
        <w:right w:val="none" w:sz="0" w:space="0" w:color="auto"/>
      </w:divBdr>
    </w:div>
    <w:div w:id="737168125">
      <w:bodyDiv w:val="1"/>
      <w:marLeft w:val="0"/>
      <w:marRight w:val="0"/>
      <w:marTop w:val="0"/>
      <w:marBottom w:val="0"/>
      <w:divBdr>
        <w:top w:val="none" w:sz="0" w:space="0" w:color="auto"/>
        <w:left w:val="none" w:sz="0" w:space="0" w:color="auto"/>
        <w:bottom w:val="none" w:sz="0" w:space="0" w:color="auto"/>
        <w:right w:val="none" w:sz="0" w:space="0" w:color="auto"/>
      </w:divBdr>
    </w:div>
    <w:div w:id="739866125">
      <w:bodyDiv w:val="1"/>
      <w:marLeft w:val="0"/>
      <w:marRight w:val="0"/>
      <w:marTop w:val="0"/>
      <w:marBottom w:val="0"/>
      <w:divBdr>
        <w:top w:val="none" w:sz="0" w:space="0" w:color="auto"/>
        <w:left w:val="none" w:sz="0" w:space="0" w:color="auto"/>
        <w:bottom w:val="none" w:sz="0" w:space="0" w:color="auto"/>
        <w:right w:val="none" w:sz="0" w:space="0" w:color="auto"/>
      </w:divBdr>
    </w:div>
    <w:div w:id="749280519">
      <w:bodyDiv w:val="1"/>
      <w:marLeft w:val="0"/>
      <w:marRight w:val="0"/>
      <w:marTop w:val="0"/>
      <w:marBottom w:val="0"/>
      <w:divBdr>
        <w:top w:val="none" w:sz="0" w:space="0" w:color="auto"/>
        <w:left w:val="none" w:sz="0" w:space="0" w:color="auto"/>
        <w:bottom w:val="none" w:sz="0" w:space="0" w:color="auto"/>
        <w:right w:val="none" w:sz="0" w:space="0" w:color="auto"/>
      </w:divBdr>
    </w:div>
    <w:div w:id="749811530">
      <w:bodyDiv w:val="1"/>
      <w:marLeft w:val="0"/>
      <w:marRight w:val="0"/>
      <w:marTop w:val="0"/>
      <w:marBottom w:val="0"/>
      <w:divBdr>
        <w:top w:val="none" w:sz="0" w:space="0" w:color="auto"/>
        <w:left w:val="none" w:sz="0" w:space="0" w:color="auto"/>
        <w:bottom w:val="none" w:sz="0" w:space="0" w:color="auto"/>
        <w:right w:val="none" w:sz="0" w:space="0" w:color="auto"/>
      </w:divBdr>
    </w:div>
    <w:div w:id="750083890">
      <w:bodyDiv w:val="1"/>
      <w:marLeft w:val="0"/>
      <w:marRight w:val="0"/>
      <w:marTop w:val="0"/>
      <w:marBottom w:val="0"/>
      <w:divBdr>
        <w:top w:val="none" w:sz="0" w:space="0" w:color="auto"/>
        <w:left w:val="none" w:sz="0" w:space="0" w:color="auto"/>
        <w:bottom w:val="none" w:sz="0" w:space="0" w:color="auto"/>
        <w:right w:val="none" w:sz="0" w:space="0" w:color="auto"/>
      </w:divBdr>
    </w:div>
    <w:div w:id="754739993">
      <w:bodyDiv w:val="1"/>
      <w:marLeft w:val="0"/>
      <w:marRight w:val="0"/>
      <w:marTop w:val="0"/>
      <w:marBottom w:val="0"/>
      <w:divBdr>
        <w:top w:val="none" w:sz="0" w:space="0" w:color="auto"/>
        <w:left w:val="none" w:sz="0" w:space="0" w:color="auto"/>
        <w:bottom w:val="none" w:sz="0" w:space="0" w:color="auto"/>
        <w:right w:val="none" w:sz="0" w:space="0" w:color="auto"/>
      </w:divBdr>
    </w:div>
    <w:div w:id="757285822">
      <w:bodyDiv w:val="1"/>
      <w:marLeft w:val="0"/>
      <w:marRight w:val="0"/>
      <w:marTop w:val="0"/>
      <w:marBottom w:val="0"/>
      <w:divBdr>
        <w:top w:val="none" w:sz="0" w:space="0" w:color="auto"/>
        <w:left w:val="none" w:sz="0" w:space="0" w:color="auto"/>
        <w:bottom w:val="none" w:sz="0" w:space="0" w:color="auto"/>
        <w:right w:val="none" w:sz="0" w:space="0" w:color="auto"/>
      </w:divBdr>
    </w:div>
    <w:div w:id="762578879">
      <w:bodyDiv w:val="1"/>
      <w:marLeft w:val="0"/>
      <w:marRight w:val="0"/>
      <w:marTop w:val="0"/>
      <w:marBottom w:val="0"/>
      <w:divBdr>
        <w:top w:val="none" w:sz="0" w:space="0" w:color="auto"/>
        <w:left w:val="none" w:sz="0" w:space="0" w:color="auto"/>
        <w:bottom w:val="none" w:sz="0" w:space="0" w:color="auto"/>
        <w:right w:val="none" w:sz="0" w:space="0" w:color="auto"/>
      </w:divBdr>
    </w:div>
    <w:div w:id="762647286">
      <w:bodyDiv w:val="1"/>
      <w:marLeft w:val="0"/>
      <w:marRight w:val="0"/>
      <w:marTop w:val="0"/>
      <w:marBottom w:val="0"/>
      <w:divBdr>
        <w:top w:val="none" w:sz="0" w:space="0" w:color="auto"/>
        <w:left w:val="none" w:sz="0" w:space="0" w:color="auto"/>
        <w:bottom w:val="none" w:sz="0" w:space="0" w:color="auto"/>
        <w:right w:val="none" w:sz="0" w:space="0" w:color="auto"/>
      </w:divBdr>
    </w:div>
    <w:div w:id="769424839">
      <w:bodyDiv w:val="1"/>
      <w:marLeft w:val="0"/>
      <w:marRight w:val="0"/>
      <w:marTop w:val="0"/>
      <w:marBottom w:val="0"/>
      <w:divBdr>
        <w:top w:val="none" w:sz="0" w:space="0" w:color="auto"/>
        <w:left w:val="none" w:sz="0" w:space="0" w:color="auto"/>
        <w:bottom w:val="none" w:sz="0" w:space="0" w:color="auto"/>
        <w:right w:val="none" w:sz="0" w:space="0" w:color="auto"/>
      </w:divBdr>
    </w:div>
    <w:div w:id="773400268">
      <w:bodyDiv w:val="1"/>
      <w:marLeft w:val="0"/>
      <w:marRight w:val="0"/>
      <w:marTop w:val="0"/>
      <w:marBottom w:val="0"/>
      <w:divBdr>
        <w:top w:val="none" w:sz="0" w:space="0" w:color="auto"/>
        <w:left w:val="none" w:sz="0" w:space="0" w:color="auto"/>
        <w:bottom w:val="none" w:sz="0" w:space="0" w:color="auto"/>
        <w:right w:val="none" w:sz="0" w:space="0" w:color="auto"/>
      </w:divBdr>
    </w:div>
    <w:div w:id="775368767">
      <w:bodyDiv w:val="1"/>
      <w:marLeft w:val="0"/>
      <w:marRight w:val="0"/>
      <w:marTop w:val="0"/>
      <w:marBottom w:val="0"/>
      <w:divBdr>
        <w:top w:val="none" w:sz="0" w:space="0" w:color="auto"/>
        <w:left w:val="none" w:sz="0" w:space="0" w:color="auto"/>
        <w:bottom w:val="none" w:sz="0" w:space="0" w:color="auto"/>
        <w:right w:val="none" w:sz="0" w:space="0" w:color="auto"/>
      </w:divBdr>
    </w:div>
    <w:div w:id="781535278">
      <w:bodyDiv w:val="1"/>
      <w:marLeft w:val="0"/>
      <w:marRight w:val="0"/>
      <w:marTop w:val="0"/>
      <w:marBottom w:val="0"/>
      <w:divBdr>
        <w:top w:val="none" w:sz="0" w:space="0" w:color="auto"/>
        <w:left w:val="none" w:sz="0" w:space="0" w:color="auto"/>
        <w:bottom w:val="none" w:sz="0" w:space="0" w:color="auto"/>
        <w:right w:val="none" w:sz="0" w:space="0" w:color="auto"/>
      </w:divBdr>
    </w:div>
    <w:div w:id="795487509">
      <w:bodyDiv w:val="1"/>
      <w:marLeft w:val="0"/>
      <w:marRight w:val="0"/>
      <w:marTop w:val="0"/>
      <w:marBottom w:val="0"/>
      <w:divBdr>
        <w:top w:val="none" w:sz="0" w:space="0" w:color="auto"/>
        <w:left w:val="none" w:sz="0" w:space="0" w:color="auto"/>
        <w:bottom w:val="none" w:sz="0" w:space="0" w:color="auto"/>
        <w:right w:val="none" w:sz="0" w:space="0" w:color="auto"/>
      </w:divBdr>
    </w:div>
    <w:div w:id="795835079">
      <w:bodyDiv w:val="1"/>
      <w:marLeft w:val="0"/>
      <w:marRight w:val="0"/>
      <w:marTop w:val="0"/>
      <w:marBottom w:val="0"/>
      <w:divBdr>
        <w:top w:val="none" w:sz="0" w:space="0" w:color="auto"/>
        <w:left w:val="none" w:sz="0" w:space="0" w:color="auto"/>
        <w:bottom w:val="none" w:sz="0" w:space="0" w:color="auto"/>
        <w:right w:val="none" w:sz="0" w:space="0" w:color="auto"/>
      </w:divBdr>
    </w:div>
    <w:div w:id="798764564">
      <w:bodyDiv w:val="1"/>
      <w:marLeft w:val="0"/>
      <w:marRight w:val="0"/>
      <w:marTop w:val="0"/>
      <w:marBottom w:val="0"/>
      <w:divBdr>
        <w:top w:val="none" w:sz="0" w:space="0" w:color="auto"/>
        <w:left w:val="none" w:sz="0" w:space="0" w:color="auto"/>
        <w:bottom w:val="none" w:sz="0" w:space="0" w:color="auto"/>
        <w:right w:val="none" w:sz="0" w:space="0" w:color="auto"/>
      </w:divBdr>
    </w:div>
    <w:div w:id="806627517">
      <w:bodyDiv w:val="1"/>
      <w:marLeft w:val="0"/>
      <w:marRight w:val="0"/>
      <w:marTop w:val="0"/>
      <w:marBottom w:val="0"/>
      <w:divBdr>
        <w:top w:val="none" w:sz="0" w:space="0" w:color="auto"/>
        <w:left w:val="none" w:sz="0" w:space="0" w:color="auto"/>
        <w:bottom w:val="none" w:sz="0" w:space="0" w:color="auto"/>
        <w:right w:val="none" w:sz="0" w:space="0" w:color="auto"/>
      </w:divBdr>
    </w:div>
    <w:div w:id="807818400">
      <w:bodyDiv w:val="1"/>
      <w:marLeft w:val="0"/>
      <w:marRight w:val="0"/>
      <w:marTop w:val="0"/>
      <w:marBottom w:val="0"/>
      <w:divBdr>
        <w:top w:val="none" w:sz="0" w:space="0" w:color="auto"/>
        <w:left w:val="none" w:sz="0" w:space="0" w:color="auto"/>
        <w:bottom w:val="none" w:sz="0" w:space="0" w:color="auto"/>
        <w:right w:val="none" w:sz="0" w:space="0" w:color="auto"/>
      </w:divBdr>
    </w:div>
    <w:div w:id="809907464">
      <w:bodyDiv w:val="1"/>
      <w:marLeft w:val="0"/>
      <w:marRight w:val="0"/>
      <w:marTop w:val="0"/>
      <w:marBottom w:val="0"/>
      <w:divBdr>
        <w:top w:val="none" w:sz="0" w:space="0" w:color="auto"/>
        <w:left w:val="none" w:sz="0" w:space="0" w:color="auto"/>
        <w:bottom w:val="none" w:sz="0" w:space="0" w:color="auto"/>
        <w:right w:val="none" w:sz="0" w:space="0" w:color="auto"/>
      </w:divBdr>
    </w:div>
    <w:div w:id="818352133">
      <w:bodyDiv w:val="1"/>
      <w:marLeft w:val="0"/>
      <w:marRight w:val="0"/>
      <w:marTop w:val="0"/>
      <w:marBottom w:val="0"/>
      <w:divBdr>
        <w:top w:val="none" w:sz="0" w:space="0" w:color="auto"/>
        <w:left w:val="none" w:sz="0" w:space="0" w:color="auto"/>
        <w:bottom w:val="none" w:sz="0" w:space="0" w:color="auto"/>
        <w:right w:val="none" w:sz="0" w:space="0" w:color="auto"/>
      </w:divBdr>
    </w:div>
    <w:div w:id="823425233">
      <w:bodyDiv w:val="1"/>
      <w:marLeft w:val="0"/>
      <w:marRight w:val="0"/>
      <w:marTop w:val="0"/>
      <w:marBottom w:val="0"/>
      <w:divBdr>
        <w:top w:val="none" w:sz="0" w:space="0" w:color="auto"/>
        <w:left w:val="none" w:sz="0" w:space="0" w:color="auto"/>
        <w:bottom w:val="none" w:sz="0" w:space="0" w:color="auto"/>
        <w:right w:val="none" w:sz="0" w:space="0" w:color="auto"/>
      </w:divBdr>
    </w:div>
    <w:div w:id="825782359">
      <w:bodyDiv w:val="1"/>
      <w:marLeft w:val="0"/>
      <w:marRight w:val="0"/>
      <w:marTop w:val="0"/>
      <w:marBottom w:val="0"/>
      <w:divBdr>
        <w:top w:val="none" w:sz="0" w:space="0" w:color="auto"/>
        <w:left w:val="none" w:sz="0" w:space="0" w:color="auto"/>
        <w:bottom w:val="none" w:sz="0" w:space="0" w:color="auto"/>
        <w:right w:val="none" w:sz="0" w:space="0" w:color="auto"/>
      </w:divBdr>
    </w:div>
    <w:div w:id="825824228">
      <w:bodyDiv w:val="1"/>
      <w:marLeft w:val="0"/>
      <w:marRight w:val="0"/>
      <w:marTop w:val="0"/>
      <w:marBottom w:val="0"/>
      <w:divBdr>
        <w:top w:val="none" w:sz="0" w:space="0" w:color="auto"/>
        <w:left w:val="none" w:sz="0" w:space="0" w:color="auto"/>
        <w:bottom w:val="none" w:sz="0" w:space="0" w:color="auto"/>
        <w:right w:val="none" w:sz="0" w:space="0" w:color="auto"/>
      </w:divBdr>
    </w:div>
    <w:div w:id="840051371">
      <w:bodyDiv w:val="1"/>
      <w:marLeft w:val="0"/>
      <w:marRight w:val="0"/>
      <w:marTop w:val="0"/>
      <w:marBottom w:val="0"/>
      <w:divBdr>
        <w:top w:val="none" w:sz="0" w:space="0" w:color="auto"/>
        <w:left w:val="none" w:sz="0" w:space="0" w:color="auto"/>
        <w:bottom w:val="none" w:sz="0" w:space="0" w:color="auto"/>
        <w:right w:val="none" w:sz="0" w:space="0" w:color="auto"/>
      </w:divBdr>
    </w:div>
    <w:div w:id="845285629">
      <w:bodyDiv w:val="1"/>
      <w:marLeft w:val="0"/>
      <w:marRight w:val="0"/>
      <w:marTop w:val="0"/>
      <w:marBottom w:val="0"/>
      <w:divBdr>
        <w:top w:val="none" w:sz="0" w:space="0" w:color="auto"/>
        <w:left w:val="none" w:sz="0" w:space="0" w:color="auto"/>
        <w:bottom w:val="none" w:sz="0" w:space="0" w:color="auto"/>
        <w:right w:val="none" w:sz="0" w:space="0" w:color="auto"/>
      </w:divBdr>
    </w:div>
    <w:div w:id="845748439">
      <w:bodyDiv w:val="1"/>
      <w:marLeft w:val="0"/>
      <w:marRight w:val="0"/>
      <w:marTop w:val="0"/>
      <w:marBottom w:val="0"/>
      <w:divBdr>
        <w:top w:val="none" w:sz="0" w:space="0" w:color="auto"/>
        <w:left w:val="none" w:sz="0" w:space="0" w:color="auto"/>
        <w:bottom w:val="none" w:sz="0" w:space="0" w:color="auto"/>
        <w:right w:val="none" w:sz="0" w:space="0" w:color="auto"/>
      </w:divBdr>
    </w:div>
    <w:div w:id="849174581">
      <w:bodyDiv w:val="1"/>
      <w:marLeft w:val="0"/>
      <w:marRight w:val="0"/>
      <w:marTop w:val="0"/>
      <w:marBottom w:val="0"/>
      <w:divBdr>
        <w:top w:val="none" w:sz="0" w:space="0" w:color="auto"/>
        <w:left w:val="none" w:sz="0" w:space="0" w:color="auto"/>
        <w:bottom w:val="none" w:sz="0" w:space="0" w:color="auto"/>
        <w:right w:val="none" w:sz="0" w:space="0" w:color="auto"/>
      </w:divBdr>
    </w:div>
    <w:div w:id="853152006">
      <w:bodyDiv w:val="1"/>
      <w:marLeft w:val="0"/>
      <w:marRight w:val="0"/>
      <w:marTop w:val="0"/>
      <w:marBottom w:val="0"/>
      <w:divBdr>
        <w:top w:val="none" w:sz="0" w:space="0" w:color="auto"/>
        <w:left w:val="none" w:sz="0" w:space="0" w:color="auto"/>
        <w:bottom w:val="none" w:sz="0" w:space="0" w:color="auto"/>
        <w:right w:val="none" w:sz="0" w:space="0" w:color="auto"/>
      </w:divBdr>
    </w:div>
    <w:div w:id="854268257">
      <w:bodyDiv w:val="1"/>
      <w:marLeft w:val="0"/>
      <w:marRight w:val="0"/>
      <w:marTop w:val="0"/>
      <w:marBottom w:val="0"/>
      <w:divBdr>
        <w:top w:val="none" w:sz="0" w:space="0" w:color="auto"/>
        <w:left w:val="none" w:sz="0" w:space="0" w:color="auto"/>
        <w:bottom w:val="none" w:sz="0" w:space="0" w:color="auto"/>
        <w:right w:val="none" w:sz="0" w:space="0" w:color="auto"/>
      </w:divBdr>
    </w:div>
    <w:div w:id="855268148">
      <w:bodyDiv w:val="1"/>
      <w:marLeft w:val="0"/>
      <w:marRight w:val="0"/>
      <w:marTop w:val="0"/>
      <w:marBottom w:val="0"/>
      <w:divBdr>
        <w:top w:val="none" w:sz="0" w:space="0" w:color="auto"/>
        <w:left w:val="none" w:sz="0" w:space="0" w:color="auto"/>
        <w:bottom w:val="none" w:sz="0" w:space="0" w:color="auto"/>
        <w:right w:val="none" w:sz="0" w:space="0" w:color="auto"/>
      </w:divBdr>
    </w:div>
    <w:div w:id="857621223">
      <w:bodyDiv w:val="1"/>
      <w:marLeft w:val="0"/>
      <w:marRight w:val="0"/>
      <w:marTop w:val="0"/>
      <w:marBottom w:val="0"/>
      <w:divBdr>
        <w:top w:val="none" w:sz="0" w:space="0" w:color="auto"/>
        <w:left w:val="none" w:sz="0" w:space="0" w:color="auto"/>
        <w:bottom w:val="none" w:sz="0" w:space="0" w:color="auto"/>
        <w:right w:val="none" w:sz="0" w:space="0" w:color="auto"/>
      </w:divBdr>
    </w:div>
    <w:div w:id="868681903">
      <w:bodyDiv w:val="1"/>
      <w:marLeft w:val="0"/>
      <w:marRight w:val="0"/>
      <w:marTop w:val="0"/>
      <w:marBottom w:val="0"/>
      <w:divBdr>
        <w:top w:val="none" w:sz="0" w:space="0" w:color="auto"/>
        <w:left w:val="none" w:sz="0" w:space="0" w:color="auto"/>
        <w:bottom w:val="none" w:sz="0" w:space="0" w:color="auto"/>
        <w:right w:val="none" w:sz="0" w:space="0" w:color="auto"/>
      </w:divBdr>
    </w:div>
    <w:div w:id="869420299">
      <w:bodyDiv w:val="1"/>
      <w:marLeft w:val="0"/>
      <w:marRight w:val="0"/>
      <w:marTop w:val="0"/>
      <w:marBottom w:val="0"/>
      <w:divBdr>
        <w:top w:val="none" w:sz="0" w:space="0" w:color="auto"/>
        <w:left w:val="none" w:sz="0" w:space="0" w:color="auto"/>
        <w:bottom w:val="none" w:sz="0" w:space="0" w:color="auto"/>
        <w:right w:val="none" w:sz="0" w:space="0" w:color="auto"/>
      </w:divBdr>
    </w:div>
    <w:div w:id="871071712">
      <w:bodyDiv w:val="1"/>
      <w:marLeft w:val="0"/>
      <w:marRight w:val="0"/>
      <w:marTop w:val="0"/>
      <w:marBottom w:val="0"/>
      <w:divBdr>
        <w:top w:val="none" w:sz="0" w:space="0" w:color="auto"/>
        <w:left w:val="none" w:sz="0" w:space="0" w:color="auto"/>
        <w:bottom w:val="none" w:sz="0" w:space="0" w:color="auto"/>
        <w:right w:val="none" w:sz="0" w:space="0" w:color="auto"/>
      </w:divBdr>
    </w:div>
    <w:div w:id="885530256">
      <w:bodyDiv w:val="1"/>
      <w:marLeft w:val="0"/>
      <w:marRight w:val="0"/>
      <w:marTop w:val="0"/>
      <w:marBottom w:val="0"/>
      <w:divBdr>
        <w:top w:val="none" w:sz="0" w:space="0" w:color="auto"/>
        <w:left w:val="none" w:sz="0" w:space="0" w:color="auto"/>
        <w:bottom w:val="none" w:sz="0" w:space="0" w:color="auto"/>
        <w:right w:val="none" w:sz="0" w:space="0" w:color="auto"/>
      </w:divBdr>
    </w:div>
    <w:div w:id="892539566">
      <w:bodyDiv w:val="1"/>
      <w:marLeft w:val="0"/>
      <w:marRight w:val="0"/>
      <w:marTop w:val="0"/>
      <w:marBottom w:val="0"/>
      <w:divBdr>
        <w:top w:val="none" w:sz="0" w:space="0" w:color="auto"/>
        <w:left w:val="none" w:sz="0" w:space="0" w:color="auto"/>
        <w:bottom w:val="none" w:sz="0" w:space="0" w:color="auto"/>
        <w:right w:val="none" w:sz="0" w:space="0" w:color="auto"/>
      </w:divBdr>
    </w:div>
    <w:div w:id="895623564">
      <w:bodyDiv w:val="1"/>
      <w:marLeft w:val="0"/>
      <w:marRight w:val="0"/>
      <w:marTop w:val="0"/>
      <w:marBottom w:val="0"/>
      <w:divBdr>
        <w:top w:val="none" w:sz="0" w:space="0" w:color="auto"/>
        <w:left w:val="none" w:sz="0" w:space="0" w:color="auto"/>
        <w:bottom w:val="none" w:sz="0" w:space="0" w:color="auto"/>
        <w:right w:val="none" w:sz="0" w:space="0" w:color="auto"/>
      </w:divBdr>
    </w:div>
    <w:div w:id="897013704">
      <w:bodyDiv w:val="1"/>
      <w:marLeft w:val="0"/>
      <w:marRight w:val="0"/>
      <w:marTop w:val="0"/>
      <w:marBottom w:val="0"/>
      <w:divBdr>
        <w:top w:val="none" w:sz="0" w:space="0" w:color="auto"/>
        <w:left w:val="none" w:sz="0" w:space="0" w:color="auto"/>
        <w:bottom w:val="none" w:sz="0" w:space="0" w:color="auto"/>
        <w:right w:val="none" w:sz="0" w:space="0" w:color="auto"/>
      </w:divBdr>
    </w:div>
    <w:div w:id="898399993">
      <w:bodyDiv w:val="1"/>
      <w:marLeft w:val="0"/>
      <w:marRight w:val="0"/>
      <w:marTop w:val="0"/>
      <w:marBottom w:val="0"/>
      <w:divBdr>
        <w:top w:val="none" w:sz="0" w:space="0" w:color="auto"/>
        <w:left w:val="none" w:sz="0" w:space="0" w:color="auto"/>
        <w:bottom w:val="none" w:sz="0" w:space="0" w:color="auto"/>
        <w:right w:val="none" w:sz="0" w:space="0" w:color="auto"/>
      </w:divBdr>
    </w:div>
    <w:div w:id="898445278">
      <w:bodyDiv w:val="1"/>
      <w:marLeft w:val="0"/>
      <w:marRight w:val="0"/>
      <w:marTop w:val="0"/>
      <w:marBottom w:val="0"/>
      <w:divBdr>
        <w:top w:val="none" w:sz="0" w:space="0" w:color="auto"/>
        <w:left w:val="none" w:sz="0" w:space="0" w:color="auto"/>
        <w:bottom w:val="none" w:sz="0" w:space="0" w:color="auto"/>
        <w:right w:val="none" w:sz="0" w:space="0" w:color="auto"/>
      </w:divBdr>
    </w:div>
    <w:div w:id="902758456">
      <w:bodyDiv w:val="1"/>
      <w:marLeft w:val="0"/>
      <w:marRight w:val="0"/>
      <w:marTop w:val="0"/>
      <w:marBottom w:val="0"/>
      <w:divBdr>
        <w:top w:val="none" w:sz="0" w:space="0" w:color="auto"/>
        <w:left w:val="none" w:sz="0" w:space="0" w:color="auto"/>
        <w:bottom w:val="none" w:sz="0" w:space="0" w:color="auto"/>
        <w:right w:val="none" w:sz="0" w:space="0" w:color="auto"/>
      </w:divBdr>
    </w:div>
    <w:div w:id="903249875">
      <w:bodyDiv w:val="1"/>
      <w:marLeft w:val="0"/>
      <w:marRight w:val="0"/>
      <w:marTop w:val="0"/>
      <w:marBottom w:val="0"/>
      <w:divBdr>
        <w:top w:val="none" w:sz="0" w:space="0" w:color="auto"/>
        <w:left w:val="none" w:sz="0" w:space="0" w:color="auto"/>
        <w:bottom w:val="none" w:sz="0" w:space="0" w:color="auto"/>
        <w:right w:val="none" w:sz="0" w:space="0" w:color="auto"/>
      </w:divBdr>
    </w:div>
    <w:div w:id="906651508">
      <w:bodyDiv w:val="1"/>
      <w:marLeft w:val="0"/>
      <w:marRight w:val="0"/>
      <w:marTop w:val="0"/>
      <w:marBottom w:val="0"/>
      <w:divBdr>
        <w:top w:val="none" w:sz="0" w:space="0" w:color="auto"/>
        <w:left w:val="none" w:sz="0" w:space="0" w:color="auto"/>
        <w:bottom w:val="none" w:sz="0" w:space="0" w:color="auto"/>
        <w:right w:val="none" w:sz="0" w:space="0" w:color="auto"/>
      </w:divBdr>
    </w:div>
    <w:div w:id="913390895">
      <w:bodyDiv w:val="1"/>
      <w:marLeft w:val="0"/>
      <w:marRight w:val="0"/>
      <w:marTop w:val="0"/>
      <w:marBottom w:val="0"/>
      <w:divBdr>
        <w:top w:val="none" w:sz="0" w:space="0" w:color="auto"/>
        <w:left w:val="none" w:sz="0" w:space="0" w:color="auto"/>
        <w:bottom w:val="none" w:sz="0" w:space="0" w:color="auto"/>
        <w:right w:val="none" w:sz="0" w:space="0" w:color="auto"/>
      </w:divBdr>
    </w:div>
    <w:div w:id="913467275">
      <w:bodyDiv w:val="1"/>
      <w:marLeft w:val="0"/>
      <w:marRight w:val="0"/>
      <w:marTop w:val="0"/>
      <w:marBottom w:val="0"/>
      <w:divBdr>
        <w:top w:val="none" w:sz="0" w:space="0" w:color="auto"/>
        <w:left w:val="none" w:sz="0" w:space="0" w:color="auto"/>
        <w:bottom w:val="none" w:sz="0" w:space="0" w:color="auto"/>
        <w:right w:val="none" w:sz="0" w:space="0" w:color="auto"/>
      </w:divBdr>
    </w:div>
    <w:div w:id="919563791">
      <w:bodyDiv w:val="1"/>
      <w:marLeft w:val="0"/>
      <w:marRight w:val="0"/>
      <w:marTop w:val="0"/>
      <w:marBottom w:val="0"/>
      <w:divBdr>
        <w:top w:val="none" w:sz="0" w:space="0" w:color="auto"/>
        <w:left w:val="none" w:sz="0" w:space="0" w:color="auto"/>
        <w:bottom w:val="none" w:sz="0" w:space="0" w:color="auto"/>
        <w:right w:val="none" w:sz="0" w:space="0" w:color="auto"/>
      </w:divBdr>
    </w:div>
    <w:div w:id="926697006">
      <w:bodyDiv w:val="1"/>
      <w:marLeft w:val="0"/>
      <w:marRight w:val="0"/>
      <w:marTop w:val="0"/>
      <w:marBottom w:val="0"/>
      <w:divBdr>
        <w:top w:val="none" w:sz="0" w:space="0" w:color="auto"/>
        <w:left w:val="none" w:sz="0" w:space="0" w:color="auto"/>
        <w:bottom w:val="none" w:sz="0" w:space="0" w:color="auto"/>
        <w:right w:val="none" w:sz="0" w:space="0" w:color="auto"/>
      </w:divBdr>
    </w:div>
    <w:div w:id="927424647">
      <w:bodyDiv w:val="1"/>
      <w:marLeft w:val="0"/>
      <w:marRight w:val="0"/>
      <w:marTop w:val="0"/>
      <w:marBottom w:val="0"/>
      <w:divBdr>
        <w:top w:val="none" w:sz="0" w:space="0" w:color="auto"/>
        <w:left w:val="none" w:sz="0" w:space="0" w:color="auto"/>
        <w:bottom w:val="none" w:sz="0" w:space="0" w:color="auto"/>
        <w:right w:val="none" w:sz="0" w:space="0" w:color="auto"/>
      </w:divBdr>
    </w:div>
    <w:div w:id="929201122">
      <w:bodyDiv w:val="1"/>
      <w:marLeft w:val="0"/>
      <w:marRight w:val="0"/>
      <w:marTop w:val="0"/>
      <w:marBottom w:val="0"/>
      <w:divBdr>
        <w:top w:val="none" w:sz="0" w:space="0" w:color="auto"/>
        <w:left w:val="none" w:sz="0" w:space="0" w:color="auto"/>
        <w:bottom w:val="none" w:sz="0" w:space="0" w:color="auto"/>
        <w:right w:val="none" w:sz="0" w:space="0" w:color="auto"/>
      </w:divBdr>
    </w:div>
    <w:div w:id="930428994">
      <w:bodyDiv w:val="1"/>
      <w:marLeft w:val="0"/>
      <w:marRight w:val="0"/>
      <w:marTop w:val="0"/>
      <w:marBottom w:val="0"/>
      <w:divBdr>
        <w:top w:val="none" w:sz="0" w:space="0" w:color="auto"/>
        <w:left w:val="none" w:sz="0" w:space="0" w:color="auto"/>
        <w:bottom w:val="none" w:sz="0" w:space="0" w:color="auto"/>
        <w:right w:val="none" w:sz="0" w:space="0" w:color="auto"/>
      </w:divBdr>
    </w:div>
    <w:div w:id="931163241">
      <w:bodyDiv w:val="1"/>
      <w:marLeft w:val="0"/>
      <w:marRight w:val="0"/>
      <w:marTop w:val="0"/>
      <w:marBottom w:val="0"/>
      <w:divBdr>
        <w:top w:val="none" w:sz="0" w:space="0" w:color="auto"/>
        <w:left w:val="none" w:sz="0" w:space="0" w:color="auto"/>
        <w:bottom w:val="none" w:sz="0" w:space="0" w:color="auto"/>
        <w:right w:val="none" w:sz="0" w:space="0" w:color="auto"/>
      </w:divBdr>
    </w:div>
    <w:div w:id="931276313">
      <w:bodyDiv w:val="1"/>
      <w:marLeft w:val="0"/>
      <w:marRight w:val="0"/>
      <w:marTop w:val="0"/>
      <w:marBottom w:val="0"/>
      <w:divBdr>
        <w:top w:val="none" w:sz="0" w:space="0" w:color="auto"/>
        <w:left w:val="none" w:sz="0" w:space="0" w:color="auto"/>
        <w:bottom w:val="none" w:sz="0" w:space="0" w:color="auto"/>
        <w:right w:val="none" w:sz="0" w:space="0" w:color="auto"/>
      </w:divBdr>
    </w:div>
    <w:div w:id="935361111">
      <w:bodyDiv w:val="1"/>
      <w:marLeft w:val="0"/>
      <w:marRight w:val="0"/>
      <w:marTop w:val="0"/>
      <w:marBottom w:val="0"/>
      <w:divBdr>
        <w:top w:val="none" w:sz="0" w:space="0" w:color="auto"/>
        <w:left w:val="none" w:sz="0" w:space="0" w:color="auto"/>
        <w:bottom w:val="none" w:sz="0" w:space="0" w:color="auto"/>
        <w:right w:val="none" w:sz="0" w:space="0" w:color="auto"/>
      </w:divBdr>
    </w:div>
    <w:div w:id="941448659">
      <w:bodyDiv w:val="1"/>
      <w:marLeft w:val="0"/>
      <w:marRight w:val="0"/>
      <w:marTop w:val="0"/>
      <w:marBottom w:val="0"/>
      <w:divBdr>
        <w:top w:val="none" w:sz="0" w:space="0" w:color="auto"/>
        <w:left w:val="none" w:sz="0" w:space="0" w:color="auto"/>
        <w:bottom w:val="none" w:sz="0" w:space="0" w:color="auto"/>
        <w:right w:val="none" w:sz="0" w:space="0" w:color="auto"/>
      </w:divBdr>
    </w:div>
    <w:div w:id="942954669">
      <w:bodyDiv w:val="1"/>
      <w:marLeft w:val="0"/>
      <w:marRight w:val="0"/>
      <w:marTop w:val="0"/>
      <w:marBottom w:val="0"/>
      <w:divBdr>
        <w:top w:val="none" w:sz="0" w:space="0" w:color="auto"/>
        <w:left w:val="none" w:sz="0" w:space="0" w:color="auto"/>
        <w:bottom w:val="none" w:sz="0" w:space="0" w:color="auto"/>
        <w:right w:val="none" w:sz="0" w:space="0" w:color="auto"/>
      </w:divBdr>
    </w:div>
    <w:div w:id="946233685">
      <w:bodyDiv w:val="1"/>
      <w:marLeft w:val="0"/>
      <w:marRight w:val="0"/>
      <w:marTop w:val="0"/>
      <w:marBottom w:val="0"/>
      <w:divBdr>
        <w:top w:val="none" w:sz="0" w:space="0" w:color="auto"/>
        <w:left w:val="none" w:sz="0" w:space="0" w:color="auto"/>
        <w:bottom w:val="none" w:sz="0" w:space="0" w:color="auto"/>
        <w:right w:val="none" w:sz="0" w:space="0" w:color="auto"/>
      </w:divBdr>
    </w:div>
    <w:div w:id="948970627">
      <w:bodyDiv w:val="1"/>
      <w:marLeft w:val="0"/>
      <w:marRight w:val="0"/>
      <w:marTop w:val="0"/>
      <w:marBottom w:val="0"/>
      <w:divBdr>
        <w:top w:val="none" w:sz="0" w:space="0" w:color="auto"/>
        <w:left w:val="none" w:sz="0" w:space="0" w:color="auto"/>
        <w:bottom w:val="none" w:sz="0" w:space="0" w:color="auto"/>
        <w:right w:val="none" w:sz="0" w:space="0" w:color="auto"/>
      </w:divBdr>
    </w:div>
    <w:div w:id="952176425">
      <w:bodyDiv w:val="1"/>
      <w:marLeft w:val="0"/>
      <w:marRight w:val="0"/>
      <w:marTop w:val="0"/>
      <w:marBottom w:val="0"/>
      <w:divBdr>
        <w:top w:val="none" w:sz="0" w:space="0" w:color="auto"/>
        <w:left w:val="none" w:sz="0" w:space="0" w:color="auto"/>
        <w:bottom w:val="none" w:sz="0" w:space="0" w:color="auto"/>
        <w:right w:val="none" w:sz="0" w:space="0" w:color="auto"/>
      </w:divBdr>
    </w:div>
    <w:div w:id="954555490">
      <w:bodyDiv w:val="1"/>
      <w:marLeft w:val="0"/>
      <w:marRight w:val="0"/>
      <w:marTop w:val="0"/>
      <w:marBottom w:val="0"/>
      <w:divBdr>
        <w:top w:val="none" w:sz="0" w:space="0" w:color="auto"/>
        <w:left w:val="none" w:sz="0" w:space="0" w:color="auto"/>
        <w:bottom w:val="none" w:sz="0" w:space="0" w:color="auto"/>
        <w:right w:val="none" w:sz="0" w:space="0" w:color="auto"/>
      </w:divBdr>
    </w:div>
    <w:div w:id="955715412">
      <w:bodyDiv w:val="1"/>
      <w:marLeft w:val="0"/>
      <w:marRight w:val="0"/>
      <w:marTop w:val="0"/>
      <w:marBottom w:val="0"/>
      <w:divBdr>
        <w:top w:val="none" w:sz="0" w:space="0" w:color="auto"/>
        <w:left w:val="none" w:sz="0" w:space="0" w:color="auto"/>
        <w:bottom w:val="none" w:sz="0" w:space="0" w:color="auto"/>
        <w:right w:val="none" w:sz="0" w:space="0" w:color="auto"/>
      </w:divBdr>
    </w:div>
    <w:div w:id="958533702">
      <w:bodyDiv w:val="1"/>
      <w:marLeft w:val="0"/>
      <w:marRight w:val="0"/>
      <w:marTop w:val="0"/>
      <w:marBottom w:val="0"/>
      <w:divBdr>
        <w:top w:val="none" w:sz="0" w:space="0" w:color="auto"/>
        <w:left w:val="none" w:sz="0" w:space="0" w:color="auto"/>
        <w:bottom w:val="none" w:sz="0" w:space="0" w:color="auto"/>
        <w:right w:val="none" w:sz="0" w:space="0" w:color="auto"/>
      </w:divBdr>
    </w:div>
    <w:div w:id="960067634">
      <w:bodyDiv w:val="1"/>
      <w:marLeft w:val="0"/>
      <w:marRight w:val="0"/>
      <w:marTop w:val="0"/>
      <w:marBottom w:val="0"/>
      <w:divBdr>
        <w:top w:val="none" w:sz="0" w:space="0" w:color="auto"/>
        <w:left w:val="none" w:sz="0" w:space="0" w:color="auto"/>
        <w:bottom w:val="none" w:sz="0" w:space="0" w:color="auto"/>
        <w:right w:val="none" w:sz="0" w:space="0" w:color="auto"/>
      </w:divBdr>
    </w:div>
    <w:div w:id="966200645">
      <w:bodyDiv w:val="1"/>
      <w:marLeft w:val="0"/>
      <w:marRight w:val="0"/>
      <w:marTop w:val="0"/>
      <w:marBottom w:val="0"/>
      <w:divBdr>
        <w:top w:val="none" w:sz="0" w:space="0" w:color="auto"/>
        <w:left w:val="none" w:sz="0" w:space="0" w:color="auto"/>
        <w:bottom w:val="none" w:sz="0" w:space="0" w:color="auto"/>
        <w:right w:val="none" w:sz="0" w:space="0" w:color="auto"/>
      </w:divBdr>
    </w:div>
    <w:div w:id="968364837">
      <w:bodyDiv w:val="1"/>
      <w:marLeft w:val="0"/>
      <w:marRight w:val="0"/>
      <w:marTop w:val="0"/>
      <w:marBottom w:val="0"/>
      <w:divBdr>
        <w:top w:val="none" w:sz="0" w:space="0" w:color="auto"/>
        <w:left w:val="none" w:sz="0" w:space="0" w:color="auto"/>
        <w:bottom w:val="none" w:sz="0" w:space="0" w:color="auto"/>
        <w:right w:val="none" w:sz="0" w:space="0" w:color="auto"/>
      </w:divBdr>
    </w:div>
    <w:div w:id="970594719">
      <w:bodyDiv w:val="1"/>
      <w:marLeft w:val="0"/>
      <w:marRight w:val="0"/>
      <w:marTop w:val="0"/>
      <w:marBottom w:val="0"/>
      <w:divBdr>
        <w:top w:val="none" w:sz="0" w:space="0" w:color="auto"/>
        <w:left w:val="none" w:sz="0" w:space="0" w:color="auto"/>
        <w:bottom w:val="none" w:sz="0" w:space="0" w:color="auto"/>
        <w:right w:val="none" w:sz="0" w:space="0" w:color="auto"/>
      </w:divBdr>
    </w:div>
    <w:div w:id="972250491">
      <w:bodyDiv w:val="1"/>
      <w:marLeft w:val="0"/>
      <w:marRight w:val="0"/>
      <w:marTop w:val="0"/>
      <w:marBottom w:val="0"/>
      <w:divBdr>
        <w:top w:val="none" w:sz="0" w:space="0" w:color="auto"/>
        <w:left w:val="none" w:sz="0" w:space="0" w:color="auto"/>
        <w:bottom w:val="none" w:sz="0" w:space="0" w:color="auto"/>
        <w:right w:val="none" w:sz="0" w:space="0" w:color="auto"/>
      </w:divBdr>
    </w:div>
    <w:div w:id="976179110">
      <w:bodyDiv w:val="1"/>
      <w:marLeft w:val="0"/>
      <w:marRight w:val="0"/>
      <w:marTop w:val="0"/>
      <w:marBottom w:val="0"/>
      <w:divBdr>
        <w:top w:val="none" w:sz="0" w:space="0" w:color="auto"/>
        <w:left w:val="none" w:sz="0" w:space="0" w:color="auto"/>
        <w:bottom w:val="none" w:sz="0" w:space="0" w:color="auto"/>
        <w:right w:val="none" w:sz="0" w:space="0" w:color="auto"/>
      </w:divBdr>
    </w:div>
    <w:div w:id="978148652">
      <w:bodyDiv w:val="1"/>
      <w:marLeft w:val="0"/>
      <w:marRight w:val="0"/>
      <w:marTop w:val="0"/>
      <w:marBottom w:val="0"/>
      <w:divBdr>
        <w:top w:val="none" w:sz="0" w:space="0" w:color="auto"/>
        <w:left w:val="none" w:sz="0" w:space="0" w:color="auto"/>
        <w:bottom w:val="none" w:sz="0" w:space="0" w:color="auto"/>
        <w:right w:val="none" w:sz="0" w:space="0" w:color="auto"/>
      </w:divBdr>
    </w:div>
    <w:div w:id="985476792">
      <w:bodyDiv w:val="1"/>
      <w:marLeft w:val="0"/>
      <w:marRight w:val="0"/>
      <w:marTop w:val="0"/>
      <w:marBottom w:val="0"/>
      <w:divBdr>
        <w:top w:val="none" w:sz="0" w:space="0" w:color="auto"/>
        <w:left w:val="none" w:sz="0" w:space="0" w:color="auto"/>
        <w:bottom w:val="none" w:sz="0" w:space="0" w:color="auto"/>
        <w:right w:val="none" w:sz="0" w:space="0" w:color="auto"/>
      </w:divBdr>
    </w:div>
    <w:div w:id="986515406">
      <w:bodyDiv w:val="1"/>
      <w:marLeft w:val="0"/>
      <w:marRight w:val="0"/>
      <w:marTop w:val="0"/>
      <w:marBottom w:val="0"/>
      <w:divBdr>
        <w:top w:val="none" w:sz="0" w:space="0" w:color="auto"/>
        <w:left w:val="none" w:sz="0" w:space="0" w:color="auto"/>
        <w:bottom w:val="none" w:sz="0" w:space="0" w:color="auto"/>
        <w:right w:val="none" w:sz="0" w:space="0" w:color="auto"/>
      </w:divBdr>
    </w:div>
    <w:div w:id="987438804">
      <w:bodyDiv w:val="1"/>
      <w:marLeft w:val="0"/>
      <w:marRight w:val="0"/>
      <w:marTop w:val="0"/>
      <w:marBottom w:val="0"/>
      <w:divBdr>
        <w:top w:val="none" w:sz="0" w:space="0" w:color="auto"/>
        <w:left w:val="none" w:sz="0" w:space="0" w:color="auto"/>
        <w:bottom w:val="none" w:sz="0" w:space="0" w:color="auto"/>
        <w:right w:val="none" w:sz="0" w:space="0" w:color="auto"/>
      </w:divBdr>
    </w:div>
    <w:div w:id="987562792">
      <w:bodyDiv w:val="1"/>
      <w:marLeft w:val="0"/>
      <w:marRight w:val="0"/>
      <w:marTop w:val="0"/>
      <w:marBottom w:val="0"/>
      <w:divBdr>
        <w:top w:val="none" w:sz="0" w:space="0" w:color="auto"/>
        <w:left w:val="none" w:sz="0" w:space="0" w:color="auto"/>
        <w:bottom w:val="none" w:sz="0" w:space="0" w:color="auto"/>
        <w:right w:val="none" w:sz="0" w:space="0" w:color="auto"/>
      </w:divBdr>
    </w:div>
    <w:div w:id="993335529">
      <w:bodyDiv w:val="1"/>
      <w:marLeft w:val="0"/>
      <w:marRight w:val="0"/>
      <w:marTop w:val="0"/>
      <w:marBottom w:val="0"/>
      <w:divBdr>
        <w:top w:val="none" w:sz="0" w:space="0" w:color="auto"/>
        <w:left w:val="none" w:sz="0" w:space="0" w:color="auto"/>
        <w:bottom w:val="none" w:sz="0" w:space="0" w:color="auto"/>
        <w:right w:val="none" w:sz="0" w:space="0" w:color="auto"/>
      </w:divBdr>
    </w:div>
    <w:div w:id="998850631">
      <w:bodyDiv w:val="1"/>
      <w:marLeft w:val="0"/>
      <w:marRight w:val="0"/>
      <w:marTop w:val="0"/>
      <w:marBottom w:val="0"/>
      <w:divBdr>
        <w:top w:val="none" w:sz="0" w:space="0" w:color="auto"/>
        <w:left w:val="none" w:sz="0" w:space="0" w:color="auto"/>
        <w:bottom w:val="none" w:sz="0" w:space="0" w:color="auto"/>
        <w:right w:val="none" w:sz="0" w:space="0" w:color="auto"/>
      </w:divBdr>
    </w:div>
    <w:div w:id="1000037684">
      <w:bodyDiv w:val="1"/>
      <w:marLeft w:val="0"/>
      <w:marRight w:val="0"/>
      <w:marTop w:val="0"/>
      <w:marBottom w:val="0"/>
      <w:divBdr>
        <w:top w:val="none" w:sz="0" w:space="0" w:color="auto"/>
        <w:left w:val="none" w:sz="0" w:space="0" w:color="auto"/>
        <w:bottom w:val="none" w:sz="0" w:space="0" w:color="auto"/>
        <w:right w:val="none" w:sz="0" w:space="0" w:color="auto"/>
      </w:divBdr>
    </w:div>
    <w:div w:id="1002977727">
      <w:bodyDiv w:val="1"/>
      <w:marLeft w:val="0"/>
      <w:marRight w:val="0"/>
      <w:marTop w:val="0"/>
      <w:marBottom w:val="0"/>
      <w:divBdr>
        <w:top w:val="none" w:sz="0" w:space="0" w:color="auto"/>
        <w:left w:val="none" w:sz="0" w:space="0" w:color="auto"/>
        <w:bottom w:val="none" w:sz="0" w:space="0" w:color="auto"/>
        <w:right w:val="none" w:sz="0" w:space="0" w:color="auto"/>
      </w:divBdr>
    </w:div>
    <w:div w:id="1007247872">
      <w:bodyDiv w:val="1"/>
      <w:marLeft w:val="0"/>
      <w:marRight w:val="0"/>
      <w:marTop w:val="0"/>
      <w:marBottom w:val="0"/>
      <w:divBdr>
        <w:top w:val="none" w:sz="0" w:space="0" w:color="auto"/>
        <w:left w:val="none" w:sz="0" w:space="0" w:color="auto"/>
        <w:bottom w:val="none" w:sz="0" w:space="0" w:color="auto"/>
        <w:right w:val="none" w:sz="0" w:space="0" w:color="auto"/>
      </w:divBdr>
    </w:div>
    <w:div w:id="1007440442">
      <w:bodyDiv w:val="1"/>
      <w:marLeft w:val="0"/>
      <w:marRight w:val="0"/>
      <w:marTop w:val="0"/>
      <w:marBottom w:val="0"/>
      <w:divBdr>
        <w:top w:val="none" w:sz="0" w:space="0" w:color="auto"/>
        <w:left w:val="none" w:sz="0" w:space="0" w:color="auto"/>
        <w:bottom w:val="none" w:sz="0" w:space="0" w:color="auto"/>
        <w:right w:val="none" w:sz="0" w:space="0" w:color="auto"/>
      </w:divBdr>
    </w:div>
    <w:div w:id="1009017214">
      <w:bodyDiv w:val="1"/>
      <w:marLeft w:val="0"/>
      <w:marRight w:val="0"/>
      <w:marTop w:val="0"/>
      <w:marBottom w:val="0"/>
      <w:divBdr>
        <w:top w:val="none" w:sz="0" w:space="0" w:color="auto"/>
        <w:left w:val="none" w:sz="0" w:space="0" w:color="auto"/>
        <w:bottom w:val="none" w:sz="0" w:space="0" w:color="auto"/>
        <w:right w:val="none" w:sz="0" w:space="0" w:color="auto"/>
      </w:divBdr>
    </w:div>
    <w:div w:id="1010720110">
      <w:bodyDiv w:val="1"/>
      <w:marLeft w:val="0"/>
      <w:marRight w:val="0"/>
      <w:marTop w:val="0"/>
      <w:marBottom w:val="0"/>
      <w:divBdr>
        <w:top w:val="none" w:sz="0" w:space="0" w:color="auto"/>
        <w:left w:val="none" w:sz="0" w:space="0" w:color="auto"/>
        <w:bottom w:val="none" w:sz="0" w:space="0" w:color="auto"/>
        <w:right w:val="none" w:sz="0" w:space="0" w:color="auto"/>
      </w:divBdr>
    </w:div>
    <w:div w:id="1013459945">
      <w:bodyDiv w:val="1"/>
      <w:marLeft w:val="0"/>
      <w:marRight w:val="0"/>
      <w:marTop w:val="0"/>
      <w:marBottom w:val="0"/>
      <w:divBdr>
        <w:top w:val="none" w:sz="0" w:space="0" w:color="auto"/>
        <w:left w:val="none" w:sz="0" w:space="0" w:color="auto"/>
        <w:bottom w:val="none" w:sz="0" w:space="0" w:color="auto"/>
        <w:right w:val="none" w:sz="0" w:space="0" w:color="auto"/>
      </w:divBdr>
    </w:div>
    <w:div w:id="1018507399">
      <w:bodyDiv w:val="1"/>
      <w:marLeft w:val="0"/>
      <w:marRight w:val="0"/>
      <w:marTop w:val="0"/>
      <w:marBottom w:val="0"/>
      <w:divBdr>
        <w:top w:val="none" w:sz="0" w:space="0" w:color="auto"/>
        <w:left w:val="none" w:sz="0" w:space="0" w:color="auto"/>
        <w:bottom w:val="none" w:sz="0" w:space="0" w:color="auto"/>
        <w:right w:val="none" w:sz="0" w:space="0" w:color="auto"/>
      </w:divBdr>
    </w:div>
    <w:div w:id="1019625497">
      <w:bodyDiv w:val="1"/>
      <w:marLeft w:val="0"/>
      <w:marRight w:val="0"/>
      <w:marTop w:val="0"/>
      <w:marBottom w:val="0"/>
      <w:divBdr>
        <w:top w:val="none" w:sz="0" w:space="0" w:color="auto"/>
        <w:left w:val="none" w:sz="0" w:space="0" w:color="auto"/>
        <w:bottom w:val="none" w:sz="0" w:space="0" w:color="auto"/>
        <w:right w:val="none" w:sz="0" w:space="0" w:color="auto"/>
      </w:divBdr>
    </w:div>
    <w:div w:id="1019771752">
      <w:bodyDiv w:val="1"/>
      <w:marLeft w:val="0"/>
      <w:marRight w:val="0"/>
      <w:marTop w:val="0"/>
      <w:marBottom w:val="0"/>
      <w:divBdr>
        <w:top w:val="none" w:sz="0" w:space="0" w:color="auto"/>
        <w:left w:val="none" w:sz="0" w:space="0" w:color="auto"/>
        <w:bottom w:val="none" w:sz="0" w:space="0" w:color="auto"/>
        <w:right w:val="none" w:sz="0" w:space="0" w:color="auto"/>
      </w:divBdr>
    </w:div>
    <w:div w:id="1021784852">
      <w:bodyDiv w:val="1"/>
      <w:marLeft w:val="0"/>
      <w:marRight w:val="0"/>
      <w:marTop w:val="0"/>
      <w:marBottom w:val="0"/>
      <w:divBdr>
        <w:top w:val="none" w:sz="0" w:space="0" w:color="auto"/>
        <w:left w:val="none" w:sz="0" w:space="0" w:color="auto"/>
        <w:bottom w:val="none" w:sz="0" w:space="0" w:color="auto"/>
        <w:right w:val="none" w:sz="0" w:space="0" w:color="auto"/>
      </w:divBdr>
    </w:div>
    <w:div w:id="1027750541">
      <w:bodyDiv w:val="1"/>
      <w:marLeft w:val="0"/>
      <w:marRight w:val="0"/>
      <w:marTop w:val="0"/>
      <w:marBottom w:val="0"/>
      <w:divBdr>
        <w:top w:val="none" w:sz="0" w:space="0" w:color="auto"/>
        <w:left w:val="none" w:sz="0" w:space="0" w:color="auto"/>
        <w:bottom w:val="none" w:sz="0" w:space="0" w:color="auto"/>
        <w:right w:val="none" w:sz="0" w:space="0" w:color="auto"/>
      </w:divBdr>
    </w:div>
    <w:div w:id="1034044071">
      <w:bodyDiv w:val="1"/>
      <w:marLeft w:val="0"/>
      <w:marRight w:val="0"/>
      <w:marTop w:val="0"/>
      <w:marBottom w:val="0"/>
      <w:divBdr>
        <w:top w:val="none" w:sz="0" w:space="0" w:color="auto"/>
        <w:left w:val="none" w:sz="0" w:space="0" w:color="auto"/>
        <w:bottom w:val="none" w:sz="0" w:space="0" w:color="auto"/>
        <w:right w:val="none" w:sz="0" w:space="0" w:color="auto"/>
      </w:divBdr>
    </w:div>
    <w:div w:id="1035813524">
      <w:bodyDiv w:val="1"/>
      <w:marLeft w:val="0"/>
      <w:marRight w:val="0"/>
      <w:marTop w:val="0"/>
      <w:marBottom w:val="0"/>
      <w:divBdr>
        <w:top w:val="none" w:sz="0" w:space="0" w:color="auto"/>
        <w:left w:val="none" w:sz="0" w:space="0" w:color="auto"/>
        <w:bottom w:val="none" w:sz="0" w:space="0" w:color="auto"/>
        <w:right w:val="none" w:sz="0" w:space="0" w:color="auto"/>
      </w:divBdr>
    </w:div>
    <w:div w:id="1036544584">
      <w:bodyDiv w:val="1"/>
      <w:marLeft w:val="0"/>
      <w:marRight w:val="0"/>
      <w:marTop w:val="0"/>
      <w:marBottom w:val="0"/>
      <w:divBdr>
        <w:top w:val="none" w:sz="0" w:space="0" w:color="auto"/>
        <w:left w:val="none" w:sz="0" w:space="0" w:color="auto"/>
        <w:bottom w:val="none" w:sz="0" w:space="0" w:color="auto"/>
        <w:right w:val="none" w:sz="0" w:space="0" w:color="auto"/>
      </w:divBdr>
    </w:div>
    <w:div w:id="1045644930">
      <w:bodyDiv w:val="1"/>
      <w:marLeft w:val="0"/>
      <w:marRight w:val="0"/>
      <w:marTop w:val="0"/>
      <w:marBottom w:val="0"/>
      <w:divBdr>
        <w:top w:val="none" w:sz="0" w:space="0" w:color="auto"/>
        <w:left w:val="none" w:sz="0" w:space="0" w:color="auto"/>
        <w:bottom w:val="none" w:sz="0" w:space="0" w:color="auto"/>
        <w:right w:val="none" w:sz="0" w:space="0" w:color="auto"/>
      </w:divBdr>
    </w:div>
    <w:div w:id="1053040344">
      <w:bodyDiv w:val="1"/>
      <w:marLeft w:val="0"/>
      <w:marRight w:val="0"/>
      <w:marTop w:val="0"/>
      <w:marBottom w:val="0"/>
      <w:divBdr>
        <w:top w:val="none" w:sz="0" w:space="0" w:color="auto"/>
        <w:left w:val="none" w:sz="0" w:space="0" w:color="auto"/>
        <w:bottom w:val="none" w:sz="0" w:space="0" w:color="auto"/>
        <w:right w:val="none" w:sz="0" w:space="0" w:color="auto"/>
      </w:divBdr>
    </w:div>
    <w:div w:id="1054935799">
      <w:bodyDiv w:val="1"/>
      <w:marLeft w:val="0"/>
      <w:marRight w:val="0"/>
      <w:marTop w:val="0"/>
      <w:marBottom w:val="0"/>
      <w:divBdr>
        <w:top w:val="none" w:sz="0" w:space="0" w:color="auto"/>
        <w:left w:val="none" w:sz="0" w:space="0" w:color="auto"/>
        <w:bottom w:val="none" w:sz="0" w:space="0" w:color="auto"/>
        <w:right w:val="none" w:sz="0" w:space="0" w:color="auto"/>
      </w:divBdr>
    </w:div>
    <w:div w:id="1056006004">
      <w:bodyDiv w:val="1"/>
      <w:marLeft w:val="0"/>
      <w:marRight w:val="0"/>
      <w:marTop w:val="0"/>
      <w:marBottom w:val="0"/>
      <w:divBdr>
        <w:top w:val="none" w:sz="0" w:space="0" w:color="auto"/>
        <w:left w:val="none" w:sz="0" w:space="0" w:color="auto"/>
        <w:bottom w:val="none" w:sz="0" w:space="0" w:color="auto"/>
        <w:right w:val="none" w:sz="0" w:space="0" w:color="auto"/>
      </w:divBdr>
    </w:div>
    <w:div w:id="1059284045">
      <w:bodyDiv w:val="1"/>
      <w:marLeft w:val="0"/>
      <w:marRight w:val="0"/>
      <w:marTop w:val="0"/>
      <w:marBottom w:val="0"/>
      <w:divBdr>
        <w:top w:val="none" w:sz="0" w:space="0" w:color="auto"/>
        <w:left w:val="none" w:sz="0" w:space="0" w:color="auto"/>
        <w:bottom w:val="none" w:sz="0" w:space="0" w:color="auto"/>
        <w:right w:val="none" w:sz="0" w:space="0" w:color="auto"/>
      </w:divBdr>
    </w:div>
    <w:div w:id="1061901729">
      <w:bodyDiv w:val="1"/>
      <w:marLeft w:val="0"/>
      <w:marRight w:val="0"/>
      <w:marTop w:val="0"/>
      <w:marBottom w:val="0"/>
      <w:divBdr>
        <w:top w:val="none" w:sz="0" w:space="0" w:color="auto"/>
        <w:left w:val="none" w:sz="0" w:space="0" w:color="auto"/>
        <w:bottom w:val="none" w:sz="0" w:space="0" w:color="auto"/>
        <w:right w:val="none" w:sz="0" w:space="0" w:color="auto"/>
      </w:divBdr>
    </w:div>
    <w:div w:id="1067532897">
      <w:bodyDiv w:val="1"/>
      <w:marLeft w:val="0"/>
      <w:marRight w:val="0"/>
      <w:marTop w:val="0"/>
      <w:marBottom w:val="0"/>
      <w:divBdr>
        <w:top w:val="none" w:sz="0" w:space="0" w:color="auto"/>
        <w:left w:val="none" w:sz="0" w:space="0" w:color="auto"/>
        <w:bottom w:val="none" w:sz="0" w:space="0" w:color="auto"/>
        <w:right w:val="none" w:sz="0" w:space="0" w:color="auto"/>
      </w:divBdr>
    </w:div>
    <w:div w:id="1077508642">
      <w:bodyDiv w:val="1"/>
      <w:marLeft w:val="0"/>
      <w:marRight w:val="0"/>
      <w:marTop w:val="0"/>
      <w:marBottom w:val="0"/>
      <w:divBdr>
        <w:top w:val="none" w:sz="0" w:space="0" w:color="auto"/>
        <w:left w:val="none" w:sz="0" w:space="0" w:color="auto"/>
        <w:bottom w:val="none" w:sz="0" w:space="0" w:color="auto"/>
        <w:right w:val="none" w:sz="0" w:space="0" w:color="auto"/>
      </w:divBdr>
    </w:div>
    <w:div w:id="1079716939">
      <w:bodyDiv w:val="1"/>
      <w:marLeft w:val="0"/>
      <w:marRight w:val="0"/>
      <w:marTop w:val="0"/>
      <w:marBottom w:val="0"/>
      <w:divBdr>
        <w:top w:val="none" w:sz="0" w:space="0" w:color="auto"/>
        <w:left w:val="none" w:sz="0" w:space="0" w:color="auto"/>
        <w:bottom w:val="none" w:sz="0" w:space="0" w:color="auto"/>
        <w:right w:val="none" w:sz="0" w:space="0" w:color="auto"/>
      </w:divBdr>
    </w:div>
    <w:div w:id="1085297287">
      <w:bodyDiv w:val="1"/>
      <w:marLeft w:val="0"/>
      <w:marRight w:val="0"/>
      <w:marTop w:val="0"/>
      <w:marBottom w:val="0"/>
      <w:divBdr>
        <w:top w:val="none" w:sz="0" w:space="0" w:color="auto"/>
        <w:left w:val="none" w:sz="0" w:space="0" w:color="auto"/>
        <w:bottom w:val="none" w:sz="0" w:space="0" w:color="auto"/>
        <w:right w:val="none" w:sz="0" w:space="0" w:color="auto"/>
      </w:divBdr>
    </w:div>
    <w:div w:id="1088620479">
      <w:bodyDiv w:val="1"/>
      <w:marLeft w:val="0"/>
      <w:marRight w:val="0"/>
      <w:marTop w:val="0"/>
      <w:marBottom w:val="0"/>
      <w:divBdr>
        <w:top w:val="none" w:sz="0" w:space="0" w:color="auto"/>
        <w:left w:val="none" w:sz="0" w:space="0" w:color="auto"/>
        <w:bottom w:val="none" w:sz="0" w:space="0" w:color="auto"/>
        <w:right w:val="none" w:sz="0" w:space="0" w:color="auto"/>
      </w:divBdr>
    </w:div>
    <w:div w:id="1089159339">
      <w:bodyDiv w:val="1"/>
      <w:marLeft w:val="0"/>
      <w:marRight w:val="0"/>
      <w:marTop w:val="0"/>
      <w:marBottom w:val="0"/>
      <w:divBdr>
        <w:top w:val="none" w:sz="0" w:space="0" w:color="auto"/>
        <w:left w:val="none" w:sz="0" w:space="0" w:color="auto"/>
        <w:bottom w:val="none" w:sz="0" w:space="0" w:color="auto"/>
        <w:right w:val="none" w:sz="0" w:space="0" w:color="auto"/>
      </w:divBdr>
    </w:div>
    <w:div w:id="1095053190">
      <w:bodyDiv w:val="1"/>
      <w:marLeft w:val="0"/>
      <w:marRight w:val="0"/>
      <w:marTop w:val="0"/>
      <w:marBottom w:val="0"/>
      <w:divBdr>
        <w:top w:val="none" w:sz="0" w:space="0" w:color="auto"/>
        <w:left w:val="none" w:sz="0" w:space="0" w:color="auto"/>
        <w:bottom w:val="none" w:sz="0" w:space="0" w:color="auto"/>
        <w:right w:val="none" w:sz="0" w:space="0" w:color="auto"/>
      </w:divBdr>
    </w:div>
    <w:div w:id="1095514062">
      <w:bodyDiv w:val="1"/>
      <w:marLeft w:val="0"/>
      <w:marRight w:val="0"/>
      <w:marTop w:val="0"/>
      <w:marBottom w:val="0"/>
      <w:divBdr>
        <w:top w:val="none" w:sz="0" w:space="0" w:color="auto"/>
        <w:left w:val="none" w:sz="0" w:space="0" w:color="auto"/>
        <w:bottom w:val="none" w:sz="0" w:space="0" w:color="auto"/>
        <w:right w:val="none" w:sz="0" w:space="0" w:color="auto"/>
      </w:divBdr>
    </w:div>
    <w:div w:id="1099830966">
      <w:bodyDiv w:val="1"/>
      <w:marLeft w:val="0"/>
      <w:marRight w:val="0"/>
      <w:marTop w:val="0"/>
      <w:marBottom w:val="0"/>
      <w:divBdr>
        <w:top w:val="none" w:sz="0" w:space="0" w:color="auto"/>
        <w:left w:val="none" w:sz="0" w:space="0" w:color="auto"/>
        <w:bottom w:val="none" w:sz="0" w:space="0" w:color="auto"/>
        <w:right w:val="none" w:sz="0" w:space="0" w:color="auto"/>
      </w:divBdr>
    </w:div>
    <w:div w:id="1101140834">
      <w:bodyDiv w:val="1"/>
      <w:marLeft w:val="0"/>
      <w:marRight w:val="0"/>
      <w:marTop w:val="0"/>
      <w:marBottom w:val="0"/>
      <w:divBdr>
        <w:top w:val="none" w:sz="0" w:space="0" w:color="auto"/>
        <w:left w:val="none" w:sz="0" w:space="0" w:color="auto"/>
        <w:bottom w:val="none" w:sz="0" w:space="0" w:color="auto"/>
        <w:right w:val="none" w:sz="0" w:space="0" w:color="auto"/>
      </w:divBdr>
    </w:div>
    <w:div w:id="1103573630">
      <w:bodyDiv w:val="1"/>
      <w:marLeft w:val="0"/>
      <w:marRight w:val="0"/>
      <w:marTop w:val="0"/>
      <w:marBottom w:val="0"/>
      <w:divBdr>
        <w:top w:val="none" w:sz="0" w:space="0" w:color="auto"/>
        <w:left w:val="none" w:sz="0" w:space="0" w:color="auto"/>
        <w:bottom w:val="none" w:sz="0" w:space="0" w:color="auto"/>
        <w:right w:val="none" w:sz="0" w:space="0" w:color="auto"/>
      </w:divBdr>
    </w:div>
    <w:div w:id="1103913954">
      <w:bodyDiv w:val="1"/>
      <w:marLeft w:val="0"/>
      <w:marRight w:val="0"/>
      <w:marTop w:val="0"/>
      <w:marBottom w:val="0"/>
      <w:divBdr>
        <w:top w:val="none" w:sz="0" w:space="0" w:color="auto"/>
        <w:left w:val="none" w:sz="0" w:space="0" w:color="auto"/>
        <w:bottom w:val="none" w:sz="0" w:space="0" w:color="auto"/>
        <w:right w:val="none" w:sz="0" w:space="0" w:color="auto"/>
      </w:divBdr>
    </w:div>
    <w:div w:id="1106654163">
      <w:bodyDiv w:val="1"/>
      <w:marLeft w:val="0"/>
      <w:marRight w:val="0"/>
      <w:marTop w:val="0"/>
      <w:marBottom w:val="0"/>
      <w:divBdr>
        <w:top w:val="none" w:sz="0" w:space="0" w:color="auto"/>
        <w:left w:val="none" w:sz="0" w:space="0" w:color="auto"/>
        <w:bottom w:val="none" w:sz="0" w:space="0" w:color="auto"/>
        <w:right w:val="none" w:sz="0" w:space="0" w:color="auto"/>
      </w:divBdr>
    </w:div>
    <w:div w:id="1108543702">
      <w:bodyDiv w:val="1"/>
      <w:marLeft w:val="0"/>
      <w:marRight w:val="0"/>
      <w:marTop w:val="0"/>
      <w:marBottom w:val="0"/>
      <w:divBdr>
        <w:top w:val="none" w:sz="0" w:space="0" w:color="auto"/>
        <w:left w:val="none" w:sz="0" w:space="0" w:color="auto"/>
        <w:bottom w:val="none" w:sz="0" w:space="0" w:color="auto"/>
        <w:right w:val="none" w:sz="0" w:space="0" w:color="auto"/>
      </w:divBdr>
    </w:div>
    <w:div w:id="1111975115">
      <w:bodyDiv w:val="1"/>
      <w:marLeft w:val="0"/>
      <w:marRight w:val="0"/>
      <w:marTop w:val="0"/>
      <w:marBottom w:val="0"/>
      <w:divBdr>
        <w:top w:val="none" w:sz="0" w:space="0" w:color="auto"/>
        <w:left w:val="none" w:sz="0" w:space="0" w:color="auto"/>
        <w:bottom w:val="none" w:sz="0" w:space="0" w:color="auto"/>
        <w:right w:val="none" w:sz="0" w:space="0" w:color="auto"/>
      </w:divBdr>
    </w:div>
    <w:div w:id="1117261913">
      <w:bodyDiv w:val="1"/>
      <w:marLeft w:val="0"/>
      <w:marRight w:val="0"/>
      <w:marTop w:val="0"/>
      <w:marBottom w:val="0"/>
      <w:divBdr>
        <w:top w:val="none" w:sz="0" w:space="0" w:color="auto"/>
        <w:left w:val="none" w:sz="0" w:space="0" w:color="auto"/>
        <w:bottom w:val="none" w:sz="0" w:space="0" w:color="auto"/>
        <w:right w:val="none" w:sz="0" w:space="0" w:color="auto"/>
      </w:divBdr>
    </w:div>
    <w:div w:id="1119032253">
      <w:bodyDiv w:val="1"/>
      <w:marLeft w:val="0"/>
      <w:marRight w:val="0"/>
      <w:marTop w:val="0"/>
      <w:marBottom w:val="0"/>
      <w:divBdr>
        <w:top w:val="none" w:sz="0" w:space="0" w:color="auto"/>
        <w:left w:val="none" w:sz="0" w:space="0" w:color="auto"/>
        <w:bottom w:val="none" w:sz="0" w:space="0" w:color="auto"/>
        <w:right w:val="none" w:sz="0" w:space="0" w:color="auto"/>
      </w:divBdr>
    </w:div>
    <w:div w:id="1120417966">
      <w:bodyDiv w:val="1"/>
      <w:marLeft w:val="0"/>
      <w:marRight w:val="0"/>
      <w:marTop w:val="0"/>
      <w:marBottom w:val="0"/>
      <w:divBdr>
        <w:top w:val="none" w:sz="0" w:space="0" w:color="auto"/>
        <w:left w:val="none" w:sz="0" w:space="0" w:color="auto"/>
        <w:bottom w:val="none" w:sz="0" w:space="0" w:color="auto"/>
        <w:right w:val="none" w:sz="0" w:space="0" w:color="auto"/>
      </w:divBdr>
    </w:div>
    <w:div w:id="1122698717">
      <w:bodyDiv w:val="1"/>
      <w:marLeft w:val="0"/>
      <w:marRight w:val="0"/>
      <w:marTop w:val="0"/>
      <w:marBottom w:val="0"/>
      <w:divBdr>
        <w:top w:val="none" w:sz="0" w:space="0" w:color="auto"/>
        <w:left w:val="none" w:sz="0" w:space="0" w:color="auto"/>
        <w:bottom w:val="none" w:sz="0" w:space="0" w:color="auto"/>
        <w:right w:val="none" w:sz="0" w:space="0" w:color="auto"/>
      </w:divBdr>
    </w:div>
    <w:div w:id="1139960052">
      <w:bodyDiv w:val="1"/>
      <w:marLeft w:val="0"/>
      <w:marRight w:val="0"/>
      <w:marTop w:val="0"/>
      <w:marBottom w:val="0"/>
      <w:divBdr>
        <w:top w:val="none" w:sz="0" w:space="0" w:color="auto"/>
        <w:left w:val="none" w:sz="0" w:space="0" w:color="auto"/>
        <w:bottom w:val="none" w:sz="0" w:space="0" w:color="auto"/>
        <w:right w:val="none" w:sz="0" w:space="0" w:color="auto"/>
      </w:divBdr>
    </w:div>
    <w:div w:id="1142234314">
      <w:bodyDiv w:val="1"/>
      <w:marLeft w:val="0"/>
      <w:marRight w:val="0"/>
      <w:marTop w:val="0"/>
      <w:marBottom w:val="0"/>
      <w:divBdr>
        <w:top w:val="none" w:sz="0" w:space="0" w:color="auto"/>
        <w:left w:val="none" w:sz="0" w:space="0" w:color="auto"/>
        <w:bottom w:val="none" w:sz="0" w:space="0" w:color="auto"/>
        <w:right w:val="none" w:sz="0" w:space="0" w:color="auto"/>
      </w:divBdr>
    </w:div>
    <w:div w:id="1143697631">
      <w:bodyDiv w:val="1"/>
      <w:marLeft w:val="0"/>
      <w:marRight w:val="0"/>
      <w:marTop w:val="0"/>
      <w:marBottom w:val="0"/>
      <w:divBdr>
        <w:top w:val="none" w:sz="0" w:space="0" w:color="auto"/>
        <w:left w:val="none" w:sz="0" w:space="0" w:color="auto"/>
        <w:bottom w:val="none" w:sz="0" w:space="0" w:color="auto"/>
        <w:right w:val="none" w:sz="0" w:space="0" w:color="auto"/>
      </w:divBdr>
    </w:div>
    <w:div w:id="1145511553">
      <w:bodyDiv w:val="1"/>
      <w:marLeft w:val="0"/>
      <w:marRight w:val="0"/>
      <w:marTop w:val="0"/>
      <w:marBottom w:val="0"/>
      <w:divBdr>
        <w:top w:val="none" w:sz="0" w:space="0" w:color="auto"/>
        <w:left w:val="none" w:sz="0" w:space="0" w:color="auto"/>
        <w:bottom w:val="none" w:sz="0" w:space="0" w:color="auto"/>
        <w:right w:val="none" w:sz="0" w:space="0" w:color="auto"/>
      </w:divBdr>
    </w:div>
    <w:div w:id="1145590496">
      <w:bodyDiv w:val="1"/>
      <w:marLeft w:val="0"/>
      <w:marRight w:val="0"/>
      <w:marTop w:val="0"/>
      <w:marBottom w:val="0"/>
      <w:divBdr>
        <w:top w:val="none" w:sz="0" w:space="0" w:color="auto"/>
        <w:left w:val="none" w:sz="0" w:space="0" w:color="auto"/>
        <w:bottom w:val="none" w:sz="0" w:space="0" w:color="auto"/>
        <w:right w:val="none" w:sz="0" w:space="0" w:color="auto"/>
      </w:divBdr>
    </w:div>
    <w:div w:id="1147089084">
      <w:bodyDiv w:val="1"/>
      <w:marLeft w:val="0"/>
      <w:marRight w:val="0"/>
      <w:marTop w:val="0"/>
      <w:marBottom w:val="0"/>
      <w:divBdr>
        <w:top w:val="none" w:sz="0" w:space="0" w:color="auto"/>
        <w:left w:val="none" w:sz="0" w:space="0" w:color="auto"/>
        <w:bottom w:val="none" w:sz="0" w:space="0" w:color="auto"/>
        <w:right w:val="none" w:sz="0" w:space="0" w:color="auto"/>
      </w:divBdr>
    </w:div>
    <w:div w:id="1153255461">
      <w:bodyDiv w:val="1"/>
      <w:marLeft w:val="0"/>
      <w:marRight w:val="0"/>
      <w:marTop w:val="0"/>
      <w:marBottom w:val="0"/>
      <w:divBdr>
        <w:top w:val="none" w:sz="0" w:space="0" w:color="auto"/>
        <w:left w:val="none" w:sz="0" w:space="0" w:color="auto"/>
        <w:bottom w:val="none" w:sz="0" w:space="0" w:color="auto"/>
        <w:right w:val="none" w:sz="0" w:space="0" w:color="auto"/>
      </w:divBdr>
    </w:div>
    <w:div w:id="1153987004">
      <w:bodyDiv w:val="1"/>
      <w:marLeft w:val="0"/>
      <w:marRight w:val="0"/>
      <w:marTop w:val="0"/>
      <w:marBottom w:val="0"/>
      <w:divBdr>
        <w:top w:val="none" w:sz="0" w:space="0" w:color="auto"/>
        <w:left w:val="none" w:sz="0" w:space="0" w:color="auto"/>
        <w:bottom w:val="none" w:sz="0" w:space="0" w:color="auto"/>
        <w:right w:val="none" w:sz="0" w:space="0" w:color="auto"/>
      </w:divBdr>
    </w:div>
    <w:div w:id="1155487973">
      <w:bodyDiv w:val="1"/>
      <w:marLeft w:val="0"/>
      <w:marRight w:val="0"/>
      <w:marTop w:val="0"/>
      <w:marBottom w:val="0"/>
      <w:divBdr>
        <w:top w:val="none" w:sz="0" w:space="0" w:color="auto"/>
        <w:left w:val="none" w:sz="0" w:space="0" w:color="auto"/>
        <w:bottom w:val="none" w:sz="0" w:space="0" w:color="auto"/>
        <w:right w:val="none" w:sz="0" w:space="0" w:color="auto"/>
      </w:divBdr>
    </w:div>
    <w:div w:id="116623932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288926">
      <w:bodyDiv w:val="1"/>
      <w:marLeft w:val="0"/>
      <w:marRight w:val="0"/>
      <w:marTop w:val="0"/>
      <w:marBottom w:val="0"/>
      <w:divBdr>
        <w:top w:val="none" w:sz="0" w:space="0" w:color="auto"/>
        <w:left w:val="none" w:sz="0" w:space="0" w:color="auto"/>
        <w:bottom w:val="none" w:sz="0" w:space="0" w:color="auto"/>
        <w:right w:val="none" w:sz="0" w:space="0" w:color="auto"/>
      </w:divBdr>
    </w:div>
    <w:div w:id="1180003550">
      <w:bodyDiv w:val="1"/>
      <w:marLeft w:val="0"/>
      <w:marRight w:val="0"/>
      <w:marTop w:val="0"/>
      <w:marBottom w:val="0"/>
      <w:divBdr>
        <w:top w:val="none" w:sz="0" w:space="0" w:color="auto"/>
        <w:left w:val="none" w:sz="0" w:space="0" w:color="auto"/>
        <w:bottom w:val="none" w:sz="0" w:space="0" w:color="auto"/>
        <w:right w:val="none" w:sz="0" w:space="0" w:color="auto"/>
      </w:divBdr>
    </w:div>
    <w:div w:id="1187254390">
      <w:bodyDiv w:val="1"/>
      <w:marLeft w:val="0"/>
      <w:marRight w:val="0"/>
      <w:marTop w:val="0"/>
      <w:marBottom w:val="0"/>
      <w:divBdr>
        <w:top w:val="none" w:sz="0" w:space="0" w:color="auto"/>
        <w:left w:val="none" w:sz="0" w:space="0" w:color="auto"/>
        <w:bottom w:val="none" w:sz="0" w:space="0" w:color="auto"/>
        <w:right w:val="none" w:sz="0" w:space="0" w:color="auto"/>
      </w:divBdr>
    </w:div>
    <w:div w:id="1193567991">
      <w:bodyDiv w:val="1"/>
      <w:marLeft w:val="0"/>
      <w:marRight w:val="0"/>
      <w:marTop w:val="0"/>
      <w:marBottom w:val="0"/>
      <w:divBdr>
        <w:top w:val="none" w:sz="0" w:space="0" w:color="auto"/>
        <w:left w:val="none" w:sz="0" w:space="0" w:color="auto"/>
        <w:bottom w:val="none" w:sz="0" w:space="0" w:color="auto"/>
        <w:right w:val="none" w:sz="0" w:space="0" w:color="auto"/>
      </w:divBdr>
    </w:div>
    <w:div w:id="1195970489">
      <w:bodyDiv w:val="1"/>
      <w:marLeft w:val="0"/>
      <w:marRight w:val="0"/>
      <w:marTop w:val="0"/>
      <w:marBottom w:val="0"/>
      <w:divBdr>
        <w:top w:val="none" w:sz="0" w:space="0" w:color="auto"/>
        <w:left w:val="none" w:sz="0" w:space="0" w:color="auto"/>
        <w:bottom w:val="none" w:sz="0" w:space="0" w:color="auto"/>
        <w:right w:val="none" w:sz="0" w:space="0" w:color="auto"/>
      </w:divBdr>
    </w:div>
    <w:div w:id="1198393842">
      <w:bodyDiv w:val="1"/>
      <w:marLeft w:val="0"/>
      <w:marRight w:val="0"/>
      <w:marTop w:val="0"/>
      <w:marBottom w:val="0"/>
      <w:divBdr>
        <w:top w:val="none" w:sz="0" w:space="0" w:color="auto"/>
        <w:left w:val="none" w:sz="0" w:space="0" w:color="auto"/>
        <w:bottom w:val="none" w:sz="0" w:space="0" w:color="auto"/>
        <w:right w:val="none" w:sz="0" w:space="0" w:color="auto"/>
      </w:divBdr>
    </w:div>
    <w:div w:id="1200435662">
      <w:bodyDiv w:val="1"/>
      <w:marLeft w:val="0"/>
      <w:marRight w:val="0"/>
      <w:marTop w:val="0"/>
      <w:marBottom w:val="0"/>
      <w:divBdr>
        <w:top w:val="none" w:sz="0" w:space="0" w:color="auto"/>
        <w:left w:val="none" w:sz="0" w:space="0" w:color="auto"/>
        <w:bottom w:val="none" w:sz="0" w:space="0" w:color="auto"/>
        <w:right w:val="none" w:sz="0" w:space="0" w:color="auto"/>
      </w:divBdr>
    </w:div>
    <w:div w:id="1207327772">
      <w:bodyDiv w:val="1"/>
      <w:marLeft w:val="0"/>
      <w:marRight w:val="0"/>
      <w:marTop w:val="0"/>
      <w:marBottom w:val="0"/>
      <w:divBdr>
        <w:top w:val="none" w:sz="0" w:space="0" w:color="auto"/>
        <w:left w:val="none" w:sz="0" w:space="0" w:color="auto"/>
        <w:bottom w:val="none" w:sz="0" w:space="0" w:color="auto"/>
        <w:right w:val="none" w:sz="0" w:space="0" w:color="auto"/>
      </w:divBdr>
    </w:div>
    <w:div w:id="1209026581">
      <w:bodyDiv w:val="1"/>
      <w:marLeft w:val="0"/>
      <w:marRight w:val="0"/>
      <w:marTop w:val="0"/>
      <w:marBottom w:val="0"/>
      <w:divBdr>
        <w:top w:val="none" w:sz="0" w:space="0" w:color="auto"/>
        <w:left w:val="none" w:sz="0" w:space="0" w:color="auto"/>
        <w:bottom w:val="none" w:sz="0" w:space="0" w:color="auto"/>
        <w:right w:val="none" w:sz="0" w:space="0" w:color="auto"/>
      </w:divBdr>
    </w:div>
    <w:div w:id="1215391788">
      <w:bodyDiv w:val="1"/>
      <w:marLeft w:val="0"/>
      <w:marRight w:val="0"/>
      <w:marTop w:val="0"/>
      <w:marBottom w:val="0"/>
      <w:divBdr>
        <w:top w:val="none" w:sz="0" w:space="0" w:color="auto"/>
        <w:left w:val="none" w:sz="0" w:space="0" w:color="auto"/>
        <w:bottom w:val="none" w:sz="0" w:space="0" w:color="auto"/>
        <w:right w:val="none" w:sz="0" w:space="0" w:color="auto"/>
      </w:divBdr>
    </w:div>
    <w:div w:id="1216311245">
      <w:bodyDiv w:val="1"/>
      <w:marLeft w:val="0"/>
      <w:marRight w:val="0"/>
      <w:marTop w:val="0"/>
      <w:marBottom w:val="0"/>
      <w:divBdr>
        <w:top w:val="none" w:sz="0" w:space="0" w:color="auto"/>
        <w:left w:val="none" w:sz="0" w:space="0" w:color="auto"/>
        <w:bottom w:val="none" w:sz="0" w:space="0" w:color="auto"/>
        <w:right w:val="none" w:sz="0" w:space="0" w:color="auto"/>
      </w:divBdr>
    </w:div>
    <w:div w:id="1216311862">
      <w:bodyDiv w:val="1"/>
      <w:marLeft w:val="0"/>
      <w:marRight w:val="0"/>
      <w:marTop w:val="0"/>
      <w:marBottom w:val="0"/>
      <w:divBdr>
        <w:top w:val="none" w:sz="0" w:space="0" w:color="auto"/>
        <w:left w:val="none" w:sz="0" w:space="0" w:color="auto"/>
        <w:bottom w:val="none" w:sz="0" w:space="0" w:color="auto"/>
        <w:right w:val="none" w:sz="0" w:space="0" w:color="auto"/>
      </w:divBdr>
    </w:div>
    <w:div w:id="1220632031">
      <w:bodyDiv w:val="1"/>
      <w:marLeft w:val="0"/>
      <w:marRight w:val="0"/>
      <w:marTop w:val="0"/>
      <w:marBottom w:val="0"/>
      <w:divBdr>
        <w:top w:val="none" w:sz="0" w:space="0" w:color="auto"/>
        <w:left w:val="none" w:sz="0" w:space="0" w:color="auto"/>
        <w:bottom w:val="none" w:sz="0" w:space="0" w:color="auto"/>
        <w:right w:val="none" w:sz="0" w:space="0" w:color="auto"/>
      </w:divBdr>
    </w:div>
    <w:div w:id="1234781845">
      <w:bodyDiv w:val="1"/>
      <w:marLeft w:val="0"/>
      <w:marRight w:val="0"/>
      <w:marTop w:val="0"/>
      <w:marBottom w:val="0"/>
      <w:divBdr>
        <w:top w:val="none" w:sz="0" w:space="0" w:color="auto"/>
        <w:left w:val="none" w:sz="0" w:space="0" w:color="auto"/>
        <w:bottom w:val="none" w:sz="0" w:space="0" w:color="auto"/>
        <w:right w:val="none" w:sz="0" w:space="0" w:color="auto"/>
      </w:divBdr>
    </w:div>
    <w:div w:id="1235435546">
      <w:bodyDiv w:val="1"/>
      <w:marLeft w:val="0"/>
      <w:marRight w:val="0"/>
      <w:marTop w:val="0"/>
      <w:marBottom w:val="0"/>
      <w:divBdr>
        <w:top w:val="none" w:sz="0" w:space="0" w:color="auto"/>
        <w:left w:val="none" w:sz="0" w:space="0" w:color="auto"/>
        <w:bottom w:val="none" w:sz="0" w:space="0" w:color="auto"/>
        <w:right w:val="none" w:sz="0" w:space="0" w:color="auto"/>
      </w:divBdr>
    </w:div>
    <w:div w:id="1241989154">
      <w:bodyDiv w:val="1"/>
      <w:marLeft w:val="0"/>
      <w:marRight w:val="0"/>
      <w:marTop w:val="0"/>
      <w:marBottom w:val="0"/>
      <w:divBdr>
        <w:top w:val="none" w:sz="0" w:space="0" w:color="auto"/>
        <w:left w:val="none" w:sz="0" w:space="0" w:color="auto"/>
        <w:bottom w:val="none" w:sz="0" w:space="0" w:color="auto"/>
        <w:right w:val="none" w:sz="0" w:space="0" w:color="auto"/>
      </w:divBdr>
    </w:div>
    <w:div w:id="1248031136">
      <w:bodyDiv w:val="1"/>
      <w:marLeft w:val="0"/>
      <w:marRight w:val="0"/>
      <w:marTop w:val="0"/>
      <w:marBottom w:val="0"/>
      <w:divBdr>
        <w:top w:val="none" w:sz="0" w:space="0" w:color="auto"/>
        <w:left w:val="none" w:sz="0" w:space="0" w:color="auto"/>
        <w:bottom w:val="none" w:sz="0" w:space="0" w:color="auto"/>
        <w:right w:val="none" w:sz="0" w:space="0" w:color="auto"/>
      </w:divBdr>
    </w:div>
    <w:div w:id="1249383631">
      <w:bodyDiv w:val="1"/>
      <w:marLeft w:val="0"/>
      <w:marRight w:val="0"/>
      <w:marTop w:val="0"/>
      <w:marBottom w:val="0"/>
      <w:divBdr>
        <w:top w:val="none" w:sz="0" w:space="0" w:color="auto"/>
        <w:left w:val="none" w:sz="0" w:space="0" w:color="auto"/>
        <w:bottom w:val="none" w:sz="0" w:space="0" w:color="auto"/>
        <w:right w:val="none" w:sz="0" w:space="0" w:color="auto"/>
      </w:divBdr>
    </w:div>
    <w:div w:id="1249729118">
      <w:bodyDiv w:val="1"/>
      <w:marLeft w:val="0"/>
      <w:marRight w:val="0"/>
      <w:marTop w:val="0"/>
      <w:marBottom w:val="0"/>
      <w:divBdr>
        <w:top w:val="none" w:sz="0" w:space="0" w:color="auto"/>
        <w:left w:val="none" w:sz="0" w:space="0" w:color="auto"/>
        <w:bottom w:val="none" w:sz="0" w:space="0" w:color="auto"/>
        <w:right w:val="none" w:sz="0" w:space="0" w:color="auto"/>
      </w:divBdr>
    </w:div>
    <w:div w:id="1267808861">
      <w:bodyDiv w:val="1"/>
      <w:marLeft w:val="0"/>
      <w:marRight w:val="0"/>
      <w:marTop w:val="0"/>
      <w:marBottom w:val="0"/>
      <w:divBdr>
        <w:top w:val="none" w:sz="0" w:space="0" w:color="auto"/>
        <w:left w:val="none" w:sz="0" w:space="0" w:color="auto"/>
        <w:bottom w:val="none" w:sz="0" w:space="0" w:color="auto"/>
        <w:right w:val="none" w:sz="0" w:space="0" w:color="auto"/>
      </w:divBdr>
    </w:div>
    <w:div w:id="1268152123">
      <w:bodyDiv w:val="1"/>
      <w:marLeft w:val="0"/>
      <w:marRight w:val="0"/>
      <w:marTop w:val="0"/>
      <w:marBottom w:val="0"/>
      <w:divBdr>
        <w:top w:val="none" w:sz="0" w:space="0" w:color="auto"/>
        <w:left w:val="none" w:sz="0" w:space="0" w:color="auto"/>
        <w:bottom w:val="none" w:sz="0" w:space="0" w:color="auto"/>
        <w:right w:val="none" w:sz="0" w:space="0" w:color="auto"/>
      </w:divBdr>
    </w:div>
    <w:div w:id="1268852777">
      <w:bodyDiv w:val="1"/>
      <w:marLeft w:val="0"/>
      <w:marRight w:val="0"/>
      <w:marTop w:val="0"/>
      <w:marBottom w:val="0"/>
      <w:divBdr>
        <w:top w:val="none" w:sz="0" w:space="0" w:color="auto"/>
        <w:left w:val="none" w:sz="0" w:space="0" w:color="auto"/>
        <w:bottom w:val="none" w:sz="0" w:space="0" w:color="auto"/>
        <w:right w:val="none" w:sz="0" w:space="0" w:color="auto"/>
      </w:divBdr>
    </w:div>
    <w:div w:id="1269308970">
      <w:bodyDiv w:val="1"/>
      <w:marLeft w:val="0"/>
      <w:marRight w:val="0"/>
      <w:marTop w:val="0"/>
      <w:marBottom w:val="0"/>
      <w:divBdr>
        <w:top w:val="none" w:sz="0" w:space="0" w:color="auto"/>
        <w:left w:val="none" w:sz="0" w:space="0" w:color="auto"/>
        <w:bottom w:val="none" w:sz="0" w:space="0" w:color="auto"/>
        <w:right w:val="none" w:sz="0" w:space="0" w:color="auto"/>
      </w:divBdr>
    </w:div>
    <w:div w:id="1270357564">
      <w:bodyDiv w:val="1"/>
      <w:marLeft w:val="0"/>
      <w:marRight w:val="0"/>
      <w:marTop w:val="0"/>
      <w:marBottom w:val="0"/>
      <w:divBdr>
        <w:top w:val="none" w:sz="0" w:space="0" w:color="auto"/>
        <w:left w:val="none" w:sz="0" w:space="0" w:color="auto"/>
        <w:bottom w:val="none" w:sz="0" w:space="0" w:color="auto"/>
        <w:right w:val="none" w:sz="0" w:space="0" w:color="auto"/>
      </w:divBdr>
    </w:div>
    <w:div w:id="1279989214">
      <w:bodyDiv w:val="1"/>
      <w:marLeft w:val="0"/>
      <w:marRight w:val="0"/>
      <w:marTop w:val="0"/>
      <w:marBottom w:val="0"/>
      <w:divBdr>
        <w:top w:val="none" w:sz="0" w:space="0" w:color="auto"/>
        <w:left w:val="none" w:sz="0" w:space="0" w:color="auto"/>
        <w:bottom w:val="none" w:sz="0" w:space="0" w:color="auto"/>
        <w:right w:val="none" w:sz="0" w:space="0" w:color="auto"/>
      </w:divBdr>
    </w:div>
    <w:div w:id="1283079315">
      <w:bodyDiv w:val="1"/>
      <w:marLeft w:val="0"/>
      <w:marRight w:val="0"/>
      <w:marTop w:val="0"/>
      <w:marBottom w:val="0"/>
      <w:divBdr>
        <w:top w:val="none" w:sz="0" w:space="0" w:color="auto"/>
        <w:left w:val="none" w:sz="0" w:space="0" w:color="auto"/>
        <w:bottom w:val="none" w:sz="0" w:space="0" w:color="auto"/>
        <w:right w:val="none" w:sz="0" w:space="0" w:color="auto"/>
      </w:divBdr>
    </w:div>
    <w:div w:id="1283728706">
      <w:bodyDiv w:val="1"/>
      <w:marLeft w:val="0"/>
      <w:marRight w:val="0"/>
      <w:marTop w:val="0"/>
      <w:marBottom w:val="0"/>
      <w:divBdr>
        <w:top w:val="none" w:sz="0" w:space="0" w:color="auto"/>
        <w:left w:val="none" w:sz="0" w:space="0" w:color="auto"/>
        <w:bottom w:val="none" w:sz="0" w:space="0" w:color="auto"/>
        <w:right w:val="none" w:sz="0" w:space="0" w:color="auto"/>
      </w:divBdr>
    </w:div>
    <w:div w:id="1284536617">
      <w:bodyDiv w:val="1"/>
      <w:marLeft w:val="0"/>
      <w:marRight w:val="0"/>
      <w:marTop w:val="0"/>
      <w:marBottom w:val="0"/>
      <w:divBdr>
        <w:top w:val="none" w:sz="0" w:space="0" w:color="auto"/>
        <w:left w:val="none" w:sz="0" w:space="0" w:color="auto"/>
        <w:bottom w:val="none" w:sz="0" w:space="0" w:color="auto"/>
        <w:right w:val="none" w:sz="0" w:space="0" w:color="auto"/>
      </w:divBdr>
    </w:div>
    <w:div w:id="1288581822">
      <w:bodyDiv w:val="1"/>
      <w:marLeft w:val="0"/>
      <w:marRight w:val="0"/>
      <w:marTop w:val="0"/>
      <w:marBottom w:val="0"/>
      <w:divBdr>
        <w:top w:val="none" w:sz="0" w:space="0" w:color="auto"/>
        <w:left w:val="none" w:sz="0" w:space="0" w:color="auto"/>
        <w:bottom w:val="none" w:sz="0" w:space="0" w:color="auto"/>
        <w:right w:val="none" w:sz="0" w:space="0" w:color="auto"/>
      </w:divBdr>
    </w:div>
    <w:div w:id="1288927802">
      <w:bodyDiv w:val="1"/>
      <w:marLeft w:val="0"/>
      <w:marRight w:val="0"/>
      <w:marTop w:val="0"/>
      <w:marBottom w:val="0"/>
      <w:divBdr>
        <w:top w:val="none" w:sz="0" w:space="0" w:color="auto"/>
        <w:left w:val="none" w:sz="0" w:space="0" w:color="auto"/>
        <w:bottom w:val="none" w:sz="0" w:space="0" w:color="auto"/>
        <w:right w:val="none" w:sz="0" w:space="0" w:color="auto"/>
      </w:divBdr>
    </w:div>
    <w:div w:id="1291011085">
      <w:bodyDiv w:val="1"/>
      <w:marLeft w:val="0"/>
      <w:marRight w:val="0"/>
      <w:marTop w:val="0"/>
      <w:marBottom w:val="0"/>
      <w:divBdr>
        <w:top w:val="none" w:sz="0" w:space="0" w:color="auto"/>
        <w:left w:val="none" w:sz="0" w:space="0" w:color="auto"/>
        <w:bottom w:val="none" w:sz="0" w:space="0" w:color="auto"/>
        <w:right w:val="none" w:sz="0" w:space="0" w:color="auto"/>
      </w:divBdr>
    </w:div>
    <w:div w:id="1291476152">
      <w:bodyDiv w:val="1"/>
      <w:marLeft w:val="0"/>
      <w:marRight w:val="0"/>
      <w:marTop w:val="0"/>
      <w:marBottom w:val="0"/>
      <w:divBdr>
        <w:top w:val="none" w:sz="0" w:space="0" w:color="auto"/>
        <w:left w:val="none" w:sz="0" w:space="0" w:color="auto"/>
        <w:bottom w:val="none" w:sz="0" w:space="0" w:color="auto"/>
        <w:right w:val="none" w:sz="0" w:space="0" w:color="auto"/>
      </w:divBdr>
    </w:div>
    <w:div w:id="1293705733">
      <w:bodyDiv w:val="1"/>
      <w:marLeft w:val="0"/>
      <w:marRight w:val="0"/>
      <w:marTop w:val="0"/>
      <w:marBottom w:val="0"/>
      <w:divBdr>
        <w:top w:val="none" w:sz="0" w:space="0" w:color="auto"/>
        <w:left w:val="none" w:sz="0" w:space="0" w:color="auto"/>
        <w:bottom w:val="none" w:sz="0" w:space="0" w:color="auto"/>
        <w:right w:val="none" w:sz="0" w:space="0" w:color="auto"/>
      </w:divBdr>
    </w:div>
    <w:div w:id="1295598395">
      <w:bodyDiv w:val="1"/>
      <w:marLeft w:val="0"/>
      <w:marRight w:val="0"/>
      <w:marTop w:val="0"/>
      <w:marBottom w:val="0"/>
      <w:divBdr>
        <w:top w:val="none" w:sz="0" w:space="0" w:color="auto"/>
        <w:left w:val="none" w:sz="0" w:space="0" w:color="auto"/>
        <w:bottom w:val="none" w:sz="0" w:space="0" w:color="auto"/>
        <w:right w:val="none" w:sz="0" w:space="0" w:color="auto"/>
      </w:divBdr>
    </w:div>
    <w:div w:id="1298875335">
      <w:bodyDiv w:val="1"/>
      <w:marLeft w:val="0"/>
      <w:marRight w:val="0"/>
      <w:marTop w:val="0"/>
      <w:marBottom w:val="0"/>
      <w:divBdr>
        <w:top w:val="none" w:sz="0" w:space="0" w:color="auto"/>
        <w:left w:val="none" w:sz="0" w:space="0" w:color="auto"/>
        <w:bottom w:val="none" w:sz="0" w:space="0" w:color="auto"/>
        <w:right w:val="none" w:sz="0" w:space="0" w:color="auto"/>
      </w:divBdr>
    </w:div>
    <w:div w:id="1300497704">
      <w:bodyDiv w:val="1"/>
      <w:marLeft w:val="0"/>
      <w:marRight w:val="0"/>
      <w:marTop w:val="0"/>
      <w:marBottom w:val="0"/>
      <w:divBdr>
        <w:top w:val="none" w:sz="0" w:space="0" w:color="auto"/>
        <w:left w:val="none" w:sz="0" w:space="0" w:color="auto"/>
        <w:bottom w:val="none" w:sz="0" w:space="0" w:color="auto"/>
        <w:right w:val="none" w:sz="0" w:space="0" w:color="auto"/>
      </w:divBdr>
    </w:div>
    <w:div w:id="1301764938">
      <w:bodyDiv w:val="1"/>
      <w:marLeft w:val="0"/>
      <w:marRight w:val="0"/>
      <w:marTop w:val="0"/>
      <w:marBottom w:val="0"/>
      <w:divBdr>
        <w:top w:val="none" w:sz="0" w:space="0" w:color="auto"/>
        <w:left w:val="none" w:sz="0" w:space="0" w:color="auto"/>
        <w:bottom w:val="none" w:sz="0" w:space="0" w:color="auto"/>
        <w:right w:val="none" w:sz="0" w:space="0" w:color="auto"/>
      </w:divBdr>
    </w:div>
    <w:div w:id="1307508890">
      <w:bodyDiv w:val="1"/>
      <w:marLeft w:val="0"/>
      <w:marRight w:val="0"/>
      <w:marTop w:val="0"/>
      <w:marBottom w:val="0"/>
      <w:divBdr>
        <w:top w:val="none" w:sz="0" w:space="0" w:color="auto"/>
        <w:left w:val="none" w:sz="0" w:space="0" w:color="auto"/>
        <w:bottom w:val="none" w:sz="0" w:space="0" w:color="auto"/>
        <w:right w:val="none" w:sz="0" w:space="0" w:color="auto"/>
      </w:divBdr>
    </w:div>
    <w:div w:id="1309481062">
      <w:bodyDiv w:val="1"/>
      <w:marLeft w:val="0"/>
      <w:marRight w:val="0"/>
      <w:marTop w:val="0"/>
      <w:marBottom w:val="0"/>
      <w:divBdr>
        <w:top w:val="none" w:sz="0" w:space="0" w:color="auto"/>
        <w:left w:val="none" w:sz="0" w:space="0" w:color="auto"/>
        <w:bottom w:val="none" w:sz="0" w:space="0" w:color="auto"/>
        <w:right w:val="none" w:sz="0" w:space="0" w:color="auto"/>
      </w:divBdr>
    </w:div>
    <w:div w:id="1313874520">
      <w:bodyDiv w:val="1"/>
      <w:marLeft w:val="0"/>
      <w:marRight w:val="0"/>
      <w:marTop w:val="0"/>
      <w:marBottom w:val="0"/>
      <w:divBdr>
        <w:top w:val="none" w:sz="0" w:space="0" w:color="auto"/>
        <w:left w:val="none" w:sz="0" w:space="0" w:color="auto"/>
        <w:bottom w:val="none" w:sz="0" w:space="0" w:color="auto"/>
        <w:right w:val="none" w:sz="0" w:space="0" w:color="auto"/>
      </w:divBdr>
    </w:div>
    <w:div w:id="1332492762">
      <w:bodyDiv w:val="1"/>
      <w:marLeft w:val="0"/>
      <w:marRight w:val="0"/>
      <w:marTop w:val="0"/>
      <w:marBottom w:val="0"/>
      <w:divBdr>
        <w:top w:val="none" w:sz="0" w:space="0" w:color="auto"/>
        <w:left w:val="none" w:sz="0" w:space="0" w:color="auto"/>
        <w:bottom w:val="none" w:sz="0" w:space="0" w:color="auto"/>
        <w:right w:val="none" w:sz="0" w:space="0" w:color="auto"/>
      </w:divBdr>
    </w:div>
    <w:div w:id="1332872538">
      <w:bodyDiv w:val="1"/>
      <w:marLeft w:val="0"/>
      <w:marRight w:val="0"/>
      <w:marTop w:val="0"/>
      <w:marBottom w:val="0"/>
      <w:divBdr>
        <w:top w:val="none" w:sz="0" w:space="0" w:color="auto"/>
        <w:left w:val="none" w:sz="0" w:space="0" w:color="auto"/>
        <w:bottom w:val="none" w:sz="0" w:space="0" w:color="auto"/>
        <w:right w:val="none" w:sz="0" w:space="0" w:color="auto"/>
      </w:divBdr>
    </w:div>
    <w:div w:id="1340157116">
      <w:bodyDiv w:val="1"/>
      <w:marLeft w:val="0"/>
      <w:marRight w:val="0"/>
      <w:marTop w:val="0"/>
      <w:marBottom w:val="0"/>
      <w:divBdr>
        <w:top w:val="none" w:sz="0" w:space="0" w:color="auto"/>
        <w:left w:val="none" w:sz="0" w:space="0" w:color="auto"/>
        <w:bottom w:val="none" w:sz="0" w:space="0" w:color="auto"/>
        <w:right w:val="none" w:sz="0" w:space="0" w:color="auto"/>
      </w:divBdr>
    </w:div>
    <w:div w:id="1342852278">
      <w:bodyDiv w:val="1"/>
      <w:marLeft w:val="0"/>
      <w:marRight w:val="0"/>
      <w:marTop w:val="0"/>
      <w:marBottom w:val="0"/>
      <w:divBdr>
        <w:top w:val="none" w:sz="0" w:space="0" w:color="auto"/>
        <w:left w:val="none" w:sz="0" w:space="0" w:color="auto"/>
        <w:bottom w:val="none" w:sz="0" w:space="0" w:color="auto"/>
        <w:right w:val="none" w:sz="0" w:space="0" w:color="auto"/>
      </w:divBdr>
    </w:div>
    <w:div w:id="1344744160">
      <w:bodyDiv w:val="1"/>
      <w:marLeft w:val="0"/>
      <w:marRight w:val="0"/>
      <w:marTop w:val="0"/>
      <w:marBottom w:val="0"/>
      <w:divBdr>
        <w:top w:val="none" w:sz="0" w:space="0" w:color="auto"/>
        <w:left w:val="none" w:sz="0" w:space="0" w:color="auto"/>
        <w:bottom w:val="none" w:sz="0" w:space="0" w:color="auto"/>
        <w:right w:val="none" w:sz="0" w:space="0" w:color="auto"/>
      </w:divBdr>
    </w:div>
    <w:div w:id="1351443795">
      <w:bodyDiv w:val="1"/>
      <w:marLeft w:val="0"/>
      <w:marRight w:val="0"/>
      <w:marTop w:val="0"/>
      <w:marBottom w:val="0"/>
      <w:divBdr>
        <w:top w:val="none" w:sz="0" w:space="0" w:color="auto"/>
        <w:left w:val="none" w:sz="0" w:space="0" w:color="auto"/>
        <w:bottom w:val="none" w:sz="0" w:space="0" w:color="auto"/>
        <w:right w:val="none" w:sz="0" w:space="0" w:color="auto"/>
      </w:divBdr>
    </w:div>
    <w:div w:id="1357735990">
      <w:bodyDiv w:val="1"/>
      <w:marLeft w:val="0"/>
      <w:marRight w:val="0"/>
      <w:marTop w:val="0"/>
      <w:marBottom w:val="0"/>
      <w:divBdr>
        <w:top w:val="none" w:sz="0" w:space="0" w:color="auto"/>
        <w:left w:val="none" w:sz="0" w:space="0" w:color="auto"/>
        <w:bottom w:val="none" w:sz="0" w:space="0" w:color="auto"/>
        <w:right w:val="none" w:sz="0" w:space="0" w:color="auto"/>
      </w:divBdr>
    </w:div>
    <w:div w:id="1359548754">
      <w:bodyDiv w:val="1"/>
      <w:marLeft w:val="0"/>
      <w:marRight w:val="0"/>
      <w:marTop w:val="0"/>
      <w:marBottom w:val="0"/>
      <w:divBdr>
        <w:top w:val="none" w:sz="0" w:space="0" w:color="auto"/>
        <w:left w:val="none" w:sz="0" w:space="0" w:color="auto"/>
        <w:bottom w:val="none" w:sz="0" w:space="0" w:color="auto"/>
        <w:right w:val="none" w:sz="0" w:space="0" w:color="auto"/>
      </w:divBdr>
    </w:div>
    <w:div w:id="1364210666">
      <w:bodyDiv w:val="1"/>
      <w:marLeft w:val="0"/>
      <w:marRight w:val="0"/>
      <w:marTop w:val="0"/>
      <w:marBottom w:val="0"/>
      <w:divBdr>
        <w:top w:val="none" w:sz="0" w:space="0" w:color="auto"/>
        <w:left w:val="none" w:sz="0" w:space="0" w:color="auto"/>
        <w:bottom w:val="none" w:sz="0" w:space="0" w:color="auto"/>
        <w:right w:val="none" w:sz="0" w:space="0" w:color="auto"/>
      </w:divBdr>
    </w:div>
    <w:div w:id="1364551487">
      <w:bodyDiv w:val="1"/>
      <w:marLeft w:val="0"/>
      <w:marRight w:val="0"/>
      <w:marTop w:val="0"/>
      <w:marBottom w:val="0"/>
      <w:divBdr>
        <w:top w:val="none" w:sz="0" w:space="0" w:color="auto"/>
        <w:left w:val="none" w:sz="0" w:space="0" w:color="auto"/>
        <w:bottom w:val="none" w:sz="0" w:space="0" w:color="auto"/>
        <w:right w:val="none" w:sz="0" w:space="0" w:color="auto"/>
      </w:divBdr>
    </w:div>
    <w:div w:id="1367217906">
      <w:bodyDiv w:val="1"/>
      <w:marLeft w:val="0"/>
      <w:marRight w:val="0"/>
      <w:marTop w:val="0"/>
      <w:marBottom w:val="0"/>
      <w:divBdr>
        <w:top w:val="none" w:sz="0" w:space="0" w:color="auto"/>
        <w:left w:val="none" w:sz="0" w:space="0" w:color="auto"/>
        <w:bottom w:val="none" w:sz="0" w:space="0" w:color="auto"/>
        <w:right w:val="none" w:sz="0" w:space="0" w:color="auto"/>
      </w:divBdr>
    </w:div>
    <w:div w:id="1376461939">
      <w:bodyDiv w:val="1"/>
      <w:marLeft w:val="0"/>
      <w:marRight w:val="0"/>
      <w:marTop w:val="0"/>
      <w:marBottom w:val="0"/>
      <w:divBdr>
        <w:top w:val="none" w:sz="0" w:space="0" w:color="auto"/>
        <w:left w:val="none" w:sz="0" w:space="0" w:color="auto"/>
        <w:bottom w:val="none" w:sz="0" w:space="0" w:color="auto"/>
        <w:right w:val="none" w:sz="0" w:space="0" w:color="auto"/>
      </w:divBdr>
    </w:div>
    <w:div w:id="1379860882">
      <w:bodyDiv w:val="1"/>
      <w:marLeft w:val="0"/>
      <w:marRight w:val="0"/>
      <w:marTop w:val="0"/>
      <w:marBottom w:val="0"/>
      <w:divBdr>
        <w:top w:val="none" w:sz="0" w:space="0" w:color="auto"/>
        <w:left w:val="none" w:sz="0" w:space="0" w:color="auto"/>
        <w:bottom w:val="none" w:sz="0" w:space="0" w:color="auto"/>
        <w:right w:val="none" w:sz="0" w:space="0" w:color="auto"/>
      </w:divBdr>
    </w:div>
    <w:div w:id="1382561636">
      <w:bodyDiv w:val="1"/>
      <w:marLeft w:val="0"/>
      <w:marRight w:val="0"/>
      <w:marTop w:val="0"/>
      <w:marBottom w:val="0"/>
      <w:divBdr>
        <w:top w:val="none" w:sz="0" w:space="0" w:color="auto"/>
        <w:left w:val="none" w:sz="0" w:space="0" w:color="auto"/>
        <w:bottom w:val="none" w:sz="0" w:space="0" w:color="auto"/>
        <w:right w:val="none" w:sz="0" w:space="0" w:color="auto"/>
      </w:divBdr>
    </w:div>
    <w:div w:id="1385828823">
      <w:bodyDiv w:val="1"/>
      <w:marLeft w:val="0"/>
      <w:marRight w:val="0"/>
      <w:marTop w:val="0"/>
      <w:marBottom w:val="0"/>
      <w:divBdr>
        <w:top w:val="none" w:sz="0" w:space="0" w:color="auto"/>
        <w:left w:val="none" w:sz="0" w:space="0" w:color="auto"/>
        <w:bottom w:val="none" w:sz="0" w:space="0" w:color="auto"/>
        <w:right w:val="none" w:sz="0" w:space="0" w:color="auto"/>
      </w:divBdr>
    </w:div>
    <w:div w:id="1390302839">
      <w:bodyDiv w:val="1"/>
      <w:marLeft w:val="0"/>
      <w:marRight w:val="0"/>
      <w:marTop w:val="0"/>
      <w:marBottom w:val="0"/>
      <w:divBdr>
        <w:top w:val="none" w:sz="0" w:space="0" w:color="auto"/>
        <w:left w:val="none" w:sz="0" w:space="0" w:color="auto"/>
        <w:bottom w:val="none" w:sz="0" w:space="0" w:color="auto"/>
        <w:right w:val="none" w:sz="0" w:space="0" w:color="auto"/>
      </w:divBdr>
    </w:div>
    <w:div w:id="1398819430">
      <w:bodyDiv w:val="1"/>
      <w:marLeft w:val="0"/>
      <w:marRight w:val="0"/>
      <w:marTop w:val="0"/>
      <w:marBottom w:val="0"/>
      <w:divBdr>
        <w:top w:val="none" w:sz="0" w:space="0" w:color="auto"/>
        <w:left w:val="none" w:sz="0" w:space="0" w:color="auto"/>
        <w:bottom w:val="none" w:sz="0" w:space="0" w:color="auto"/>
        <w:right w:val="none" w:sz="0" w:space="0" w:color="auto"/>
      </w:divBdr>
    </w:div>
    <w:div w:id="1418284843">
      <w:bodyDiv w:val="1"/>
      <w:marLeft w:val="0"/>
      <w:marRight w:val="0"/>
      <w:marTop w:val="0"/>
      <w:marBottom w:val="0"/>
      <w:divBdr>
        <w:top w:val="none" w:sz="0" w:space="0" w:color="auto"/>
        <w:left w:val="none" w:sz="0" w:space="0" w:color="auto"/>
        <w:bottom w:val="none" w:sz="0" w:space="0" w:color="auto"/>
        <w:right w:val="none" w:sz="0" w:space="0" w:color="auto"/>
      </w:divBdr>
    </w:div>
    <w:div w:id="1427312051">
      <w:bodyDiv w:val="1"/>
      <w:marLeft w:val="0"/>
      <w:marRight w:val="0"/>
      <w:marTop w:val="0"/>
      <w:marBottom w:val="0"/>
      <w:divBdr>
        <w:top w:val="none" w:sz="0" w:space="0" w:color="auto"/>
        <w:left w:val="none" w:sz="0" w:space="0" w:color="auto"/>
        <w:bottom w:val="none" w:sz="0" w:space="0" w:color="auto"/>
        <w:right w:val="none" w:sz="0" w:space="0" w:color="auto"/>
      </w:divBdr>
    </w:div>
    <w:div w:id="1432244218">
      <w:bodyDiv w:val="1"/>
      <w:marLeft w:val="0"/>
      <w:marRight w:val="0"/>
      <w:marTop w:val="0"/>
      <w:marBottom w:val="0"/>
      <w:divBdr>
        <w:top w:val="none" w:sz="0" w:space="0" w:color="auto"/>
        <w:left w:val="none" w:sz="0" w:space="0" w:color="auto"/>
        <w:bottom w:val="none" w:sz="0" w:space="0" w:color="auto"/>
        <w:right w:val="none" w:sz="0" w:space="0" w:color="auto"/>
      </w:divBdr>
    </w:div>
    <w:div w:id="1444420643">
      <w:bodyDiv w:val="1"/>
      <w:marLeft w:val="0"/>
      <w:marRight w:val="0"/>
      <w:marTop w:val="0"/>
      <w:marBottom w:val="0"/>
      <w:divBdr>
        <w:top w:val="none" w:sz="0" w:space="0" w:color="auto"/>
        <w:left w:val="none" w:sz="0" w:space="0" w:color="auto"/>
        <w:bottom w:val="none" w:sz="0" w:space="0" w:color="auto"/>
        <w:right w:val="none" w:sz="0" w:space="0" w:color="auto"/>
      </w:divBdr>
    </w:div>
    <w:div w:id="1450782433">
      <w:bodyDiv w:val="1"/>
      <w:marLeft w:val="0"/>
      <w:marRight w:val="0"/>
      <w:marTop w:val="0"/>
      <w:marBottom w:val="0"/>
      <w:divBdr>
        <w:top w:val="none" w:sz="0" w:space="0" w:color="auto"/>
        <w:left w:val="none" w:sz="0" w:space="0" w:color="auto"/>
        <w:bottom w:val="none" w:sz="0" w:space="0" w:color="auto"/>
        <w:right w:val="none" w:sz="0" w:space="0" w:color="auto"/>
      </w:divBdr>
    </w:div>
    <w:div w:id="1451588016">
      <w:bodyDiv w:val="1"/>
      <w:marLeft w:val="0"/>
      <w:marRight w:val="0"/>
      <w:marTop w:val="0"/>
      <w:marBottom w:val="0"/>
      <w:divBdr>
        <w:top w:val="none" w:sz="0" w:space="0" w:color="auto"/>
        <w:left w:val="none" w:sz="0" w:space="0" w:color="auto"/>
        <w:bottom w:val="none" w:sz="0" w:space="0" w:color="auto"/>
        <w:right w:val="none" w:sz="0" w:space="0" w:color="auto"/>
      </w:divBdr>
    </w:div>
    <w:div w:id="1453938624">
      <w:bodyDiv w:val="1"/>
      <w:marLeft w:val="0"/>
      <w:marRight w:val="0"/>
      <w:marTop w:val="0"/>
      <w:marBottom w:val="0"/>
      <w:divBdr>
        <w:top w:val="none" w:sz="0" w:space="0" w:color="auto"/>
        <w:left w:val="none" w:sz="0" w:space="0" w:color="auto"/>
        <w:bottom w:val="none" w:sz="0" w:space="0" w:color="auto"/>
        <w:right w:val="none" w:sz="0" w:space="0" w:color="auto"/>
      </w:divBdr>
    </w:div>
    <w:div w:id="1460218315">
      <w:bodyDiv w:val="1"/>
      <w:marLeft w:val="0"/>
      <w:marRight w:val="0"/>
      <w:marTop w:val="0"/>
      <w:marBottom w:val="0"/>
      <w:divBdr>
        <w:top w:val="none" w:sz="0" w:space="0" w:color="auto"/>
        <w:left w:val="none" w:sz="0" w:space="0" w:color="auto"/>
        <w:bottom w:val="none" w:sz="0" w:space="0" w:color="auto"/>
        <w:right w:val="none" w:sz="0" w:space="0" w:color="auto"/>
      </w:divBdr>
    </w:div>
    <w:div w:id="1460344603">
      <w:bodyDiv w:val="1"/>
      <w:marLeft w:val="0"/>
      <w:marRight w:val="0"/>
      <w:marTop w:val="0"/>
      <w:marBottom w:val="0"/>
      <w:divBdr>
        <w:top w:val="none" w:sz="0" w:space="0" w:color="auto"/>
        <w:left w:val="none" w:sz="0" w:space="0" w:color="auto"/>
        <w:bottom w:val="none" w:sz="0" w:space="0" w:color="auto"/>
        <w:right w:val="none" w:sz="0" w:space="0" w:color="auto"/>
      </w:divBdr>
    </w:div>
    <w:div w:id="1463424603">
      <w:bodyDiv w:val="1"/>
      <w:marLeft w:val="0"/>
      <w:marRight w:val="0"/>
      <w:marTop w:val="0"/>
      <w:marBottom w:val="0"/>
      <w:divBdr>
        <w:top w:val="none" w:sz="0" w:space="0" w:color="auto"/>
        <w:left w:val="none" w:sz="0" w:space="0" w:color="auto"/>
        <w:bottom w:val="none" w:sz="0" w:space="0" w:color="auto"/>
        <w:right w:val="none" w:sz="0" w:space="0" w:color="auto"/>
      </w:divBdr>
    </w:div>
    <w:div w:id="1464467633">
      <w:bodyDiv w:val="1"/>
      <w:marLeft w:val="0"/>
      <w:marRight w:val="0"/>
      <w:marTop w:val="0"/>
      <w:marBottom w:val="0"/>
      <w:divBdr>
        <w:top w:val="none" w:sz="0" w:space="0" w:color="auto"/>
        <w:left w:val="none" w:sz="0" w:space="0" w:color="auto"/>
        <w:bottom w:val="none" w:sz="0" w:space="0" w:color="auto"/>
        <w:right w:val="none" w:sz="0" w:space="0" w:color="auto"/>
      </w:divBdr>
    </w:div>
    <w:div w:id="1465393498">
      <w:bodyDiv w:val="1"/>
      <w:marLeft w:val="0"/>
      <w:marRight w:val="0"/>
      <w:marTop w:val="0"/>
      <w:marBottom w:val="0"/>
      <w:divBdr>
        <w:top w:val="none" w:sz="0" w:space="0" w:color="auto"/>
        <w:left w:val="none" w:sz="0" w:space="0" w:color="auto"/>
        <w:bottom w:val="none" w:sz="0" w:space="0" w:color="auto"/>
        <w:right w:val="none" w:sz="0" w:space="0" w:color="auto"/>
      </w:divBdr>
    </w:div>
    <w:div w:id="1468813033">
      <w:bodyDiv w:val="1"/>
      <w:marLeft w:val="0"/>
      <w:marRight w:val="0"/>
      <w:marTop w:val="0"/>
      <w:marBottom w:val="0"/>
      <w:divBdr>
        <w:top w:val="none" w:sz="0" w:space="0" w:color="auto"/>
        <w:left w:val="none" w:sz="0" w:space="0" w:color="auto"/>
        <w:bottom w:val="none" w:sz="0" w:space="0" w:color="auto"/>
        <w:right w:val="none" w:sz="0" w:space="0" w:color="auto"/>
      </w:divBdr>
    </w:div>
    <w:div w:id="1471904740">
      <w:bodyDiv w:val="1"/>
      <w:marLeft w:val="0"/>
      <w:marRight w:val="0"/>
      <w:marTop w:val="0"/>
      <w:marBottom w:val="0"/>
      <w:divBdr>
        <w:top w:val="none" w:sz="0" w:space="0" w:color="auto"/>
        <w:left w:val="none" w:sz="0" w:space="0" w:color="auto"/>
        <w:bottom w:val="none" w:sz="0" w:space="0" w:color="auto"/>
        <w:right w:val="none" w:sz="0" w:space="0" w:color="auto"/>
      </w:divBdr>
    </w:div>
    <w:div w:id="1472407017">
      <w:bodyDiv w:val="1"/>
      <w:marLeft w:val="0"/>
      <w:marRight w:val="0"/>
      <w:marTop w:val="0"/>
      <w:marBottom w:val="0"/>
      <w:divBdr>
        <w:top w:val="none" w:sz="0" w:space="0" w:color="auto"/>
        <w:left w:val="none" w:sz="0" w:space="0" w:color="auto"/>
        <w:bottom w:val="none" w:sz="0" w:space="0" w:color="auto"/>
        <w:right w:val="none" w:sz="0" w:space="0" w:color="auto"/>
      </w:divBdr>
    </w:div>
    <w:div w:id="1475758161">
      <w:bodyDiv w:val="1"/>
      <w:marLeft w:val="0"/>
      <w:marRight w:val="0"/>
      <w:marTop w:val="0"/>
      <w:marBottom w:val="0"/>
      <w:divBdr>
        <w:top w:val="none" w:sz="0" w:space="0" w:color="auto"/>
        <w:left w:val="none" w:sz="0" w:space="0" w:color="auto"/>
        <w:bottom w:val="none" w:sz="0" w:space="0" w:color="auto"/>
        <w:right w:val="none" w:sz="0" w:space="0" w:color="auto"/>
      </w:divBdr>
    </w:div>
    <w:div w:id="1477575628">
      <w:bodyDiv w:val="1"/>
      <w:marLeft w:val="0"/>
      <w:marRight w:val="0"/>
      <w:marTop w:val="0"/>
      <w:marBottom w:val="0"/>
      <w:divBdr>
        <w:top w:val="none" w:sz="0" w:space="0" w:color="auto"/>
        <w:left w:val="none" w:sz="0" w:space="0" w:color="auto"/>
        <w:bottom w:val="none" w:sz="0" w:space="0" w:color="auto"/>
        <w:right w:val="none" w:sz="0" w:space="0" w:color="auto"/>
      </w:divBdr>
    </w:div>
    <w:div w:id="1482313723">
      <w:bodyDiv w:val="1"/>
      <w:marLeft w:val="0"/>
      <w:marRight w:val="0"/>
      <w:marTop w:val="0"/>
      <w:marBottom w:val="0"/>
      <w:divBdr>
        <w:top w:val="none" w:sz="0" w:space="0" w:color="auto"/>
        <w:left w:val="none" w:sz="0" w:space="0" w:color="auto"/>
        <w:bottom w:val="none" w:sz="0" w:space="0" w:color="auto"/>
        <w:right w:val="none" w:sz="0" w:space="0" w:color="auto"/>
      </w:divBdr>
    </w:div>
    <w:div w:id="1485389660">
      <w:bodyDiv w:val="1"/>
      <w:marLeft w:val="0"/>
      <w:marRight w:val="0"/>
      <w:marTop w:val="0"/>
      <w:marBottom w:val="0"/>
      <w:divBdr>
        <w:top w:val="none" w:sz="0" w:space="0" w:color="auto"/>
        <w:left w:val="none" w:sz="0" w:space="0" w:color="auto"/>
        <w:bottom w:val="none" w:sz="0" w:space="0" w:color="auto"/>
        <w:right w:val="none" w:sz="0" w:space="0" w:color="auto"/>
      </w:divBdr>
    </w:div>
    <w:div w:id="1492022786">
      <w:bodyDiv w:val="1"/>
      <w:marLeft w:val="0"/>
      <w:marRight w:val="0"/>
      <w:marTop w:val="0"/>
      <w:marBottom w:val="0"/>
      <w:divBdr>
        <w:top w:val="none" w:sz="0" w:space="0" w:color="auto"/>
        <w:left w:val="none" w:sz="0" w:space="0" w:color="auto"/>
        <w:bottom w:val="none" w:sz="0" w:space="0" w:color="auto"/>
        <w:right w:val="none" w:sz="0" w:space="0" w:color="auto"/>
      </w:divBdr>
    </w:div>
    <w:div w:id="1492792914">
      <w:bodyDiv w:val="1"/>
      <w:marLeft w:val="0"/>
      <w:marRight w:val="0"/>
      <w:marTop w:val="0"/>
      <w:marBottom w:val="0"/>
      <w:divBdr>
        <w:top w:val="none" w:sz="0" w:space="0" w:color="auto"/>
        <w:left w:val="none" w:sz="0" w:space="0" w:color="auto"/>
        <w:bottom w:val="none" w:sz="0" w:space="0" w:color="auto"/>
        <w:right w:val="none" w:sz="0" w:space="0" w:color="auto"/>
      </w:divBdr>
    </w:div>
    <w:div w:id="1493445306">
      <w:bodyDiv w:val="1"/>
      <w:marLeft w:val="0"/>
      <w:marRight w:val="0"/>
      <w:marTop w:val="0"/>
      <w:marBottom w:val="0"/>
      <w:divBdr>
        <w:top w:val="none" w:sz="0" w:space="0" w:color="auto"/>
        <w:left w:val="none" w:sz="0" w:space="0" w:color="auto"/>
        <w:bottom w:val="none" w:sz="0" w:space="0" w:color="auto"/>
        <w:right w:val="none" w:sz="0" w:space="0" w:color="auto"/>
      </w:divBdr>
    </w:div>
    <w:div w:id="1499616023">
      <w:bodyDiv w:val="1"/>
      <w:marLeft w:val="0"/>
      <w:marRight w:val="0"/>
      <w:marTop w:val="0"/>
      <w:marBottom w:val="0"/>
      <w:divBdr>
        <w:top w:val="none" w:sz="0" w:space="0" w:color="auto"/>
        <w:left w:val="none" w:sz="0" w:space="0" w:color="auto"/>
        <w:bottom w:val="none" w:sz="0" w:space="0" w:color="auto"/>
        <w:right w:val="none" w:sz="0" w:space="0" w:color="auto"/>
      </w:divBdr>
    </w:div>
    <w:div w:id="1504516687">
      <w:bodyDiv w:val="1"/>
      <w:marLeft w:val="0"/>
      <w:marRight w:val="0"/>
      <w:marTop w:val="0"/>
      <w:marBottom w:val="0"/>
      <w:divBdr>
        <w:top w:val="none" w:sz="0" w:space="0" w:color="auto"/>
        <w:left w:val="none" w:sz="0" w:space="0" w:color="auto"/>
        <w:bottom w:val="none" w:sz="0" w:space="0" w:color="auto"/>
        <w:right w:val="none" w:sz="0" w:space="0" w:color="auto"/>
      </w:divBdr>
    </w:div>
    <w:div w:id="1511290809">
      <w:bodyDiv w:val="1"/>
      <w:marLeft w:val="0"/>
      <w:marRight w:val="0"/>
      <w:marTop w:val="0"/>
      <w:marBottom w:val="0"/>
      <w:divBdr>
        <w:top w:val="none" w:sz="0" w:space="0" w:color="auto"/>
        <w:left w:val="none" w:sz="0" w:space="0" w:color="auto"/>
        <w:bottom w:val="none" w:sz="0" w:space="0" w:color="auto"/>
        <w:right w:val="none" w:sz="0" w:space="0" w:color="auto"/>
      </w:divBdr>
    </w:div>
    <w:div w:id="1513033551">
      <w:bodyDiv w:val="1"/>
      <w:marLeft w:val="0"/>
      <w:marRight w:val="0"/>
      <w:marTop w:val="0"/>
      <w:marBottom w:val="0"/>
      <w:divBdr>
        <w:top w:val="none" w:sz="0" w:space="0" w:color="auto"/>
        <w:left w:val="none" w:sz="0" w:space="0" w:color="auto"/>
        <w:bottom w:val="none" w:sz="0" w:space="0" w:color="auto"/>
        <w:right w:val="none" w:sz="0" w:space="0" w:color="auto"/>
      </w:divBdr>
    </w:div>
    <w:div w:id="1515878411">
      <w:bodyDiv w:val="1"/>
      <w:marLeft w:val="0"/>
      <w:marRight w:val="0"/>
      <w:marTop w:val="0"/>
      <w:marBottom w:val="0"/>
      <w:divBdr>
        <w:top w:val="none" w:sz="0" w:space="0" w:color="auto"/>
        <w:left w:val="none" w:sz="0" w:space="0" w:color="auto"/>
        <w:bottom w:val="none" w:sz="0" w:space="0" w:color="auto"/>
        <w:right w:val="none" w:sz="0" w:space="0" w:color="auto"/>
      </w:divBdr>
    </w:div>
    <w:div w:id="1524126196">
      <w:bodyDiv w:val="1"/>
      <w:marLeft w:val="0"/>
      <w:marRight w:val="0"/>
      <w:marTop w:val="0"/>
      <w:marBottom w:val="0"/>
      <w:divBdr>
        <w:top w:val="none" w:sz="0" w:space="0" w:color="auto"/>
        <w:left w:val="none" w:sz="0" w:space="0" w:color="auto"/>
        <w:bottom w:val="none" w:sz="0" w:space="0" w:color="auto"/>
        <w:right w:val="none" w:sz="0" w:space="0" w:color="auto"/>
      </w:divBdr>
    </w:div>
    <w:div w:id="1529756072">
      <w:bodyDiv w:val="1"/>
      <w:marLeft w:val="0"/>
      <w:marRight w:val="0"/>
      <w:marTop w:val="0"/>
      <w:marBottom w:val="0"/>
      <w:divBdr>
        <w:top w:val="none" w:sz="0" w:space="0" w:color="auto"/>
        <w:left w:val="none" w:sz="0" w:space="0" w:color="auto"/>
        <w:bottom w:val="none" w:sz="0" w:space="0" w:color="auto"/>
        <w:right w:val="none" w:sz="0" w:space="0" w:color="auto"/>
      </w:divBdr>
    </w:div>
    <w:div w:id="1532839678">
      <w:bodyDiv w:val="1"/>
      <w:marLeft w:val="0"/>
      <w:marRight w:val="0"/>
      <w:marTop w:val="0"/>
      <w:marBottom w:val="0"/>
      <w:divBdr>
        <w:top w:val="none" w:sz="0" w:space="0" w:color="auto"/>
        <w:left w:val="none" w:sz="0" w:space="0" w:color="auto"/>
        <w:bottom w:val="none" w:sz="0" w:space="0" w:color="auto"/>
        <w:right w:val="none" w:sz="0" w:space="0" w:color="auto"/>
      </w:divBdr>
    </w:div>
    <w:div w:id="1540817035">
      <w:bodyDiv w:val="1"/>
      <w:marLeft w:val="0"/>
      <w:marRight w:val="0"/>
      <w:marTop w:val="0"/>
      <w:marBottom w:val="0"/>
      <w:divBdr>
        <w:top w:val="none" w:sz="0" w:space="0" w:color="auto"/>
        <w:left w:val="none" w:sz="0" w:space="0" w:color="auto"/>
        <w:bottom w:val="none" w:sz="0" w:space="0" w:color="auto"/>
        <w:right w:val="none" w:sz="0" w:space="0" w:color="auto"/>
      </w:divBdr>
    </w:div>
    <w:div w:id="1551335253">
      <w:bodyDiv w:val="1"/>
      <w:marLeft w:val="0"/>
      <w:marRight w:val="0"/>
      <w:marTop w:val="0"/>
      <w:marBottom w:val="0"/>
      <w:divBdr>
        <w:top w:val="none" w:sz="0" w:space="0" w:color="auto"/>
        <w:left w:val="none" w:sz="0" w:space="0" w:color="auto"/>
        <w:bottom w:val="none" w:sz="0" w:space="0" w:color="auto"/>
        <w:right w:val="none" w:sz="0" w:space="0" w:color="auto"/>
      </w:divBdr>
    </w:div>
    <w:div w:id="1551961572">
      <w:bodyDiv w:val="1"/>
      <w:marLeft w:val="0"/>
      <w:marRight w:val="0"/>
      <w:marTop w:val="0"/>
      <w:marBottom w:val="0"/>
      <w:divBdr>
        <w:top w:val="none" w:sz="0" w:space="0" w:color="auto"/>
        <w:left w:val="none" w:sz="0" w:space="0" w:color="auto"/>
        <w:bottom w:val="none" w:sz="0" w:space="0" w:color="auto"/>
        <w:right w:val="none" w:sz="0" w:space="0" w:color="auto"/>
      </w:divBdr>
    </w:div>
    <w:div w:id="1553466932">
      <w:bodyDiv w:val="1"/>
      <w:marLeft w:val="0"/>
      <w:marRight w:val="0"/>
      <w:marTop w:val="0"/>
      <w:marBottom w:val="0"/>
      <w:divBdr>
        <w:top w:val="none" w:sz="0" w:space="0" w:color="auto"/>
        <w:left w:val="none" w:sz="0" w:space="0" w:color="auto"/>
        <w:bottom w:val="none" w:sz="0" w:space="0" w:color="auto"/>
        <w:right w:val="none" w:sz="0" w:space="0" w:color="auto"/>
      </w:divBdr>
    </w:div>
    <w:div w:id="1554929656">
      <w:bodyDiv w:val="1"/>
      <w:marLeft w:val="0"/>
      <w:marRight w:val="0"/>
      <w:marTop w:val="0"/>
      <w:marBottom w:val="0"/>
      <w:divBdr>
        <w:top w:val="none" w:sz="0" w:space="0" w:color="auto"/>
        <w:left w:val="none" w:sz="0" w:space="0" w:color="auto"/>
        <w:bottom w:val="none" w:sz="0" w:space="0" w:color="auto"/>
        <w:right w:val="none" w:sz="0" w:space="0" w:color="auto"/>
      </w:divBdr>
    </w:div>
    <w:div w:id="1556624891">
      <w:bodyDiv w:val="1"/>
      <w:marLeft w:val="0"/>
      <w:marRight w:val="0"/>
      <w:marTop w:val="0"/>
      <w:marBottom w:val="0"/>
      <w:divBdr>
        <w:top w:val="none" w:sz="0" w:space="0" w:color="auto"/>
        <w:left w:val="none" w:sz="0" w:space="0" w:color="auto"/>
        <w:bottom w:val="none" w:sz="0" w:space="0" w:color="auto"/>
        <w:right w:val="none" w:sz="0" w:space="0" w:color="auto"/>
      </w:divBdr>
    </w:div>
    <w:div w:id="1557740979">
      <w:bodyDiv w:val="1"/>
      <w:marLeft w:val="0"/>
      <w:marRight w:val="0"/>
      <w:marTop w:val="0"/>
      <w:marBottom w:val="0"/>
      <w:divBdr>
        <w:top w:val="none" w:sz="0" w:space="0" w:color="auto"/>
        <w:left w:val="none" w:sz="0" w:space="0" w:color="auto"/>
        <w:bottom w:val="none" w:sz="0" w:space="0" w:color="auto"/>
        <w:right w:val="none" w:sz="0" w:space="0" w:color="auto"/>
      </w:divBdr>
    </w:div>
    <w:div w:id="1559364696">
      <w:bodyDiv w:val="1"/>
      <w:marLeft w:val="0"/>
      <w:marRight w:val="0"/>
      <w:marTop w:val="0"/>
      <w:marBottom w:val="0"/>
      <w:divBdr>
        <w:top w:val="none" w:sz="0" w:space="0" w:color="auto"/>
        <w:left w:val="none" w:sz="0" w:space="0" w:color="auto"/>
        <w:bottom w:val="none" w:sz="0" w:space="0" w:color="auto"/>
        <w:right w:val="none" w:sz="0" w:space="0" w:color="auto"/>
      </w:divBdr>
    </w:div>
    <w:div w:id="1560359962">
      <w:bodyDiv w:val="1"/>
      <w:marLeft w:val="0"/>
      <w:marRight w:val="0"/>
      <w:marTop w:val="0"/>
      <w:marBottom w:val="0"/>
      <w:divBdr>
        <w:top w:val="none" w:sz="0" w:space="0" w:color="auto"/>
        <w:left w:val="none" w:sz="0" w:space="0" w:color="auto"/>
        <w:bottom w:val="none" w:sz="0" w:space="0" w:color="auto"/>
        <w:right w:val="none" w:sz="0" w:space="0" w:color="auto"/>
      </w:divBdr>
    </w:div>
    <w:div w:id="1563708282">
      <w:bodyDiv w:val="1"/>
      <w:marLeft w:val="0"/>
      <w:marRight w:val="0"/>
      <w:marTop w:val="0"/>
      <w:marBottom w:val="0"/>
      <w:divBdr>
        <w:top w:val="none" w:sz="0" w:space="0" w:color="auto"/>
        <w:left w:val="none" w:sz="0" w:space="0" w:color="auto"/>
        <w:bottom w:val="none" w:sz="0" w:space="0" w:color="auto"/>
        <w:right w:val="none" w:sz="0" w:space="0" w:color="auto"/>
      </w:divBdr>
    </w:div>
    <w:div w:id="1567567463">
      <w:bodyDiv w:val="1"/>
      <w:marLeft w:val="0"/>
      <w:marRight w:val="0"/>
      <w:marTop w:val="0"/>
      <w:marBottom w:val="0"/>
      <w:divBdr>
        <w:top w:val="none" w:sz="0" w:space="0" w:color="auto"/>
        <w:left w:val="none" w:sz="0" w:space="0" w:color="auto"/>
        <w:bottom w:val="none" w:sz="0" w:space="0" w:color="auto"/>
        <w:right w:val="none" w:sz="0" w:space="0" w:color="auto"/>
      </w:divBdr>
    </w:div>
    <w:div w:id="1570649366">
      <w:bodyDiv w:val="1"/>
      <w:marLeft w:val="0"/>
      <w:marRight w:val="0"/>
      <w:marTop w:val="0"/>
      <w:marBottom w:val="0"/>
      <w:divBdr>
        <w:top w:val="none" w:sz="0" w:space="0" w:color="auto"/>
        <w:left w:val="none" w:sz="0" w:space="0" w:color="auto"/>
        <w:bottom w:val="none" w:sz="0" w:space="0" w:color="auto"/>
        <w:right w:val="none" w:sz="0" w:space="0" w:color="auto"/>
      </w:divBdr>
    </w:div>
    <w:div w:id="1571042949">
      <w:bodyDiv w:val="1"/>
      <w:marLeft w:val="0"/>
      <w:marRight w:val="0"/>
      <w:marTop w:val="0"/>
      <w:marBottom w:val="0"/>
      <w:divBdr>
        <w:top w:val="none" w:sz="0" w:space="0" w:color="auto"/>
        <w:left w:val="none" w:sz="0" w:space="0" w:color="auto"/>
        <w:bottom w:val="none" w:sz="0" w:space="0" w:color="auto"/>
        <w:right w:val="none" w:sz="0" w:space="0" w:color="auto"/>
      </w:divBdr>
    </w:div>
    <w:div w:id="1571502074">
      <w:bodyDiv w:val="1"/>
      <w:marLeft w:val="0"/>
      <w:marRight w:val="0"/>
      <w:marTop w:val="0"/>
      <w:marBottom w:val="0"/>
      <w:divBdr>
        <w:top w:val="none" w:sz="0" w:space="0" w:color="auto"/>
        <w:left w:val="none" w:sz="0" w:space="0" w:color="auto"/>
        <w:bottom w:val="none" w:sz="0" w:space="0" w:color="auto"/>
        <w:right w:val="none" w:sz="0" w:space="0" w:color="auto"/>
      </w:divBdr>
    </w:div>
    <w:div w:id="1573275986">
      <w:bodyDiv w:val="1"/>
      <w:marLeft w:val="0"/>
      <w:marRight w:val="0"/>
      <w:marTop w:val="0"/>
      <w:marBottom w:val="0"/>
      <w:divBdr>
        <w:top w:val="none" w:sz="0" w:space="0" w:color="auto"/>
        <w:left w:val="none" w:sz="0" w:space="0" w:color="auto"/>
        <w:bottom w:val="none" w:sz="0" w:space="0" w:color="auto"/>
        <w:right w:val="none" w:sz="0" w:space="0" w:color="auto"/>
      </w:divBdr>
    </w:div>
    <w:div w:id="1576353491">
      <w:bodyDiv w:val="1"/>
      <w:marLeft w:val="0"/>
      <w:marRight w:val="0"/>
      <w:marTop w:val="0"/>
      <w:marBottom w:val="0"/>
      <w:divBdr>
        <w:top w:val="none" w:sz="0" w:space="0" w:color="auto"/>
        <w:left w:val="none" w:sz="0" w:space="0" w:color="auto"/>
        <w:bottom w:val="none" w:sz="0" w:space="0" w:color="auto"/>
        <w:right w:val="none" w:sz="0" w:space="0" w:color="auto"/>
      </w:divBdr>
    </w:div>
    <w:div w:id="1578588882">
      <w:bodyDiv w:val="1"/>
      <w:marLeft w:val="0"/>
      <w:marRight w:val="0"/>
      <w:marTop w:val="0"/>
      <w:marBottom w:val="0"/>
      <w:divBdr>
        <w:top w:val="none" w:sz="0" w:space="0" w:color="auto"/>
        <w:left w:val="none" w:sz="0" w:space="0" w:color="auto"/>
        <w:bottom w:val="none" w:sz="0" w:space="0" w:color="auto"/>
        <w:right w:val="none" w:sz="0" w:space="0" w:color="auto"/>
      </w:divBdr>
    </w:div>
    <w:div w:id="1579514870">
      <w:bodyDiv w:val="1"/>
      <w:marLeft w:val="0"/>
      <w:marRight w:val="0"/>
      <w:marTop w:val="0"/>
      <w:marBottom w:val="0"/>
      <w:divBdr>
        <w:top w:val="none" w:sz="0" w:space="0" w:color="auto"/>
        <w:left w:val="none" w:sz="0" w:space="0" w:color="auto"/>
        <w:bottom w:val="none" w:sz="0" w:space="0" w:color="auto"/>
        <w:right w:val="none" w:sz="0" w:space="0" w:color="auto"/>
      </w:divBdr>
    </w:div>
    <w:div w:id="1584414022">
      <w:bodyDiv w:val="1"/>
      <w:marLeft w:val="0"/>
      <w:marRight w:val="0"/>
      <w:marTop w:val="0"/>
      <w:marBottom w:val="0"/>
      <w:divBdr>
        <w:top w:val="none" w:sz="0" w:space="0" w:color="auto"/>
        <w:left w:val="none" w:sz="0" w:space="0" w:color="auto"/>
        <w:bottom w:val="none" w:sz="0" w:space="0" w:color="auto"/>
        <w:right w:val="none" w:sz="0" w:space="0" w:color="auto"/>
      </w:divBdr>
    </w:div>
    <w:div w:id="1585605751">
      <w:bodyDiv w:val="1"/>
      <w:marLeft w:val="0"/>
      <w:marRight w:val="0"/>
      <w:marTop w:val="0"/>
      <w:marBottom w:val="0"/>
      <w:divBdr>
        <w:top w:val="none" w:sz="0" w:space="0" w:color="auto"/>
        <w:left w:val="none" w:sz="0" w:space="0" w:color="auto"/>
        <w:bottom w:val="none" w:sz="0" w:space="0" w:color="auto"/>
        <w:right w:val="none" w:sz="0" w:space="0" w:color="auto"/>
      </w:divBdr>
    </w:div>
    <w:div w:id="1586913548">
      <w:bodyDiv w:val="1"/>
      <w:marLeft w:val="0"/>
      <w:marRight w:val="0"/>
      <w:marTop w:val="0"/>
      <w:marBottom w:val="0"/>
      <w:divBdr>
        <w:top w:val="none" w:sz="0" w:space="0" w:color="auto"/>
        <w:left w:val="none" w:sz="0" w:space="0" w:color="auto"/>
        <w:bottom w:val="none" w:sz="0" w:space="0" w:color="auto"/>
        <w:right w:val="none" w:sz="0" w:space="0" w:color="auto"/>
      </w:divBdr>
    </w:div>
    <w:div w:id="1590887180">
      <w:bodyDiv w:val="1"/>
      <w:marLeft w:val="0"/>
      <w:marRight w:val="0"/>
      <w:marTop w:val="0"/>
      <w:marBottom w:val="0"/>
      <w:divBdr>
        <w:top w:val="none" w:sz="0" w:space="0" w:color="auto"/>
        <w:left w:val="none" w:sz="0" w:space="0" w:color="auto"/>
        <w:bottom w:val="none" w:sz="0" w:space="0" w:color="auto"/>
        <w:right w:val="none" w:sz="0" w:space="0" w:color="auto"/>
      </w:divBdr>
    </w:div>
    <w:div w:id="1592929360">
      <w:bodyDiv w:val="1"/>
      <w:marLeft w:val="0"/>
      <w:marRight w:val="0"/>
      <w:marTop w:val="0"/>
      <w:marBottom w:val="0"/>
      <w:divBdr>
        <w:top w:val="none" w:sz="0" w:space="0" w:color="auto"/>
        <w:left w:val="none" w:sz="0" w:space="0" w:color="auto"/>
        <w:bottom w:val="none" w:sz="0" w:space="0" w:color="auto"/>
        <w:right w:val="none" w:sz="0" w:space="0" w:color="auto"/>
      </w:divBdr>
    </w:div>
    <w:div w:id="1605571501">
      <w:bodyDiv w:val="1"/>
      <w:marLeft w:val="0"/>
      <w:marRight w:val="0"/>
      <w:marTop w:val="0"/>
      <w:marBottom w:val="0"/>
      <w:divBdr>
        <w:top w:val="none" w:sz="0" w:space="0" w:color="auto"/>
        <w:left w:val="none" w:sz="0" w:space="0" w:color="auto"/>
        <w:bottom w:val="none" w:sz="0" w:space="0" w:color="auto"/>
        <w:right w:val="none" w:sz="0" w:space="0" w:color="auto"/>
      </w:divBdr>
    </w:div>
    <w:div w:id="1605846789">
      <w:bodyDiv w:val="1"/>
      <w:marLeft w:val="0"/>
      <w:marRight w:val="0"/>
      <w:marTop w:val="0"/>
      <w:marBottom w:val="0"/>
      <w:divBdr>
        <w:top w:val="none" w:sz="0" w:space="0" w:color="auto"/>
        <w:left w:val="none" w:sz="0" w:space="0" w:color="auto"/>
        <w:bottom w:val="none" w:sz="0" w:space="0" w:color="auto"/>
        <w:right w:val="none" w:sz="0" w:space="0" w:color="auto"/>
      </w:divBdr>
    </w:div>
    <w:div w:id="1606382169">
      <w:bodyDiv w:val="1"/>
      <w:marLeft w:val="0"/>
      <w:marRight w:val="0"/>
      <w:marTop w:val="0"/>
      <w:marBottom w:val="0"/>
      <w:divBdr>
        <w:top w:val="none" w:sz="0" w:space="0" w:color="auto"/>
        <w:left w:val="none" w:sz="0" w:space="0" w:color="auto"/>
        <w:bottom w:val="none" w:sz="0" w:space="0" w:color="auto"/>
        <w:right w:val="none" w:sz="0" w:space="0" w:color="auto"/>
      </w:divBdr>
    </w:div>
    <w:div w:id="1608999099">
      <w:bodyDiv w:val="1"/>
      <w:marLeft w:val="0"/>
      <w:marRight w:val="0"/>
      <w:marTop w:val="0"/>
      <w:marBottom w:val="0"/>
      <w:divBdr>
        <w:top w:val="none" w:sz="0" w:space="0" w:color="auto"/>
        <w:left w:val="none" w:sz="0" w:space="0" w:color="auto"/>
        <w:bottom w:val="none" w:sz="0" w:space="0" w:color="auto"/>
        <w:right w:val="none" w:sz="0" w:space="0" w:color="auto"/>
      </w:divBdr>
    </w:div>
    <w:div w:id="1609120411">
      <w:bodyDiv w:val="1"/>
      <w:marLeft w:val="0"/>
      <w:marRight w:val="0"/>
      <w:marTop w:val="0"/>
      <w:marBottom w:val="0"/>
      <w:divBdr>
        <w:top w:val="none" w:sz="0" w:space="0" w:color="auto"/>
        <w:left w:val="none" w:sz="0" w:space="0" w:color="auto"/>
        <w:bottom w:val="none" w:sz="0" w:space="0" w:color="auto"/>
        <w:right w:val="none" w:sz="0" w:space="0" w:color="auto"/>
      </w:divBdr>
    </w:div>
    <w:div w:id="1610157419">
      <w:bodyDiv w:val="1"/>
      <w:marLeft w:val="0"/>
      <w:marRight w:val="0"/>
      <w:marTop w:val="0"/>
      <w:marBottom w:val="0"/>
      <w:divBdr>
        <w:top w:val="none" w:sz="0" w:space="0" w:color="auto"/>
        <w:left w:val="none" w:sz="0" w:space="0" w:color="auto"/>
        <w:bottom w:val="none" w:sz="0" w:space="0" w:color="auto"/>
        <w:right w:val="none" w:sz="0" w:space="0" w:color="auto"/>
      </w:divBdr>
    </w:div>
    <w:div w:id="1611356353">
      <w:bodyDiv w:val="1"/>
      <w:marLeft w:val="0"/>
      <w:marRight w:val="0"/>
      <w:marTop w:val="0"/>
      <w:marBottom w:val="0"/>
      <w:divBdr>
        <w:top w:val="none" w:sz="0" w:space="0" w:color="auto"/>
        <w:left w:val="none" w:sz="0" w:space="0" w:color="auto"/>
        <w:bottom w:val="none" w:sz="0" w:space="0" w:color="auto"/>
        <w:right w:val="none" w:sz="0" w:space="0" w:color="auto"/>
      </w:divBdr>
    </w:div>
    <w:div w:id="1616249672">
      <w:bodyDiv w:val="1"/>
      <w:marLeft w:val="0"/>
      <w:marRight w:val="0"/>
      <w:marTop w:val="0"/>
      <w:marBottom w:val="0"/>
      <w:divBdr>
        <w:top w:val="none" w:sz="0" w:space="0" w:color="auto"/>
        <w:left w:val="none" w:sz="0" w:space="0" w:color="auto"/>
        <w:bottom w:val="none" w:sz="0" w:space="0" w:color="auto"/>
        <w:right w:val="none" w:sz="0" w:space="0" w:color="auto"/>
      </w:divBdr>
    </w:div>
    <w:div w:id="1616716720">
      <w:bodyDiv w:val="1"/>
      <w:marLeft w:val="0"/>
      <w:marRight w:val="0"/>
      <w:marTop w:val="0"/>
      <w:marBottom w:val="0"/>
      <w:divBdr>
        <w:top w:val="none" w:sz="0" w:space="0" w:color="auto"/>
        <w:left w:val="none" w:sz="0" w:space="0" w:color="auto"/>
        <w:bottom w:val="none" w:sz="0" w:space="0" w:color="auto"/>
        <w:right w:val="none" w:sz="0" w:space="0" w:color="auto"/>
      </w:divBdr>
    </w:div>
    <w:div w:id="1627156667">
      <w:bodyDiv w:val="1"/>
      <w:marLeft w:val="0"/>
      <w:marRight w:val="0"/>
      <w:marTop w:val="0"/>
      <w:marBottom w:val="0"/>
      <w:divBdr>
        <w:top w:val="none" w:sz="0" w:space="0" w:color="auto"/>
        <w:left w:val="none" w:sz="0" w:space="0" w:color="auto"/>
        <w:bottom w:val="none" w:sz="0" w:space="0" w:color="auto"/>
        <w:right w:val="none" w:sz="0" w:space="0" w:color="auto"/>
      </w:divBdr>
    </w:div>
    <w:div w:id="1637181127">
      <w:bodyDiv w:val="1"/>
      <w:marLeft w:val="0"/>
      <w:marRight w:val="0"/>
      <w:marTop w:val="0"/>
      <w:marBottom w:val="0"/>
      <w:divBdr>
        <w:top w:val="none" w:sz="0" w:space="0" w:color="auto"/>
        <w:left w:val="none" w:sz="0" w:space="0" w:color="auto"/>
        <w:bottom w:val="none" w:sz="0" w:space="0" w:color="auto"/>
        <w:right w:val="none" w:sz="0" w:space="0" w:color="auto"/>
      </w:divBdr>
    </w:div>
    <w:div w:id="1639410167">
      <w:bodyDiv w:val="1"/>
      <w:marLeft w:val="0"/>
      <w:marRight w:val="0"/>
      <w:marTop w:val="0"/>
      <w:marBottom w:val="0"/>
      <w:divBdr>
        <w:top w:val="none" w:sz="0" w:space="0" w:color="auto"/>
        <w:left w:val="none" w:sz="0" w:space="0" w:color="auto"/>
        <w:bottom w:val="none" w:sz="0" w:space="0" w:color="auto"/>
        <w:right w:val="none" w:sz="0" w:space="0" w:color="auto"/>
      </w:divBdr>
    </w:div>
    <w:div w:id="1640257671">
      <w:bodyDiv w:val="1"/>
      <w:marLeft w:val="0"/>
      <w:marRight w:val="0"/>
      <w:marTop w:val="0"/>
      <w:marBottom w:val="0"/>
      <w:divBdr>
        <w:top w:val="none" w:sz="0" w:space="0" w:color="auto"/>
        <w:left w:val="none" w:sz="0" w:space="0" w:color="auto"/>
        <w:bottom w:val="none" w:sz="0" w:space="0" w:color="auto"/>
        <w:right w:val="none" w:sz="0" w:space="0" w:color="auto"/>
      </w:divBdr>
    </w:div>
    <w:div w:id="1650672849">
      <w:bodyDiv w:val="1"/>
      <w:marLeft w:val="0"/>
      <w:marRight w:val="0"/>
      <w:marTop w:val="0"/>
      <w:marBottom w:val="0"/>
      <w:divBdr>
        <w:top w:val="none" w:sz="0" w:space="0" w:color="auto"/>
        <w:left w:val="none" w:sz="0" w:space="0" w:color="auto"/>
        <w:bottom w:val="none" w:sz="0" w:space="0" w:color="auto"/>
        <w:right w:val="none" w:sz="0" w:space="0" w:color="auto"/>
      </w:divBdr>
    </w:div>
    <w:div w:id="1655255687">
      <w:bodyDiv w:val="1"/>
      <w:marLeft w:val="0"/>
      <w:marRight w:val="0"/>
      <w:marTop w:val="0"/>
      <w:marBottom w:val="0"/>
      <w:divBdr>
        <w:top w:val="none" w:sz="0" w:space="0" w:color="auto"/>
        <w:left w:val="none" w:sz="0" w:space="0" w:color="auto"/>
        <w:bottom w:val="none" w:sz="0" w:space="0" w:color="auto"/>
        <w:right w:val="none" w:sz="0" w:space="0" w:color="auto"/>
      </w:divBdr>
    </w:div>
    <w:div w:id="1656952419">
      <w:bodyDiv w:val="1"/>
      <w:marLeft w:val="0"/>
      <w:marRight w:val="0"/>
      <w:marTop w:val="0"/>
      <w:marBottom w:val="0"/>
      <w:divBdr>
        <w:top w:val="none" w:sz="0" w:space="0" w:color="auto"/>
        <w:left w:val="none" w:sz="0" w:space="0" w:color="auto"/>
        <w:bottom w:val="none" w:sz="0" w:space="0" w:color="auto"/>
        <w:right w:val="none" w:sz="0" w:space="0" w:color="auto"/>
      </w:divBdr>
    </w:div>
    <w:div w:id="1657030990">
      <w:bodyDiv w:val="1"/>
      <w:marLeft w:val="0"/>
      <w:marRight w:val="0"/>
      <w:marTop w:val="0"/>
      <w:marBottom w:val="0"/>
      <w:divBdr>
        <w:top w:val="none" w:sz="0" w:space="0" w:color="auto"/>
        <w:left w:val="none" w:sz="0" w:space="0" w:color="auto"/>
        <w:bottom w:val="none" w:sz="0" w:space="0" w:color="auto"/>
        <w:right w:val="none" w:sz="0" w:space="0" w:color="auto"/>
      </w:divBdr>
    </w:div>
    <w:div w:id="1658412825">
      <w:bodyDiv w:val="1"/>
      <w:marLeft w:val="0"/>
      <w:marRight w:val="0"/>
      <w:marTop w:val="0"/>
      <w:marBottom w:val="0"/>
      <w:divBdr>
        <w:top w:val="none" w:sz="0" w:space="0" w:color="auto"/>
        <w:left w:val="none" w:sz="0" w:space="0" w:color="auto"/>
        <w:bottom w:val="none" w:sz="0" w:space="0" w:color="auto"/>
        <w:right w:val="none" w:sz="0" w:space="0" w:color="auto"/>
      </w:divBdr>
    </w:div>
    <w:div w:id="1661811977">
      <w:bodyDiv w:val="1"/>
      <w:marLeft w:val="0"/>
      <w:marRight w:val="0"/>
      <w:marTop w:val="0"/>
      <w:marBottom w:val="0"/>
      <w:divBdr>
        <w:top w:val="none" w:sz="0" w:space="0" w:color="auto"/>
        <w:left w:val="none" w:sz="0" w:space="0" w:color="auto"/>
        <w:bottom w:val="none" w:sz="0" w:space="0" w:color="auto"/>
        <w:right w:val="none" w:sz="0" w:space="0" w:color="auto"/>
      </w:divBdr>
    </w:div>
    <w:div w:id="1665551997">
      <w:bodyDiv w:val="1"/>
      <w:marLeft w:val="0"/>
      <w:marRight w:val="0"/>
      <w:marTop w:val="0"/>
      <w:marBottom w:val="0"/>
      <w:divBdr>
        <w:top w:val="none" w:sz="0" w:space="0" w:color="auto"/>
        <w:left w:val="none" w:sz="0" w:space="0" w:color="auto"/>
        <w:bottom w:val="none" w:sz="0" w:space="0" w:color="auto"/>
        <w:right w:val="none" w:sz="0" w:space="0" w:color="auto"/>
      </w:divBdr>
    </w:div>
    <w:div w:id="1670061293">
      <w:bodyDiv w:val="1"/>
      <w:marLeft w:val="0"/>
      <w:marRight w:val="0"/>
      <w:marTop w:val="0"/>
      <w:marBottom w:val="0"/>
      <w:divBdr>
        <w:top w:val="none" w:sz="0" w:space="0" w:color="auto"/>
        <w:left w:val="none" w:sz="0" w:space="0" w:color="auto"/>
        <w:bottom w:val="none" w:sz="0" w:space="0" w:color="auto"/>
        <w:right w:val="none" w:sz="0" w:space="0" w:color="auto"/>
      </w:divBdr>
    </w:div>
    <w:div w:id="1678144924">
      <w:bodyDiv w:val="1"/>
      <w:marLeft w:val="0"/>
      <w:marRight w:val="0"/>
      <w:marTop w:val="0"/>
      <w:marBottom w:val="0"/>
      <w:divBdr>
        <w:top w:val="none" w:sz="0" w:space="0" w:color="auto"/>
        <w:left w:val="none" w:sz="0" w:space="0" w:color="auto"/>
        <w:bottom w:val="none" w:sz="0" w:space="0" w:color="auto"/>
        <w:right w:val="none" w:sz="0" w:space="0" w:color="auto"/>
      </w:divBdr>
    </w:div>
    <w:div w:id="1678998690">
      <w:bodyDiv w:val="1"/>
      <w:marLeft w:val="0"/>
      <w:marRight w:val="0"/>
      <w:marTop w:val="0"/>
      <w:marBottom w:val="0"/>
      <w:divBdr>
        <w:top w:val="none" w:sz="0" w:space="0" w:color="auto"/>
        <w:left w:val="none" w:sz="0" w:space="0" w:color="auto"/>
        <w:bottom w:val="none" w:sz="0" w:space="0" w:color="auto"/>
        <w:right w:val="none" w:sz="0" w:space="0" w:color="auto"/>
      </w:divBdr>
    </w:div>
    <w:div w:id="1685478889">
      <w:bodyDiv w:val="1"/>
      <w:marLeft w:val="0"/>
      <w:marRight w:val="0"/>
      <w:marTop w:val="0"/>
      <w:marBottom w:val="0"/>
      <w:divBdr>
        <w:top w:val="none" w:sz="0" w:space="0" w:color="auto"/>
        <w:left w:val="none" w:sz="0" w:space="0" w:color="auto"/>
        <w:bottom w:val="none" w:sz="0" w:space="0" w:color="auto"/>
        <w:right w:val="none" w:sz="0" w:space="0" w:color="auto"/>
      </w:divBdr>
    </w:div>
    <w:div w:id="1688210694">
      <w:bodyDiv w:val="1"/>
      <w:marLeft w:val="0"/>
      <w:marRight w:val="0"/>
      <w:marTop w:val="0"/>
      <w:marBottom w:val="0"/>
      <w:divBdr>
        <w:top w:val="none" w:sz="0" w:space="0" w:color="auto"/>
        <w:left w:val="none" w:sz="0" w:space="0" w:color="auto"/>
        <w:bottom w:val="none" w:sz="0" w:space="0" w:color="auto"/>
        <w:right w:val="none" w:sz="0" w:space="0" w:color="auto"/>
      </w:divBdr>
    </w:div>
    <w:div w:id="1689020549">
      <w:bodyDiv w:val="1"/>
      <w:marLeft w:val="0"/>
      <w:marRight w:val="0"/>
      <w:marTop w:val="0"/>
      <w:marBottom w:val="0"/>
      <w:divBdr>
        <w:top w:val="none" w:sz="0" w:space="0" w:color="auto"/>
        <w:left w:val="none" w:sz="0" w:space="0" w:color="auto"/>
        <w:bottom w:val="none" w:sz="0" w:space="0" w:color="auto"/>
        <w:right w:val="none" w:sz="0" w:space="0" w:color="auto"/>
      </w:divBdr>
    </w:div>
    <w:div w:id="1689065693">
      <w:bodyDiv w:val="1"/>
      <w:marLeft w:val="0"/>
      <w:marRight w:val="0"/>
      <w:marTop w:val="0"/>
      <w:marBottom w:val="0"/>
      <w:divBdr>
        <w:top w:val="none" w:sz="0" w:space="0" w:color="auto"/>
        <w:left w:val="none" w:sz="0" w:space="0" w:color="auto"/>
        <w:bottom w:val="none" w:sz="0" w:space="0" w:color="auto"/>
        <w:right w:val="none" w:sz="0" w:space="0" w:color="auto"/>
      </w:divBdr>
    </w:div>
    <w:div w:id="1692336451">
      <w:bodyDiv w:val="1"/>
      <w:marLeft w:val="0"/>
      <w:marRight w:val="0"/>
      <w:marTop w:val="0"/>
      <w:marBottom w:val="0"/>
      <w:divBdr>
        <w:top w:val="none" w:sz="0" w:space="0" w:color="auto"/>
        <w:left w:val="none" w:sz="0" w:space="0" w:color="auto"/>
        <w:bottom w:val="none" w:sz="0" w:space="0" w:color="auto"/>
        <w:right w:val="none" w:sz="0" w:space="0" w:color="auto"/>
      </w:divBdr>
    </w:div>
    <w:div w:id="1692681812">
      <w:bodyDiv w:val="1"/>
      <w:marLeft w:val="0"/>
      <w:marRight w:val="0"/>
      <w:marTop w:val="0"/>
      <w:marBottom w:val="0"/>
      <w:divBdr>
        <w:top w:val="none" w:sz="0" w:space="0" w:color="auto"/>
        <w:left w:val="none" w:sz="0" w:space="0" w:color="auto"/>
        <w:bottom w:val="none" w:sz="0" w:space="0" w:color="auto"/>
        <w:right w:val="none" w:sz="0" w:space="0" w:color="auto"/>
      </w:divBdr>
    </w:div>
    <w:div w:id="1692758078">
      <w:bodyDiv w:val="1"/>
      <w:marLeft w:val="0"/>
      <w:marRight w:val="0"/>
      <w:marTop w:val="0"/>
      <w:marBottom w:val="0"/>
      <w:divBdr>
        <w:top w:val="none" w:sz="0" w:space="0" w:color="auto"/>
        <w:left w:val="none" w:sz="0" w:space="0" w:color="auto"/>
        <w:bottom w:val="none" w:sz="0" w:space="0" w:color="auto"/>
        <w:right w:val="none" w:sz="0" w:space="0" w:color="auto"/>
      </w:divBdr>
    </w:div>
    <w:div w:id="1693457172">
      <w:bodyDiv w:val="1"/>
      <w:marLeft w:val="0"/>
      <w:marRight w:val="0"/>
      <w:marTop w:val="0"/>
      <w:marBottom w:val="0"/>
      <w:divBdr>
        <w:top w:val="none" w:sz="0" w:space="0" w:color="auto"/>
        <w:left w:val="none" w:sz="0" w:space="0" w:color="auto"/>
        <w:bottom w:val="none" w:sz="0" w:space="0" w:color="auto"/>
        <w:right w:val="none" w:sz="0" w:space="0" w:color="auto"/>
      </w:divBdr>
    </w:div>
    <w:div w:id="1695888010">
      <w:bodyDiv w:val="1"/>
      <w:marLeft w:val="0"/>
      <w:marRight w:val="0"/>
      <w:marTop w:val="0"/>
      <w:marBottom w:val="0"/>
      <w:divBdr>
        <w:top w:val="none" w:sz="0" w:space="0" w:color="auto"/>
        <w:left w:val="none" w:sz="0" w:space="0" w:color="auto"/>
        <w:bottom w:val="none" w:sz="0" w:space="0" w:color="auto"/>
        <w:right w:val="none" w:sz="0" w:space="0" w:color="auto"/>
      </w:divBdr>
    </w:div>
    <w:div w:id="1696467765">
      <w:bodyDiv w:val="1"/>
      <w:marLeft w:val="0"/>
      <w:marRight w:val="0"/>
      <w:marTop w:val="0"/>
      <w:marBottom w:val="0"/>
      <w:divBdr>
        <w:top w:val="none" w:sz="0" w:space="0" w:color="auto"/>
        <w:left w:val="none" w:sz="0" w:space="0" w:color="auto"/>
        <w:bottom w:val="none" w:sz="0" w:space="0" w:color="auto"/>
        <w:right w:val="none" w:sz="0" w:space="0" w:color="auto"/>
      </w:divBdr>
    </w:div>
    <w:div w:id="1697779000">
      <w:bodyDiv w:val="1"/>
      <w:marLeft w:val="0"/>
      <w:marRight w:val="0"/>
      <w:marTop w:val="0"/>
      <w:marBottom w:val="0"/>
      <w:divBdr>
        <w:top w:val="none" w:sz="0" w:space="0" w:color="auto"/>
        <w:left w:val="none" w:sz="0" w:space="0" w:color="auto"/>
        <w:bottom w:val="none" w:sz="0" w:space="0" w:color="auto"/>
        <w:right w:val="none" w:sz="0" w:space="0" w:color="auto"/>
      </w:divBdr>
    </w:div>
    <w:div w:id="1703943285">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1710640929">
      <w:bodyDiv w:val="1"/>
      <w:marLeft w:val="0"/>
      <w:marRight w:val="0"/>
      <w:marTop w:val="0"/>
      <w:marBottom w:val="0"/>
      <w:divBdr>
        <w:top w:val="none" w:sz="0" w:space="0" w:color="auto"/>
        <w:left w:val="none" w:sz="0" w:space="0" w:color="auto"/>
        <w:bottom w:val="none" w:sz="0" w:space="0" w:color="auto"/>
        <w:right w:val="none" w:sz="0" w:space="0" w:color="auto"/>
      </w:divBdr>
    </w:div>
    <w:div w:id="1713072709">
      <w:bodyDiv w:val="1"/>
      <w:marLeft w:val="0"/>
      <w:marRight w:val="0"/>
      <w:marTop w:val="0"/>
      <w:marBottom w:val="0"/>
      <w:divBdr>
        <w:top w:val="none" w:sz="0" w:space="0" w:color="auto"/>
        <w:left w:val="none" w:sz="0" w:space="0" w:color="auto"/>
        <w:bottom w:val="none" w:sz="0" w:space="0" w:color="auto"/>
        <w:right w:val="none" w:sz="0" w:space="0" w:color="auto"/>
      </w:divBdr>
    </w:div>
    <w:div w:id="1713143680">
      <w:bodyDiv w:val="1"/>
      <w:marLeft w:val="0"/>
      <w:marRight w:val="0"/>
      <w:marTop w:val="0"/>
      <w:marBottom w:val="0"/>
      <w:divBdr>
        <w:top w:val="none" w:sz="0" w:space="0" w:color="auto"/>
        <w:left w:val="none" w:sz="0" w:space="0" w:color="auto"/>
        <w:bottom w:val="none" w:sz="0" w:space="0" w:color="auto"/>
        <w:right w:val="none" w:sz="0" w:space="0" w:color="auto"/>
      </w:divBdr>
    </w:div>
    <w:div w:id="1723282593">
      <w:bodyDiv w:val="1"/>
      <w:marLeft w:val="0"/>
      <w:marRight w:val="0"/>
      <w:marTop w:val="0"/>
      <w:marBottom w:val="0"/>
      <w:divBdr>
        <w:top w:val="none" w:sz="0" w:space="0" w:color="auto"/>
        <w:left w:val="none" w:sz="0" w:space="0" w:color="auto"/>
        <w:bottom w:val="none" w:sz="0" w:space="0" w:color="auto"/>
        <w:right w:val="none" w:sz="0" w:space="0" w:color="auto"/>
      </w:divBdr>
    </w:div>
    <w:div w:id="1724063703">
      <w:bodyDiv w:val="1"/>
      <w:marLeft w:val="0"/>
      <w:marRight w:val="0"/>
      <w:marTop w:val="0"/>
      <w:marBottom w:val="0"/>
      <w:divBdr>
        <w:top w:val="none" w:sz="0" w:space="0" w:color="auto"/>
        <w:left w:val="none" w:sz="0" w:space="0" w:color="auto"/>
        <w:bottom w:val="none" w:sz="0" w:space="0" w:color="auto"/>
        <w:right w:val="none" w:sz="0" w:space="0" w:color="auto"/>
      </w:divBdr>
    </w:div>
    <w:div w:id="1724526589">
      <w:bodyDiv w:val="1"/>
      <w:marLeft w:val="0"/>
      <w:marRight w:val="0"/>
      <w:marTop w:val="0"/>
      <w:marBottom w:val="0"/>
      <w:divBdr>
        <w:top w:val="none" w:sz="0" w:space="0" w:color="auto"/>
        <w:left w:val="none" w:sz="0" w:space="0" w:color="auto"/>
        <w:bottom w:val="none" w:sz="0" w:space="0" w:color="auto"/>
        <w:right w:val="none" w:sz="0" w:space="0" w:color="auto"/>
      </w:divBdr>
    </w:div>
    <w:div w:id="1727098903">
      <w:bodyDiv w:val="1"/>
      <w:marLeft w:val="0"/>
      <w:marRight w:val="0"/>
      <w:marTop w:val="0"/>
      <w:marBottom w:val="0"/>
      <w:divBdr>
        <w:top w:val="none" w:sz="0" w:space="0" w:color="auto"/>
        <w:left w:val="none" w:sz="0" w:space="0" w:color="auto"/>
        <w:bottom w:val="none" w:sz="0" w:space="0" w:color="auto"/>
        <w:right w:val="none" w:sz="0" w:space="0" w:color="auto"/>
      </w:divBdr>
    </w:div>
    <w:div w:id="1737631725">
      <w:bodyDiv w:val="1"/>
      <w:marLeft w:val="0"/>
      <w:marRight w:val="0"/>
      <w:marTop w:val="0"/>
      <w:marBottom w:val="0"/>
      <w:divBdr>
        <w:top w:val="none" w:sz="0" w:space="0" w:color="auto"/>
        <w:left w:val="none" w:sz="0" w:space="0" w:color="auto"/>
        <w:bottom w:val="none" w:sz="0" w:space="0" w:color="auto"/>
        <w:right w:val="none" w:sz="0" w:space="0" w:color="auto"/>
      </w:divBdr>
    </w:div>
    <w:div w:id="1748071792">
      <w:bodyDiv w:val="1"/>
      <w:marLeft w:val="0"/>
      <w:marRight w:val="0"/>
      <w:marTop w:val="0"/>
      <w:marBottom w:val="0"/>
      <w:divBdr>
        <w:top w:val="none" w:sz="0" w:space="0" w:color="auto"/>
        <w:left w:val="none" w:sz="0" w:space="0" w:color="auto"/>
        <w:bottom w:val="none" w:sz="0" w:space="0" w:color="auto"/>
        <w:right w:val="none" w:sz="0" w:space="0" w:color="auto"/>
      </w:divBdr>
    </w:div>
    <w:div w:id="1755474551">
      <w:bodyDiv w:val="1"/>
      <w:marLeft w:val="0"/>
      <w:marRight w:val="0"/>
      <w:marTop w:val="0"/>
      <w:marBottom w:val="0"/>
      <w:divBdr>
        <w:top w:val="none" w:sz="0" w:space="0" w:color="auto"/>
        <w:left w:val="none" w:sz="0" w:space="0" w:color="auto"/>
        <w:bottom w:val="none" w:sz="0" w:space="0" w:color="auto"/>
        <w:right w:val="none" w:sz="0" w:space="0" w:color="auto"/>
      </w:divBdr>
    </w:div>
    <w:div w:id="1762022767">
      <w:bodyDiv w:val="1"/>
      <w:marLeft w:val="0"/>
      <w:marRight w:val="0"/>
      <w:marTop w:val="0"/>
      <w:marBottom w:val="0"/>
      <w:divBdr>
        <w:top w:val="none" w:sz="0" w:space="0" w:color="auto"/>
        <w:left w:val="none" w:sz="0" w:space="0" w:color="auto"/>
        <w:bottom w:val="none" w:sz="0" w:space="0" w:color="auto"/>
        <w:right w:val="none" w:sz="0" w:space="0" w:color="auto"/>
      </w:divBdr>
    </w:div>
    <w:div w:id="1765495769">
      <w:bodyDiv w:val="1"/>
      <w:marLeft w:val="0"/>
      <w:marRight w:val="0"/>
      <w:marTop w:val="0"/>
      <w:marBottom w:val="0"/>
      <w:divBdr>
        <w:top w:val="none" w:sz="0" w:space="0" w:color="auto"/>
        <w:left w:val="none" w:sz="0" w:space="0" w:color="auto"/>
        <w:bottom w:val="none" w:sz="0" w:space="0" w:color="auto"/>
        <w:right w:val="none" w:sz="0" w:space="0" w:color="auto"/>
      </w:divBdr>
    </w:div>
    <w:div w:id="1768623782">
      <w:bodyDiv w:val="1"/>
      <w:marLeft w:val="0"/>
      <w:marRight w:val="0"/>
      <w:marTop w:val="0"/>
      <w:marBottom w:val="0"/>
      <w:divBdr>
        <w:top w:val="none" w:sz="0" w:space="0" w:color="auto"/>
        <w:left w:val="none" w:sz="0" w:space="0" w:color="auto"/>
        <w:bottom w:val="none" w:sz="0" w:space="0" w:color="auto"/>
        <w:right w:val="none" w:sz="0" w:space="0" w:color="auto"/>
      </w:divBdr>
    </w:div>
    <w:div w:id="1769042726">
      <w:bodyDiv w:val="1"/>
      <w:marLeft w:val="0"/>
      <w:marRight w:val="0"/>
      <w:marTop w:val="0"/>
      <w:marBottom w:val="0"/>
      <w:divBdr>
        <w:top w:val="none" w:sz="0" w:space="0" w:color="auto"/>
        <w:left w:val="none" w:sz="0" w:space="0" w:color="auto"/>
        <w:bottom w:val="none" w:sz="0" w:space="0" w:color="auto"/>
        <w:right w:val="none" w:sz="0" w:space="0" w:color="auto"/>
      </w:divBdr>
    </w:div>
    <w:div w:id="1776822193">
      <w:bodyDiv w:val="1"/>
      <w:marLeft w:val="0"/>
      <w:marRight w:val="0"/>
      <w:marTop w:val="0"/>
      <w:marBottom w:val="0"/>
      <w:divBdr>
        <w:top w:val="none" w:sz="0" w:space="0" w:color="auto"/>
        <w:left w:val="none" w:sz="0" w:space="0" w:color="auto"/>
        <w:bottom w:val="none" w:sz="0" w:space="0" w:color="auto"/>
        <w:right w:val="none" w:sz="0" w:space="0" w:color="auto"/>
      </w:divBdr>
    </w:div>
    <w:div w:id="1780224040">
      <w:bodyDiv w:val="1"/>
      <w:marLeft w:val="0"/>
      <w:marRight w:val="0"/>
      <w:marTop w:val="0"/>
      <w:marBottom w:val="0"/>
      <w:divBdr>
        <w:top w:val="none" w:sz="0" w:space="0" w:color="auto"/>
        <w:left w:val="none" w:sz="0" w:space="0" w:color="auto"/>
        <w:bottom w:val="none" w:sz="0" w:space="0" w:color="auto"/>
        <w:right w:val="none" w:sz="0" w:space="0" w:color="auto"/>
      </w:divBdr>
    </w:div>
    <w:div w:id="1784886292">
      <w:bodyDiv w:val="1"/>
      <w:marLeft w:val="0"/>
      <w:marRight w:val="0"/>
      <w:marTop w:val="0"/>
      <w:marBottom w:val="0"/>
      <w:divBdr>
        <w:top w:val="none" w:sz="0" w:space="0" w:color="auto"/>
        <w:left w:val="none" w:sz="0" w:space="0" w:color="auto"/>
        <w:bottom w:val="none" w:sz="0" w:space="0" w:color="auto"/>
        <w:right w:val="none" w:sz="0" w:space="0" w:color="auto"/>
      </w:divBdr>
    </w:div>
    <w:div w:id="1788814900">
      <w:bodyDiv w:val="1"/>
      <w:marLeft w:val="0"/>
      <w:marRight w:val="0"/>
      <w:marTop w:val="0"/>
      <w:marBottom w:val="0"/>
      <w:divBdr>
        <w:top w:val="none" w:sz="0" w:space="0" w:color="auto"/>
        <w:left w:val="none" w:sz="0" w:space="0" w:color="auto"/>
        <w:bottom w:val="none" w:sz="0" w:space="0" w:color="auto"/>
        <w:right w:val="none" w:sz="0" w:space="0" w:color="auto"/>
      </w:divBdr>
    </w:div>
    <w:div w:id="1790929267">
      <w:bodyDiv w:val="1"/>
      <w:marLeft w:val="0"/>
      <w:marRight w:val="0"/>
      <w:marTop w:val="0"/>
      <w:marBottom w:val="0"/>
      <w:divBdr>
        <w:top w:val="none" w:sz="0" w:space="0" w:color="auto"/>
        <w:left w:val="none" w:sz="0" w:space="0" w:color="auto"/>
        <w:bottom w:val="none" w:sz="0" w:space="0" w:color="auto"/>
        <w:right w:val="none" w:sz="0" w:space="0" w:color="auto"/>
      </w:divBdr>
    </w:div>
    <w:div w:id="1794789387">
      <w:bodyDiv w:val="1"/>
      <w:marLeft w:val="0"/>
      <w:marRight w:val="0"/>
      <w:marTop w:val="0"/>
      <w:marBottom w:val="0"/>
      <w:divBdr>
        <w:top w:val="none" w:sz="0" w:space="0" w:color="auto"/>
        <w:left w:val="none" w:sz="0" w:space="0" w:color="auto"/>
        <w:bottom w:val="none" w:sz="0" w:space="0" w:color="auto"/>
        <w:right w:val="none" w:sz="0" w:space="0" w:color="auto"/>
      </w:divBdr>
    </w:div>
    <w:div w:id="1796482121">
      <w:bodyDiv w:val="1"/>
      <w:marLeft w:val="0"/>
      <w:marRight w:val="0"/>
      <w:marTop w:val="0"/>
      <w:marBottom w:val="0"/>
      <w:divBdr>
        <w:top w:val="none" w:sz="0" w:space="0" w:color="auto"/>
        <w:left w:val="none" w:sz="0" w:space="0" w:color="auto"/>
        <w:bottom w:val="none" w:sz="0" w:space="0" w:color="auto"/>
        <w:right w:val="none" w:sz="0" w:space="0" w:color="auto"/>
      </w:divBdr>
    </w:div>
    <w:div w:id="1798798609">
      <w:bodyDiv w:val="1"/>
      <w:marLeft w:val="0"/>
      <w:marRight w:val="0"/>
      <w:marTop w:val="0"/>
      <w:marBottom w:val="0"/>
      <w:divBdr>
        <w:top w:val="none" w:sz="0" w:space="0" w:color="auto"/>
        <w:left w:val="none" w:sz="0" w:space="0" w:color="auto"/>
        <w:bottom w:val="none" w:sz="0" w:space="0" w:color="auto"/>
        <w:right w:val="none" w:sz="0" w:space="0" w:color="auto"/>
      </w:divBdr>
    </w:div>
    <w:div w:id="1804959405">
      <w:bodyDiv w:val="1"/>
      <w:marLeft w:val="0"/>
      <w:marRight w:val="0"/>
      <w:marTop w:val="0"/>
      <w:marBottom w:val="0"/>
      <w:divBdr>
        <w:top w:val="none" w:sz="0" w:space="0" w:color="auto"/>
        <w:left w:val="none" w:sz="0" w:space="0" w:color="auto"/>
        <w:bottom w:val="none" w:sz="0" w:space="0" w:color="auto"/>
        <w:right w:val="none" w:sz="0" w:space="0" w:color="auto"/>
      </w:divBdr>
    </w:div>
    <w:div w:id="1806116157">
      <w:bodyDiv w:val="1"/>
      <w:marLeft w:val="0"/>
      <w:marRight w:val="0"/>
      <w:marTop w:val="0"/>
      <w:marBottom w:val="0"/>
      <w:divBdr>
        <w:top w:val="none" w:sz="0" w:space="0" w:color="auto"/>
        <w:left w:val="none" w:sz="0" w:space="0" w:color="auto"/>
        <w:bottom w:val="none" w:sz="0" w:space="0" w:color="auto"/>
        <w:right w:val="none" w:sz="0" w:space="0" w:color="auto"/>
      </w:divBdr>
    </w:div>
    <w:div w:id="1814981526">
      <w:bodyDiv w:val="1"/>
      <w:marLeft w:val="0"/>
      <w:marRight w:val="0"/>
      <w:marTop w:val="0"/>
      <w:marBottom w:val="0"/>
      <w:divBdr>
        <w:top w:val="none" w:sz="0" w:space="0" w:color="auto"/>
        <w:left w:val="none" w:sz="0" w:space="0" w:color="auto"/>
        <w:bottom w:val="none" w:sz="0" w:space="0" w:color="auto"/>
        <w:right w:val="none" w:sz="0" w:space="0" w:color="auto"/>
      </w:divBdr>
    </w:div>
    <w:div w:id="1815874079">
      <w:bodyDiv w:val="1"/>
      <w:marLeft w:val="0"/>
      <w:marRight w:val="0"/>
      <w:marTop w:val="0"/>
      <w:marBottom w:val="0"/>
      <w:divBdr>
        <w:top w:val="none" w:sz="0" w:space="0" w:color="auto"/>
        <w:left w:val="none" w:sz="0" w:space="0" w:color="auto"/>
        <w:bottom w:val="none" w:sz="0" w:space="0" w:color="auto"/>
        <w:right w:val="none" w:sz="0" w:space="0" w:color="auto"/>
      </w:divBdr>
    </w:div>
    <w:div w:id="1817405974">
      <w:bodyDiv w:val="1"/>
      <w:marLeft w:val="0"/>
      <w:marRight w:val="0"/>
      <w:marTop w:val="0"/>
      <w:marBottom w:val="0"/>
      <w:divBdr>
        <w:top w:val="none" w:sz="0" w:space="0" w:color="auto"/>
        <w:left w:val="none" w:sz="0" w:space="0" w:color="auto"/>
        <w:bottom w:val="none" w:sz="0" w:space="0" w:color="auto"/>
        <w:right w:val="none" w:sz="0" w:space="0" w:color="auto"/>
      </w:divBdr>
    </w:div>
    <w:div w:id="1818909613">
      <w:bodyDiv w:val="1"/>
      <w:marLeft w:val="0"/>
      <w:marRight w:val="0"/>
      <w:marTop w:val="0"/>
      <w:marBottom w:val="0"/>
      <w:divBdr>
        <w:top w:val="none" w:sz="0" w:space="0" w:color="auto"/>
        <w:left w:val="none" w:sz="0" w:space="0" w:color="auto"/>
        <w:bottom w:val="none" w:sz="0" w:space="0" w:color="auto"/>
        <w:right w:val="none" w:sz="0" w:space="0" w:color="auto"/>
      </w:divBdr>
    </w:div>
    <w:div w:id="1823961999">
      <w:bodyDiv w:val="1"/>
      <w:marLeft w:val="0"/>
      <w:marRight w:val="0"/>
      <w:marTop w:val="0"/>
      <w:marBottom w:val="0"/>
      <w:divBdr>
        <w:top w:val="none" w:sz="0" w:space="0" w:color="auto"/>
        <w:left w:val="none" w:sz="0" w:space="0" w:color="auto"/>
        <w:bottom w:val="none" w:sz="0" w:space="0" w:color="auto"/>
        <w:right w:val="none" w:sz="0" w:space="0" w:color="auto"/>
      </w:divBdr>
    </w:div>
    <w:div w:id="1824276535">
      <w:bodyDiv w:val="1"/>
      <w:marLeft w:val="0"/>
      <w:marRight w:val="0"/>
      <w:marTop w:val="0"/>
      <w:marBottom w:val="0"/>
      <w:divBdr>
        <w:top w:val="none" w:sz="0" w:space="0" w:color="auto"/>
        <w:left w:val="none" w:sz="0" w:space="0" w:color="auto"/>
        <w:bottom w:val="none" w:sz="0" w:space="0" w:color="auto"/>
        <w:right w:val="none" w:sz="0" w:space="0" w:color="auto"/>
      </w:divBdr>
    </w:div>
    <w:div w:id="1824277757">
      <w:bodyDiv w:val="1"/>
      <w:marLeft w:val="0"/>
      <w:marRight w:val="0"/>
      <w:marTop w:val="0"/>
      <w:marBottom w:val="0"/>
      <w:divBdr>
        <w:top w:val="none" w:sz="0" w:space="0" w:color="auto"/>
        <w:left w:val="none" w:sz="0" w:space="0" w:color="auto"/>
        <w:bottom w:val="none" w:sz="0" w:space="0" w:color="auto"/>
        <w:right w:val="none" w:sz="0" w:space="0" w:color="auto"/>
      </w:divBdr>
    </w:div>
    <w:div w:id="1827165871">
      <w:bodyDiv w:val="1"/>
      <w:marLeft w:val="0"/>
      <w:marRight w:val="0"/>
      <w:marTop w:val="0"/>
      <w:marBottom w:val="0"/>
      <w:divBdr>
        <w:top w:val="none" w:sz="0" w:space="0" w:color="auto"/>
        <w:left w:val="none" w:sz="0" w:space="0" w:color="auto"/>
        <w:bottom w:val="none" w:sz="0" w:space="0" w:color="auto"/>
        <w:right w:val="none" w:sz="0" w:space="0" w:color="auto"/>
      </w:divBdr>
    </w:div>
    <w:div w:id="1834418423">
      <w:bodyDiv w:val="1"/>
      <w:marLeft w:val="0"/>
      <w:marRight w:val="0"/>
      <w:marTop w:val="0"/>
      <w:marBottom w:val="0"/>
      <w:divBdr>
        <w:top w:val="none" w:sz="0" w:space="0" w:color="auto"/>
        <w:left w:val="none" w:sz="0" w:space="0" w:color="auto"/>
        <w:bottom w:val="none" w:sz="0" w:space="0" w:color="auto"/>
        <w:right w:val="none" w:sz="0" w:space="0" w:color="auto"/>
      </w:divBdr>
    </w:div>
    <w:div w:id="1836531108">
      <w:bodyDiv w:val="1"/>
      <w:marLeft w:val="0"/>
      <w:marRight w:val="0"/>
      <w:marTop w:val="0"/>
      <w:marBottom w:val="0"/>
      <w:divBdr>
        <w:top w:val="none" w:sz="0" w:space="0" w:color="auto"/>
        <w:left w:val="none" w:sz="0" w:space="0" w:color="auto"/>
        <w:bottom w:val="none" w:sz="0" w:space="0" w:color="auto"/>
        <w:right w:val="none" w:sz="0" w:space="0" w:color="auto"/>
      </w:divBdr>
    </w:div>
    <w:div w:id="1838106916">
      <w:bodyDiv w:val="1"/>
      <w:marLeft w:val="0"/>
      <w:marRight w:val="0"/>
      <w:marTop w:val="0"/>
      <w:marBottom w:val="0"/>
      <w:divBdr>
        <w:top w:val="none" w:sz="0" w:space="0" w:color="auto"/>
        <w:left w:val="none" w:sz="0" w:space="0" w:color="auto"/>
        <w:bottom w:val="none" w:sz="0" w:space="0" w:color="auto"/>
        <w:right w:val="none" w:sz="0" w:space="0" w:color="auto"/>
      </w:divBdr>
    </w:div>
    <w:div w:id="1838693564">
      <w:bodyDiv w:val="1"/>
      <w:marLeft w:val="0"/>
      <w:marRight w:val="0"/>
      <w:marTop w:val="0"/>
      <w:marBottom w:val="0"/>
      <w:divBdr>
        <w:top w:val="none" w:sz="0" w:space="0" w:color="auto"/>
        <w:left w:val="none" w:sz="0" w:space="0" w:color="auto"/>
        <w:bottom w:val="none" w:sz="0" w:space="0" w:color="auto"/>
        <w:right w:val="none" w:sz="0" w:space="0" w:color="auto"/>
      </w:divBdr>
    </w:div>
    <w:div w:id="1838879566">
      <w:bodyDiv w:val="1"/>
      <w:marLeft w:val="0"/>
      <w:marRight w:val="0"/>
      <w:marTop w:val="0"/>
      <w:marBottom w:val="0"/>
      <w:divBdr>
        <w:top w:val="none" w:sz="0" w:space="0" w:color="auto"/>
        <w:left w:val="none" w:sz="0" w:space="0" w:color="auto"/>
        <w:bottom w:val="none" w:sz="0" w:space="0" w:color="auto"/>
        <w:right w:val="none" w:sz="0" w:space="0" w:color="auto"/>
      </w:divBdr>
    </w:div>
    <w:div w:id="1838954647">
      <w:bodyDiv w:val="1"/>
      <w:marLeft w:val="0"/>
      <w:marRight w:val="0"/>
      <w:marTop w:val="0"/>
      <w:marBottom w:val="0"/>
      <w:divBdr>
        <w:top w:val="none" w:sz="0" w:space="0" w:color="auto"/>
        <w:left w:val="none" w:sz="0" w:space="0" w:color="auto"/>
        <w:bottom w:val="none" w:sz="0" w:space="0" w:color="auto"/>
        <w:right w:val="none" w:sz="0" w:space="0" w:color="auto"/>
      </w:divBdr>
    </w:div>
    <w:div w:id="1847360732">
      <w:bodyDiv w:val="1"/>
      <w:marLeft w:val="0"/>
      <w:marRight w:val="0"/>
      <w:marTop w:val="0"/>
      <w:marBottom w:val="0"/>
      <w:divBdr>
        <w:top w:val="none" w:sz="0" w:space="0" w:color="auto"/>
        <w:left w:val="none" w:sz="0" w:space="0" w:color="auto"/>
        <w:bottom w:val="none" w:sz="0" w:space="0" w:color="auto"/>
        <w:right w:val="none" w:sz="0" w:space="0" w:color="auto"/>
      </w:divBdr>
    </w:div>
    <w:div w:id="1847793213">
      <w:bodyDiv w:val="1"/>
      <w:marLeft w:val="0"/>
      <w:marRight w:val="0"/>
      <w:marTop w:val="0"/>
      <w:marBottom w:val="0"/>
      <w:divBdr>
        <w:top w:val="none" w:sz="0" w:space="0" w:color="auto"/>
        <w:left w:val="none" w:sz="0" w:space="0" w:color="auto"/>
        <w:bottom w:val="none" w:sz="0" w:space="0" w:color="auto"/>
        <w:right w:val="none" w:sz="0" w:space="0" w:color="auto"/>
      </w:divBdr>
    </w:div>
    <w:div w:id="1848592225">
      <w:bodyDiv w:val="1"/>
      <w:marLeft w:val="0"/>
      <w:marRight w:val="0"/>
      <w:marTop w:val="0"/>
      <w:marBottom w:val="0"/>
      <w:divBdr>
        <w:top w:val="none" w:sz="0" w:space="0" w:color="auto"/>
        <w:left w:val="none" w:sz="0" w:space="0" w:color="auto"/>
        <w:bottom w:val="none" w:sz="0" w:space="0" w:color="auto"/>
        <w:right w:val="none" w:sz="0" w:space="0" w:color="auto"/>
      </w:divBdr>
    </w:div>
    <w:div w:id="1851678421">
      <w:bodyDiv w:val="1"/>
      <w:marLeft w:val="0"/>
      <w:marRight w:val="0"/>
      <w:marTop w:val="0"/>
      <w:marBottom w:val="0"/>
      <w:divBdr>
        <w:top w:val="none" w:sz="0" w:space="0" w:color="auto"/>
        <w:left w:val="none" w:sz="0" w:space="0" w:color="auto"/>
        <w:bottom w:val="none" w:sz="0" w:space="0" w:color="auto"/>
        <w:right w:val="none" w:sz="0" w:space="0" w:color="auto"/>
      </w:divBdr>
    </w:div>
    <w:div w:id="1858689060">
      <w:bodyDiv w:val="1"/>
      <w:marLeft w:val="0"/>
      <w:marRight w:val="0"/>
      <w:marTop w:val="0"/>
      <w:marBottom w:val="0"/>
      <w:divBdr>
        <w:top w:val="none" w:sz="0" w:space="0" w:color="auto"/>
        <w:left w:val="none" w:sz="0" w:space="0" w:color="auto"/>
        <w:bottom w:val="none" w:sz="0" w:space="0" w:color="auto"/>
        <w:right w:val="none" w:sz="0" w:space="0" w:color="auto"/>
      </w:divBdr>
    </w:div>
    <w:div w:id="1861240351">
      <w:bodyDiv w:val="1"/>
      <w:marLeft w:val="0"/>
      <w:marRight w:val="0"/>
      <w:marTop w:val="0"/>
      <w:marBottom w:val="0"/>
      <w:divBdr>
        <w:top w:val="none" w:sz="0" w:space="0" w:color="auto"/>
        <w:left w:val="none" w:sz="0" w:space="0" w:color="auto"/>
        <w:bottom w:val="none" w:sz="0" w:space="0" w:color="auto"/>
        <w:right w:val="none" w:sz="0" w:space="0" w:color="auto"/>
      </w:divBdr>
    </w:div>
    <w:div w:id="1861354571">
      <w:bodyDiv w:val="1"/>
      <w:marLeft w:val="0"/>
      <w:marRight w:val="0"/>
      <w:marTop w:val="0"/>
      <w:marBottom w:val="0"/>
      <w:divBdr>
        <w:top w:val="none" w:sz="0" w:space="0" w:color="auto"/>
        <w:left w:val="none" w:sz="0" w:space="0" w:color="auto"/>
        <w:bottom w:val="none" w:sz="0" w:space="0" w:color="auto"/>
        <w:right w:val="none" w:sz="0" w:space="0" w:color="auto"/>
      </w:divBdr>
    </w:div>
    <w:div w:id="1866290643">
      <w:bodyDiv w:val="1"/>
      <w:marLeft w:val="0"/>
      <w:marRight w:val="0"/>
      <w:marTop w:val="0"/>
      <w:marBottom w:val="0"/>
      <w:divBdr>
        <w:top w:val="none" w:sz="0" w:space="0" w:color="auto"/>
        <w:left w:val="none" w:sz="0" w:space="0" w:color="auto"/>
        <w:bottom w:val="none" w:sz="0" w:space="0" w:color="auto"/>
        <w:right w:val="none" w:sz="0" w:space="0" w:color="auto"/>
      </w:divBdr>
    </w:div>
    <w:div w:id="1873154706">
      <w:bodyDiv w:val="1"/>
      <w:marLeft w:val="0"/>
      <w:marRight w:val="0"/>
      <w:marTop w:val="0"/>
      <w:marBottom w:val="0"/>
      <w:divBdr>
        <w:top w:val="none" w:sz="0" w:space="0" w:color="auto"/>
        <w:left w:val="none" w:sz="0" w:space="0" w:color="auto"/>
        <w:bottom w:val="none" w:sz="0" w:space="0" w:color="auto"/>
        <w:right w:val="none" w:sz="0" w:space="0" w:color="auto"/>
      </w:divBdr>
    </w:div>
    <w:div w:id="1877039425">
      <w:bodyDiv w:val="1"/>
      <w:marLeft w:val="0"/>
      <w:marRight w:val="0"/>
      <w:marTop w:val="0"/>
      <w:marBottom w:val="0"/>
      <w:divBdr>
        <w:top w:val="none" w:sz="0" w:space="0" w:color="auto"/>
        <w:left w:val="none" w:sz="0" w:space="0" w:color="auto"/>
        <w:bottom w:val="none" w:sz="0" w:space="0" w:color="auto"/>
        <w:right w:val="none" w:sz="0" w:space="0" w:color="auto"/>
      </w:divBdr>
    </w:div>
    <w:div w:id="1879269367">
      <w:bodyDiv w:val="1"/>
      <w:marLeft w:val="0"/>
      <w:marRight w:val="0"/>
      <w:marTop w:val="0"/>
      <w:marBottom w:val="0"/>
      <w:divBdr>
        <w:top w:val="none" w:sz="0" w:space="0" w:color="auto"/>
        <w:left w:val="none" w:sz="0" w:space="0" w:color="auto"/>
        <w:bottom w:val="none" w:sz="0" w:space="0" w:color="auto"/>
        <w:right w:val="none" w:sz="0" w:space="0" w:color="auto"/>
      </w:divBdr>
    </w:div>
    <w:div w:id="1881356723">
      <w:bodyDiv w:val="1"/>
      <w:marLeft w:val="0"/>
      <w:marRight w:val="0"/>
      <w:marTop w:val="0"/>
      <w:marBottom w:val="0"/>
      <w:divBdr>
        <w:top w:val="none" w:sz="0" w:space="0" w:color="auto"/>
        <w:left w:val="none" w:sz="0" w:space="0" w:color="auto"/>
        <w:bottom w:val="none" w:sz="0" w:space="0" w:color="auto"/>
        <w:right w:val="none" w:sz="0" w:space="0" w:color="auto"/>
      </w:divBdr>
    </w:div>
    <w:div w:id="1883132758">
      <w:bodyDiv w:val="1"/>
      <w:marLeft w:val="0"/>
      <w:marRight w:val="0"/>
      <w:marTop w:val="0"/>
      <w:marBottom w:val="0"/>
      <w:divBdr>
        <w:top w:val="none" w:sz="0" w:space="0" w:color="auto"/>
        <w:left w:val="none" w:sz="0" w:space="0" w:color="auto"/>
        <w:bottom w:val="none" w:sz="0" w:space="0" w:color="auto"/>
        <w:right w:val="none" w:sz="0" w:space="0" w:color="auto"/>
      </w:divBdr>
    </w:div>
    <w:div w:id="1883709002">
      <w:bodyDiv w:val="1"/>
      <w:marLeft w:val="0"/>
      <w:marRight w:val="0"/>
      <w:marTop w:val="0"/>
      <w:marBottom w:val="0"/>
      <w:divBdr>
        <w:top w:val="none" w:sz="0" w:space="0" w:color="auto"/>
        <w:left w:val="none" w:sz="0" w:space="0" w:color="auto"/>
        <w:bottom w:val="none" w:sz="0" w:space="0" w:color="auto"/>
        <w:right w:val="none" w:sz="0" w:space="0" w:color="auto"/>
      </w:divBdr>
    </w:div>
    <w:div w:id="1887135981">
      <w:bodyDiv w:val="1"/>
      <w:marLeft w:val="0"/>
      <w:marRight w:val="0"/>
      <w:marTop w:val="0"/>
      <w:marBottom w:val="0"/>
      <w:divBdr>
        <w:top w:val="none" w:sz="0" w:space="0" w:color="auto"/>
        <w:left w:val="none" w:sz="0" w:space="0" w:color="auto"/>
        <w:bottom w:val="none" w:sz="0" w:space="0" w:color="auto"/>
        <w:right w:val="none" w:sz="0" w:space="0" w:color="auto"/>
      </w:divBdr>
    </w:div>
    <w:div w:id="1889149184">
      <w:bodyDiv w:val="1"/>
      <w:marLeft w:val="0"/>
      <w:marRight w:val="0"/>
      <w:marTop w:val="0"/>
      <w:marBottom w:val="0"/>
      <w:divBdr>
        <w:top w:val="none" w:sz="0" w:space="0" w:color="auto"/>
        <w:left w:val="none" w:sz="0" w:space="0" w:color="auto"/>
        <w:bottom w:val="none" w:sz="0" w:space="0" w:color="auto"/>
        <w:right w:val="none" w:sz="0" w:space="0" w:color="auto"/>
      </w:divBdr>
    </w:div>
    <w:div w:id="1890145515">
      <w:bodyDiv w:val="1"/>
      <w:marLeft w:val="0"/>
      <w:marRight w:val="0"/>
      <w:marTop w:val="0"/>
      <w:marBottom w:val="0"/>
      <w:divBdr>
        <w:top w:val="none" w:sz="0" w:space="0" w:color="auto"/>
        <w:left w:val="none" w:sz="0" w:space="0" w:color="auto"/>
        <w:bottom w:val="none" w:sz="0" w:space="0" w:color="auto"/>
        <w:right w:val="none" w:sz="0" w:space="0" w:color="auto"/>
      </w:divBdr>
    </w:div>
    <w:div w:id="1891919215">
      <w:bodyDiv w:val="1"/>
      <w:marLeft w:val="0"/>
      <w:marRight w:val="0"/>
      <w:marTop w:val="0"/>
      <w:marBottom w:val="0"/>
      <w:divBdr>
        <w:top w:val="none" w:sz="0" w:space="0" w:color="auto"/>
        <w:left w:val="none" w:sz="0" w:space="0" w:color="auto"/>
        <w:bottom w:val="none" w:sz="0" w:space="0" w:color="auto"/>
        <w:right w:val="none" w:sz="0" w:space="0" w:color="auto"/>
      </w:divBdr>
    </w:div>
    <w:div w:id="1892157475">
      <w:bodyDiv w:val="1"/>
      <w:marLeft w:val="0"/>
      <w:marRight w:val="0"/>
      <w:marTop w:val="0"/>
      <w:marBottom w:val="0"/>
      <w:divBdr>
        <w:top w:val="none" w:sz="0" w:space="0" w:color="auto"/>
        <w:left w:val="none" w:sz="0" w:space="0" w:color="auto"/>
        <w:bottom w:val="none" w:sz="0" w:space="0" w:color="auto"/>
        <w:right w:val="none" w:sz="0" w:space="0" w:color="auto"/>
      </w:divBdr>
    </w:div>
    <w:div w:id="1909076292">
      <w:bodyDiv w:val="1"/>
      <w:marLeft w:val="0"/>
      <w:marRight w:val="0"/>
      <w:marTop w:val="0"/>
      <w:marBottom w:val="0"/>
      <w:divBdr>
        <w:top w:val="none" w:sz="0" w:space="0" w:color="auto"/>
        <w:left w:val="none" w:sz="0" w:space="0" w:color="auto"/>
        <w:bottom w:val="none" w:sz="0" w:space="0" w:color="auto"/>
        <w:right w:val="none" w:sz="0" w:space="0" w:color="auto"/>
      </w:divBdr>
    </w:div>
    <w:div w:id="1913470626">
      <w:bodyDiv w:val="1"/>
      <w:marLeft w:val="0"/>
      <w:marRight w:val="0"/>
      <w:marTop w:val="0"/>
      <w:marBottom w:val="0"/>
      <w:divBdr>
        <w:top w:val="none" w:sz="0" w:space="0" w:color="auto"/>
        <w:left w:val="none" w:sz="0" w:space="0" w:color="auto"/>
        <w:bottom w:val="none" w:sz="0" w:space="0" w:color="auto"/>
        <w:right w:val="none" w:sz="0" w:space="0" w:color="auto"/>
      </w:divBdr>
    </w:div>
    <w:div w:id="1913806101">
      <w:bodyDiv w:val="1"/>
      <w:marLeft w:val="0"/>
      <w:marRight w:val="0"/>
      <w:marTop w:val="0"/>
      <w:marBottom w:val="0"/>
      <w:divBdr>
        <w:top w:val="none" w:sz="0" w:space="0" w:color="auto"/>
        <w:left w:val="none" w:sz="0" w:space="0" w:color="auto"/>
        <w:bottom w:val="none" w:sz="0" w:space="0" w:color="auto"/>
        <w:right w:val="none" w:sz="0" w:space="0" w:color="auto"/>
      </w:divBdr>
    </w:div>
    <w:div w:id="1916160390">
      <w:bodyDiv w:val="1"/>
      <w:marLeft w:val="0"/>
      <w:marRight w:val="0"/>
      <w:marTop w:val="0"/>
      <w:marBottom w:val="0"/>
      <w:divBdr>
        <w:top w:val="none" w:sz="0" w:space="0" w:color="auto"/>
        <w:left w:val="none" w:sz="0" w:space="0" w:color="auto"/>
        <w:bottom w:val="none" w:sz="0" w:space="0" w:color="auto"/>
        <w:right w:val="none" w:sz="0" w:space="0" w:color="auto"/>
      </w:divBdr>
    </w:div>
    <w:div w:id="1919053545">
      <w:bodyDiv w:val="1"/>
      <w:marLeft w:val="0"/>
      <w:marRight w:val="0"/>
      <w:marTop w:val="0"/>
      <w:marBottom w:val="0"/>
      <w:divBdr>
        <w:top w:val="none" w:sz="0" w:space="0" w:color="auto"/>
        <w:left w:val="none" w:sz="0" w:space="0" w:color="auto"/>
        <w:bottom w:val="none" w:sz="0" w:space="0" w:color="auto"/>
        <w:right w:val="none" w:sz="0" w:space="0" w:color="auto"/>
      </w:divBdr>
    </w:div>
    <w:div w:id="1925990846">
      <w:bodyDiv w:val="1"/>
      <w:marLeft w:val="0"/>
      <w:marRight w:val="0"/>
      <w:marTop w:val="0"/>
      <w:marBottom w:val="0"/>
      <w:divBdr>
        <w:top w:val="none" w:sz="0" w:space="0" w:color="auto"/>
        <w:left w:val="none" w:sz="0" w:space="0" w:color="auto"/>
        <w:bottom w:val="none" w:sz="0" w:space="0" w:color="auto"/>
        <w:right w:val="none" w:sz="0" w:space="0" w:color="auto"/>
      </w:divBdr>
    </w:div>
    <w:div w:id="1931087271">
      <w:bodyDiv w:val="1"/>
      <w:marLeft w:val="0"/>
      <w:marRight w:val="0"/>
      <w:marTop w:val="0"/>
      <w:marBottom w:val="0"/>
      <w:divBdr>
        <w:top w:val="none" w:sz="0" w:space="0" w:color="auto"/>
        <w:left w:val="none" w:sz="0" w:space="0" w:color="auto"/>
        <w:bottom w:val="none" w:sz="0" w:space="0" w:color="auto"/>
        <w:right w:val="none" w:sz="0" w:space="0" w:color="auto"/>
      </w:divBdr>
    </w:div>
    <w:div w:id="1932006260">
      <w:bodyDiv w:val="1"/>
      <w:marLeft w:val="0"/>
      <w:marRight w:val="0"/>
      <w:marTop w:val="0"/>
      <w:marBottom w:val="0"/>
      <w:divBdr>
        <w:top w:val="none" w:sz="0" w:space="0" w:color="auto"/>
        <w:left w:val="none" w:sz="0" w:space="0" w:color="auto"/>
        <w:bottom w:val="none" w:sz="0" w:space="0" w:color="auto"/>
        <w:right w:val="none" w:sz="0" w:space="0" w:color="auto"/>
      </w:divBdr>
    </w:div>
    <w:div w:id="1938057600">
      <w:bodyDiv w:val="1"/>
      <w:marLeft w:val="0"/>
      <w:marRight w:val="0"/>
      <w:marTop w:val="0"/>
      <w:marBottom w:val="0"/>
      <w:divBdr>
        <w:top w:val="none" w:sz="0" w:space="0" w:color="auto"/>
        <w:left w:val="none" w:sz="0" w:space="0" w:color="auto"/>
        <w:bottom w:val="none" w:sz="0" w:space="0" w:color="auto"/>
        <w:right w:val="none" w:sz="0" w:space="0" w:color="auto"/>
      </w:divBdr>
    </w:div>
    <w:div w:id="1943223242">
      <w:bodyDiv w:val="1"/>
      <w:marLeft w:val="0"/>
      <w:marRight w:val="0"/>
      <w:marTop w:val="0"/>
      <w:marBottom w:val="0"/>
      <w:divBdr>
        <w:top w:val="none" w:sz="0" w:space="0" w:color="auto"/>
        <w:left w:val="none" w:sz="0" w:space="0" w:color="auto"/>
        <w:bottom w:val="none" w:sz="0" w:space="0" w:color="auto"/>
        <w:right w:val="none" w:sz="0" w:space="0" w:color="auto"/>
      </w:divBdr>
    </w:div>
    <w:div w:id="1944335620">
      <w:bodyDiv w:val="1"/>
      <w:marLeft w:val="0"/>
      <w:marRight w:val="0"/>
      <w:marTop w:val="0"/>
      <w:marBottom w:val="0"/>
      <w:divBdr>
        <w:top w:val="none" w:sz="0" w:space="0" w:color="auto"/>
        <w:left w:val="none" w:sz="0" w:space="0" w:color="auto"/>
        <w:bottom w:val="none" w:sz="0" w:space="0" w:color="auto"/>
        <w:right w:val="none" w:sz="0" w:space="0" w:color="auto"/>
      </w:divBdr>
    </w:div>
    <w:div w:id="1945070988">
      <w:bodyDiv w:val="1"/>
      <w:marLeft w:val="0"/>
      <w:marRight w:val="0"/>
      <w:marTop w:val="0"/>
      <w:marBottom w:val="0"/>
      <w:divBdr>
        <w:top w:val="none" w:sz="0" w:space="0" w:color="auto"/>
        <w:left w:val="none" w:sz="0" w:space="0" w:color="auto"/>
        <w:bottom w:val="none" w:sz="0" w:space="0" w:color="auto"/>
        <w:right w:val="none" w:sz="0" w:space="0" w:color="auto"/>
      </w:divBdr>
    </w:div>
    <w:div w:id="1951625987">
      <w:bodyDiv w:val="1"/>
      <w:marLeft w:val="0"/>
      <w:marRight w:val="0"/>
      <w:marTop w:val="0"/>
      <w:marBottom w:val="0"/>
      <w:divBdr>
        <w:top w:val="none" w:sz="0" w:space="0" w:color="auto"/>
        <w:left w:val="none" w:sz="0" w:space="0" w:color="auto"/>
        <w:bottom w:val="none" w:sz="0" w:space="0" w:color="auto"/>
        <w:right w:val="none" w:sz="0" w:space="0" w:color="auto"/>
      </w:divBdr>
    </w:div>
    <w:div w:id="1952860731">
      <w:bodyDiv w:val="1"/>
      <w:marLeft w:val="0"/>
      <w:marRight w:val="0"/>
      <w:marTop w:val="0"/>
      <w:marBottom w:val="0"/>
      <w:divBdr>
        <w:top w:val="none" w:sz="0" w:space="0" w:color="auto"/>
        <w:left w:val="none" w:sz="0" w:space="0" w:color="auto"/>
        <w:bottom w:val="none" w:sz="0" w:space="0" w:color="auto"/>
        <w:right w:val="none" w:sz="0" w:space="0" w:color="auto"/>
      </w:divBdr>
    </w:div>
    <w:div w:id="1954363396">
      <w:bodyDiv w:val="1"/>
      <w:marLeft w:val="0"/>
      <w:marRight w:val="0"/>
      <w:marTop w:val="0"/>
      <w:marBottom w:val="0"/>
      <w:divBdr>
        <w:top w:val="none" w:sz="0" w:space="0" w:color="auto"/>
        <w:left w:val="none" w:sz="0" w:space="0" w:color="auto"/>
        <w:bottom w:val="none" w:sz="0" w:space="0" w:color="auto"/>
        <w:right w:val="none" w:sz="0" w:space="0" w:color="auto"/>
      </w:divBdr>
    </w:div>
    <w:div w:id="1959558994">
      <w:bodyDiv w:val="1"/>
      <w:marLeft w:val="0"/>
      <w:marRight w:val="0"/>
      <w:marTop w:val="0"/>
      <w:marBottom w:val="0"/>
      <w:divBdr>
        <w:top w:val="none" w:sz="0" w:space="0" w:color="auto"/>
        <w:left w:val="none" w:sz="0" w:space="0" w:color="auto"/>
        <w:bottom w:val="none" w:sz="0" w:space="0" w:color="auto"/>
        <w:right w:val="none" w:sz="0" w:space="0" w:color="auto"/>
      </w:divBdr>
    </w:div>
    <w:div w:id="1960716809">
      <w:bodyDiv w:val="1"/>
      <w:marLeft w:val="0"/>
      <w:marRight w:val="0"/>
      <w:marTop w:val="0"/>
      <w:marBottom w:val="0"/>
      <w:divBdr>
        <w:top w:val="none" w:sz="0" w:space="0" w:color="auto"/>
        <w:left w:val="none" w:sz="0" w:space="0" w:color="auto"/>
        <w:bottom w:val="none" w:sz="0" w:space="0" w:color="auto"/>
        <w:right w:val="none" w:sz="0" w:space="0" w:color="auto"/>
      </w:divBdr>
    </w:div>
    <w:div w:id="1964580018">
      <w:bodyDiv w:val="1"/>
      <w:marLeft w:val="0"/>
      <w:marRight w:val="0"/>
      <w:marTop w:val="0"/>
      <w:marBottom w:val="0"/>
      <w:divBdr>
        <w:top w:val="none" w:sz="0" w:space="0" w:color="auto"/>
        <w:left w:val="none" w:sz="0" w:space="0" w:color="auto"/>
        <w:bottom w:val="none" w:sz="0" w:space="0" w:color="auto"/>
        <w:right w:val="none" w:sz="0" w:space="0" w:color="auto"/>
      </w:divBdr>
    </w:div>
    <w:div w:id="1966231039">
      <w:bodyDiv w:val="1"/>
      <w:marLeft w:val="0"/>
      <w:marRight w:val="0"/>
      <w:marTop w:val="0"/>
      <w:marBottom w:val="0"/>
      <w:divBdr>
        <w:top w:val="none" w:sz="0" w:space="0" w:color="auto"/>
        <w:left w:val="none" w:sz="0" w:space="0" w:color="auto"/>
        <w:bottom w:val="none" w:sz="0" w:space="0" w:color="auto"/>
        <w:right w:val="none" w:sz="0" w:space="0" w:color="auto"/>
      </w:divBdr>
    </w:div>
    <w:div w:id="1973630951">
      <w:bodyDiv w:val="1"/>
      <w:marLeft w:val="0"/>
      <w:marRight w:val="0"/>
      <w:marTop w:val="0"/>
      <w:marBottom w:val="0"/>
      <w:divBdr>
        <w:top w:val="none" w:sz="0" w:space="0" w:color="auto"/>
        <w:left w:val="none" w:sz="0" w:space="0" w:color="auto"/>
        <w:bottom w:val="none" w:sz="0" w:space="0" w:color="auto"/>
        <w:right w:val="none" w:sz="0" w:space="0" w:color="auto"/>
      </w:divBdr>
    </w:div>
    <w:div w:id="1978341762">
      <w:bodyDiv w:val="1"/>
      <w:marLeft w:val="0"/>
      <w:marRight w:val="0"/>
      <w:marTop w:val="0"/>
      <w:marBottom w:val="0"/>
      <w:divBdr>
        <w:top w:val="none" w:sz="0" w:space="0" w:color="auto"/>
        <w:left w:val="none" w:sz="0" w:space="0" w:color="auto"/>
        <w:bottom w:val="none" w:sz="0" w:space="0" w:color="auto"/>
        <w:right w:val="none" w:sz="0" w:space="0" w:color="auto"/>
      </w:divBdr>
    </w:div>
    <w:div w:id="1979333295">
      <w:bodyDiv w:val="1"/>
      <w:marLeft w:val="0"/>
      <w:marRight w:val="0"/>
      <w:marTop w:val="0"/>
      <w:marBottom w:val="0"/>
      <w:divBdr>
        <w:top w:val="none" w:sz="0" w:space="0" w:color="auto"/>
        <w:left w:val="none" w:sz="0" w:space="0" w:color="auto"/>
        <w:bottom w:val="none" w:sz="0" w:space="0" w:color="auto"/>
        <w:right w:val="none" w:sz="0" w:space="0" w:color="auto"/>
      </w:divBdr>
    </w:div>
    <w:div w:id="1980113267">
      <w:bodyDiv w:val="1"/>
      <w:marLeft w:val="0"/>
      <w:marRight w:val="0"/>
      <w:marTop w:val="0"/>
      <w:marBottom w:val="0"/>
      <w:divBdr>
        <w:top w:val="none" w:sz="0" w:space="0" w:color="auto"/>
        <w:left w:val="none" w:sz="0" w:space="0" w:color="auto"/>
        <w:bottom w:val="none" w:sz="0" w:space="0" w:color="auto"/>
        <w:right w:val="none" w:sz="0" w:space="0" w:color="auto"/>
      </w:divBdr>
    </w:div>
    <w:div w:id="1988633269">
      <w:bodyDiv w:val="1"/>
      <w:marLeft w:val="0"/>
      <w:marRight w:val="0"/>
      <w:marTop w:val="0"/>
      <w:marBottom w:val="0"/>
      <w:divBdr>
        <w:top w:val="none" w:sz="0" w:space="0" w:color="auto"/>
        <w:left w:val="none" w:sz="0" w:space="0" w:color="auto"/>
        <w:bottom w:val="none" w:sz="0" w:space="0" w:color="auto"/>
        <w:right w:val="none" w:sz="0" w:space="0" w:color="auto"/>
      </w:divBdr>
    </w:div>
    <w:div w:id="1989436120">
      <w:bodyDiv w:val="1"/>
      <w:marLeft w:val="0"/>
      <w:marRight w:val="0"/>
      <w:marTop w:val="0"/>
      <w:marBottom w:val="0"/>
      <w:divBdr>
        <w:top w:val="none" w:sz="0" w:space="0" w:color="auto"/>
        <w:left w:val="none" w:sz="0" w:space="0" w:color="auto"/>
        <w:bottom w:val="none" w:sz="0" w:space="0" w:color="auto"/>
        <w:right w:val="none" w:sz="0" w:space="0" w:color="auto"/>
      </w:divBdr>
    </w:div>
    <w:div w:id="1991523364">
      <w:bodyDiv w:val="1"/>
      <w:marLeft w:val="0"/>
      <w:marRight w:val="0"/>
      <w:marTop w:val="0"/>
      <w:marBottom w:val="0"/>
      <w:divBdr>
        <w:top w:val="none" w:sz="0" w:space="0" w:color="auto"/>
        <w:left w:val="none" w:sz="0" w:space="0" w:color="auto"/>
        <w:bottom w:val="none" w:sz="0" w:space="0" w:color="auto"/>
        <w:right w:val="none" w:sz="0" w:space="0" w:color="auto"/>
      </w:divBdr>
    </w:div>
    <w:div w:id="2003435584">
      <w:bodyDiv w:val="1"/>
      <w:marLeft w:val="0"/>
      <w:marRight w:val="0"/>
      <w:marTop w:val="0"/>
      <w:marBottom w:val="0"/>
      <w:divBdr>
        <w:top w:val="none" w:sz="0" w:space="0" w:color="auto"/>
        <w:left w:val="none" w:sz="0" w:space="0" w:color="auto"/>
        <w:bottom w:val="none" w:sz="0" w:space="0" w:color="auto"/>
        <w:right w:val="none" w:sz="0" w:space="0" w:color="auto"/>
      </w:divBdr>
    </w:div>
    <w:div w:id="2004505901">
      <w:bodyDiv w:val="1"/>
      <w:marLeft w:val="0"/>
      <w:marRight w:val="0"/>
      <w:marTop w:val="0"/>
      <w:marBottom w:val="0"/>
      <w:divBdr>
        <w:top w:val="none" w:sz="0" w:space="0" w:color="auto"/>
        <w:left w:val="none" w:sz="0" w:space="0" w:color="auto"/>
        <w:bottom w:val="none" w:sz="0" w:space="0" w:color="auto"/>
        <w:right w:val="none" w:sz="0" w:space="0" w:color="auto"/>
      </w:divBdr>
    </w:div>
    <w:div w:id="2005743744">
      <w:bodyDiv w:val="1"/>
      <w:marLeft w:val="0"/>
      <w:marRight w:val="0"/>
      <w:marTop w:val="0"/>
      <w:marBottom w:val="0"/>
      <w:divBdr>
        <w:top w:val="none" w:sz="0" w:space="0" w:color="auto"/>
        <w:left w:val="none" w:sz="0" w:space="0" w:color="auto"/>
        <w:bottom w:val="none" w:sz="0" w:space="0" w:color="auto"/>
        <w:right w:val="none" w:sz="0" w:space="0" w:color="auto"/>
      </w:divBdr>
    </w:div>
    <w:div w:id="2010790827">
      <w:bodyDiv w:val="1"/>
      <w:marLeft w:val="0"/>
      <w:marRight w:val="0"/>
      <w:marTop w:val="0"/>
      <w:marBottom w:val="0"/>
      <w:divBdr>
        <w:top w:val="none" w:sz="0" w:space="0" w:color="auto"/>
        <w:left w:val="none" w:sz="0" w:space="0" w:color="auto"/>
        <w:bottom w:val="none" w:sz="0" w:space="0" w:color="auto"/>
        <w:right w:val="none" w:sz="0" w:space="0" w:color="auto"/>
      </w:divBdr>
    </w:div>
    <w:div w:id="2011373947">
      <w:bodyDiv w:val="1"/>
      <w:marLeft w:val="0"/>
      <w:marRight w:val="0"/>
      <w:marTop w:val="0"/>
      <w:marBottom w:val="0"/>
      <w:divBdr>
        <w:top w:val="none" w:sz="0" w:space="0" w:color="auto"/>
        <w:left w:val="none" w:sz="0" w:space="0" w:color="auto"/>
        <w:bottom w:val="none" w:sz="0" w:space="0" w:color="auto"/>
        <w:right w:val="none" w:sz="0" w:space="0" w:color="auto"/>
      </w:divBdr>
    </w:div>
    <w:div w:id="2014146090">
      <w:bodyDiv w:val="1"/>
      <w:marLeft w:val="0"/>
      <w:marRight w:val="0"/>
      <w:marTop w:val="0"/>
      <w:marBottom w:val="0"/>
      <w:divBdr>
        <w:top w:val="none" w:sz="0" w:space="0" w:color="auto"/>
        <w:left w:val="none" w:sz="0" w:space="0" w:color="auto"/>
        <w:bottom w:val="none" w:sz="0" w:space="0" w:color="auto"/>
        <w:right w:val="none" w:sz="0" w:space="0" w:color="auto"/>
      </w:divBdr>
    </w:div>
    <w:div w:id="2014410835">
      <w:bodyDiv w:val="1"/>
      <w:marLeft w:val="0"/>
      <w:marRight w:val="0"/>
      <w:marTop w:val="0"/>
      <w:marBottom w:val="0"/>
      <w:divBdr>
        <w:top w:val="none" w:sz="0" w:space="0" w:color="auto"/>
        <w:left w:val="none" w:sz="0" w:space="0" w:color="auto"/>
        <w:bottom w:val="none" w:sz="0" w:space="0" w:color="auto"/>
        <w:right w:val="none" w:sz="0" w:space="0" w:color="auto"/>
      </w:divBdr>
    </w:div>
    <w:div w:id="2018920676">
      <w:bodyDiv w:val="1"/>
      <w:marLeft w:val="0"/>
      <w:marRight w:val="0"/>
      <w:marTop w:val="0"/>
      <w:marBottom w:val="0"/>
      <w:divBdr>
        <w:top w:val="none" w:sz="0" w:space="0" w:color="auto"/>
        <w:left w:val="none" w:sz="0" w:space="0" w:color="auto"/>
        <w:bottom w:val="none" w:sz="0" w:space="0" w:color="auto"/>
        <w:right w:val="none" w:sz="0" w:space="0" w:color="auto"/>
      </w:divBdr>
    </w:div>
    <w:div w:id="2027439022">
      <w:bodyDiv w:val="1"/>
      <w:marLeft w:val="0"/>
      <w:marRight w:val="0"/>
      <w:marTop w:val="0"/>
      <w:marBottom w:val="0"/>
      <w:divBdr>
        <w:top w:val="none" w:sz="0" w:space="0" w:color="auto"/>
        <w:left w:val="none" w:sz="0" w:space="0" w:color="auto"/>
        <w:bottom w:val="none" w:sz="0" w:space="0" w:color="auto"/>
        <w:right w:val="none" w:sz="0" w:space="0" w:color="auto"/>
      </w:divBdr>
    </w:div>
    <w:div w:id="2036802737">
      <w:bodyDiv w:val="1"/>
      <w:marLeft w:val="0"/>
      <w:marRight w:val="0"/>
      <w:marTop w:val="0"/>
      <w:marBottom w:val="0"/>
      <w:divBdr>
        <w:top w:val="none" w:sz="0" w:space="0" w:color="auto"/>
        <w:left w:val="none" w:sz="0" w:space="0" w:color="auto"/>
        <w:bottom w:val="none" w:sz="0" w:space="0" w:color="auto"/>
        <w:right w:val="none" w:sz="0" w:space="0" w:color="auto"/>
      </w:divBdr>
    </w:div>
    <w:div w:id="2039771249">
      <w:bodyDiv w:val="1"/>
      <w:marLeft w:val="0"/>
      <w:marRight w:val="0"/>
      <w:marTop w:val="0"/>
      <w:marBottom w:val="0"/>
      <w:divBdr>
        <w:top w:val="none" w:sz="0" w:space="0" w:color="auto"/>
        <w:left w:val="none" w:sz="0" w:space="0" w:color="auto"/>
        <w:bottom w:val="none" w:sz="0" w:space="0" w:color="auto"/>
        <w:right w:val="none" w:sz="0" w:space="0" w:color="auto"/>
      </w:divBdr>
    </w:div>
    <w:div w:id="2039961189">
      <w:bodyDiv w:val="1"/>
      <w:marLeft w:val="0"/>
      <w:marRight w:val="0"/>
      <w:marTop w:val="0"/>
      <w:marBottom w:val="0"/>
      <w:divBdr>
        <w:top w:val="none" w:sz="0" w:space="0" w:color="auto"/>
        <w:left w:val="none" w:sz="0" w:space="0" w:color="auto"/>
        <w:bottom w:val="none" w:sz="0" w:space="0" w:color="auto"/>
        <w:right w:val="none" w:sz="0" w:space="0" w:color="auto"/>
      </w:divBdr>
    </w:div>
    <w:div w:id="2041542008">
      <w:bodyDiv w:val="1"/>
      <w:marLeft w:val="0"/>
      <w:marRight w:val="0"/>
      <w:marTop w:val="0"/>
      <w:marBottom w:val="0"/>
      <w:divBdr>
        <w:top w:val="none" w:sz="0" w:space="0" w:color="auto"/>
        <w:left w:val="none" w:sz="0" w:space="0" w:color="auto"/>
        <w:bottom w:val="none" w:sz="0" w:space="0" w:color="auto"/>
        <w:right w:val="none" w:sz="0" w:space="0" w:color="auto"/>
      </w:divBdr>
    </w:div>
    <w:div w:id="2044011126">
      <w:bodyDiv w:val="1"/>
      <w:marLeft w:val="0"/>
      <w:marRight w:val="0"/>
      <w:marTop w:val="0"/>
      <w:marBottom w:val="0"/>
      <w:divBdr>
        <w:top w:val="none" w:sz="0" w:space="0" w:color="auto"/>
        <w:left w:val="none" w:sz="0" w:space="0" w:color="auto"/>
        <w:bottom w:val="none" w:sz="0" w:space="0" w:color="auto"/>
        <w:right w:val="none" w:sz="0" w:space="0" w:color="auto"/>
      </w:divBdr>
    </w:div>
    <w:div w:id="2049253231">
      <w:bodyDiv w:val="1"/>
      <w:marLeft w:val="0"/>
      <w:marRight w:val="0"/>
      <w:marTop w:val="0"/>
      <w:marBottom w:val="0"/>
      <w:divBdr>
        <w:top w:val="none" w:sz="0" w:space="0" w:color="auto"/>
        <w:left w:val="none" w:sz="0" w:space="0" w:color="auto"/>
        <w:bottom w:val="none" w:sz="0" w:space="0" w:color="auto"/>
        <w:right w:val="none" w:sz="0" w:space="0" w:color="auto"/>
      </w:divBdr>
    </w:div>
    <w:div w:id="2049644827">
      <w:bodyDiv w:val="1"/>
      <w:marLeft w:val="0"/>
      <w:marRight w:val="0"/>
      <w:marTop w:val="0"/>
      <w:marBottom w:val="0"/>
      <w:divBdr>
        <w:top w:val="none" w:sz="0" w:space="0" w:color="auto"/>
        <w:left w:val="none" w:sz="0" w:space="0" w:color="auto"/>
        <w:bottom w:val="none" w:sz="0" w:space="0" w:color="auto"/>
        <w:right w:val="none" w:sz="0" w:space="0" w:color="auto"/>
      </w:divBdr>
    </w:div>
    <w:div w:id="2051950419">
      <w:bodyDiv w:val="1"/>
      <w:marLeft w:val="0"/>
      <w:marRight w:val="0"/>
      <w:marTop w:val="0"/>
      <w:marBottom w:val="0"/>
      <w:divBdr>
        <w:top w:val="none" w:sz="0" w:space="0" w:color="auto"/>
        <w:left w:val="none" w:sz="0" w:space="0" w:color="auto"/>
        <w:bottom w:val="none" w:sz="0" w:space="0" w:color="auto"/>
        <w:right w:val="none" w:sz="0" w:space="0" w:color="auto"/>
      </w:divBdr>
    </w:div>
    <w:div w:id="2056344624">
      <w:bodyDiv w:val="1"/>
      <w:marLeft w:val="0"/>
      <w:marRight w:val="0"/>
      <w:marTop w:val="0"/>
      <w:marBottom w:val="0"/>
      <w:divBdr>
        <w:top w:val="none" w:sz="0" w:space="0" w:color="auto"/>
        <w:left w:val="none" w:sz="0" w:space="0" w:color="auto"/>
        <w:bottom w:val="none" w:sz="0" w:space="0" w:color="auto"/>
        <w:right w:val="none" w:sz="0" w:space="0" w:color="auto"/>
      </w:divBdr>
    </w:div>
    <w:div w:id="2064475682">
      <w:bodyDiv w:val="1"/>
      <w:marLeft w:val="0"/>
      <w:marRight w:val="0"/>
      <w:marTop w:val="0"/>
      <w:marBottom w:val="0"/>
      <w:divBdr>
        <w:top w:val="none" w:sz="0" w:space="0" w:color="auto"/>
        <w:left w:val="none" w:sz="0" w:space="0" w:color="auto"/>
        <w:bottom w:val="none" w:sz="0" w:space="0" w:color="auto"/>
        <w:right w:val="none" w:sz="0" w:space="0" w:color="auto"/>
      </w:divBdr>
    </w:div>
    <w:div w:id="2067213777">
      <w:bodyDiv w:val="1"/>
      <w:marLeft w:val="0"/>
      <w:marRight w:val="0"/>
      <w:marTop w:val="0"/>
      <w:marBottom w:val="0"/>
      <w:divBdr>
        <w:top w:val="none" w:sz="0" w:space="0" w:color="auto"/>
        <w:left w:val="none" w:sz="0" w:space="0" w:color="auto"/>
        <w:bottom w:val="none" w:sz="0" w:space="0" w:color="auto"/>
        <w:right w:val="none" w:sz="0" w:space="0" w:color="auto"/>
      </w:divBdr>
    </w:div>
    <w:div w:id="2068411004">
      <w:bodyDiv w:val="1"/>
      <w:marLeft w:val="0"/>
      <w:marRight w:val="0"/>
      <w:marTop w:val="0"/>
      <w:marBottom w:val="0"/>
      <w:divBdr>
        <w:top w:val="none" w:sz="0" w:space="0" w:color="auto"/>
        <w:left w:val="none" w:sz="0" w:space="0" w:color="auto"/>
        <w:bottom w:val="none" w:sz="0" w:space="0" w:color="auto"/>
        <w:right w:val="none" w:sz="0" w:space="0" w:color="auto"/>
      </w:divBdr>
    </w:div>
    <w:div w:id="2070954644">
      <w:bodyDiv w:val="1"/>
      <w:marLeft w:val="0"/>
      <w:marRight w:val="0"/>
      <w:marTop w:val="0"/>
      <w:marBottom w:val="0"/>
      <w:divBdr>
        <w:top w:val="none" w:sz="0" w:space="0" w:color="auto"/>
        <w:left w:val="none" w:sz="0" w:space="0" w:color="auto"/>
        <w:bottom w:val="none" w:sz="0" w:space="0" w:color="auto"/>
        <w:right w:val="none" w:sz="0" w:space="0" w:color="auto"/>
      </w:divBdr>
    </w:div>
    <w:div w:id="2076006388">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 w:id="2088916757">
      <w:bodyDiv w:val="1"/>
      <w:marLeft w:val="0"/>
      <w:marRight w:val="0"/>
      <w:marTop w:val="0"/>
      <w:marBottom w:val="0"/>
      <w:divBdr>
        <w:top w:val="none" w:sz="0" w:space="0" w:color="auto"/>
        <w:left w:val="none" w:sz="0" w:space="0" w:color="auto"/>
        <w:bottom w:val="none" w:sz="0" w:space="0" w:color="auto"/>
        <w:right w:val="none" w:sz="0" w:space="0" w:color="auto"/>
      </w:divBdr>
    </w:div>
    <w:div w:id="2090540597">
      <w:bodyDiv w:val="1"/>
      <w:marLeft w:val="0"/>
      <w:marRight w:val="0"/>
      <w:marTop w:val="0"/>
      <w:marBottom w:val="0"/>
      <w:divBdr>
        <w:top w:val="none" w:sz="0" w:space="0" w:color="auto"/>
        <w:left w:val="none" w:sz="0" w:space="0" w:color="auto"/>
        <w:bottom w:val="none" w:sz="0" w:space="0" w:color="auto"/>
        <w:right w:val="none" w:sz="0" w:space="0" w:color="auto"/>
      </w:divBdr>
    </w:div>
    <w:div w:id="2099402918">
      <w:bodyDiv w:val="1"/>
      <w:marLeft w:val="0"/>
      <w:marRight w:val="0"/>
      <w:marTop w:val="0"/>
      <w:marBottom w:val="0"/>
      <w:divBdr>
        <w:top w:val="none" w:sz="0" w:space="0" w:color="auto"/>
        <w:left w:val="none" w:sz="0" w:space="0" w:color="auto"/>
        <w:bottom w:val="none" w:sz="0" w:space="0" w:color="auto"/>
        <w:right w:val="none" w:sz="0" w:space="0" w:color="auto"/>
      </w:divBdr>
    </w:div>
    <w:div w:id="2100327828">
      <w:bodyDiv w:val="1"/>
      <w:marLeft w:val="0"/>
      <w:marRight w:val="0"/>
      <w:marTop w:val="0"/>
      <w:marBottom w:val="0"/>
      <w:divBdr>
        <w:top w:val="none" w:sz="0" w:space="0" w:color="auto"/>
        <w:left w:val="none" w:sz="0" w:space="0" w:color="auto"/>
        <w:bottom w:val="none" w:sz="0" w:space="0" w:color="auto"/>
        <w:right w:val="none" w:sz="0" w:space="0" w:color="auto"/>
      </w:divBdr>
    </w:div>
    <w:div w:id="2105029039">
      <w:bodyDiv w:val="1"/>
      <w:marLeft w:val="0"/>
      <w:marRight w:val="0"/>
      <w:marTop w:val="0"/>
      <w:marBottom w:val="0"/>
      <w:divBdr>
        <w:top w:val="none" w:sz="0" w:space="0" w:color="auto"/>
        <w:left w:val="none" w:sz="0" w:space="0" w:color="auto"/>
        <w:bottom w:val="none" w:sz="0" w:space="0" w:color="auto"/>
        <w:right w:val="none" w:sz="0" w:space="0" w:color="auto"/>
      </w:divBdr>
    </w:div>
    <w:div w:id="2105762759">
      <w:bodyDiv w:val="1"/>
      <w:marLeft w:val="0"/>
      <w:marRight w:val="0"/>
      <w:marTop w:val="0"/>
      <w:marBottom w:val="0"/>
      <w:divBdr>
        <w:top w:val="none" w:sz="0" w:space="0" w:color="auto"/>
        <w:left w:val="none" w:sz="0" w:space="0" w:color="auto"/>
        <w:bottom w:val="none" w:sz="0" w:space="0" w:color="auto"/>
        <w:right w:val="none" w:sz="0" w:space="0" w:color="auto"/>
      </w:divBdr>
    </w:div>
    <w:div w:id="2109539644">
      <w:bodyDiv w:val="1"/>
      <w:marLeft w:val="0"/>
      <w:marRight w:val="0"/>
      <w:marTop w:val="0"/>
      <w:marBottom w:val="0"/>
      <w:divBdr>
        <w:top w:val="none" w:sz="0" w:space="0" w:color="auto"/>
        <w:left w:val="none" w:sz="0" w:space="0" w:color="auto"/>
        <w:bottom w:val="none" w:sz="0" w:space="0" w:color="auto"/>
        <w:right w:val="none" w:sz="0" w:space="0" w:color="auto"/>
      </w:divBdr>
    </w:div>
    <w:div w:id="2114812437">
      <w:bodyDiv w:val="1"/>
      <w:marLeft w:val="0"/>
      <w:marRight w:val="0"/>
      <w:marTop w:val="0"/>
      <w:marBottom w:val="0"/>
      <w:divBdr>
        <w:top w:val="none" w:sz="0" w:space="0" w:color="auto"/>
        <w:left w:val="none" w:sz="0" w:space="0" w:color="auto"/>
        <w:bottom w:val="none" w:sz="0" w:space="0" w:color="auto"/>
        <w:right w:val="none" w:sz="0" w:space="0" w:color="auto"/>
      </w:divBdr>
    </w:div>
    <w:div w:id="2126804327">
      <w:bodyDiv w:val="1"/>
      <w:marLeft w:val="0"/>
      <w:marRight w:val="0"/>
      <w:marTop w:val="0"/>
      <w:marBottom w:val="0"/>
      <w:divBdr>
        <w:top w:val="none" w:sz="0" w:space="0" w:color="auto"/>
        <w:left w:val="none" w:sz="0" w:space="0" w:color="auto"/>
        <w:bottom w:val="none" w:sz="0" w:space="0" w:color="auto"/>
        <w:right w:val="none" w:sz="0" w:space="0" w:color="auto"/>
      </w:divBdr>
    </w:div>
    <w:div w:id="2132699326">
      <w:bodyDiv w:val="1"/>
      <w:marLeft w:val="0"/>
      <w:marRight w:val="0"/>
      <w:marTop w:val="0"/>
      <w:marBottom w:val="0"/>
      <w:divBdr>
        <w:top w:val="none" w:sz="0" w:space="0" w:color="auto"/>
        <w:left w:val="none" w:sz="0" w:space="0" w:color="auto"/>
        <w:bottom w:val="none" w:sz="0" w:space="0" w:color="auto"/>
        <w:right w:val="none" w:sz="0" w:space="0" w:color="auto"/>
      </w:divBdr>
    </w:div>
    <w:div w:id="2135320802">
      <w:bodyDiv w:val="1"/>
      <w:marLeft w:val="0"/>
      <w:marRight w:val="0"/>
      <w:marTop w:val="0"/>
      <w:marBottom w:val="0"/>
      <w:divBdr>
        <w:top w:val="none" w:sz="0" w:space="0" w:color="auto"/>
        <w:left w:val="none" w:sz="0" w:space="0" w:color="auto"/>
        <w:bottom w:val="none" w:sz="0" w:space="0" w:color="auto"/>
        <w:right w:val="none" w:sz="0" w:space="0" w:color="auto"/>
      </w:divBdr>
    </w:div>
    <w:div w:id="2135829425">
      <w:bodyDiv w:val="1"/>
      <w:marLeft w:val="0"/>
      <w:marRight w:val="0"/>
      <w:marTop w:val="0"/>
      <w:marBottom w:val="0"/>
      <w:divBdr>
        <w:top w:val="none" w:sz="0" w:space="0" w:color="auto"/>
        <w:left w:val="none" w:sz="0" w:space="0" w:color="auto"/>
        <w:bottom w:val="none" w:sz="0" w:space="0" w:color="auto"/>
        <w:right w:val="none" w:sz="0" w:space="0" w:color="auto"/>
      </w:divBdr>
    </w:div>
    <w:div w:id="2138183841">
      <w:bodyDiv w:val="1"/>
      <w:marLeft w:val="0"/>
      <w:marRight w:val="0"/>
      <w:marTop w:val="0"/>
      <w:marBottom w:val="0"/>
      <w:divBdr>
        <w:top w:val="none" w:sz="0" w:space="0" w:color="auto"/>
        <w:left w:val="none" w:sz="0" w:space="0" w:color="auto"/>
        <w:bottom w:val="none" w:sz="0" w:space="0" w:color="auto"/>
        <w:right w:val="none" w:sz="0" w:space="0" w:color="auto"/>
      </w:divBdr>
    </w:div>
    <w:div w:id="214565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microsoft.com/office/2007/relationships/hdphoto" Target="media/hdphoto1.wdp"/><Relationship Id="rId26" Type="http://schemas.openxmlformats.org/officeDocument/2006/relationships/image" Target="media/image9.png"/><Relationship Id="rId39" Type="http://schemas.openxmlformats.org/officeDocument/2006/relationships/image" Target="media/image17.png"/><Relationship Id="rId21" Type="http://schemas.microsoft.com/office/2007/relationships/hdphoto" Target="media/hdphoto2.wdp"/><Relationship Id="rId34" Type="http://schemas.microsoft.com/office/2007/relationships/hdphoto" Target="media/hdphoto8.wdp"/><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image" Target="media/image4.png"/><Relationship Id="rId25" Type="http://schemas.microsoft.com/office/2007/relationships/hdphoto" Target="media/hdphoto4.wdp"/><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microsoft.com/office/2007/relationships/hdphoto" Target="media/hdphoto6.wdp"/><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8.png"/><Relationship Id="rId32" Type="http://schemas.microsoft.com/office/2007/relationships/hdphoto" Target="media/hdphoto7.wdp"/><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microsoft.com/office/2007/relationships/hdphoto" Target="media/hdphoto3.wdp"/><Relationship Id="rId28" Type="http://schemas.openxmlformats.org/officeDocument/2006/relationships/image" Target="media/image10.png"/><Relationship Id="rId36" Type="http://schemas.microsoft.com/office/2007/relationships/hdphoto" Target="media/hdphoto9.wdp"/><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7.png"/><Relationship Id="rId27" Type="http://schemas.microsoft.com/office/2007/relationships/hdphoto" Target="media/hdphoto5.wdp"/><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jpg"/><Relationship Id="rId56" Type="http://schemas.openxmlformats.org/officeDocument/2006/relationships/image" Target="media/image34.png"/><Relationship Id="rId8" Type="http://schemas.openxmlformats.org/officeDocument/2006/relationships/settings" Target="settings.xml"/><Relationship Id="rId51" Type="http://schemas.openxmlformats.org/officeDocument/2006/relationships/image" Target="media/image29.png"/><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BNT_Num.XSL" StyleName="ABNT NBR 6023:2002 - Numerical" Version="10">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4</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6</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8</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7</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5</b:RefOrder>
  </b:Source>
  <b:Source>
    <b:Tag>And149</b:Tag>
    <b:SourceType>InternetSite</b:SourceType>
    <b:Guid>{7080B6E1-C82E-42A9-8185-A706294E86DB}</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s>
</file>

<file path=customXml/item2.xml><?xml version="1.0" encoding="utf-8"?>
<b:Sources xmlns:b="http://schemas.openxmlformats.org/officeDocument/2006/bibliography" xmlns="http://schemas.openxmlformats.org/officeDocument/2006/bibliography" SelectedStyle="\ABNT_Num.XSL" StyleName="ABNT NBR 6023:2002 - Numerical" Version="10">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4</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6</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8</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7</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5</b:RefOrder>
  </b:Source>
  <b:Source>
    <b:Tag>And149</b:Tag>
    <b:SourceType>InternetSite</b:SourceType>
    <b:Guid>{7080B6E1-C82E-42A9-8185-A706294E86DB}</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s>
</file>

<file path=customXml/item3.xml><?xml version="1.0" encoding="utf-8"?>
<b:Sources xmlns:b="http://schemas.openxmlformats.org/officeDocument/2006/bibliography" xmlns="http://schemas.openxmlformats.org/officeDocument/2006/bibliography" SelectedStyle="\ABNT_Num.XSL" StyleName="ABNT NBR 6023:2002 - Numerical" Version="10">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4</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6</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8</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7</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5</b:RefOrder>
  </b:Source>
  <b:Source>
    <b:Tag>And149</b:Tag>
    <b:SourceType>InternetSite</b:SourceType>
    <b:Guid>{7080B6E1-C82E-42A9-8185-A706294E86DB}</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s>
</file>

<file path=customXml/item4.xml><?xml version="1.0" encoding="utf-8"?>
<b:Sources xmlns:b="http://schemas.openxmlformats.org/officeDocument/2006/bibliography" xmlns="http://schemas.openxmlformats.org/officeDocument/2006/bibliography" SelectedStyle="\ABNT_Num.XSL" StyleName="ABNT NBR 6023:2002 - Numerical" Version="10">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4</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6</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8</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7</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5</b:RefOrder>
  </b:Source>
  <b:Source>
    <b:Tag>And149</b:Tag>
    <b:SourceType>InternetSite</b:SourceType>
    <b:Guid>{7080B6E1-C82E-42A9-8185-A706294E86DB}</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s>
</file>

<file path=customXml/itemProps1.xml><?xml version="1.0" encoding="utf-8"?>
<ds:datastoreItem xmlns:ds="http://schemas.openxmlformats.org/officeDocument/2006/customXml" ds:itemID="{1F90F8A5-0D24-4574-9C00-1A8C4029B989}">
  <ds:schemaRefs>
    <ds:schemaRef ds:uri="http://schemas.openxmlformats.org/officeDocument/2006/bibliography"/>
  </ds:schemaRefs>
</ds:datastoreItem>
</file>

<file path=customXml/itemProps2.xml><?xml version="1.0" encoding="utf-8"?>
<ds:datastoreItem xmlns:ds="http://schemas.openxmlformats.org/officeDocument/2006/customXml" ds:itemID="{F742D3A7-E5F3-4852-8A1C-2A558AFA7570}">
  <ds:schemaRefs>
    <ds:schemaRef ds:uri="http://schemas.openxmlformats.org/officeDocument/2006/bibliography"/>
  </ds:schemaRefs>
</ds:datastoreItem>
</file>

<file path=customXml/itemProps3.xml><?xml version="1.0" encoding="utf-8"?>
<ds:datastoreItem xmlns:ds="http://schemas.openxmlformats.org/officeDocument/2006/customXml" ds:itemID="{226078AA-CFB7-4B0B-9361-46DC23E2517C}">
  <ds:schemaRefs>
    <ds:schemaRef ds:uri="http://schemas.openxmlformats.org/officeDocument/2006/bibliography"/>
  </ds:schemaRefs>
</ds:datastoreItem>
</file>

<file path=customXml/itemProps4.xml><?xml version="1.0" encoding="utf-8"?>
<ds:datastoreItem xmlns:ds="http://schemas.openxmlformats.org/officeDocument/2006/customXml" ds:itemID="{67408640-BA10-49A3-A34E-ECB2A9075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53</Pages>
  <Words>8664</Words>
  <Characters>46788</Characters>
  <Application>Microsoft Office Word</Application>
  <DocSecurity>0</DocSecurity>
  <Lines>389</Lines>
  <Paragraphs>110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55342</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Anasta</cp:lastModifiedBy>
  <cp:revision>4</cp:revision>
  <cp:lastPrinted>2014-06-10T23:19:00Z</cp:lastPrinted>
  <dcterms:created xsi:type="dcterms:W3CDTF">2014-06-10T23:17:00Z</dcterms:created>
  <dcterms:modified xsi:type="dcterms:W3CDTF">2014-06-10T23:19:00Z</dcterms:modified>
</cp:coreProperties>
</file>