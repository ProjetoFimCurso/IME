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A2EDAFA" w14:textId="77777777" w:rsidR="00D1055D" w:rsidRPr="00B64327" w:rsidRDefault="00D1055D" w:rsidP="00D1055D">
      <w:pPr>
        <w:jc w:val="center"/>
        <w:outlineLvl w:val="0"/>
        <w:rPr>
          <w:b/>
          <w:sz w:val="32"/>
          <w:szCs w:val="32"/>
        </w:rPr>
      </w:pPr>
      <w:r w:rsidRPr="00B64327">
        <w:rPr>
          <w:b/>
          <w:sz w:val="32"/>
          <w:szCs w:val="32"/>
        </w:rPr>
        <w:t>MINISTÉRIO DA DEFESA</w:t>
      </w:r>
    </w:p>
    <w:p w14:paraId="32938BA7" w14:textId="77777777" w:rsidR="00D1055D" w:rsidRPr="00B64327" w:rsidRDefault="00D1055D" w:rsidP="00D1055D">
      <w:pPr>
        <w:jc w:val="center"/>
        <w:outlineLvl w:val="0"/>
        <w:rPr>
          <w:b/>
          <w:sz w:val="32"/>
          <w:szCs w:val="32"/>
        </w:rPr>
      </w:pPr>
      <w:r w:rsidRPr="00B64327">
        <w:rPr>
          <w:b/>
          <w:sz w:val="32"/>
          <w:szCs w:val="32"/>
        </w:rPr>
        <w:t>EXÉRCITO BRASILEIRO</w:t>
      </w:r>
    </w:p>
    <w:p w14:paraId="61614F8C" w14:textId="77777777" w:rsidR="00D1055D" w:rsidRPr="00B64327" w:rsidRDefault="00D1055D" w:rsidP="00D1055D">
      <w:pPr>
        <w:jc w:val="center"/>
        <w:outlineLvl w:val="0"/>
        <w:rPr>
          <w:b/>
          <w:sz w:val="32"/>
          <w:szCs w:val="32"/>
        </w:rPr>
      </w:pPr>
      <w:r w:rsidRPr="00B64327">
        <w:rPr>
          <w:b/>
          <w:sz w:val="32"/>
          <w:szCs w:val="32"/>
        </w:rPr>
        <w:t>DEPARTAMENTO DE CIÊNCIA E TECNOLOGIA</w:t>
      </w:r>
    </w:p>
    <w:p w14:paraId="6D358B71" w14:textId="77777777" w:rsidR="00D1055D" w:rsidRPr="00B64327" w:rsidRDefault="00D1055D" w:rsidP="00D1055D">
      <w:pPr>
        <w:jc w:val="center"/>
        <w:outlineLvl w:val="0"/>
        <w:rPr>
          <w:b/>
          <w:sz w:val="32"/>
          <w:szCs w:val="32"/>
        </w:rPr>
      </w:pPr>
      <w:r w:rsidRPr="00B64327">
        <w:rPr>
          <w:b/>
          <w:sz w:val="32"/>
          <w:szCs w:val="32"/>
        </w:rPr>
        <w:t>INSTITUTO MILITAR DE ENGENHARIA</w:t>
      </w:r>
    </w:p>
    <w:p w14:paraId="3A33693C" w14:textId="77777777" w:rsidR="00D1055D" w:rsidRPr="00B64327" w:rsidRDefault="00D1055D" w:rsidP="00D1055D">
      <w:pPr>
        <w:pStyle w:val="NoSpacing"/>
        <w:spacing w:line="360" w:lineRule="auto"/>
        <w:ind w:firstLine="425"/>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6158EDF3" w14:textId="77777777" w:rsidR="00C5085B" w:rsidRPr="00B64327" w:rsidRDefault="00C5085B" w:rsidP="00772634"/>
    <w:p w14:paraId="2BAD643C" w14:textId="77777777" w:rsidR="00C5085B" w:rsidRDefault="00C5085B" w:rsidP="00772634"/>
    <w:p w14:paraId="35EB2D49" w14:textId="77777777" w:rsidR="00C5085B" w:rsidRPr="00B64327" w:rsidRDefault="00C5085B" w:rsidP="00772634"/>
    <w:p w14:paraId="1A351B0B" w14:textId="77777777" w:rsidR="00692DC7" w:rsidRPr="008B7542" w:rsidRDefault="008B7542" w:rsidP="008B7542">
      <w:pPr>
        <w:jc w:val="center"/>
        <w:rPr>
          <w:b/>
          <w:sz w:val="32"/>
        </w:rPr>
      </w:pPr>
      <w:r w:rsidRPr="008B7542">
        <w:rPr>
          <w:sz w:val="32"/>
        </w:rPr>
        <w:t>RAFAEL</w:t>
      </w:r>
      <w:r>
        <w:rPr>
          <w:b/>
          <w:sz w:val="32"/>
        </w:rPr>
        <w:t xml:space="preserve"> </w:t>
      </w:r>
      <w:r w:rsidR="00AB3580" w:rsidRPr="008B7542">
        <w:rPr>
          <w:b/>
          <w:sz w:val="32"/>
        </w:rPr>
        <w:t>ANASTÁCIO</w:t>
      </w:r>
      <w:r>
        <w:rPr>
          <w:b/>
          <w:sz w:val="32"/>
        </w:rPr>
        <w:t xml:space="preserve"> </w:t>
      </w:r>
      <w:r w:rsidRPr="008B7542">
        <w:rPr>
          <w:sz w:val="32"/>
        </w:rPr>
        <w:t>ALVES</w:t>
      </w:r>
    </w:p>
    <w:p w14:paraId="025B4074" w14:textId="77777777" w:rsidR="00692DC7" w:rsidRPr="008B7542" w:rsidRDefault="00AB3580" w:rsidP="008B7542">
      <w:pPr>
        <w:jc w:val="center"/>
        <w:rPr>
          <w:b/>
          <w:sz w:val="32"/>
        </w:rPr>
      </w:pPr>
      <w:r w:rsidRPr="008B7542">
        <w:rPr>
          <w:b/>
          <w:sz w:val="32"/>
        </w:rPr>
        <w:t>ALAN</w:t>
      </w:r>
      <w:r w:rsidR="008B7542">
        <w:rPr>
          <w:b/>
          <w:sz w:val="32"/>
        </w:rPr>
        <w:t xml:space="preserve"> </w:t>
      </w:r>
      <w:r w:rsidR="006B7DFA">
        <w:rPr>
          <w:sz w:val="32"/>
        </w:rPr>
        <w:t xml:space="preserve">FERREIRA </w:t>
      </w:r>
      <w:r w:rsidR="008B7542" w:rsidRPr="008B7542">
        <w:rPr>
          <w:sz w:val="32"/>
        </w:rPr>
        <w:t>BORBA</w:t>
      </w:r>
    </w:p>
    <w:p w14:paraId="01C45240" w14:textId="77777777" w:rsidR="00C5085B" w:rsidRPr="008B7542" w:rsidRDefault="008B7542" w:rsidP="008B7542">
      <w:pPr>
        <w:jc w:val="center"/>
        <w:rPr>
          <w:b/>
          <w:sz w:val="32"/>
        </w:rPr>
      </w:pPr>
      <w:r w:rsidRPr="008B7542">
        <w:rPr>
          <w:sz w:val="32"/>
        </w:rPr>
        <w:t>WILSON</w:t>
      </w:r>
      <w:r w:rsidR="006B7DFA">
        <w:rPr>
          <w:sz w:val="32"/>
        </w:rPr>
        <w:t xml:space="preserve"> CÂMARA</w:t>
      </w:r>
      <w:r>
        <w:rPr>
          <w:b/>
          <w:sz w:val="32"/>
        </w:rPr>
        <w:t xml:space="preserve"> </w:t>
      </w:r>
      <w:r w:rsidR="00AB3580" w:rsidRPr="008B7542">
        <w:rPr>
          <w:b/>
          <w:sz w:val="32"/>
        </w:rPr>
        <w:t>MARRIEL</w:t>
      </w:r>
    </w:p>
    <w:p w14:paraId="639405E4" w14:textId="77777777" w:rsidR="00C5085B" w:rsidRDefault="00C5085B" w:rsidP="00772634"/>
    <w:p w14:paraId="40B2E5D9" w14:textId="77777777" w:rsidR="00C5085B" w:rsidRDefault="00C5085B" w:rsidP="00772634"/>
    <w:p w14:paraId="2A2888DB" w14:textId="77777777" w:rsidR="00C5085B" w:rsidRDefault="00C5085B" w:rsidP="00772634"/>
    <w:p w14:paraId="7016F6EC" w14:textId="77777777" w:rsidR="00C5085B" w:rsidRPr="00B64327" w:rsidRDefault="00C5085B" w:rsidP="00772634"/>
    <w:p w14:paraId="3C0BB2DF" w14:textId="77777777" w:rsidR="00692DC7" w:rsidRPr="008B7542" w:rsidRDefault="00AB3580" w:rsidP="008B7542">
      <w:pPr>
        <w:jc w:val="center"/>
        <w:rPr>
          <w:b/>
          <w:sz w:val="32"/>
          <w:szCs w:val="32"/>
        </w:rPr>
      </w:pPr>
      <w:r w:rsidRPr="008B7542">
        <w:rPr>
          <w:b/>
          <w:sz w:val="32"/>
          <w:szCs w:val="32"/>
          <w:shd w:val="clear" w:color="auto" w:fill="FFFFFF"/>
        </w:rPr>
        <w:t>DESENVOLVIMENTO DE SISTEMA DE ORGANIZA</w:t>
      </w:r>
      <w:r w:rsidRPr="008B7542">
        <w:rPr>
          <w:rFonts w:hint="eastAsia"/>
          <w:b/>
          <w:sz w:val="32"/>
          <w:szCs w:val="32"/>
          <w:shd w:val="clear" w:color="auto" w:fill="FFFFFF"/>
        </w:rPr>
        <w:t>ÇÃ</w:t>
      </w:r>
      <w:r w:rsidRPr="008B7542">
        <w:rPr>
          <w:b/>
          <w:sz w:val="32"/>
          <w:szCs w:val="32"/>
          <w:shd w:val="clear" w:color="auto" w:fill="FFFFFF"/>
        </w:rPr>
        <w:t>O PESSOAL BASEADO EM GTD PARA DISPOSITIVOS M</w:t>
      </w:r>
      <w:r w:rsidRPr="008B7542">
        <w:rPr>
          <w:rFonts w:hint="eastAsia"/>
          <w:b/>
          <w:sz w:val="32"/>
          <w:szCs w:val="32"/>
          <w:shd w:val="clear" w:color="auto" w:fill="FFFFFF"/>
        </w:rPr>
        <w:t>Ó</w:t>
      </w:r>
      <w:r w:rsidRPr="008B7542">
        <w:rPr>
          <w:b/>
          <w:sz w:val="32"/>
          <w:szCs w:val="32"/>
          <w:shd w:val="clear" w:color="auto" w:fill="FFFFFF"/>
        </w:rPr>
        <w:t>VEIS</w:t>
      </w:r>
    </w:p>
    <w:p w14:paraId="27D9E7A9" w14:textId="77777777" w:rsidR="00C5085B" w:rsidRDefault="00C5085B" w:rsidP="00772634"/>
    <w:p w14:paraId="6D98FF48" w14:textId="77777777" w:rsidR="00C5085B" w:rsidRDefault="00C5085B" w:rsidP="00772634"/>
    <w:p w14:paraId="21865289" w14:textId="77777777" w:rsidR="00E0513B" w:rsidRDefault="00E0513B" w:rsidP="00772634"/>
    <w:p w14:paraId="39192278" w14:textId="77777777" w:rsidR="00C5085B" w:rsidRDefault="00C5085B" w:rsidP="00772634"/>
    <w:p w14:paraId="144C2120" w14:textId="77777777" w:rsidR="008B7542" w:rsidRDefault="008B7542" w:rsidP="00772634"/>
    <w:p w14:paraId="479F7FB2" w14:textId="77777777" w:rsidR="00C5085B" w:rsidRPr="00B64327" w:rsidRDefault="00C5085B" w:rsidP="00772634"/>
    <w:p w14:paraId="4CF2BCE9" w14:textId="77777777" w:rsidR="00692DC7" w:rsidRPr="008B7542" w:rsidRDefault="00692DC7" w:rsidP="008B7542">
      <w:pPr>
        <w:jc w:val="center"/>
        <w:rPr>
          <w:b/>
          <w:sz w:val="32"/>
        </w:rPr>
      </w:pPr>
      <w:r w:rsidRPr="008B7542">
        <w:rPr>
          <w:b/>
          <w:sz w:val="32"/>
        </w:rPr>
        <w:t>Rio de Janeiro</w:t>
      </w:r>
    </w:p>
    <w:p w14:paraId="17460A0B" w14:textId="77777777" w:rsidR="00692DC7" w:rsidRPr="008B7542" w:rsidRDefault="00204B5A" w:rsidP="008B7542">
      <w:pPr>
        <w:jc w:val="center"/>
        <w:rPr>
          <w:b/>
          <w:sz w:val="32"/>
        </w:rPr>
      </w:pPr>
      <w:r w:rsidRPr="008B7542">
        <w:rPr>
          <w:b/>
          <w:sz w:val="32"/>
        </w:rPr>
        <w:t>2014</w:t>
      </w:r>
    </w:p>
    <w:p w14:paraId="74FC01D6" w14:textId="77777777" w:rsidR="00C5085B" w:rsidRPr="00B64327" w:rsidRDefault="00C5085B" w:rsidP="00772634"/>
    <w:p w14:paraId="02DF77A4" w14:textId="77777777" w:rsidR="00C5085B" w:rsidRDefault="00C5085B" w:rsidP="00772634">
      <w:pPr>
        <w:sectPr w:rsidR="00C5085B" w:rsidSect="00FA5DF1">
          <w:headerReference w:type="default" r:id="rId10"/>
          <w:footerReference w:type="default" r:id="rId11"/>
          <w:pgSz w:w="11906" w:h="16838"/>
          <w:pgMar w:top="1417" w:right="1418" w:bottom="1701" w:left="1418" w:header="720" w:footer="720" w:gutter="0"/>
          <w:cols w:space="720"/>
          <w:docGrid w:linePitch="360"/>
        </w:sectPr>
      </w:pPr>
    </w:p>
    <w:p w14:paraId="51FD7CA9" w14:textId="77777777" w:rsidR="008B7542" w:rsidRPr="008B7542" w:rsidRDefault="008B7542" w:rsidP="008B7542">
      <w:pPr>
        <w:ind w:firstLine="0"/>
        <w:jc w:val="center"/>
        <w:outlineLvl w:val="0"/>
        <w:rPr>
          <w:b/>
        </w:rPr>
      </w:pPr>
      <w:r w:rsidRPr="008B7542">
        <w:rPr>
          <w:b/>
        </w:rPr>
        <w:lastRenderedPageBreak/>
        <w:t>INSTITUTO MILITAR DE ENGENHARIA</w:t>
      </w:r>
    </w:p>
    <w:p w14:paraId="04A42E13" w14:textId="77777777" w:rsidR="00B64327" w:rsidRDefault="00B64327" w:rsidP="00772634"/>
    <w:p w14:paraId="29884EBE" w14:textId="77777777" w:rsidR="00B64327" w:rsidRDefault="00B64327" w:rsidP="00772634"/>
    <w:p w14:paraId="6D419F92" w14:textId="77777777" w:rsidR="00B64327" w:rsidRPr="00B64327" w:rsidRDefault="00B64327" w:rsidP="00772634"/>
    <w:p w14:paraId="099387FF" w14:textId="77777777" w:rsidR="008B7542" w:rsidRPr="008B7542" w:rsidRDefault="008B7542" w:rsidP="008B7542">
      <w:pPr>
        <w:jc w:val="center"/>
        <w:rPr>
          <w:b/>
        </w:rPr>
      </w:pPr>
      <w:r w:rsidRPr="008B7542">
        <w:t>RAFAEL</w:t>
      </w:r>
      <w:r w:rsidRPr="008B7542">
        <w:rPr>
          <w:b/>
        </w:rPr>
        <w:t xml:space="preserve"> ANASTÁCIO </w:t>
      </w:r>
      <w:r w:rsidRPr="008B7542">
        <w:t>ALVES</w:t>
      </w:r>
    </w:p>
    <w:p w14:paraId="7BD50119" w14:textId="77777777" w:rsidR="008B7542" w:rsidRPr="008B7542" w:rsidRDefault="006B7DFA" w:rsidP="008B7542">
      <w:pPr>
        <w:jc w:val="center"/>
        <w:rPr>
          <w:b/>
        </w:rPr>
      </w:pPr>
      <w:r>
        <w:rPr>
          <w:b/>
        </w:rPr>
        <w:t xml:space="preserve">ALAN </w:t>
      </w:r>
      <w:r>
        <w:t>FERREIRA B</w:t>
      </w:r>
      <w:r w:rsidR="008B7542" w:rsidRPr="008B7542">
        <w:t>ORBA</w:t>
      </w:r>
    </w:p>
    <w:p w14:paraId="35981684" w14:textId="77777777" w:rsidR="008B7542" w:rsidRPr="008B7542" w:rsidRDefault="008B7542" w:rsidP="008B7542">
      <w:pPr>
        <w:jc w:val="center"/>
        <w:rPr>
          <w:b/>
        </w:rPr>
      </w:pPr>
      <w:r w:rsidRPr="008B7542">
        <w:t>WILSON</w:t>
      </w:r>
      <w:r w:rsidR="006B7DFA">
        <w:t xml:space="preserve"> CAMARA</w:t>
      </w:r>
      <w:r w:rsidRPr="008B7542">
        <w:rPr>
          <w:b/>
        </w:rPr>
        <w:t xml:space="preserve"> MARRIEL</w:t>
      </w:r>
    </w:p>
    <w:p w14:paraId="26A4984D" w14:textId="77777777" w:rsidR="008B7542" w:rsidRDefault="008B7542" w:rsidP="008B7542"/>
    <w:p w14:paraId="13738D5B" w14:textId="77777777" w:rsidR="008B7542" w:rsidRDefault="008B7542" w:rsidP="008B7542"/>
    <w:p w14:paraId="53028532" w14:textId="77777777" w:rsidR="008B7542" w:rsidRDefault="008B7542" w:rsidP="008B7542"/>
    <w:p w14:paraId="22BC9E4A" w14:textId="77777777" w:rsidR="008B7542" w:rsidRPr="00B64327" w:rsidRDefault="008B7542" w:rsidP="008B7542"/>
    <w:p w14:paraId="39114F88" w14:textId="77777777" w:rsidR="008B7542" w:rsidRPr="008B7542" w:rsidRDefault="008B7542" w:rsidP="008B7542">
      <w:pPr>
        <w:jc w:val="center"/>
        <w:rPr>
          <w:b/>
          <w:szCs w:val="32"/>
        </w:rPr>
      </w:pPr>
      <w:r w:rsidRPr="008B7542">
        <w:rPr>
          <w:b/>
          <w:szCs w:val="32"/>
          <w:shd w:val="clear" w:color="auto" w:fill="FFFFFF"/>
        </w:rPr>
        <w:t>DESENVOLVIMENTO DE SISTEMA DE ORGANIZA</w:t>
      </w:r>
      <w:r w:rsidRPr="008B7542">
        <w:rPr>
          <w:rFonts w:hint="eastAsia"/>
          <w:b/>
          <w:szCs w:val="32"/>
          <w:shd w:val="clear" w:color="auto" w:fill="FFFFFF"/>
        </w:rPr>
        <w:t>ÇÃ</w:t>
      </w:r>
      <w:r w:rsidRPr="008B7542">
        <w:rPr>
          <w:b/>
          <w:szCs w:val="32"/>
          <w:shd w:val="clear" w:color="auto" w:fill="FFFFFF"/>
        </w:rPr>
        <w:t>O PESSOAL BASEADO EM GTD PARA DISPOSITIVOS M</w:t>
      </w:r>
      <w:r w:rsidRPr="008B7542">
        <w:rPr>
          <w:rFonts w:hint="eastAsia"/>
          <w:b/>
          <w:szCs w:val="32"/>
          <w:shd w:val="clear" w:color="auto" w:fill="FFFFFF"/>
        </w:rPr>
        <w:t>Ó</w:t>
      </w:r>
      <w:r w:rsidRPr="008B7542">
        <w:rPr>
          <w:b/>
          <w:szCs w:val="32"/>
          <w:shd w:val="clear" w:color="auto" w:fill="FFFFFF"/>
        </w:rPr>
        <w:t>VEIS</w:t>
      </w:r>
    </w:p>
    <w:p w14:paraId="6824D54B" w14:textId="77777777" w:rsidR="00B64327" w:rsidRDefault="00B64327" w:rsidP="00772634"/>
    <w:p w14:paraId="6817839F" w14:textId="77777777" w:rsidR="00B64327" w:rsidRDefault="00B64327" w:rsidP="00772634"/>
    <w:p w14:paraId="692161BF" w14:textId="77777777" w:rsidR="00B64327" w:rsidRDefault="00B64327" w:rsidP="00772634"/>
    <w:p w14:paraId="40AFC74F" w14:textId="77777777" w:rsidR="00B64327" w:rsidRPr="00B64327" w:rsidRDefault="00B64327" w:rsidP="00772634"/>
    <w:p w14:paraId="327E0342" w14:textId="77777777" w:rsidR="008B7542" w:rsidRPr="008B7542" w:rsidRDefault="008B7542" w:rsidP="008B7542">
      <w:pPr>
        <w:ind w:left="3402" w:firstLine="0"/>
      </w:pPr>
      <w:r w:rsidRPr="008B7542">
        <w:t>Projeto de fim de curso apresentado ao Curso de Graduação de Engenharia de Computação como requisito parcial para a obtenção do título de Engenheiro.</w:t>
      </w:r>
    </w:p>
    <w:p w14:paraId="274FC17C" w14:textId="77777777" w:rsidR="008B7542" w:rsidRPr="008B7542" w:rsidRDefault="008B7542" w:rsidP="008B7542">
      <w:pPr>
        <w:ind w:firstLine="0"/>
        <w:jc w:val="center"/>
        <w:rPr>
          <w:b/>
        </w:rPr>
      </w:pPr>
    </w:p>
    <w:p w14:paraId="39BE88F7" w14:textId="77777777" w:rsidR="008B7542" w:rsidRPr="008B7542" w:rsidRDefault="008B7542" w:rsidP="008B7542">
      <w:pPr>
        <w:ind w:left="3402" w:firstLine="0"/>
        <w:rPr>
          <w:b/>
        </w:rPr>
      </w:pPr>
      <w:r w:rsidRPr="008B7542">
        <w:t xml:space="preserve">Orientador: </w:t>
      </w:r>
      <w:r w:rsidRPr="00375706">
        <w:t>Prof</w:t>
      </w:r>
      <w:r>
        <w:t xml:space="preserve">. Ricardo </w:t>
      </w:r>
      <w:proofErr w:type="spellStart"/>
      <w:r>
        <w:t>Choren</w:t>
      </w:r>
      <w:proofErr w:type="spellEnd"/>
      <w:r>
        <w:t xml:space="preserve"> </w:t>
      </w:r>
      <w:proofErr w:type="spellStart"/>
      <w:r>
        <w:t>Noya</w:t>
      </w:r>
      <w:proofErr w:type="spellEnd"/>
    </w:p>
    <w:p w14:paraId="5D993A2E" w14:textId="77777777" w:rsidR="008B7542" w:rsidRPr="008B7542" w:rsidRDefault="008B7542" w:rsidP="008B7542">
      <w:pPr>
        <w:ind w:firstLine="0"/>
        <w:jc w:val="center"/>
        <w:rPr>
          <w:b/>
        </w:rPr>
      </w:pPr>
    </w:p>
    <w:p w14:paraId="5A59D75E" w14:textId="77777777" w:rsidR="008B7542" w:rsidRPr="008B7542" w:rsidRDefault="008B7542" w:rsidP="008B7542">
      <w:pPr>
        <w:ind w:firstLine="0"/>
        <w:jc w:val="center"/>
        <w:rPr>
          <w:b/>
        </w:rPr>
      </w:pPr>
    </w:p>
    <w:p w14:paraId="43A81720" w14:textId="77777777" w:rsidR="008B7542" w:rsidRPr="008B7542" w:rsidRDefault="008B7542" w:rsidP="008B7542">
      <w:pPr>
        <w:ind w:firstLine="0"/>
        <w:jc w:val="center"/>
        <w:rPr>
          <w:b/>
        </w:rPr>
      </w:pPr>
    </w:p>
    <w:p w14:paraId="228C08A2" w14:textId="77777777" w:rsidR="008B7542" w:rsidRPr="008B7542" w:rsidRDefault="008B7542" w:rsidP="008B7542">
      <w:pPr>
        <w:ind w:firstLine="0"/>
        <w:jc w:val="center"/>
        <w:rPr>
          <w:b/>
        </w:rPr>
      </w:pPr>
    </w:p>
    <w:p w14:paraId="7133F8CE" w14:textId="77777777" w:rsidR="008B7542" w:rsidRPr="008B7542" w:rsidRDefault="008B7542" w:rsidP="008B7542">
      <w:pPr>
        <w:ind w:firstLine="0"/>
        <w:jc w:val="center"/>
        <w:rPr>
          <w:b/>
        </w:rPr>
      </w:pPr>
    </w:p>
    <w:p w14:paraId="71DCDB63" w14:textId="77777777" w:rsidR="008B7542" w:rsidRPr="008B7542" w:rsidRDefault="008B7542" w:rsidP="008B7542">
      <w:pPr>
        <w:ind w:firstLine="0"/>
        <w:jc w:val="center"/>
        <w:rPr>
          <w:b/>
        </w:rPr>
      </w:pPr>
    </w:p>
    <w:p w14:paraId="40D95C2D" w14:textId="77777777" w:rsidR="008B7542" w:rsidRPr="008B7542" w:rsidRDefault="008B7542" w:rsidP="008B7542">
      <w:pPr>
        <w:ind w:firstLine="0"/>
        <w:jc w:val="center"/>
        <w:outlineLvl w:val="0"/>
      </w:pPr>
      <w:r w:rsidRPr="008B7542">
        <w:t>Rio de Janeiro</w:t>
      </w:r>
    </w:p>
    <w:p w14:paraId="6DB203E2" w14:textId="77777777" w:rsidR="008B7542" w:rsidRPr="008B7542" w:rsidRDefault="008B7542" w:rsidP="008B7542">
      <w:pPr>
        <w:ind w:firstLine="0"/>
        <w:jc w:val="center"/>
      </w:pPr>
      <w:r w:rsidRPr="008B7542">
        <w:t>2014</w:t>
      </w:r>
    </w:p>
    <w:p w14:paraId="614BF7A0" w14:textId="77777777" w:rsidR="008B7542" w:rsidRDefault="008B7542" w:rsidP="00772634"/>
    <w:p w14:paraId="3A679F26" w14:textId="77777777" w:rsidR="00C5085B" w:rsidRDefault="00C5085B" w:rsidP="008B7542">
      <w:pPr>
        <w:ind w:firstLine="0"/>
      </w:pPr>
      <w:r>
        <w:br w:type="page"/>
      </w:r>
    </w:p>
    <w:p w14:paraId="34514F78" w14:textId="77777777" w:rsidR="00B30365" w:rsidRPr="00B30365" w:rsidRDefault="00B30365" w:rsidP="00B30365">
      <w:pPr>
        <w:pageBreakBefore/>
        <w:ind w:firstLine="0"/>
        <w:jc w:val="left"/>
      </w:pPr>
      <w:proofErr w:type="gramStart"/>
      <w:r w:rsidRPr="00B30365">
        <w:lastRenderedPageBreak/>
        <w:t>c2014</w:t>
      </w:r>
      <w:proofErr w:type="gramEnd"/>
    </w:p>
    <w:p w14:paraId="2E628031" w14:textId="77777777" w:rsidR="00B30365" w:rsidRPr="00B30365" w:rsidRDefault="00B30365" w:rsidP="00B30365">
      <w:pPr>
        <w:ind w:firstLine="0"/>
        <w:jc w:val="left"/>
      </w:pPr>
    </w:p>
    <w:p w14:paraId="13DCAA3A" w14:textId="77777777" w:rsidR="00B30365" w:rsidRPr="00B30365" w:rsidRDefault="00B30365" w:rsidP="00B30365">
      <w:pPr>
        <w:ind w:firstLine="0"/>
        <w:jc w:val="left"/>
        <w:outlineLvl w:val="0"/>
      </w:pPr>
      <w:r w:rsidRPr="00B30365">
        <w:t>INSTITUTO MILITAR DE ENGENHARIA</w:t>
      </w:r>
    </w:p>
    <w:p w14:paraId="137B1F0E" w14:textId="77777777" w:rsidR="00B30365" w:rsidRPr="00B30365" w:rsidRDefault="00B30365" w:rsidP="009F28CC">
      <w:pPr>
        <w:ind w:firstLine="0"/>
        <w:jc w:val="left"/>
        <w:outlineLvl w:val="0"/>
      </w:pPr>
      <w:r w:rsidRPr="00B30365">
        <w:t xml:space="preserve">Praça General Tibúrcio, 80 – Praia </w:t>
      </w:r>
      <w:proofErr w:type="gramStart"/>
      <w:r w:rsidRPr="00B30365">
        <w:t>Vermelha</w:t>
      </w:r>
      <w:proofErr w:type="gramEnd"/>
    </w:p>
    <w:p w14:paraId="75632776" w14:textId="77777777" w:rsidR="00B30365" w:rsidRPr="00B30365" w:rsidRDefault="00B30365" w:rsidP="00B30365">
      <w:pPr>
        <w:ind w:firstLine="0"/>
        <w:jc w:val="left"/>
      </w:pPr>
      <w:r w:rsidRPr="00B30365">
        <w:t>Rio de Janeiro - RJ           CEP: 22290-270</w:t>
      </w:r>
    </w:p>
    <w:p w14:paraId="77EDCFBA" w14:textId="77777777" w:rsidR="00B30365" w:rsidRPr="00B30365" w:rsidRDefault="00B30365" w:rsidP="00B30365">
      <w:pPr>
        <w:ind w:firstLine="0"/>
      </w:pPr>
    </w:p>
    <w:p w14:paraId="79470821" w14:textId="77777777" w:rsidR="00B30365" w:rsidRPr="00B30365" w:rsidRDefault="00B30365" w:rsidP="008233BC">
      <w:pPr>
        <w:ind w:firstLine="426"/>
        <w:pPrChange w:id="2" w:author="Anasta" w:date="2014-05-28T13:30:00Z">
          <w:pPr>
            <w:ind w:firstLine="0"/>
          </w:pPr>
        </w:pPrChange>
      </w:pPr>
      <w:r w:rsidRPr="00B30365">
        <w:t>Este exemplar é de propriedade do Instituto Militar de Engenharia, que poderá incluí-lo em base de dados, armazenar em computador, microfilmar ou adotar qualquer forma de arquivamento.</w:t>
      </w:r>
    </w:p>
    <w:p w14:paraId="350FDA0B" w14:textId="77777777" w:rsidR="00B30365" w:rsidRPr="00B30365" w:rsidRDefault="00B30365" w:rsidP="00B30365">
      <w:pPr>
        <w:ind w:firstLine="0"/>
        <w:jc w:val="left"/>
      </w:pPr>
    </w:p>
    <w:p w14:paraId="3C2C9BCF" w14:textId="77777777" w:rsidR="00B30365" w:rsidRPr="00B30365" w:rsidRDefault="00B30365" w:rsidP="00B30365">
      <w:pPr>
        <w:ind w:firstLine="426"/>
      </w:pPr>
      <w:r w:rsidRPr="00B30365">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16621670" w14:textId="77777777" w:rsidR="00B30365" w:rsidRPr="00B30365" w:rsidRDefault="00B30365" w:rsidP="00B30365">
      <w:pPr>
        <w:ind w:firstLine="0"/>
        <w:jc w:val="left"/>
      </w:pPr>
    </w:p>
    <w:p w14:paraId="4C03900B" w14:textId="77777777" w:rsidR="00B30365" w:rsidRPr="00B30365" w:rsidRDefault="00B30365" w:rsidP="00B30365">
      <w:pPr>
        <w:ind w:firstLine="426"/>
      </w:pPr>
      <w:r w:rsidRPr="00B30365">
        <w:t xml:space="preserve">Os conceitos expressos neste trabalho são de responsabilidade do(s) </w:t>
      </w:r>
      <w:proofErr w:type="gramStart"/>
      <w:r w:rsidRPr="00B30365">
        <w:t>autor(</w:t>
      </w:r>
      <w:proofErr w:type="gramEnd"/>
      <w:r w:rsidRPr="00B30365">
        <w:t>es) e do(s) orientador(es).</w:t>
      </w:r>
    </w:p>
    <w:p w14:paraId="3FB9C92B" w14:textId="77777777" w:rsidR="00B30365" w:rsidRPr="00B30365" w:rsidRDefault="00B30365" w:rsidP="00B30365">
      <w:pPr>
        <w:ind w:firstLine="0"/>
        <w:jc w:val="left"/>
      </w:pPr>
    </w:p>
    <w:p w14:paraId="556741EC" w14:textId="77777777" w:rsidR="00B30365" w:rsidRPr="00B30365" w:rsidRDefault="00B30365" w:rsidP="00B30365">
      <w:pPr>
        <w:ind w:firstLine="0"/>
        <w:jc w:val="left"/>
      </w:pPr>
    </w:p>
    <w:p w14:paraId="7558E9A0"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ind w:firstLine="0"/>
      </w:pPr>
      <w:r w:rsidRPr="003538C8">
        <w:rPr>
          <w:highlight w:val="yellow"/>
        </w:rPr>
        <w:t>XXXX</w:t>
      </w:r>
      <w:r w:rsidRPr="00B30365">
        <w:tab/>
      </w:r>
      <w:r w:rsidRPr="00B30365">
        <w:tab/>
        <w:t>Silva, J.J.; Souza, A.M.; Couves, X.Z.</w:t>
      </w:r>
    </w:p>
    <w:p w14:paraId="6F0798BB"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r>
      <w:r w:rsidRPr="003538C8">
        <w:rPr>
          <w:highlight w:val="yellow"/>
        </w:rPr>
        <w:t>##TÍTULO DO PFC##</w:t>
      </w:r>
      <w:r w:rsidRPr="00B30365">
        <w:t xml:space="preserve"> / José João Silva; Ana Maria Souza; Carlos Couves. – Rio de Janeiro: Instituto Militar de Engenharia, 2014.</w:t>
      </w:r>
    </w:p>
    <w:p w14:paraId="117B36A5"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r>
      <w:r w:rsidRPr="003538C8">
        <w:rPr>
          <w:highlight w:val="yellow"/>
        </w:rPr>
        <w:t>##NÚMERO DE PÁGINAS##</w:t>
      </w:r>
      <w:r w:rsidRPr="00B30365">
        <w:t xml:space="preserve"> p.: </w:t>
      </w:r>
      <w:proofErr w:type="spellStart"/>
      <w:proofErr w:type="gramStart"/>
      <w:r w:rsidRPr="00B30365">
        <w:t>il</w:t>
      </w:r>
      <w:proofErr w:type="spellEnd"/>
      <w:proofErr w:type="gramEnd"/>
    </w:p>
    <w:p w14:paraId="3EEC2365"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120"/>
        <w:ind w:left="1418" w:hanging="1418"/>
      </w:pPr>
      <w:r w:rsidRPr="00B30365">
        <w:tab/>
        <w:t>Projeto de Fim de Curso (Engenharia de Computação) – Instituto Militar de Engenharia, 2014.</w:t>
      </w:r>
    </w:p>
    <w:p w14:paraId="0416B02A"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spacing w:after="240"/>
        <w:ind w:left="1418" w:hanging="1418"/>
      </w:pPr>
      <w:r w:rsidRPr="00B30365">
        <w:tab/>
        <w:t>1</w:t>
      </w:r>
      <w:r w:rsidRPr="003538C8">
        <w:rPr>
          <w:highlight w:val="yellow"/>
        </w:rPr>
        <w:t>. ##1ª PALAVRA-CHAVE##.</w:t>
      </w:r>
      <w:r w:rsidRPr="00B30365">
        <w:t xml:space="preserve"> 2. ##2ª PALAVRA-CHAVE E ASSIM POR DIANTE##. I. Título. II. Instituto Militar de Engenharia.</w:t>
      </w:r>
    </w:p>
    <w:p w14:paraId="7570DFE5" w14:textId="77777777" w:rsidR="00B30365" w:rsidRPr="00B30365" w:rsidRDefault="00B30365" w:rsidP="00B30365">
      <w:pPr>
        <w:pBdr>
          <w:top w:val="single" w:sz="4" w:space="1" w:color="000000"/>
          <w:left w:val="single" w:sz="4" w:space="4" w:color="000000"/>
          <w:bottom w:val="single" w:sz="4" w:space="1" w:color="000000"/>
          <w:right w:val="single" w:sz="4" w:space="4" w:color="000000"/>
        </w:pBdr>
        <w:ind w:left="1418" w:hanging="1418"/>
      </w:pPr>
      <w:r w:rsidRPr="00B30365">
        <w:tab/>
      </w:r>
      <w:r w:rsidRPr="00B30365">
        <w:tab/>
      </w:r>
      <w:r w:rsidRPr="00B30365">
        <w:tab/>
      </w:r>
      <w:r w:rsidRPr="00B30365">
        <w:tab/>
      </w:r>
      <w:r w:rsidRPr="00B30365">
        <w:tab/>
      </w:r>
      <w:r w:rsidRPr="00B30365">
        <w:tab/>
      </w:r>
      <w:r w:rsidRPr="00B30365">
        <w:tab/>
        <w:t>CDD 005.1</w:t>
      </w:r>
    </w:p>
    <w:p w14:paraId="064A4D94" w14:textId="77777777" w:rsidR="00692DC7" w:rsidRPr="00375706" w:rsidRDefault="00692DC7" w:rsidP="00772634"/>
    <w:p w14:paraId="6B8EE421" w14:textId="77777777" w:rsidR="00692DC7" w:rsidRPr="00375706" w:rsidRDefault="00692DC7" w:rsidP="00772634">
      <w:pPr>
        <w:sectPr w:rsidR="00692DC7" w:rsidRPr="00375706" w:rsidSect="00FA5DF1">
          <w:pgSz w:w="11906" w:h="16838"/>
          <w:pgMar w:top="1417" w:right="1418" w:bottom="1701" w:left="1418" w:header="720" w:footer="720" w:gutter="0"/>
          <w:cols w:space="720"/>
          <w:docGrid w:linePitch="360"/>
        </w:sectPr>
      </w:pPr>
    </w:p>
    <w:p w14:paraId="63D2BD1F" w14:textId="77777777" w:rsidR="00716C06" w:rsidRPr="009F28CC" w:rsidRDefault="00716C06" w:rsidP="009F28CC">
      <w:pPr>
        <w:jc w:val="center"/>
        <w:rPr>
          <w:b/>
        </w:rPr>
      </w:pPr>
      <w:r w:rsidRPr="009F28CC">
        <w:rPr>
          <w:b/>
        </w:rPr>
        <w:t>INSTITUTO MILITAR DE ENGENHARIA</w:t>
      </w:r>
    </w:p>
    <w:p w14:paraId="26AE4746" w14:textId="77777777" w:rsidR="00716C06" w:rsidRPr="00716C06" w:rsidRDefault="00716C06" w:rsidP="00716C06">
      <w:pPr>
        <w:tabs>
          <w:tab w:val="left" w:pos="2729"/>
        </w:tabs>
        <w:ind w:firstLine="0"/>
        <w:jc w:val="left"/>
      </w:pPr>
      <w:r w:rsidRPr="00716C06">
        <w:tab/>
      </w:r>
    </w:p>
    <w:p w14:paraId="06F10952" w14:textId="77777777" w:rsidR="00716C06" w:rsidRPr="00716C06" w:rsidRDefault="00716C06" w:rsidP="00716C06">
      <w:pPr>
        <w:ind w:firstLine="0"/>
        <w:jc w:val="left"/>
      </w:pPr>
    </w:p>
    <w:p w14:paraId="67FF4DCD" w14:textId="77777777" w:rsidR="00826BC4" w:rsidRPr="008B7542" w:rsidRDefault="00826BC4" w:rsidP="00826BC4">
      <w:pPr>
        <w:jc w:val="center"/>
        <w:rPr>
          <w:b/>
        </w:rPr>
      </w:pPr>
      <w:r w:rsidRPr="008B7542">
        <w:t>RAFAEL</w:t>
      </w:r>
      <w:r w:rsidRPr="008B7542">
        <w:rPr>
          <w:b/>
        </w:rPr>
        <w:t xml:space="preserve"> ANASTÁCIO </w:t>
      </w:r>
      <w:r w:rsidRPr="008B7542">
        <w:t>ALVES</w:t>
      </w:r>
    </w:p>
    <w:p w14:paraId="4858A875" w14:textId="77777777" w:rsidR="00826BC4" w:rsidRPr="008B7542" w:rsidRDefault="00826BC4" w:rsidP="00826BC4">
      <w:pPr>
        <w:jc w:val="center"/>
        <w:rPr>
          <w:b/>
        </w:rPr>
      </w:pPr>
      <w:r w:rsidRPr="008B7542">
        <w:rPr>
          <w:b/>
        </w:rPr>
        <w:t xml:space="preserve">ALAN </w:t>
      </w:r>
      <w:r w:rsidR="00034CFD">
        <w:t>FERREIRA B</w:t>
      </w:r>
      <w:r w:rsidRPr="008B7542">
        <w:t>ORBA</w:t>
      </w:r>
    </w:p>
    <w:p w14:paraId="0C437B6E" w14:textId="77777777" w:rsidR="00826BC4" w:rsidRPr="008B7542" w:rsidRDefault="00826BC4" w:rsidP="00826BC4">
      <w:pPr>
        <w:jc w:val="center"/>
        <w:rPr>
          <w:b/>
        </w:rPr>
      </w:pPr>
      <w:r w:rsidRPr="008B7542">
        <w:t>WILSON</w:t>
      </w:r>
      <w:r w:rsidR="00034CFD">
        <w:t xml:space="preserve"> CÂMARA</w:t>
      </w:r>
      <w:r w:rsidRPr="008B7542">
        <w:rPr>
          <w:b/>
        </w:rPr>
        <w:t xml:space="preserve"> MARRIEL</w:t>
      </w:r>
    </w:p>
    <w:p w14:paraId="13E2E628" w14:textId="77777777" w:rsidR="00716C06" w:rsidRPr="00716C06" w:rsidRDefault="00716C06" w:rsidP="00716C06">
      <w:pPr>
        <w:ind w:firstLine="0"/>
        <w:jc w:val="left"/>
      </w:pPr>
    </w:p>
    <w:p w14:paraId="02A4530B" w14:textId="77777777" w:rsidR="00716C06" w:rsidRPr="00716C06" w:rsidRDefault="00716C06" w:rsidP="00716C06">
      <w:pPr>
        <w:ind w:firstLine="0"/>
        <w:jc w:val="left"/>
      </w:pPr>
    </w:p>
    <w:p w14:paraId="75127D8C" w14:textId="77777777" w:rsidR="00826BC4" w:rsidRPr="008B7542" w:rsidRDefault="00826BC4" w:rsidP="00826BC4">
      <w:pPr>
        <w:jc w:val="center"/>
        <w:rPr>
          <w:b/>
          <w:szCs w:val="32"/>
        </w:rPr>
      </w:pPr>
      <w:r w:rsidRPr="008B7542">
        <w:rPr>
          <w:b/>
          <w:szCs w:val="32"/>
          <w:shd w:val="clear" w:color="auto" w:fill="FFFFFF"/>
        </w:rPr>
        <w:t>DESENVOLVIMENTO DE SISTEMA DE ORGANIZA</w:t>
      </w:r>
      <w:r w:rsidRPr="008B7542">
        <w:rPr>
          <w:rFonts w:hint="eastAsia"/>
          <w:b/>
          <w:szCs w:val="32"/>
          <w:shd w:val="clear" w:color="auto" w:fill="FFFFFF"/>
        </w:rPr>
        <w:t>ÇÃ</w:t>
      </w:r>
      <w:r w:rsidRPr="008B7542">
        <w:rPr>
          <w:b/>
          <w:szCs w:val="32"/>
          <w:shd w:val="clear" w:color="auto" w:fill="FFFFFF"/>
        </w:rPr>
        <w:t>O PESSOAL BASEADO EM GTD PARA DISPOSITIVOS M</w:t>
      </w:r>
      <w:r w:rsidRPr="008B7542">
        <w:rPr>
          <w:rFonts w:hint="eastAsia"/>
          <w:b/>
          <w:szCs w:val="32"/>
          <w:shd w:val="clear" w:color="auto" w:fill="FFFFFF"/>
        </w:rPr>
        <w:t>Ó</w:t>
      </w:r>
      <w:r w:rsidRPr="008B7542">
        <w:rPr>
          <w:b/>
          <w:szCs w:val="32"/>
          <w:shd w:val="clear" w:color="auto" w:fill="FFFFFF"/>
        </w:rPr>
        <w:t>VEIS</w:t>
      </w:r>
    </w:p>
    <w:p w14:paraId="616758AC" w14:textId="77777777" w:rsidR="00716C06" w:rsidRPr="00716C06" w:rsidRDefault="00716C06" w:rsidP="00716C06">
      <w:pPr>
        <w:ind w:firstLine="0"/>
        <w:jc w:val="left"/>
      </w:pPr>
    </w:p>
    <w:p w14:paraId="54C1B625" w14:textId="77777777" w:rsidR="00716C06" w:rsidRPr="00716C06" w:rsidRDefault="00716C06" w:rsidP="00716C06">
      <w:pPr>
        <w:ind w:firstLine="0"/>
        <w:jc w:val="left"/>
      </w:pPr>
    </w:p>
    <w:p w14:paraId="2675865B" w14:textId="77777777" w:rsidR="00716C06" w:rsidRPr="00716C06" w:rsidRDefault="00716C06" w:rsidP="00716C06">
      <w:pPr>
        <w:ind w:firstLine="708"/>
      </w:pPr>
      <w:r w:rsidRPr="00716C06">
        <w:t>Projeto de Fim de Curso apresentado ao Instituto Militar de Engenharia, como requisito para colação de grau no Curso de Engenharia de Computação.</w:t>
      </w:r>
    </w:p>
    <w:p w14:paraId="05B00D88" w14:textId="77777777" w:rsidR="00716C06" w:rsidRPr="00716C06" w:rsidRDefault="00716C06" w:rsidP="00716C06">
      <w:pPr>
        <w:ind w:firstLine="708"/>
      </w:pPr>
      <w:r w:rsidRPr="00716C06">
        <w:t xml:space="preserve">Orientador: </w:t>
      </w:r>
      <w:proofErr w:type="spellStart"/>
      <w:r w:rsidR="00826BC4" w:rsidRPr="00716C06">
        <w:t>Prof.</w:t>
      </w:r>
      <w:r w:rsidR="00826BC4">
        <w:t>Ricardo</w:t>
      </w:r>
      <w:proofErr w:type="spellEnd"/>
      <w:r w:rsidR="00826BC4">
        <w:t xml:space="preserve"> </w:t>
      </w:r>
      <w:proofErr w:type="spellStart"/>
      <w:r w:rsidR="00826BC4">
        <w:t>Choren</w:t>
      </w:r>
      <w:proofErr w:type="spellEnd"/>
      <w:r w:rsidR="00826BC4">
        <w:t xml:space="preserve"> </w:t>
      </w:r>
      <w:proofErr w:type="spellStart"/>
      <w:r w:rsidR="00826BC4">
        <w:t>Noya</w:t>
      </w:r>
      <w:proofErr w:type="spellEnd"/>
    </w:p>
    <w:p w14:paraId="4E03BDEC" w14:textId="77777777" w:rsidR="00716C06" w:rsidRPr="00716C06" w:rsidRDefault="00716C06" w:rsidP="00716C06">
      <w:pPr>
        <w:ind w:firstLine="0"/>
        <w:jc w:val="left"/>
      </w:pPr>
    </w:p>
    <w:p w14:paraId="0099E453" w14:textId="540DAC73" w:rsidR="00716C06" w:rsidRPr="00716C06" w:rsidRDefault="00716C06" w:rsidP="00716C06">
      <w:pPr>
        <w:ind w:firstLine="708"/>
      </w:pPr>
      <w:del w:id="3" w:author="Anasta" w:date="2014-05-28T13:30:00Z">
        <w:r w:rsidRPr="00716C06">
          <w:delText>Aprovada</w:delText>
        </w:r>
      </w:del>
      <w:ins w:id="4" w:author="Anasta" w:date="2014-05-28T13:30:00Z">
        <w:r w:rsidRPr="00716C06">
          <w:t>Aprovad</w:t>
        </w:r>
        <w:r w:rsidR="008233BC">
          <w:t>o</w:t>
        </w:r>
      </w:ins>
      <w:r w:rsidRPr="00716C06">
        <w:t xml:space="preserve"> em ____ de _________ </w:t>
      </w:r>
      <w:proofErr w:type="spellStart"/>
      <w:r w:rsidRPr="00716C06">
        <w:t>de</w:t>
      </w:r>
      <w:proofErr w:type="spellEnd"/>
      <w:r w:rsidRPr="00716C06">
        <w:t xml:space="preserve"> 2014 pela seguinte Banca Examinadora:</w:t>
      </w:r>
    </w:p>
    <w:p w14:paraId="2AD8F29C" w14:textId="77777777" w:rsidR="00716C06" w:rsidRPr="00716C06" w:rsidRDefault="00716C06" w:rsidP="00716C06">
      <w:pPr>
        <w:ind w:firstLine="0"/>
        <w:jc w:val="left"/>
      </w:pPr>
    </w:p>
    <w:p w14:paraId="5FE015D3" w14:textId="77777777" w:rsidR="00716C06" w:rsidRPr="00716C06" w:rsidRDefault="00716C06" w:rsidP="00716C06">
      <w:pPr>
        <w:ind w:firstLine="0"/>
        <w:jc w:val="left"/>
      </w:pPr>
    </w:p>
    <w:p w14:paraId="32B22C1D" w14:textId="77777777" w:rsidR="00716C06" w:rsidRPr="00716C06" w:rsidRDefault="00716C06" w:rsidP="00716C06">
      <w:pPr>
        <w:ind w:firstLine="0"/>
        <w:jc w:val="center"/>
      </w:pPr>
      <w:r w:rsidRPr="00716C06">
        <w:t>_______________________________________________________________</w:t>
      </w:r>
    </w:p>
    <w:p w14:paraId="78531844" w14:textId="77777777" w:rsidR="00716C06" w:rsidRPr="00716C06" w:rsidRDefault="00716C06" w:rsidP="009F28CC">
      <w:pPr>
        <w:jc w:val="center"/>
      </w:pPr>
      <w:proofErr w:type="spellStart"/>
      <w:r w:rsidRPr="00716C06">
        <w:t>Prof.</w:t>
      </w:r>
      <w:r>
        <w:t>Ricardo</w:t>
      </w:r>
      <w:proofErr w:type="spellEnd"/>
      <w:r>
        <w:t xml:space="preserve"> </w:t>
      </w:r>
      <w:proofErr w:type="spellStart"/>
      <w:r>
        <w:t>Choren</w:t>
      </w:r>
      <w:proofErr w:type="spellEnd"/>
      <w:r>
        <w:t xml:space="preserve"> </w:t>
      </w:r>
      <w:proofErr w:type="spellStart"/>
      <w:r>
        <w:t>Noya</w:t>
      </w:r>
      <w:proofErr w:type="spellEnd"/>
      <w:r>
        <w:t>,</w:t>
      </w:r>
      <w:r w:rsidRPr="00716C06">
        <w:t xml:space="preserve"> D.</w:t>
      </w:r>
      <w:r>
        <w:t>C</w:t>
      </w:r>
      <w:r w:rsidRPr="00716C06">
        <w:t xml:space="preserve">., do IME – </w:t>
      </w:r>
      <w:proofErr w:type="gramStart"/>
      <w:r w:rsidRPr="00716C06">
        <w:t>Presidente</w:t>
      </w:r>
      <w:proofErr w:type="gramEnd"/>
    </w:p>
    <w:p w14:paraId="26D6F0B3" w14:textId="77777777" w:rsidR="00716C06" w:rsidRPr="00716C06" w:rsidRDefault="00716C06" w:rsidP="00716C06">
      <w:pPr>
        <w:ind w:firstLine="0"/>
        <w:jc w:val="left"/>
      </w:pPr>
    </w:p>
    <w:p w14:paraId="1EDCD095" w14:textId="77777777" w:rsidR="00716C06" w:rsidRPr="00716C06" w:rsidRDefault="00716C06" w:rsidP="00716C06">
      <w:pPr>
        <w:ind w:firstLine="0"/>
        <w:jc w:val="left"/>
      </w:pPr>
    </w:p>
    <w:p w14:paraId="183A9788" w14:textId="77777777" w:rsidR="00BA3129" w:rsidRPr="00C440E0" w:rsidRDefault="00BA3129" w:rsidP="003A0401">
      <w:pPr>
        <w:ind w:firstLine="0"/>
        <w:jc w:val="center"/>
      </w:pPr>
      <w:r w:rsidRPr="00C440E0">
        <w:t>______________________________________________________________</w:t>
      </w:r>
    </w:p>
    <w:p w14:paraId="1AD4071D" w14:textId="77777777" w:rsidR="00BA3129" w:rsidRDefault="00BA3129" w:rsidP="00BA3129">
      <w:pPr>
        <w:jc w:val="center"/>
      </w:pPr>
      <w:r>
        <w:t>Maj. Anderson Fernandes P. dos Santos,</w:t>
      </w:r>
      <w:proofErr w:type="gramStart"/>
      <w:r>
        <w:t xml:space="preserve"> </w:t>
      </w:r>
      <w:r w:rsidRPr="00E67067">
        <w:t> </w:t>
      </w:r>
      <w:proofErr w:type="spellStart"/>
      <w:proofErr w:type="gramEnd"/>
      <w:r w:rsidRPr="00E67067">
        <w:t>D.Sc</w:t>
      </w:r>
      <w:proofErr w:type="spellEnd"/>
      <w:r w:rsidRPr="00E67067">
        <w:t>.</w:t>
      </w:r>
      <w:r>
        <w:t xml:space="preserve"> do IME</w:t>
      </w:r>
    </w:p>
    <w:p w14:paraId="53219AAE" w14:textId="77777777" w:rsidR="003A0401" w:rsidRDefault="003A0401" w:rsidP="00BA3129">
      <w:pPr>
        <w:jc w:val="center"/>
      </w:pPr>
    </w:p>
    <w:p w14:paraId="4B37F96D" w14:textId="77777777" w:rsidR="00BA3129" w:rsidRDefault="00BA3129" w:rsidP="00BA3129">
      <w:pPr>
        <w:jc w:val="center"/>
      </w:pPr>
    </w:p>
    <w:p w14:paraId="3D6899DF" w14:textId="77777777" w:rsidR="00BA3129" w:rsidRPr="00C440E0" w:rsidRDefault="00BA3129" w:rsidP="003A0401">
      <w:pPr>
        <w:ind w:firstLine="0"/>
        <w:jc w:val="center"/>
      </w:pPr>
      <w:r w:rsidRPr="00C440E0">
        <w:t>_______________________________________________________________</w:t>
      </w:r>
    </w:p>
    <w:p w14:paraId="70E3E097" w14:textId="77777777" w:rsidR="00BA3129" w:rsidRDefault="00BA3129" w:rsidP="00BA3129">
      <w:pPr>
        <w:jc w:val="center"/>
      </w:pPr>
      <w:proofErr w:type="gramStart"/>
      <w:r>
        <w:t>Prof.</w:t>
      </w:r>
      <w:proofErr w:type="gramEnd"/>
      <w:r>
        <w:t xml:space="preserve"> Raquel Coelho Gomes Pinto, </w:t>
      </w:r>
      <w:proofErr w:type="spellStart"/>
      <w:r w:rsidRPr="00E67067">
        <w:t>D.Sc</w:t>
      </w:r>
      <w:proofErr w:type="spellEnd"/>
      <w:r w:rsidRPr="00E67067">
        <w:t>.</w:t>
      </w:r>
      <w:r>
        <w:t xml:space="preserve"> do IME</w:t>
      </w:r>
    </w:p>
    <w:p w14:paraId="712C063A" w14:textId="77777777" w:rsidR="00716C06" w:rsidRPr="00716C06" w:rsidRDefault="00716C06" w:rsidP="00716C06">
      <w:pPr>
        <w:ind w:firstLine="0"/>
        <w:jc w:val="left"/>
      </w:pPr>
    </w:p>
    <w:p w14:paraId="40F7C533" w14:textId="77777777" w:rsidR="00716C06" w:rsidRPr="00716C06" w:rsidRDefault="00716C06" w:rsidP="00716C06">
      <w:pPr>
        <w:ind w:firstLine="0"/>
        <w:jc w:val="center"/>
        <w:outlineLvl w:val="0"/>
      </w:pPr>
      <w:r w:rsidRPr="00716C06">
        <w:t>Rio de Janeiro</w:t>
      </w:r>
    </w:p>
    <w:p w14:paraId="7C54FF2E" w14:textId="77777777" w:rsidR="00716C06" w:rsidRPr="00716C06" w:rsidRDefault="00716C06" w:rsidP="00716C06">
      <w:pPr>
        <w:ind w:firstLine="0"/>
        <w:jc w:val="center"/>
      </w:pPr>
      <w:r w:rsidRPr="00716C06">
        <w:t>2014</w:t>
      </w:r>
    </w:p>
    <w:p w14:paraId="63CE76C1" w14:textId="77777777" w:rsidR="00716C06" w:rsidRPr="00716C06" w:rsidRDefault="00716C06" w:rsidP="00716C06">
      <w:pPr>
        <w:spacing w:before="120"/>
        <w:ind w:firstLine="0"/>
        <w:jc w:val="left"/>
      </w:pPr>
      <w:r w:rsidRPr="00716C06">
        <w:br w:type="page"/>
      </w:r>
    </w:p>
    <w:p w14:paraId="02AEAB73" w14:textId="77777777" w:rsidR="00692DC7" w:rsidRPr="00375706" w:rsidRDefault="00692DC7" w:rsidP="00772634">
      <w:pPr>
        <w:pStyle w:val="TOC1"/>
      </w:pPr>
      <w:r w:rsidRPr="00716C06">
        <w:rPr>
          <w:sz w:val="32"/>
        </w:rPr>
        <w:t>SUMÁRIO</w:t>
      </w:r>
    </w:p>
    <w:p w14:paraId="01F40C62" w14:textId="77777777" w:rsidR="00692DC7" w:rsidRPr="00375706" w:rsidRDefault="00692DC7" w:rsidP="00772634"/>
    <w:p w14:paraId="0A8BC886" w14:textId="2B9D9211" w:rsidR="00EA5350"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B0449C">
        <w:rPr>
          <w:szCs w:val="24"/>
        </w:rPr>
        <w:fldChar w:fldCharType="begin"/>
      </w:r>
      <w:r w:rsidR="00C31CB0" w:rsidRPr="00B0449C">
        <w:rPr>
          <w:szCs w:val="24"/>
        </w:rPr>
        <w:instrText xml:space="preserve"> TOC \o "1-7" </w:instrText>
      </w:r>
      <w:r w:rsidRPr="00B0449C">
        <w:rPr>
          <w:szCs w:val="24"/>
        </w:rPr>
        <w:fldChar w:fldCharType="separate"/>
      </w:r>
      <w:r w:rsidR="00EA5350">
        <w:rPr>
          <w:noProof/>
        </w:rPr>
        <w:t>LISTA DE ILUSTRAÇÕES</w:t>
      </w:r>
      <w:r w:rsidR="00EA5350">
        <w:rPr>
          <w:noProof/>
        </w:rPr>
        <w:tab/>
      </w:r>
      <w:del w:id="5" w:author="Anasta" w:date="2014-05-28T13:30:00Z">
        <w:r w:rsidR="00985FA2">
          <w:rPr>
            <w:noProof/>
          </w:rPr>
          <w:fldChar w:fldCharType="begin"/>
        </w:r>
        <w:r w:rsidR="00985FA2">
          <w:rPr>
            <w:noProof/>
          </w:rPr>
          <w:delInstrText xml:space="preserve"> PAGEREF _Toc388915891 \h </w:delInstrText>
        </w:r>
        <w:r w:rsidR="00985FA2">
          <w:rPr>
            <w:noProof/>
          </w:rPr>
        </w:r>
        <w:r w:rsidR="00985FA2">
          <w:rPr>
            <w:noProof/>
          </w:rPr>
          <w:fldChar w:fldCharType="separate"/>
        </w:r>
        <w:r w:rsidR="00985FA2">
          <w:rPr>
            <w:noProof/>
          </w:rPr>
          <w:delText>5</w:delText>
        </w:r>
        <w:r w:rsidR="00985FA2">
          <w:rPr>
            <w:noProof/>
          </w:rPr>
          <w:fldChar w:fldCharType="end"/>
        </w:r>
      </w:del>
      <w:ins w:id="6" w:author="Anasta" w:date="2014-05-28T13:30:00Z">
        <w:r w:rsidR="00EA5350">
          <w:rPr>
            <w:noProof/>
          </w:rPr>
          <w:fldChar w:fldCharType="begin"/>
        </w:r>
        <w:r w:rsidR="00EA5350">
          <w:rPr>
            <w:noProof/>
          </w:rPr>
          <w:instrText xml:space="preserve"> PAGEREF _Toc389005534 \h </w:instrText>
        </w:r>
        <w:r w:rsidR="00EA5350">
          <w:rPr>
            <w:noProof/>
          </w:rPr>
        </w:r>
        <w:r w:rsidR="00EA5350">
          <w:rPr>
            <w:noProof/>
          </w:rPr>
          <w:fldChar w:fldCharType="separate"/>
        </w:r>
        <w:r w:rsidR="00EA5350">
          <w:rPr>
            <w:noProof/>
          </w:rPr>
          <w:t>5</w:t>
        </w:r>
        <w:r w:rsidR="00EA5350">
          <w:rPr>
            <w:noProof/>
          </w:rPr>
          <w:fldChar w:fldCharType="end"/>
        </w:r>
      </w:ins>
    </w:p>
    <w:p w14:paraId="2F987AA4" w14:textId="56F96B4B" w:rsidR="00EA5350" w:rsidRDefault="00EA5350">
      <w:pPr>
        <w:pStyle w:val="TOC1"/>
        <w:tabs>
          <w:tab w:val="right" w:leader="dot" w:pos="9060"/>
        </w:tabs>
        <w:rPr>
          <w:rFonts w:asciiTheme="minorHAnsi" w:eastAsiaTheme="minorEastAsia" w:hAnsiTheme="minorHAnsi" w:cstheme="minorBidi"/>
          <w:b w:val="0"/>
          <w:caps w:val="0"/>
          <w:noProof/>
          <w:kern w:val="0"/>
          <w:sz w:val="22"/>
          <w:lang w:eastAsia="pt-BR"/>
        </w:rPr>
      </w:pPr>
      <w:r w:rsidRPr="00EA5350">
        <w:rPr>
          <w:noProof/>
        </w:rPr>
        <w:t>LISTA DE SIGLAS</w:t>
      </w:r>
      <w:r>
        <w:rPr>
          <w:noProof/>
        </w:rPr>
        <w:tab/>
      </w:r>
      <w:del w:id="7" w:author="Anasta" w:date="2014-05-28T13:30:00Z">
        <w:r w:rsidR="00985FA2">
          <w:rPr>
            <w:noProof/>
          </w:rPr>
          <w:fldChar w:fldCharType="begin"/>
        </w:r>
        <w:r w:rsidR="00985FA2">
          <w:rPr>
            <w:noProof/>
          </w:rPr>
          <w:delInstrText xml:space="preserve"> PAGEREF _Toc388915892 \h </w:delInstrText>
        </w:r>
        <w:r w:rsidR="00985FA2">
          <w:rPr>
            <w:noProof/>
          </w:rPr>
        </w:r>
        <w:r w:rsidR="00985FA2">
          <w:rPr>
            <w:noProof/>
          </w:rPr>
          <w:fldChar w:fldCharType="separate"/>
        </w:r>
        <w:r w:rsidR="00985FA2">
          <w:rPr>
            <w:noProof/>
          </w:rPr>
          <w:delText>6</w:delText>
        </w:r>
        <w:r w:rsidR="00985FA2">
          <w:rPr>
            <w:noProof/>
          </w:rPr>
          <w:fldChar w:fldCharType="end"/>
        </w:r>
      </w:del>
      <w:ins w:id="8" w:author="Anasta" w:date="2014-05-28T13:30:00Z">
        <w:r>
          <w:rPr>
            <w:noProof/>
          </w:rPr>
          <w:fldChar w:fldCharType="begin"/>
        </w:r>
        <w:r>
          <w:rPr>
            <w:noProof/>
          </w:rPr>
          <w:instrText xml:space="preserve"> PAGEREF _Toc389005535 \h </w:instrText>
        </w:r>
        <w:r>
          <w:rPr>
            <w:noProof/>
          </w:rPr>
        </w:r>
        <w:r>
          <w:rPr>
            <w:noProof/>
          </w:rPr>
          <w:fldChar w:fldCharType="separate"/>
        </w:r>
        <w:r>
          <w:rPr>
            <w:noProof/>
          </w:rPr>
          <w:t>6</w:t>
        </w:r>
        <w:r>
          <w:rPr>
            <w:noProof/>
          </w:rPr>
          <w:fldChar w:fldCharType="end"/>
        </w:r>
      </w:ins>
    </w:p>
    <w:p w14:paraId="07A5C01D" w14:textId="39960346" w:rsidR="00EA5350" w:rsidRDefault="00EA5350">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del w:id="9" w:author="Anasta" w:date="2014-05-28T13:30:00Z">
        <w:r w:rsidR="00985FA2">
          <w:rPr>
            <w:noProof/>
          </w:rPr>
          <w:fldChar w:fldCharType="begin"/>
        </w:r>
        <w:r w:rsidR="00985FA2">
          <w:rPr>
            <w:noProof/>
          </w:rPr>
          <w:delInstrText xml:space="preserve"> PAGEREF _Toc388915893 \h </w:delInstrText>
        </w:r>
        <w:r w:rsidR="00985FA2">
          <w:rPr>
            <w:noProof/>
          </w:rPr>
        </w:r>
        <w:r w:rsidR="00985FA2">
          <w:rPr>
            <w:noProof/>
          </w:rPr>
          <w:fldChar w:fldCharType="separate"/>
        </w:r>
        <w:r w:rsidR="00985FA2">
          <w:rPr>
            <w:noProof/>
          </w:rPr>
          <w:delText>9</w:delText>
        </w:r>
        <w:r w:rsidR="00985FA2">
          <w:rPr>
            <w:noProof/>
          </w:rPr>
          <w:fldChar w:fldCharType="end"/>
        </w:r>
      </w:del>
      <w:ins w:id="10" w:author="Anasta" w:date="2014-05-28T13:30:00Z">
        <w:r>
          <w:rPr>
            <w:noProof/>
          </w:rPr>
          <w:fldChar w:fldCharType="begin"/>
        </w:r>
        <w:r>
          <w:rPr>
            <w:noProof/>
          </w:rPr>
          <w:instrText xml:space="preserve"> PAGEREF _Toc389005536 \h </w:instrText>
        </w:r>
        <w:r>
          <w:rPr>
            <w:noProof/>
          </w:rPr>
        </w:r>
        <w:r>
          <w:rPr>
            <w:noProof/>
          </w:rPr>
          <w:fldChar w:fldCharType="separate"/>
        </w:r>
        <w:r>
          <w:rPr>
            <w:noProof/>
          </w:rPr>
          <w:t>9</w:t>
        </w:r>
        <w:r>
          <w:rPr>
            <w:noProof/>
          </w:rPr>
          <w:fldChar w:fldCharType="end"/>
        </w:r>
      </w:ins>
    </w:p>
    <w:p w14:paraId="7CC7D453" w14:textId="4B0864E7"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del w:id="11" w:author="Anasta" w:date="2014-05-28T13:30:00Z">
        <w:r w:rsidR="00985FA2">
          <w:fldChar w:fldCharType="begin"/>
        </w:r>
        <w:r w:rsidR="00985FA2">
          <w:delInstrText xml:space="preserve"> PAGEREF _Toc388915894 \h </w:delInstrText>
        </w:r>
        <w:r w:rsidR="00985FA2">
          <w:fldChar w:fldCharType="separate"/>
        </w:r>
        <w:r w:rsidR="00985FA2">
          <w:delText>9</w:delText>
        </w:r>
        <w:r w:rsidR="00985FA2">
          <w:fldChar w:fldCharType="end"/>
        </w:r>
      </w:del>
      <w:ins w:id="12" w:author="Anasta" w:date="2014-05-28T13:30:00Z">
        <w:r>
          <w:fldChar w:fldCharType="begin"/>
        </w:r>
        <w:r>
          <w:instrText xml:space="preserve"> PAGEREF _Toc389005537 \h </w:instrText>
        </w:r>
        <w:r>
          <w:fldChar w:fldCharType="separate"/>
        </w:r>
        <w:r>
          <w:t>9</w:t>
        </w:r>
        <w:r>
          <w:fldChar w:fldCharType="end"/>
        </w:r>
      </w:ins>
    </w:p>
    <w:p w14:paraId="19297269" w14:textId="1C13CEE8"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w:instrText>
      </w:r>
      <w:del w:id="13" w:author="Anasta" w:date="2014-05-28T13:30:00Z">
        <w:r w:rsidR="00985FA2">
          <w:delInstrText>Toc388915895</w:delInstrText>
        </w:r>
      </w:del>
      <w:ins w:id="14" w:author="Anasta" w:date="2014-05-28T13:30:00Z">
        <w:r>
          <w:instrText>Toc389005538</w:instrText>
        </w:r>
      </w:ins>
      <w:r>
        <w:instrText xml:space="preserve"> \h </w:instrText>
      </w:r>
      <w:r>
        <w:fldChar w:fldCharType="separate"/>
      </w:r>
      <w:r>
        <w:t>10</w:t>
      </w:r>
      <w:r>
        <w:fldChar w:fldCharType="end"/>
      </w:r>
    </w:p>
    <w:p w14:paraId="6616DC2A" w14:textId="3EF55DB8"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w:instrText>
      </w:r>
      <w:del w:id="15" w:author="Anasta" w:date="2014-05-28T13:30:00Z">
        <w:r w:rsidR="00985FA2">
          <w:delInstrText>Toc388915896</w:delInstrText>
        </w:r>
      </w:del>
      <w:ins w:id="16" w:author="Anasta" w:date="2014-05-28T13:30:00Z">
        <w:r>
          <w:instrText>Toc389005539</w:instrText>
        </w:r>
      </w:ins>
      <w:r>
        <w:instrText xml:space="preserve"> \h </w:instrText>
      </w:r>
      <w:r>
        <w:fldChar w:fldCharType="separate"/>
      </w:r>
      <w:r>
        <w:t>10</w:t>
      </w:r>
      <w:r>
        <w:fldChar w:fldCharType="end"/>
      </w:r>
    </w:p>
    <w:p w14:paraId="1609360A" w14:textId="6619219A"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del w:id="17" w:author="Anasta" w:date="2014-05-28T13:30:00Z">
        <w:r w:rsidR="00985FA2">
          <w:fldChar w:fldCharType="begin"/>
        </w:r>
        <w:r w:rsidR="00985FA2">
          <w:delInstrText xml:space="preserve"> PAGEREF _Toc388915897 \h </w:delInstrText>
        </w:r>
        <w:r w:rsidR="00985FA2">
          <w:fldChar w:fldCharType="separate"/>
        </w:r>
        <w:r w:rsidR="00985FA2">
          <w:delText>10</w:delText>
        </w:r>
        <w:r w:rsidR="00985FA2">
          <w:fldChar w:fldCharType="end"/>
        </w:r>
      </w:del>
      <w:ins w:id="18" w:author="Anasta" w:date="2014-05-28T13:30:00Z">
        <w:r>
          <w:fldChar w:fldCharType="begin"/>
        </w:r>
        <w:r>
          <w:instrText xml:space="preserve"> PAGEREF _Toc389005540 \h </w:instrText>
        </w:r>
        <w:r>
          <w:fldChar w:fldCharType="separate"/>
        </w:r>
        <w:r>
          <w:t>10</w:t>
        </w:r>
        <w:r>
          <w:fldChar w:fldCharType="end"/>
        </w:r>
      </w:ins>
    </w:p>
    <w:p w14:paraId="7A6ADDFE" w14:textId="6D2AEEE7" w:rsidR="00EA5350" w:rsidRDefault="00EA5350">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del w:id="19" w:author="Anasta" w:date="2014-05-28T13:30:00Z">
        <w:r w:rsidR="00985FA2">
          <w:rPr>
            <w:noProof/>
          </w:rPr>
          <w:fldChar w:fldCharType="begin"/>
        </w:r>
        <w:r w:rsidR="00985FA2">
          <w:rPr>
            <w:noProof/>
          </w:rPr>
          <w:delInstrText xml:space="preserve"> PAGEREF _Toc388915898 \h </w:delInstrText>
        </w:r>
        <w:r w:rsidR="00985FA2">
          <w:rPr>
            <w:noProof/>
          </w:rPr>
        </w:r>
        <w:r w:rsidR="00985FA2">
          <w:rPr>
            <w:noProof/>
          </w:rPr>
          <w:fldChar w:fldCharType="separate"/>
        </w:r>
        <w:r w:rsidR="00985FA2">
          <w:rPr>
            <w:noProof/>
          </w:rPr>
          <w:delText>12</w:delText>
        </w:r>
        <w:r w:rsidR="00985FA2">
          <w:rPr>
            <w:noProof/>
          </w:rPr>
          <w:fldChar w:fldCharType="end"/>
        </w:r>
      </w:del>
      <w:ins w:id="20" w:author="Anasta" w:date="2014-05-28T13:30:00Z">
        <w:r>
          <w:rPr>
            <w:noProof/>
          </w:rPr>
          <w:fldChar w:fldCharType="begin"/>
        </w:r>
        <w:r>
          <w:rPr>
            <w:noProof/>
          </w:rPr>
          <w:instrText xml:space="preserve"> PAGEREF _Toc389005541 \h </w:instrText>
        </w:r>
        <w:r>
          <w:rPr>
            <w:noProof/>
          </w:rPr>
        </w:r>
        <w:r>
          <w:rPr>
            <w:noProof/>
          </w:rPr>
          <w:fldChar w:fldCharType="separate"/>
        </w:r>
        <w:r>
          <w:rPr>
            <w:noProof/>
          </w:rPr>
          <w:t>12</w:t>
        </w:r>
        <w:r>
          <w:rPr>
            <w:noProof/>
          </w:rPr>
          <w:fldChar w:fldCharType="end"/>
        </w:r>
      </w:ins>
    </w:p>
    <w:p w14:paraId="70D35A99" w14:textId="231C0B95"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rsidRPr="006B1F42">
        <w:rPr>
          <w:highlight w:val="red"/>
        </w:rPr>
        <w:t>2.1</w:t>
      </w:r>
      <w:r>
        <w:rPr>
          <w:rFonts w:asciiTheme="minorHAnsi" w:eastAsiaTheme="minorEastAsia" w:hAnsiTheme="minorHAnsi" w:cstheme="minorBidi"/>
          <w:smallCaps w:val="0"/>
          <w:kern w:val="0"/>
          <w:sz w:val="22"/>
          <w:szCs w:val="22"/>
          <w:lang w:eastAsia="pt-BR"/>
        </w:rPr>
        <w:tab/>
      </w:r>
      <w:r w:rsidRPr="006B1F42">
        <w:rPr>
          <w:highlight w:val="red"/>
        </w:rPr>
        <w:t>DESCRIÇÃO</w:t>
      </w:r>
      <w:r>
        <w:tab/>
      </w:r>
      <w:del w:id="21" w:author="Anasta" w:date="2014-05-28T13:30:00Z">
        <w:r w:rsidR="00985FA2">
          <w:fldChar w:fldCharType="begin"/>
        </w:r>
        <w:r w:rsidR="00985FA2">
          <w:delInstrText xml:space="preserve"> PAGEREF _Toc388915899 \h </w:delInstrText>
        </w:r>
        <w:r w:rsidR="00985FA2">
          <w:fldChar w:fldCharType="separate"/>
        </w:r>
        <w:r w:rsidR="00985FA2">
          <w:delText>12</w:delText>
        </w:r>
        <w:r w:rsidR="00985FA2">
          <w:fldChar w:fldCharType="end"/>
        </w:r>
      </w:del>
      <w:ins w:id="22" w:author="Anasta" w:date="2014-05-28T13:30:00Z">
        <w:r>
          <w:fldChar w:fldCharType="begin"/>
        </w:r>
        <w:r>
          <w:instrText xml:space="preserve"> PAGEREF _Toc389005542 \h </w:instrText>
        </w:r>
        <w:r>
          <w:fldChar w:fldCharType="separate"/>
        </w:r>
        <w:r>
          <w:t>12</w:t>
        </w:r>
        <w:r>
          <w:fldChar w:fldCharType="end"/>
        </w:r>
      </w:ins>
    </w:p>
    <w:p w14:paraId="77478D33" w14:textId="05F509C1"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del w:id="23" w:author="Anasta" w:date="2014-05-28T13:30:00Z">
        <w:r w:rsidR="00985FA2">
          <w:fldChar w:fldCharType="begin"/>
        </w:r>
        <w:r w:rsidR="00985FA2">
          <w:delInstrText xml:space="preserve"> PAGEREF _Toc388915900 \h </w:delInstrText>
        </w:r>
        <w:r w:rsidR="00985FA2">
          <w:fldChar w:fldCharType="separate"/>
        </w:r>
        <w:r w:rsidR="00985FA2">
          <w:delText>16</w:delText>
        </w:r>
        <w:r w:rsidR="00985FA2">
          <w:fldChar w:fldCharType="end"/>
        </w:r>
      </w:del>
      <w:ins w:id="24" w:author="Anasta" w:date="2014-05-28T13:30:00Z">
        <w:r>
          <w:fldChar w:fldCharType="begin"/>
        </w:r>
        <w:r>
          <w:instrText xml:space="preserve"> PAGEREF _Toc389005543 \h </w:instrText>
        </w:r>
        <w:r>
          <w:fldChar w:fldCharType="separate"/>
        </w:r>
        <w:r>
          <w:t>16</w:t>
        </w:r>
        <w:r>
          <w:fldChar w:fldCharType="end"/>
        </w:r>
      </w:ins>
    </w:p>
    <w:p w14:paraId="0F00D3D8" w14:textId="2483F48D" w:rsidR="00EA5350" w:rsidRDefault="00EA5350">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sidRPr="006B1F42">
        <w:rPr>
          <w:noProof/>
          <w:highlight w:val="yellow"/>
        </w:rPr>
        <w:t>3</w:t>
      </w:r>
      <w:r>
        <w:rPr>
          <w:rFonts w:asciiTheme="minorHAnsi" w:eastAsiaTheme="minorEastAsia" w:hAnsiTheme="minorHAnsi" w:cstheme="minorBidi"/>
          <w:b w:val="0"/>
          <w:caps w:val="0"/>
          <w:noProof/>
          <w:kern w:val="0"/>
          <w:sz w:val="22"/>
          <w:lang w:eastAsia="pt-BR"/>
        </w:rPr>
        <w:tab/>
      </w:r>
      <w:r w:rsidRPr="006B1F42">
        <w:rPr>
          <w:noProof/>
          <w:highlight w:val="yellow"/>
        </w:rPr>
        <w:t>COMPONENTES UTILIZADOS</w:t>
      </w:r>
      <w:r>
        <w:rPr>
          <w:noProof/>
        </w:rPr>
        <w:tab/>
      </w:r>
      <w:del w:id="25" w:author="Anasta" w:date="2014-05-28T13:30:00Z">
        <w:r w:rsidR="00985FA2">
          <w:rPr>
            <w:noProof/>
          </w:rPr>
          <w:fldChar w:fldCharType="begin"/>
        </w:r>
        <w:r w:rsidR="00985FA2">
          <w:rPr>
            <w:noProof/>
          </w:rPr>
          <w:delInstrText xml:space="preserve"> PAGEREF _Toc388915901 \h </w:delInstrText>
        </w:r>
        <w:r w:rsidR="00985FA2">
          <w:rPr>
            <w:noProof/>
          </w:rPr>
        </w:r>
        <w:r w:rsidR="00985FA2">
          <w:rPr>
            <w:noProof/>
          </w:rPr>
          <w:fldChar w:fldCharType="separate"/>
        </w:r>
        <w:r w:rsidR="00985FA2">
          <w:rPr>
            <w:noProof/>
          </w:rPr>
          <w:delText>17</w:delText>
        </w:r>
        <w:r w:rsidR="00985FA2">
          <w:rPr>
            <w:noProof/>
          </w:rPr>
          <w:fldChar w:fldCharType="end"/>
        </w:r>
      </w:del>
      <w:ins w:id="26" w:author="Anasta" w:date="2014-05-28T13:30:00Z">
        <w:r>
          <w:rPr>
            <w:noProof/>
          </w:rPr>
          <w:fldChar w:fldCharType="begin"/>
        </w:r>
        <w:r>
          <w:rPr>
            <w:noProof/>
          </w:rPr>
          <w:instrText xml:space="preserve"> PAGEREF _Toc389005544 \h </w:instrText>
        </w:r>
        <w:r>
          <w:rPr>
            <w:noProof/>
          </w:rPr>
        </w:r>
        <w:r>
          <w:rPr>
            <w:noProof/>
          </w:rPr>
          <w:fldChar w:fldCharType="separate"/>
        </w:r>
        <w:r>
          <w:rPr>
            <w:noProof/>
          </w:rPr>
          <w:t>17</w:t>
        </w:r>
        <w:r>
          <w:rPr>
            <w:noProof/>
          </w:rPr>
          <w:fldChar w:fldCharType="end"/>
        </w:r>
      </w:ins>
    </w:p>
    <w:p w14:paraId="2DCBB1C1" w14:textId="75498AFA"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rsidRPr="006B1F42">
        <w:rPr>
          <w:highlight w:val="yellow"/>
        </w:rPr>
        <w:t>3.1</w:t>
      </w:r>
      <w:r>
        <w:rPr>
          <w:rFonts w:asciiTheme="minorHAnsi" w:eastAsiaTheme="minorEastAsia" w:hAnsiTheme="minorHAnsi" w:cstheme="minorBidi"/>
          <w:smallCaps w:val="0"/>
          <w:kern w:val="0"/>
          <w:sz w:val="22"/>
          <w:szCs w:val="22"/>
          <w:lang w:eastAsia="pt-BR"/>
        </w:rPr>
        <w:tab/>
      </w:r>
      <w:r w:rsidRPr="006B1F42">
        <w:rPr>
          <w:highlight w:val="yellow"/>
        </w:rPr>
        <w:t>ANDROID</w:t>
      </w:r>
      <w:r>
        <w:tab/>
      </w:r>
      <w:del w:id="27" w:author="Anasta" w:date="2014-05-28T13:30:00Z">
        <w:r w:rsidR="00985FA2">
          <w:fldChar w:fldCharType="begin"/>
        </w:r>
        <w:r w:rsidR="00985FA2">
          <w:delInstrText xml:space="preserve"> PAGEREF _Toc388915902 \h </w:delInstrText>
        </w:r>
        <w:r w:rsidR="00985FA2">
          <w:fldChar w:fldCharType="separate"/>
        </w:r>
        <w:r w:rsidR="00985FA2">
          <w:delText>17</w:delText>
        </w:r>
        <w:r w:rsidR="00985FA2">
          <w:fldChar w:fldCharType="end"/>
        </w:r>
      </w:del>
      <w:ins w:id="28" w:author="Anasta" w:date="2014-05-28T13:30:00Z">
        <w:r>
          <w:fldChar w:fldCharType="begin"/>
        </w:r>
        <w:r>
          <w:instrText xml:space="preserve"> PAGEREF _Toc389005545 \h </w:instrText>
        </w:r>
        <w:r>
          <w:fldChar w:fldCharType="separate"/>
        </w:r>
        <w:r>
          <w:t>17</w:t>
        </w:r>
        <w:r>
          <w:fldChar w:fldCharType="end"/>
        </w:r>
      </w:ins>
    </w:p>
    <w:p w14:paraId="7A6EF9FF" w14:textId="21659D25" w:rsidR="00EA5350" w:rsidRDefault="00EA5350">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del w:id="29" w:author="Anasta" w:date="2014-05-28T13:30:00Z">
        <w:r w:rsidR="00985FA2">
          <w:fldChar w:fldCharType="begin"/>
        </w:r>
        <w:r w:rsidR="00985FA2">
          <w:delInstrText xml:space="preserve"> PAGEREF _Toc388915903 \h </w:delInstrText>
        </w:r>
        <w:r w:rsidR="00985FA2">
          <w:fldChar w:fldCharType="separate"/>
        </w:r>
        <w:r w:rsidR="00985FA2">
          <w:delText>18</w:delText>
        </w:r>
        <w:r w:rsidR="00985FA2">
          <w:fldChar w:fldCharType="end"/>
        </w:r>
      </w:del>
      <w:ins w:id="30" w:author="Anasta" w:date="2014-05-28T13:30:00Z">
        <w:r>
          <w:fldChar w:fldCharType="begin"/>
        </w:r>
        <w:r>
          <w:instrText xml:space="preserve"> PAGEREF _Toc389005546 \h </w:instrText>
        </w:r>
        <w:r>
          <w:fldChar w:fldCharType="separate"/>
        </w:r>
        <w:r>
          <w:t>18</w:t>
        </w:r>
        <w:r>
          <w:fldChar w:fldCharType="end"/>
        </w:r>
      </w:ins>
    </w:p>
    <w:p w14:paraId="0E79B762" w14:textId="524A65E3" w:rsidR="00EA5350" w:rsidRDefault="00EA5350">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del w:id="31" w:author="Anasta" w:date="2014-05-28T13:30:00Z">
        <w:r w:rsidR="00985FA2">
          <w:fldChar w:fldCharType="begin"/>
        </w:r>
        <w:r w:rsidR="00985FA2">
          <w:delInstrText xml:space="preserve"> PAGEREF _Toc388915904 \h </w:delInstrText>
        </w:r>
        <w:r w:rsidR="00985FA2">
          <w:fldChar w:fldCharType="separate"/>
        </w:r>
        <w:r w:rsidR="00985FA2">
          <w:delText>22</w:delText>
        </w:r>
        <w:r w:rsidR="00985FA2">
          <w:fldChar w:fldCharType="end"/>
        </w:r>
      </w:del>
      <w:ins w:id="32" w:author="Anasta" w:date="2014-05-28T13:30:00Z">
        <w:r>
          <w:fldChar w:fldCharType="begin"/>
        </w:r>
        <w:r>
          <w:instrText xml:space="preserve"> PAGEREF _Toc389005547 \h </w:instrText>
        </w:r>
        <w:r>
          <w:fldChar w:fldCharType="separate"/>
        </w:r>
        <w:r>
          <w:t>22</w:t>
        </w:r>
        <w:r>
          <w:fldChar w:fldCharType="end"/>
        </w:r>
      </w:ins>
    </w:p>
    <w:p w14:paraId="6E7CD4EF" w14:textId="0B33A051" w:rsidR="00EA5350" w:rsidRDefault="00EA5350">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del w:id="33" w:author="Anasta" w:date="2014-05-28T13:30:00Z">
        <w:r w:rsidR="00985FA2">
          <w:fldChar w:fldCharType="begin"/>
        </w:r>
        <w:r w:rsidR="00985FA2">
          <w:delInstrText xml:space="preserve"> PAGEREF _Toc388915905 \h </w:delInstrText>
        </w:r>
        <w:r w:rsidR="00985FA2">
          <w:fldChar w:fldCharType="separate"/>
        </w:r>
        <w:r w:rsidR="00985FA2">
          <w:delText>26</w:delText>
        </w:r>
        <w:r w:rsidR="00985FA2">
          <w:fldChar w:fldCharType="end"/>
        </w:r>
      </w:del>
      <w:ins w:id="34" w:author="Anasta" w:date="2014-05-28T13:30:00Z">
        <w:r>
          <w:fldChar w:fldCharType="begin"/>
        </w:r>
        <w:r>
          <w:instrText xml:space="preserve"> PAGEREF _Toc389005548 \h </w:instrText>
        </w:r>
        <w:r>
          <w:fldChar w:fldCharType="separate"/>
        </w:r>
        <w:r>
          <w:t>26</w:t>
        </w:r>
        <w:r>
          <w:fldChar w:fldCharType="end"/>
        </w:r>
      </w:ins>
    </w:p>
    <w:p w14:paraId="4601C6B7" w14:textId="5699F7A6"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del w:id="35" w:author="Anasta" w:date="2014-05-28T13:30:00Z">
        <w:r w:rsidR="00985FA2">
          <w:fldChar w:fldCharType="begin"/>
        </w:r>
        <w:r w:rsidR="00985FA2">
          <w:delInstrText xml:space="preserve"> PAGEREF _Toc388915906 \h </w:delInstrText>
        </w:r>
        <w:r w:rsidR="00985FA2">
          <w:fldChar w:fldCharType="separate"/>
        </w:r>
        <w:r w:rsidR="00985FA2">
          <w:delText>28</w:delText>
        </w:r>
        <w:r w:rsidR="00985FA2">
          <w:fldChar w:fldCharType="end"/>
        </w:r>
      </w:del>
      <w:ins w:id="36" w:author="Anasta" w:date="2014-05-28T13:30:00Z">
        <w:r>
          <w:fldChar w:fldCharType="begin"/>
        </w:r>
        <w:r>
          <w:instrText xml:space="preserve"> PAGEREF _Toc389005549 \h </w:instrText>
        </w:r>
        <w:r>
          <w:fldChar w:fldCharType="separate"/>
        </w:r>
        <w:r>
          <w:t>28</w:t>
        </w:r>
        <w:r>
          <w:fldChar w:fldCharType="end"/>
        </w:r>
      </w:ins>
    </w:p>
    <w:p w14:paraId="4D3137EA" w14:textId="6BBE8C4B" w:rsidR="00EA5350" w:rsidRDefault="00EA5350">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sidRPr="006B1F42">
        <w:rPr>
          <w:noProof/>
          <w:highlight w:val="yellow"/>
        </w:rPr>
        <w:t>4</w:t>
      </w:r>
      <w:r>
        <w:rPr>
          <w:rFonts w:asciiTheme="minorHAnsi" w:eastAsiaTheme="minorEastAsia" w:hAnsiTheme="minorHAnsi" w:cstheme="minorBidi"/>
          <w:b w:val="0"/>
          <w:caps w:val="0"/>
          <w:noProof/>
          <w:kern w:val="0"/>
          <w:sz w:val="22"/>
          <w:lang w:eastAsia="pt-BR"/>
        </w:rPr>
        <w:tab/>
      </w:r>
      <w:r>
        <w:rPr>
          <w:noProof/>
        </w:rPr>
        <w:t>FUNCIONAMENTO</w:t>
      </w:r>
      <w:r>
        <w:rPr>
          <w:noProof/>
        </w:rPr>
        <w:tab/>
      </w:r>
      <w:del w:id="37" w:author="Anasta" w:date="2014-05-28T13:30:00Z">
        <w:r w:rsidR="00985FA2">
          <w:rPr>
            <w:noProof/>
          </w:rPr>
          <w:fldChar w:fldCharType="begin"/>
        </w:r>
        <w:r w:rsidR="00985FA2">
          <w:rPr>
            <w:noProof/>
          </w:rPr>
          <w:delInstrText xml:space="preserve"> PAGEREF _Toc388915907 \h </w:delInstrText>
        </w:r>
        <w:r w:rsidR="00985FA2">
          <w:rPr>
            <w:noProof/>
          </w:rPr>
        </w:r>
        <w:r w:rsidR="00985FA2">
          <w:rPr>
            <w:noProof/>
          </w:rPr>
          <w:fldChar w:fldCharType="separate"/>
        </w:r>
        <w:r w:rsidR="00985FA2">
          <w:rPr>
            <w:noProof/>
          </w:rPr>
          <w:delText>31</w:delText>
        </w:r>
        <w:r w:rsidR="00985FA2">
          <w:rPr>
            <w:noProof/>
          </w:rPr>
          <w:fldChar w:fldCharType="end"/>
        </w:r>
      </w:del>
      <w:ins w:id="38" w:author="Anasta" w:date="2014-05-28T13:30:00Z">
        <w:r>
          <w:rPr>
            <w:noProof/>
          </w:rPr>
          <w:fldChar w:fldCharType="begin"/>
        </w:r>
        <w:r>
          <w:rPr>
            <w:noProof/>
          </w:rPr>
          <w:instrText xml:space="preserve"> PAGEREF _Toc389005550 \h </w:instrText>
        </w:r>
        <w:r>
          <w:rPr>
            <w:noProof/>
          </w:rPr>
        </w:r>
        <w:r>
          <w:rPr>
            <w:noProof/>
          </w:rPr>
          <w:fldChar w:fldCharType="separate"/>
        </w:r>
        <w:r>
          <w:rPr>
            <w:noProof/>
          </w:rPr>
          <w:t>31</w:t>
        </w:r>
        <w:r>
          <w:rPr>
            <w:noProof/>
          </w:rPr>
          <w:fldChar w:fldCharType="end"/>
        </w:r>
      </w:ins>
    </w:p>
    <w:p w14:paraId="743AF940" w14:textId="08191628"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LISTAS</w:t>
      </w:r>
      <w:r>
        <w:tab/>
      </w:r>
      <w:del w:id="39" w:author="Anasta" w:date="2014-05-28T13:30:00Z">
        <w:r w:rsidR="00985FA2">
          <w:fldChar w:fldCharType="begin"/>
        </w:r>
        <w:r w:rsidR="00985FA2">
          <w:delInstrText xml:space="preserve"> PAGEREF _Toc388915908 \h </w:delInstrText>
        </w:r>
        <w:r w:rsidR="00985FA2">
          <w:fldChar w:fldCharType="separate"/>
        </w:r>
        <w:r w:rsidR="00985FA2">
          <w:delText>33</w:delText>
        </w:r>
        <w:r w:rsidR="00985FA2">
          <w:fldChar w:fldCharType="end"/>
        </w:r>
      </w:del>
      <w:ins w:id="40" w:author="Anasta" w:date="2014-05-28T13:30:00Z">
        <w:r>
          <w:fldChar w:fldCharType="begin"/>
        </w:r>
        <w:r>
          <w:instrText xml:space="preserve"> PAGEREF _Toc389005551 \h </w:instrText>
        </w:r>
        <w:r>
          <w:fldChar w:fldCharType="separate"/>
        </w:r>
        <w:r>
          <w:t>33</w:t>
        </w:r>
        <w:r>
          <w:fldChar w:fldCharType="end"/>
        </w:r>
      </w:ins>
    </w:p>
    <w:p w14:paraId="15790603" w14:textId="4573A837"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w:instrText>
      </w:r>
      <w:del w:id="41" w:author="Anasta" w:date="2014-05-28T13:30:00Z">
        <w:r w:rsidR="00985FA2">
          <w:delInstrText>Toc388915909</w:delInstrText>
        </w:r>
      </w:del>
      <w:ins w:id="42" w:author="Anasta" w:date="2014-05-28T13:30:00Z">
        <w:r>
          <w:instrText>Toc389005552</w:instrText>
        </w:r>
      </w:ins>
      <w:r>
        <w:instrText xml:space="preserve"> \h </w:instrText>
      </w:r>
      <w:r>
        <w:fldChar w:fldCharType="separate"/>
      </w:r>
      <w:r>
        <w:t>36</w:t>
      </w:r>
      <w:r>
        <w:fldChar w:fldCharType="end"/>
      </w:r>
    </w:p>
    <w:p w14:paraId="5EE85B02" w14:textId="01091BDA"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w:instrText>
      </w:r>
      <w:del w:id="43" w:author="Anasta" w:date="2014-05-28T13:30:00Z">
        <w:r w:rsidR="00985FA2">
          <w:delInstrText>Toc388915910</w:delInstrText>
        </w:r>
      </w:del>
      <w:ins w:id="44" w:author="Anasta" w:date="2014-05-28T13:30:00Z">
        <w:r>
          <w:instrText>Toc389005553</w:instrText>
        </w:r>
      </w:ins>
      <w:r>
        <w:instrText xml:space="preserve"> \h </w:instrText>
      </w:r>
      <w:r>
        <w:fldChar w:fldCharType="separate"/>
      </w:r>
      <w:r>
        <w:t>38</w:t>
      </w:r>
      <w:r>
        <w:fldChar w:fldCharType="end"/>
      </w:r>
    </w:p>
    <w:p w14:paraId="12F8453B" w14:textId="557E33D0"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w:instrText>
      </w:r>
      <w:del w:id="45" w:author="Anasta" w:date="2014-05-28T13:30:00Z">
        <w:r w:rsidR="00985FA2">
          <w:delInstrText>Toc388915911</w:delInstrText>
        </w:r>
      </w:del>
      <w:ins w:id="46" w:author="Anasta" w:date="2014-05-28T13:30:00Z">
        <w:r>
          <w:instrText>Toc389005554</w:instrText>
        </w:r>
      </w:ins>
      <w:r>
        <w:instrText xml:space="preserve"> \h </w:instrText>
      </w:r>
      <w:r>
        <w:fldChar w:fldCharType="separate"/>
      </w:r>
      <w:r>
        <w:t>39</w:t>
      </w:r>
      <w:r>
        <w:fldChar w:fldCharType="end"/>
      </w:r>
    </w:p>
    <w:p w14:paraId="59849251" w14:textId="6596A68D"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w:instrText>
      </w:r>
      <w:del w:id="47" w:author="Anasta" w:date="2014-05-28T13:30:00Z">
        <w:r w:rsidR="00985FA2">
          <w:delInstrText>Toc388915912</w:delInstrText>
        </w:r>
      </w:del>
      <w:ins w:id="48" w:author="Anasta" w:date="2014-05-28T13:30:00Z">
        <w:r>
          <w:instrText>Toc389005555</w:instrText>
        </w:r>
      </w:ins>
      <w:r>
        <w:instrText xml:space="preserve"> \h </w:instrText>
      </w:r>
      <w:r>
        <w:fldChar w:fldCharType="separate"/>
      </w:r>
      <w:r>
        <w:t>40</w:t>
      </w:r>
      <w:r>
        <w:fldChar w:fldCharType="end"/>
      </w:r>
    </w:p>
    <w:p w14:paraId="4DEE1BDF" w14:textId="5F805B6B" w:rsidR="00EA5350" w:rsidRDefault="00EA5350">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w:instrText>
      </w:r>
      <w:del w:id="49" w:author="Anasta" w:date="2014-05-28T13:30:00Z">
        <w:r w:rsidR="00985FA2">
          <w:rPr>
            <w:noProof/>
          </w:rPr>
          <w:delInstrText>Toc388915913</w:delInstrText>
        </w:r>
      </w:del>
      <w:ins w:id="50" w:author="Anasta" w:date="2014-05-28T13:30:00Z">
        <w:r>
          <w:rPr>
            <w:noProof/>
          </w:rPr>
          <w:instrText>Toc389005556</w:instrText>
        </w:r>
      </w:ins>
      <w:r>
        <w:rPr>
          <w:noProof/>
        </w:rPr>
        <w:instrText xml:space="preserve"> \h </w:instrText>
      </w:r>
      <w:r>
        <w:rPr>
          <w:noProof/>
        </w:rPr>
      </w:r>
      <w:r>
        <w:rPr>
          <w:noProof/>
        </w:rPr>
        <w:fldChar w:fldCharType="separate"/>
      </w:r>
      <w:r>
        <w:rPr>
          <w:noProof/>
        </w:rPr>
        <w:t>41</w:t>
      </w:r>
      <w:r>
        <w:rPr>
          <w:noProof/>
        </w:rPr>
        <w:fldChar w:fldCharType="end"/>
      </w:r>
    </w:p>
    <w:p w14:paraId="42B009CF" w14:textId="5A3FFCCC" w:rsidR="00EA5350" w:rsidRDefault="00EA5350">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w:instrText>
      </w:r>
      <w:del w:id="51" w:author="Anasta" w:date="2014-05-28T13:30:00Z">
        <w:r w:rsidR="00985FA2">
          <w:rPr>
            <w:noProof/>
          </w:rPr>
          <w:delInstrText>Toc388915914</w:delInstrText>
        </w:r>
      </w:del>
      <w:ins w:id="52" w:author="Anasta" w:date="2014-05-28T13:30:00Z">
        <w:r>
          <w:rPr>
            <w:noProof/>
          </w:rPr>
          <w:instrText>Toc389005557</w:instrText>
        </w:r>
      </w:ins>
      <w:r>
        <w:rPr>
          <w:noProof/>
        </w:rPr>
        <w:instrText xml:space="preserve"> \h </w:instrText>
      </w:r>
      <w:r>
        <w:rPr>
          <w:noProof/>
        </w:rPr>
      </w:r>
      <w:r>
        <w:rPr>
          <w:noProof/>
        </w:rPr>
        <w:fldChar w:fldCharType="separate"/>
      </w:r>
      <w:r>
        <w:rPr>
          <w:noProof/>
        </w:rPr>
        <w:t>43</w:t>
      </w:r>
      <w:r>
        <w:rPr>
          <w:noProof/>
        </w:rPr>
        <w:fldChar w:fldCharType="end"/>
      </w:r>
    </w:p>
    <w:p w14:paraId="76753532" w14:textId="63D211A6" w:rsidR="00EA5350" w:rsidRDefault="00EA5350">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w:instrText>
      </w:r>
      <w:del w:id="53" w:author="Anasta" w:date="2014-05-28T13:30:00Z">
        <w:r w:rsidR="00985FA2">
          <w:rPr>
            <w:noProof/>
          </w:rPr>
          <w:delInstrText>Toc388915915</w:delInstrText>
        </w:r>
      </w:del>
      <w:ins w:id="54" w:author="Anasta" w:date="2014-05-28T13:30:00Z">
        <w:r>
          <w:rPr>
            <w:noProof/>
          </w:rPr>
          <w:instrText>Toc389005558</w:instrText>
        </w:r>
      </w:ins>
      <w:r>
        <w:rPr>
          <w:noProof/>
        </w:rPr>
        <w:instrText xml:space="preserve"> \h </w:instrText>
      </w:r>
      <w:r>
        <w:rPr>
          <w:noProof/>
        </w:rPr>
      </w:r>
      <w:r>
        <w:rPr>
          <w:noProof/>
        </w:rPr>
        <w:fldChar w:fldCharType="separate"/>
      </w:r>
      <w:r>
        <w:rPr>
          <w:noProof/>
        </w:rPr>
        <w:t>45</w:t>
      </w:r>
      <w:r>
        <w:rPr>
          <w:noProof/>
        </w:rPr>
        <w:fldChar w:fldCharType="end"/>
      </w:r>
    </w:p>
    <w:p w14:paraId="0986A7B1" w14:textId="0CFBEA98"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w:instrText>
      </w:r>
      <w:del w:id="55" w:author="Anasta" w:date="2014-05-28T13:30:00Z">
        <w:r w:rsidR="00985FA2">
          <w:delInstrText>Toc388915916</w:delInstrText>
        </w:r>
      </w:del>
      <w:ins w:id="56" w:author="Anasta" w:date="2014-05-28T13:30:00Z">
        <w:r>
          <w:instrText>Toc389005559</w:instrText>
        </w:r>
      </w:ins>
      <w:r>
        <w:instrText xml:space="preserve"> \h </w:instrText>
      </w:r>
      <w:r>
        <w:fldChar w:fldCharType="separate"/>
      </w:r>
      <w:r>
        <w:t>45</w:t>
      </w:r>
      <w:r>
        <w:fldChar w:fldCharType="end"/>
      </w:r>
    </w:p>
    <w:p w14:paraId="0DDBF3C4" w14:textId="3763822A"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w:instrText>
      </w:r>
      <w:del w:id="57" w:author="Anasta" w:date="2014-05-28T13:30:00Z">
        <w:r w:rsidR="00985FA2">
          <w:delInstrText>Toc388915917</w:delInstrText>
        </w:r>
      </w:del>
      <w:ins w:id="58" w:author="Anasta" w:date="2014-05-28T13:30:00Z">
        <w:r>
          <w:instrText>Toc389005560</w:instrText>
        </w:r>
      </w:ins>
      <w:r>
        <w:instrText xml:space="preserve"> \h </w:instrText>
      </w:r>
      <w:r>
        <w:fldChar w:fldCharType="separate"/>
      </w:r>
      <w:r>
        <w:t>45</w:t>
      </w:r>
      <w:r>
        <w:fldChar w:fldCharType="end"/>
      </w:r>
    </w:p>
    <w:p w14:paraId="4A235E19" w14:textId="3AE310A7" w:rsidR="00EA5350" w:rsidRDefault="00EA5350">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 xml:space="preserve">Inserir  </w:t>
      </w:r>
      <w:del w:id="59" w:author="Anasta" w:date="2014-05-28T13:30:00Z">
        <w:r w:rsidR="00985FA2">
          <w:delText>Item</w:delText>
        </w:r>
      </w:del>
      <w:ins w:id="60" w:author="Anasta" w:date="2014-05-28T13:30:00Z">
        <w:r>
          <w:t>item</w:t>
        </w:r>
      </w:ins>
      <w:r>
        <w:t xml:space="preserve"> rápido</w:t>
      </w:r>
      <w:r>
        <w:tab/>
      </w:r>
      <w:r>
        <w:fldChar w:fldCharType="begin"/>
      </w:r>
      <w:r>
        <w:instrText xml:space="preserve"> PAGEREF _</w:instrText>
      </w:r>
      <w:del w:id="61" w:author="Anasta" w:date="2014-05-28T13:30:00Z">
        <w:r w:rsidR="00985FA2">
          <w:delInstrText>Toc388915918</w:delInstrText>
        </w:r>
      </w:del>
      <w:ins w:id="62" w:author="Anasta" w:date="2014-05-28T13:30:00Z">
        <w:r>
          <w:instrText>Toc389005561</w:instrText>
        </w:r>
      </w:ins>
      <w:r>
        <w:instrText xml:space="preserve"> \h </w:instrText>
      </w:r>
      <w:r>
        <w:fldChar w:fldCharType="separate"/>
      </w:r>
      <w:r>
        <w:t>45</w:t>
      </w:r>
      <w:r>
        <w:fldChar w:fldCharType="end"/>
      </w:r>
    </w:p>
    <w:p w14:paraId="49DDD241" w14:textId="34029A08" w:rsidR="00EA5350" w:rsidRDefault="00EA5350">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Inserir Item</w:t>
      </w:r>
      <w:r>
        <w:tab/>
      </w:r>
      <w:r>
        <w:fldChar w:fldCharType="begin"/>
      </w:r>
      <w:r>
        <w:instrText xml:space="preserve"> PAGEREF _</w:instrText>
      </w:r>
      <w:del w:id="63" w:author="Anasta" w:date="2014-05-28T13:30:00Z">
        <w:r w:rsidR="00985FA2">
          <w:delInstrText>Toc388915919</w:delInstrText>
        </w:r>
      </w:del>
      <w:ins w:id="64" w:author="Anasta" w:date="2014-05-28T13:30:00Z">
        <w:r>
          <w:instrText>Toc389005562</w:instrText>
        </w:r>
      </w:ins>
      <w:r>
        <w:instrText xml:space="preserve"> \h </w:instrText>
      </w:r>
      <w:r>
        <w:fldChar w:fldCharType="separate"/>
      </w:r>
      <w:r>
        <w:t>46</w:t>
      </w:r>
      <w:r>
        <w:fldChar w:fldCharType="end"/>
      </w:r>
    </w:p>
    <w:p w14:paraId="5DD7D40A" w14:textId="62DBE3B2" w:rsidR="00EA5350" w:rsidRDefault="00EA5350">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Inserir Compromisso</w:t>
      </w:r>
      <w:r>
        <w:tab/>
      </w:r>
      <w:r>
        <w:fldChar w:fldCharType="begin"/>
      </w:r>
      <w:r>
        <w:instrText xml:space="preserve"> PAGEREF _</w:instrText>
      </w:r>
      <w:del w:id="65" w:author="Anasta" w:date="2014-05-28T13:30:00Z">
        <w:r w:rsidR="00985FA2">
          <w:delInstrText>Toc388915920</w:delInstrText>
        </w:r>
      </w:del>
      <w:ins w:id="66" w:author="Anasta" w:date="2014-05-28T13:30:00Z">
        <w:r>
          <w:instrText>Toc389005563</w:instrText>
        </w:r>
      </w:ins>
      <w:r>
        <w:instrText xml:space="preserve"> \h </w:instrText>
      </w:r>
      <w:r>
        <w:fldChar w:fldCharType="separate"/>
      </w:r>
      <w:r>
        <w:t>46</w:t>
      </w:r>
      <w:r>
        <w:fldChar w:fldCharType="end"/>
      </w:r>
    </w:p>
    <w:p w14:paraId="3BEE67F6" w14:textId="28BB05BF" w:rsidR="00EA5350" w:rsidRDefault="00EA5350">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 xml:space="preserve">Sincronizar com o </w:t>
      </w:r>
      <w:r w:rsidRPr="006B1F42">
        <w:t>Google Calendar</w:t>
      </w:r>
      <w:r>
        <w:tab/>
      </w:r>
      <w:r>
        <w:fldChar w:fldCharType="begin"/>
      </w:r>
      <w:r>
        <w:instrText xml:space="preserve"> PAGEREF _</w:instrText>
      </w:r>
      <w:del w:id="67" w:author="Anasta" w:date="2014-05-28T13:30:00Z">
        <w:r w:rsidR="00985FA2">
          <w:delInstrText>Toc388915921</w:delInstrText>
        </w:r>
      </w:del>
      <w:ins w:id="68" w:author="Anasta" w:date="2014-05-28T13:30:00Z">
        <w:r>
          <w:instrText>Toc389005564</w:instrText>
        </w:r>
      </w:ins>
      <w:r>
        <w:instrText xml:space="preserve"> \h </w:instrText>
      </w:r>
      <w:r>
        <w:fldChar w:fldCharType="separate"/>
      </w:r>
      <w:r>
        <w:t>47</w:t>
      </w:r>
      <w:r>
        <w:fldChar w:fldCharType="end"/>
      </w:r>
    </w:p>
    <w:p w14:paraId="44172A86" w14:textId="29D84150" w:rsidR="00EA5350" w:rsidRDefault="00EA5350">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 xml:space="preserve">Cadastrar usuário do </w:t>
      </w:r>
      <w:r w:rsidRPr="006B1F42">
        <w:t>Google Calendar</w:t>
      </w:r>
      <w:r>
        <w:tab/>
      </w:r>
      <w:r>
        <w:fldChar w:fldCharType="begin"/>
      </w:r>
      <w:r>
        <w:instrText xml:space="preserve"> PAGEREF _</w:instrText>
      </w:r>
      <w:del w:id="69" w:author="Anasta" w:date="2014-05-28T13:30:00Z">
        <w:r w:rsidR="00985FA2">
          <w:delInstrText>Toc388915922</w:delInstrText>
        </w:r>
      </w:del>
      <w:ins w:id="70" w:author="Anasta" w:date="2014-05-28T13:30:00Z">
        <w:r>
          <w:instrText>Toc389005565</w:instrText>
        </w:r>
      </w:ins>
      <w:r>
        <w:instrText xml:space="preserve"> \h </w:instrText>
      </w:r>
      <w:r>
        <w:fldChar w:fldCharType="separate"/>
      </w:r>
      <w:r>
        <w:t>47</w:t>
      </w:r>
      <w:r>
        <w:fldChar w:fldCharType="end"/>
      </w:r>
    </w:p>
    <w:p w14:paraId="47C72E92" w14:textId="684E5421" w:rsidR="00EA5350" w:rsidRDefault="00EA5350">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Reordenar Itens</w:t>
      </w:r>
      <w:r>
        <w:tab/>
      </w:r>
      <w:r>
        <w:fldChar w:fldCharType="begin"/>
      </w:r>
      <w:r>
        <w:instrText xml:space="preserve"> PAGEREF _</w:instrText>
      </w:r>
      <w:del w:id="71" w:author="Anasta" w:date="2014-05-28T13:30:00Z">
        <w:r w:rsidR="00985FA2">
          <w:delInstrText>Toc388915923</w:delInstrText>
        </w:r>
      </w:del>
      <w:ins w:id="72" w:author="Anasta" w:date="2014-05-28T13:30:00Z">
        <w:r>
          <w:instrText>Toc389005566</w:instrText>
        </w:r>
      </w:ins>
      <w:r>
        <w:instrText xml:space="preserve"> \h </w:instrText>
      </w:r>
      <w:r>
        <w:fldChar w:fldCharType="separate"/>
      </w:r>
      <w:r>
        <w:t>48</w:t>
      </w:r>
      <w:r>
        <w:fldChar w:fldCharType="end"/>
      </w:r>
    </w:p>
    <w:p w14:paraId="3F52735A" w14:textId="1FFE6D6D" w:rsidR="00EA5350" w:rsidRDefault="00EA5350">
      <w:pPr>
        <w:pStyle w:val="TOC3"/>
        <w:tabs>
          <w:tab w:val="left" w:pos="1680"/>
        </w:tabs>
        <w:rPr>
          <w:rFonts w:asciiTheme="minorHAnsi" w:eastAsiaTheme="minorEastAsia" w:hAnsiTheme="minorHAnsi" w:cstheme="minorBidi"/>
          <w:i w:val="0"/>
          <w:kern w:val="0"/>
          <w:sz w:val="22"/>
          <w:szCs w:val="22"/>
          <w:lang w:eastAsia="pt-BR"/>
        </w:rPr>
      </w:pPr>
      <w:r w:rsidRPr="006B1F42">
        <w:rPr>
          <w:highlight w:val="yellow"/>
        </w:rPr>
        <w:t>7.2.7</w:t>
      </w:r>
      <w:r>
        <w:rPr>
          <w:rFonts w:asciiTheme="minorHAnsi" w:eastAsiaTheme="minorEastAsia" w:hAnsiTheme="minorHAnsi" w:cstheme="minorBidi"/>
          <w:i w:val="0"/>
          <w:kern w:val="0"/>
          <w:sz w:val="22"/>
          <w:szCs w:val="22"/>
          <w:lang w:eastAsia="pt-BR"/>
        </w:rPr>
        <w:tab/>
      </w:r>
      <w:r w:rsidRPr="006B1F42">
        <w:rPr>
          <w:highlight w:val="yellow"/>
        </w:rPr>
        <w:t>Marcar item como processado</w:t>
      </w:r>
      <w:r>
        <w:tab/>
      </w:r>
      <w:r>
        <w:fldChar w:fldCharType="begin"/>
      </w:r>
      <w:r>
        <w:instrText xml:space="preserve"> PAGEREF _</w:instrText>
      </w:r>
      <w:del w:id="73" w:author="Anasta" w:date="2014-05-28T13:30:00Z">
        <w:r w:rsidR="00985FA2">
          <w:delInstrText>Toc388915924</w:delInstrText>
        </w:r>
      </w:del>
      <w:ins w:id="74" w:author="Anasta" w:date="2014-05-28T13:30:00Z">
        <w:r>
          <w:instrText>Toc389005567</w:instrText>
        </w:r>
      </w:ins>
      <w:r>
        <w:instrText xml:space="preserve"> \h </w:instrText>
      </w:r>
      <w:r>
        <w:fldChar w:fldCharType="separate"/>
      </w:r>
      <w:r>
        <w:t>48</w:t>
      </w:r>
      <w:r>
        <w:fldChar w:fldCharType="end"/>
      </w:r>
    </w:p>
    <w:p w14:paraId="59201524" w14:textId="7EB8B69A" w:rsidR="00EA5350" w:rsidRDefault="00EA5350">
      <w:pPr>
        <w:pStyle w:val="TOC3"/>
        <w:tabs>
          <w:tab w:val="left" w:pos="1680"/>
        </w:tabs>
        <w:rPr>
          <w:rFonts w:asciiTheme="minorHAnsi" w:eastAsiaTheme="minorEastAsia" w:hAnsiTheme="minorHAnsi" w:cstheme="minorBidi"/>
          <w:i w:val="0"/>
          <w:kern w:val="0"/>
          <w:sz w:val="22"/>
          <w:szCs w:val="22"/>
          <w:lang w:eastAsia="pt-BR"/>
        </w:rPr>
      </w:pPr>
      <w:r>
        <w:t>7.2.8</w:t>
      </w:r>
      <w:r>
        <w:rPr>
          <w:rFonts w:asciiTheme="minorHAnsi" w:eastAsiaTheme="minorEastAsia" w:hAnsiTheme="minorHAnsi" w:cstheme="minorBidi"/>
          <w:i w:val="0"/>
          <w:kern w:val="0"/>
          <w:sz w:val="22"/>
          <w:szCs w:val="22"/>
          <w:lang w:eastAsia="pt-BR"/>
        </w:rPr>
        <w:tab/>
      </w:r>
      <w:r w:rsidRPr="006B1F42">
        <w:rPr>
          <w:highlight w:val="yellow"/>
        </w:rPr>
        <w:t>Excluir</w:t>
      </w:r>
      <w:r>
        <w:t xml:space="preserve"> Item</w:t>
      </w:r>
      <w:r>
        <w:tab/>
      </w:r>
      <w:r>
        <w:fldChar w:fldCharType="begin"/>
      </w:r>
      <w:r>
        <w:instrText xml:space="preserve"> PAGEREF _</w:instrText>
      </w:r>
      <w:del w:id="75" w:author="Anasta" w:date="2014-05-28T13:30:00Z">
        <w:r w:rsidR="00985FA2">
          <w:delInstrText>Toc388915925</w:delInstrText>
        </w:r>
      </w:del>
      <w:ins w:id="76" w:author="Anasta" w:date="2014-05-28T13:30:00Z">
        <w:r>
          <w:instrText>Toc389005568</w:instrText>
        </w:r>
      </w:ins>
      <w:r>
        <w:instrText xml:space="preserve"> \h </w:instrText>
      </w:r>
      <w:r>
        <w:fldChar w:fldCharType="separate"/>
      </w:r>
      <w:r>
        <w:t>49</w:t>
      </w:r>
      <w:r>
        <w:fldChar w:fldCharType="end"/>
      </w:r>
    </w:p>
    <w:p w14:paraId="3ED7F0ED" w14:textId="0F422124" w:rsidR="00EA5350" w:rsidRDefault="00EA5350">
      <w:pPr>
        <w:pStyle w:val="TOC3"/>
        <w:tabs>
          <w:tab w:val="left" w:pos="1680"/>
        </w:tabs>
        <w:rPr>
          <w:rFonts w:asciiTheme="minorHAnsi" w:eastAsiaTheme="minorEastAsia" w:hAnsiTheme="minorHAnsi" w:cstheme="minorBidi"/>
          <w:i w:val="0"/>
          <w:kern w:val="0"/>
          <w:sz w:val="22"/>
          <w:szCs w:val="22"/>
          <w:lang w:eastAsia="pt-BR"/>
        </w:rPr>
      </w:pPr>
      <w:r>
        <w:t>7.2.9</w:t>
      </w:r>
      <w:r>
        <w:rPr>
          <w:rFonts w:asciiTheme="minorHAnsi" w:eastAsiaTheme="minorEastAsia" w:hAnsiTheme="minorHAnsi" w:cstheme="minorBidi"/>
          <w:i w:val="0"/>
          <w:kern w:val="0"/>
          <w:sz w:val="22"/>
          <w:szCs w:val="22"/>
          <w:lang w:eastAsia="pt-BR"/>
        </w:rPr>
        <w:tab/>
      </w:r>
      <w:r>
        <w:t>Criar nova lista</w:t>
      </w:r>
      <w:r>
        <w:tab/>
      </w:r>
      <w:r>
        <w:fldChar w:fldCharType="begin"/>
      </w:r>
      <w:r>
        <w:instrText xml:space="preserve"> PAGEREF _</w:instrText>
      </w:r>
      <w:del w:id="77" w:author="Anasta" w:date="2014-05-28T13:30:00Z">
        <w:r w:rsidR="00985FA2">
          <w:delInstrText>Toc388915926</w:delInstrText>
        </w:r>
      </w:del>
      <w:ins w:id="78" w:author="Anasta" w:date="2014-05-28T13:30:00Z">
        <w:r>
          <w:instrText>Toc389005569</w:instrText>
        </w:r>
      </w:ins>
      <w:r>
        <w:instrText xml:space="preserve"> \h </w:instrText>
      </w:r>
      <w:r>
        <w:fldChar w:fldCharType="separate"/>
      </w:r>
      <w:r>
        <w:t>49</w:t>
      </w:r>
      <w:r>
        <w:fldChar w:fldCharType="end"/>
      </w:r>
    </w:p>
    <w:p w14:paraId="7D428EAF" w14:textId="76FE2AD5" w:rsidR="00EA5350" w:rsidRDefault="00EA5350">
      <w:pPr>
        <w:pStyle w:val="TOC3"/>
        <w:tabs>
          <w:tab w:val="left" w:pos="1920"/>
        </w:tabs>
        <w:rPr>
          <w:rFonts w:asciiTheme="minorHAnsi" w:eastAsiaTheme="minorEastAsia" w:hAnsiTheme="minorHAnsi" w:cstheme="minorBidi"/>
          <w:i w:val="0"/>
          <w:kern w:val="0"/>
          <w:sz w:val="22"/>
          <w:szCs w:val="22"/>
          <w:lang w:eastAsia="pt-BR"/>
        </w:rPr>
      </w:pPr>
      <w:r>
        <w:t>7.2.10</w:t>
      </w:r>
      <w:r>
        <w:rPr>
          <w:rFonts w:asciiTheme="minorHAnsi" w:eastAsiaTheme="minorEastAsia" w:hAnsiTheme="minorHAnsi" w:cstheme="minorBidi"/>
          <w:i w:val="0"/>
          <w:kern w:val="0"/>
          <w:sz w:val="22"/>
          <w:szCs w:val="22"/>
          <w:lang w:eastAsia="pt-BR"/>
        </w:rPr>
        <w:tab/>
      </w:r>
      <w:r>
        <w:t>Deletar lista</w:t>
      </w:r>
      <w:r>
        <w:tab/>
      </w:r>
      <w:r>
        <w:fldChar w:fldCharType="begin"/>
      </w:r>
      <w:r>
        <w:instrText xml:space="preserve"> PAGEREF _</w:instrText>
      </w:r>
      <w:del w:id="79" w:author="Anasta" w:date="2014-05-28T13:30:00Z">
        <w:r w:rsidR="00985FA2">
          <w:delInstrText>Toc388915927</w:delInstrText>
        </w:r>
      </w:del>
      <w:ins w:id="80" w:author="Anasta" w:date="2014-05-28T13:30:00Z">
        <w:r>
          <w:instrText>Toc389005570</w:instrText>
        </w:r>
      </w:ins>
      <w:r>
        <w:instrText xml:space="preserve"> \h </w:instrText>
      </w:r>
      <w:r>
        <w:fldChar w:fldCharType="separate"/>
      </w:r>
      <w:r>
        <w:t>49</w:t>
      </w:r>
      <w:r>
        <w:fldChar w:fldCharType="end"/>
      </w:r>
    </w:p>
    <w:p w14:paraId="7D68C090" w14:textId="0FBE1588" w:rsidR="00EA5350" w:rsidRDefault="00EA5350">
      <w:pPr>
        <w:pStyle w:val="TOC3"/>
        <w:tabs>
          <w:tab w:val="left" w:pos="1920"/>
        </w:tabs>
        <w:rPr>
          <w:rFonts w:asciiTheme="minorHAnsi" w:eastAsiaTheme="minorEastAsia" w:hAnsiTheme="minorHAnsi" w:cstheme="minorBidi"/>
          <w:i w:val="0"/>
          <w:kern w:val="0"/>
          <w:sz w:val="22"/>
          <w:szCs w:val="22"/>
          <w:lang w:eastAsia="pt-BR"/>
        </w:rPr>
      </w:pPr>
      <w:r>
        <w:t>7.2.11</w:t>
      </w:r>
      <w:r>
        <w:rPr>
          <w:rFonts w:asciiTheme="minorHAnsi" w:eastAsiaTheme="minorEastAsia" w:hAnsiTheme="minorHAnsi" w:cstheme="minorBidi"/>
          <w:i w:val="0"/>
          <w:kern w:val="0"/>
          <w:sz w:val="22"/>
          <w:szCs w:val="22"/>
          <w:lang w:eastAsia="pt-BR"/>
        </w:rPr>
        <w:tab/>
      </w:r>
      <w:r>
        <w:t>Abrir lista</w:t>
      </w:r>
      <w:r>
        <w:tab/>
      </w:r>
      <w:del w:id="81" w:author="Anasta" w:date="2014-05-28T13:30:00Z">
        <w:r w:rsidR="00985FA2">
          <w:fldChar w:fldCharType="begin"/>
        </w:r>
        <w:r w:rsidR="00985FA2">
          <w:delInstrText xml:space="preserve"> PAGEREF _Toc388915928 \h </w:delInstrText>
        </w:r>
        <w:r w:rsidR="00985FA2">
          <w:fldChar w:fldCharType="separate"/>
        </w:r>
        <w:r w:rsidR="00985FA2">
          <w:delText>50</w:delText>
        </w:r>
        <w:r w:rsidR="00985FA2">
          <w:fldChar w:fldCharType="end"/>
        </w:r>
      </w:del>
      <w:ins w:id="82" w:author="Anasta" w:date="2014-05-28T13:30:00Z">
        <w:r>
          <w:fldChar w:fldCharType="begin"/>
        </w:r>
        <w:r>
          <w:instrText xml:space="preserve"> PAGEREF _Toc389005571 \h </w:instrText>
        </w:r>
        <w:r>
          <w:fldChar w:fldCharType="separate"/>
        </w:r>
        <w:r>
          <w:t>50</w:t>
        </w:r>
        <w:r>
          <w:fldChar w:fldCharType="end"/>
        </w:r>
      </w:ins>
    </w:p>
    <w:p w14:paraId="36B05138" w14:textId="0A4CC878" w:rsidR="00EA5350" w:rsidRDefault="00EA5350">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ESQUEMA DE BANCO DE DADOS</w:t>
      </w:r>
      <w:r>
        <w:tab/>
      </w:r>
      <w:del w:id="83" w:author="Anasta" w:date="2014-05-28T13:30:00Z">
        <w:r w:rsidR="00985FA2">
          <w:fldChar w:fldCharType="begin"/>
        </w:r>
        <w:r w:rsidR="00985FA2">
          <w:delInstrText xml:space="preserve"> PAGEREF _Toc388915929 \h </w:delInstrText>
        </w:r>
        <w:r w:rsidR="00985FA2">
          <w:fldChar w:fldCharType="separate"/>
        </w:r>
        <w:r w:rsidR="00985FA2">
          <w:delText>50</w:delText>
        </w:r>
        <w:r w:rsidR="00985FA2">
          <w:fldChar w:fldCharType="end"/>
        </w:r>
      </w:del>
      <w:ins w:id="84" w:author="Anasta" w:date="2014-05-28T13:30:00Z">
        <w:r>
          <w:fldChar w:fldCharType="begin"/>
        </w:r>
        <w:r>
          <w:instrText xml:space="preserve"> PAGEREF _Toc389005572 \h </w:instrText>
        </w:r>
        <w:r>
          <w:fldChar w:fldCharType="separate"/>
        </w:r>
        <w:r>
          <w:t>51</w:t>
        </w:r>
        <w:r>
          <w:fldChar w:fldCharType="end"/>
        </w:r>
      </w:ins>
    </w:p>
    <w:p w14:paraId="2528A364" w14:textId="77777777" w:rsidR="00692DC7" w:rsidRPr="000E0A0A" w:rsidRDefault="0088363D" w:rsidP="00772634">
      <w:pPr>
        <w:pStyle w:val="TOC1"/>
        <w:sectPr w:rsidR="00692DC7" w:rsidRPr="000E0A0A" w:rsidSect="00FA5DF1">
          <w:footerReference w:type="default" r:id="rId12"/>
          <w:pgSz w:w="11906" w:h="16838"/>
          <w:pgMar w:top="1417" w:right="1418" w:bottom="1701" w:left="1418" w:header="720" w:footer="720" w:gutter="0"/>
          <w:pgNumType w:start="2"/>
          <w:cols w:space="720"/>
          <w:docGrid w:linePitch="360"/>
        </w:sectPr>
      </w:pPr>
      <w:r w:rsidRPr="00B0449C">
        <w:fldChar w:fldCharType="end"/>
      </w:r>
    </w:p>
    <w:p w14:paraId="23110933" w14:textId="77777777" w:rsidR="00692DC7" w:rsidRPr="00C145B8" w:rsidRDefault="00692DC7" w:rsidP="00772634"/>
    <w:p w14:paraId="5F9AA325" w14:textId="77777777" w:rsidR="00E37753" w:rsidRPr="00C145B8" w:rsidRDefault="000E0A0A" w:rsidP="00772634">
      <w:r>
        <w:br w:type="page"/>
      </w:r>
    </w:p>
    <w:p w14:paraId="4A71B66E" w14:textId="77777777" w:rsidR="001B5440" w:rsidRPr="001B5440" w:rsidRDefault="001B5440" w:rsidP="001B5440">
      <w:pPr>
        <w:pStyle w:val="Heading1semnumerao"/>
        <w:jc w:val="center"/>
      </w:pPr>
      <w:bookmarkStart w:id="85" w:name="_Toc367353076"/>
      <w:bookmarkStart w:id="86" w:name="_Toc389005534"/>
      <w:bookmarkStart w:id="87" w:name="_Toc388915891"/>
      <w:r w:rsidRPr="001B5440">
        <w:t>LISTA DE ILUSTRAÇÕES</w:t>
      </w:r>
      <w:bookmarkEnd w:id="85"/>
      <w:bookmarkEnd w:id="86"/>
      <w:bookmarkEnd w:id="87"/>
    </w:p>
    <w:p w14:paraId="07707AB2" w14:textId="77777777" w:rsidR="00474A51" w:rsidRPr="009F28CC" w:rsidRDefault="00474A51">
      <w:pPr>
        <w:pStyle w:val="TableofFigures"/>
        <w:tabs>
          <w:tab w:val="right" w:leader="dot" w:pos="9060"/>
        </w:tabs>
      </w:pPr>
    </w:p>
    <w:p w14:paraId="011FC540" w14:textId="77777777" w:rsidR="00474A51" w:rsidRPr="009F28CC" w:rsidRDefault="00474A51">
      <w:pPr>
        <w:pStyle w:val="TableofFigures"/>
        <w:tabs>
          <w:tab w:val="right" w:leader="dot" w:pos="9060"/>
        </w:tabs>
      </w:pPr>
    </w:p>
    <w:p w14:paraId="3ADEDFC6" w14:textId="77777777" w:rsidR="00474A51" w:rsidRPr="009F28CC" w:rsidRDefault="00474A51">
      <w:pPr>
        <w:pStyle w:val="TableofFigures"/>
        <w:tabs>
          <w:tab w:val="right" w:leader="dot" w:pos="9060"/>
        </w:tabs>
      </w:pPr>
    </w:p>
    <w:p w14:paraId="3EB350B3" w14:textId="77777777" w:rsidR="00985FA2" w:rsidRDefault="0088363D">
      <w:pPr>
        <w:pStyle w:val="TableofFigures"/>
        <w:tabs>
          <w:tab w:val="right" w:leader="dot" w:pos="9060"/>
        </w:tabs>
        <w:rPr>
          <w:del w:id="88" w:author="Anasta" w:date="2014-05-28T13:30:00Z"/>
          <w:rFonts w:asciiTheme="minorHAnsi" w:eastAsiaTheme="minorEastAsia" w:hAnsiTheme="minorHAnsi" w:cstheme="minorBidi"/>
          <w:noProof/>
          <w:kern w:val="0"/>
          <w:sz w:val="22"/>
          <w:szCs w:val="22"/>
          <w:lang w:eastAsia="pt-BR"/>
        </w:rPr>
      </w:pPr>
      <w:r>
        <w:rPr>
          <w:lang w:val="en-US"/>
        </w:rPr>
        <w:fldChar w:fldCharType="begin"/>
      </w:r>
      <w:r w:rsidR="00474A51">
        <w:rPr>
          <w:lang w:val="en-US"/>
        </w:rPr>
        <w:instrText xml:space="preserve"> TOC \h \z \c "FIG." </w:instrText>
      </w:r>
      <w:r>
        <w:rPr>
          <w:lang w:val="en-US"/>
        </w:rPr>
        <w:fldChar w:fldCharType="separate"/>
      </w:r>
      <w:del w:id="89" w:author="Anasta" w:date="2014-05-28T13:30:00Z">
        <w:r w:rsidR="00420D94">
          <w:fldChar w:fldCharType="begin"/>
        </w:r>
        <w:r w:rsidR="00420D94">
          <w:delInstrText xml:space="preserve"> HYPERLINK \l "_Toc388915930" </w:delInstrText>
        </w:r>
        <w:r w:rsidR="00420D94">
          <w:fldChar w:fldCharType="separate"/>
        </w:r>
        <w:r w:rsidR="00985FA2" w:rsidRPr="00F15261">
          <w:rPr>
            <w:rStyle w:val="Hyperlink"/>
            <w:noProof/>
          </w:rPr>
          <w:delText>FIG. 2.1 - Diagrama do fluxo de trabalho do método GDT [1]</w:delText>
        </w:r>
        <w:r w:rsidR="00985FA2">
          <w:rPr>
            <w:noProof/>
            <w:webHidden/>
          </w:rPr>
          <w:tab/>
        </w:r>
        <w:r w:rsidR="00985FA2">
          <w:rPr>
            <w:noProof/>
            <w:webHidden/>
          </w:rPr>
          <w:fldChar w:fldCharType="begin"/>
        </w:r>
        <w:r w:rsidR="00985FA2">
          <w:rPr>
            <w:noProof/>
            <w:webHidden/>
          </w:rPr>
          <w:delInstrText xml:space="preserve"> PAGEREF _Toc388915930 \h </w:delInstrText>
        </w:r>
        <w:r w:rsidR="00985FA2">
          <w:rPr>
            <w:noProof/>
            <w:webHidden/>
          </w:rPr>
        </w:r>
        <w:r w:rsidR="00985FA2">
          <w:rPr>
            <w:noProof/>
            <w:webHidden/>
          </w:rPr>
          <w:fldChar w:fldCharType="separate"/>
        </w:r>
        <w:r w:rsidR="00985FA2">
          <w:rPr>
            <w:noProof/>
            <w:webHidden/>
          </w:rPr>
          <w:delText>13</w:delText>
        </w:r>
        <w:r w:rsidR="00985FA2">
          <w:rPr>
            <w:noProof/>
            <w:webHidden/>
          </w:rPr>
          <w:fldChar w:fldCharType="end"/>
        </w:r>
        <w:r w:rsidR="00420D94">
          <w:rPr>
            <w:noProof/>
          </w:rPr>
          <w:fldChar w:fldCharType="end"/>
        </w:r>
      </w:del>
    </w:p>
    <w:p w14:paraId="002BCA35" w14:textId="77777777" w:rsidR="00985FA2" w:rsidRDefault="00420D94">
      <w:pPr>
        <w:pStyle w:val="TableofFigures"/>
        <w:tabs>
          <w:tab w:val="right" w:leader="dot" w:pos="9060"/>
        </w:tabs>
        <w:rPr>
          <w:del w:id="90" w:author="Anasta" w:date="2014-05-28T13:30:00Z"/>
          <w:rFonts w:asciiTheme="minorHAnsi" w:eastAsiaTheme="minorEastAsia" w:hAnsiTheme="minorHAnsi" w:cstheme="minorBidi"/>
          <w:noProof/>
          <w:kern w:val="0"/>
          <w:sz w:val="22"/>
          <w:szCs w:val="22"/>
          <w:lang w:eastAsia="pt-BR"/>
        </w:rPr>
      </w:pPr>
      <w:del w:id="91" w:author="Anasta" w:date="2014-05-28T13:30:00Z">
        <w:r>
          <w:fldChar w:fldCharType="begin"/>
        </w:r>
        <w:r>
          <w:delInstrText xml:space="preserve"> HYPERLINK \l "_Toc388915931" </w:delInstrText>
        </w:r>
        <w:r>
          <w:fldChar w:fldCharType="separate"/>
        </w:r>
        <w:r w:rsidR="00985FA2" w:rsidRPr="00F15261">
          <w:rPr>
            <w:rStyle w:val="Hyperlink"/>
            <w:noProof/>
          </w:rPr>
          <w:delText>FIG. 3.1 - Arquitetura do Android [2]</w:delText>
        </w:r>
        <w:r w:rsidR="00985FA2">
          <w:rPr>
            <w:noProof/>
            <w:webHidden/>
          </w:rPr>
          <w:tab/>
        </w:r>
        <w:r w:rsidR="00985FA2">
          <w:rPr>
            <w:noProof/>
            <w:webHidden/>
          </w:rPr>
          <w:fldChar w:fldCharType="begin"/>
        </w:r>
        <w:r w:rsidR="00985FA2">
          <w:rPr>
            <w:noProof/>
            <w:webHidden/>
          </w:rPr>
          <w:delInstrText xml:space="preserve"> PAGEREF _Toc388915931 \h </w:delInstrText>
        </w:r>
        <w:r w:rsidR="00985FA2">
          <w:rPr>
            <w:noProof/>
            <w:webHidden/>
          </w:rPr>
        </w:r>
        <w:r w:rsidR="00985FA2">
          <w:rPr>
            <w:noProof/>
            <w:webHidden/>
          </w:rPr>
          <w:fldChar w:fldCharType="separate"/>
        </w:r>
        <w:r w:rsidR="00985FA2">
          <w:rPr>
            <w:noProof/>
            <w:webHidden/>
          </w:rPr>
          <w:delText>18</w:delText>
        </w:r>
        <w:r w:rsidR="00985FA2">
          <w:rPr>
            <w:noProof/>
            <w:webHidden/>
          </w:rPr>
          <w:fldChar w:fldCharType="end"/>
        </w:r>
        <w:r>
          <w:rPr>
            <w:noProof/>
          </w:rPr>
          <w:fldChar w:fldCharType="end"/>
        </w:r>
      </w:del>
    </w:p>
    <w:p w14:paraId="2AF90B4D" w14:textId="77777777" w:rsidR="00985FA2" w:rsidRDefault="00420D94">
      <w:pPr>
        <w:pStyle w:val="TableofFigures"/>
        <w:tabs>
          <w:tab w:val="right" w:leader="dot" w:pos="9060"/>
        </w:tabs>
        <w:rPr>
          <w:del w:id="92" w:author="Anasta" w:date="2014-05-28T13:30:00Z"/>
          <w:rFonts w:asciiTheme="minorHAnsi" w:eastAsiaTheme="minorEastAsia" w:hAnsiTheme="minorHAnsi" w:cstheme="minorBidi"/>
          <w:noProof/>
          <w:kern w:val="0"/>
          <w:sz w:val="22"/>
          <w:szCs w:val="22"/>
          <w:lang w:eastAsia="pt-BR"/>
        </w:rPr>
      </w:pPr>
      <w:del w:id="93" w:author="Anasta" w:date="2014-05-28T13:30:00Z">
        <w:r>
          <w:fldChar w:fldCharType="begin"/>
        </w:r>
        <w:r>
          <w:delInstrText xml:space="preserve"> HYPERLINK \l "_Toc388915932" </w:delInstrText>
        </w:r>
        <w:r>
          <w:fldChar w:fldCharType="separate"/>
        </w:r>
        <w:r w:rsidR="00985FA2" w:rsidRPr="00F15261">
          <w:rPr>
            <w:rStyle w:val="Hyperlink"/>
            <w:noProof/>
          </w:rPr>
          <w:delText>FIG. 3.2 – Relacionamento entre as Views</w:delText>
        </w:r>
        <w:r w:rsidR="00985FA2">
          <w:rPr>
            <w:noProof/>
            <w:webHidden/>
          </w:rPr>
          <w:tab/>
        </w:r>
        <w:r w:rsidR="00985FA2">
          <w:rPr>
            <w:noProof/>
            <w:webHidden/>
          </w:rPr>
          <w:fldChar w:fldCharType="begin"/>
        </w:r>
        <w:r w:rsidR="00985FA2">
          <w:rPr>
            <w:noProof/>
            <w:webHidden/>
          </w:rPr>
          <w:delInstrText xml:space="preserve"> PAGEREF _Toc388915932 \h </w:delInstrText>
        </w:r>
        <w:r w:rsidR="00985FA2">
          <w:rPr>
            <w:noProof/>
            <w:webHidden/>
          </w:rPr>
        </w:r>
        <w:r w:rsidR="00985FA2">
          <w:rPr>
            <w:noProof/>
            <w:webHidden/>
          </w:rPr>
          <w:fldChar w:fldCharType="separate"/>
        </w:r>
        <w:r w:rsidR="00985FA2">
          <w:rPr>
            <w:noProof/>
            <w:webHidden/>
          </w:rPr>
          <w:delText>19</w:delText>
        </w:r>
        <w:r w:rsidR="00985FA2">
          <w:rPr>
            <w:noProof/>
            <w:webHidden/>
          </w:rPr>
          <w:fldChar w:fldCharType="end"/>
        </w:r>
        <w:r>
          <w:rPr>
            <w:noProof/>
          </w:rPr>
          <w:fldChar w:fldCharType="end"/>
        </w:r>
      </w:del>
    </w:p>
    <w:p w14:paraId="2F335DB8" w14:textId="77777777" w:rsidR="00985FA2" w:rsidRDefault="00420D94">
      <w:pPr>
        <w:pStyle w:val="TableofFigures"/>
        <w:tabs>
          <w:tab w:val="right" w:leader="dot" w:pos="9060"/>
        </w:tabs>
        <w:rPr>
          <w:del w:id="94" w:author="Anasta" w:date="2014-05-28T13:30:00Z"/>
          <w:rFonts w:asciiTheme="minorHAnsi" w:eastAsiaTheme="minorEastAsia" w:hAnsiTheme="minorHAnsi" w:cstheme="minorBidi"/>
          <w:noProof/>
          <w:kern w:val="0"/>
          <w:sz w:val="22"/>
          <w:szCs w:val="22"/>
          <w:lang w:eastAsia="pt-BR"/>
        </w:rPr>
      </w:pPr>
      <w:del w:id="95" w:author="Anasta" w:date="2014-05-28T13:30:00Z">
        <w:r>
          <w:fldChar w:fldCharType="begin"/>
        </w:r>
        <w:r>
          <w:delInstrText xml:space="preserve"> HYPERLINK \l "_Toc388915933" </w:delInstrText>
        </w:r>
        <w:r>
          <w:fldChar w:fldCharType="separate"/>
        </w:r>
        <w:r w:rsidR="00985FA2" w:rsidRPr="00F15261">
          <w:rPr>
            <w:rStyle w:val="Hyperlink"/>
            <w:noProof/>
          </w:rPr>
          <w:delText>FIG. 3.3 – Hierarquia de classes para ListView. [3]</w:delText>
        </w:r>
        <w:r w:rsidR="00985FA2">
          <w:rPr>
            <w:noProof/>
            <w:webHidden/>
          </w:rPr>
          <w:tab/>
        </w:r>
        <w:r w:rsidR="00985FA2">
          <w:rPr>
            <w:noProof/>
            <w:webHidden/>
          </w:rPr>
          <w:fldChar w:fldCharType="begin"/>
        </w:r>
        <w:r w:rsidR="00985FA2">
          <w:rPr>
            <w:noProof/>
            <w:webHidden/>
          </w:rPr>
          <w:delInstrText xml:space="preserve"> PAGEREF _Toc388915933 \h </w:delInstrText>
        </w:r>
        <w:r w:rsidR="00985FA2">
          <w:rPr>
            <w:noProof/>
            <w:webHidden/>
          </w:rPr>
        </w:r>
        <w:r w:rsidR="00985FA2">
          <w:rPr>
            <w:noProof/>
            <w:webHidden/>
          </w:rPr>
          <w:fldChar w:fldCharType="separate"/>
        </w:r>
        <w:r w:rsidR="00985FA2">
          <w:rPr>
            <w:noProof/>
            <w:webHidden/>
          </w:rPr>
          <w:delText>20</w:delText>
        </w:r>
        <w:r w:rsidR="00985FA2">
          <w:rPr>
            <w:noProof/>
            <w:webHidden/>
          </w:rPr>
          <w:fldChar w:fldCharType="end"/>
        </w:r>
        <w:r>
          <w:rPr>
            <w:noProof/>
          </w:rPr>
          <w:fldChar w:fldCharType="end"/>
        </w:r>
      </w:del>
    </w:p>
    <w:p w14:paraId="609F2E6A" w14:textId="77777777" w:rsidR="00985FA2" w:rsidRDefault="00420D94">
      <w:pPr>
        <w:pStyle w:val="TableofFigures"/>
        <w:tabs>
          <w:tab w:val="right" w:leader="dot" w:pos="9060"/>
        </w:tabs>
        <w:rPr>
          <w:del w:id="96" w:author="Anasta" w:date="2014-05-28T13:30:00Z"/>
          <w:rFonts w:asciiTheme="minorHAnsi" w:eastAsiaTheme="minorEastAsia" w:hAnsiTheme="minorHAnsi" w:cstheme="minorBidi"/>
          <w:noProof/>
          <w:kern w:val="0"/>
          <w:sz w:val="22"/>
          <w:szCs w:val="22"/>
          <w:lang w:eastAsia="pt-BR"/>
        </w:rPr>
      </w:pPr>
      <w:del w:id="97" w:author="Anasta" w:date="2014-05-28T13:30:00Z">
        <w:r>
          <w:fldChar w:fldCharType="begin"/>
        </w:r>
        <w:r>
          <w:delInstrText xml:space="preserve"> HYPERLINK \l "_Toc388915934" </w:delInstrText>
        </w:r>
        <w:r>
          <w:fldChar w:fldCharType="separate"/>
        </w:r>
        <w:r w:rsidR="00985FA2" w:rsidRPr="00F15261">
          <w:rPr>
            <w:rStyle w:val="Hyperlink"/>
            <w:noProof/>
          </w:rPr>
          <w:delText>FIG. 3.4 – Assinatura do método getView [3]</w:delText>
        </w:r>
        <w:r w:rsidR="00985FA2">
          <w:rPr>
            <w:noProof/>
            <w:webHidden/>
          </w:rPr>
          <w:tab/>
        </w:r>
        <w:r w:rsidR="00985FA2">
          <w:rPr>
            <w:noProof/>
            <w:webHidden/>
          </w:rPr>
          <w:fldChar w:fldCharType="begin"/>
        </w:r>
        <w:r w:rsidR="00985FA2">
          <w:rPr>
            <w:noProof/>
            <w:webHidden/>
          </w:rPr>
          <w:delInstrText xml:space="preserve"> PAGEREF _Toc388915934 \h </w:delInstrText>
        </w:r>
        <w:r w:rsidR="00985FA2">
          <w:rPr>
            <w:noProof/>
            <w:webHidden/>
          </w:rPr>
        </w:r>
        <w:r w:rsidR="00985FA2">
          <w:rPr>
            <w:noProof/>
            <w:webHidden/>
          </w:rPr>
          <w:fldChar w:fldCharType="separate"/>
        </w:r>
        <w:r w:rsidR="00985FA2">
          <w:rPr>
            <w:noProof/>
            <w:webHidden/>
          </w:rPr>
          <w:delText>21</w:delText>
        </w:r>
        <w:r w:rsidR="00985FA2">
          <w:rPr>
            <w:noProof/>
            <w:webHidden/>
          </w:rPr>
          <w:fldChar w:fldCharType="end"/>
        </w:r>
        <w:r>
          <w:rPr>
            <w:noProof/>
          </w:rPr>
          <w:fldChar w:fldCharType="end"/>
        </w:r>
      </w:del>
    </w:p>
    <w:p w14:paraId="55C478CA" w14:textId="77777777" w:rsidR="00985FA2" w:rsidRDefault="00420D94">
      <w:pPr>
        <w:pStyle w:val="TableofFigures"/>
        <w:tabs>
          <w:tab w:val="right" w:leader="dot" w:pos="9060"/>
        </w:tabs>
        <w:rPr>
          <w:del w:id="98" w:author="Anasta" w:date="2014-05-28T13:30:00Z"/>
          <w:rFonts w:asciiTheme="minorHAnsi" w:eastAsiaTheme="minorEastAsia" w:hAnsiTheme="minorHAnsi" w:cstheme="minorBidi"/>
          <w:noProof/>
          <w:kern w:val="0"/>
          <w:sz w:val="22"/>
          <w:szCs w:val="22"/>
          <w:lang w:eastAsia="pt-BR"/>
        </w:rPr>
      </w:pPr>
      <w:del w:id="99" w:author="Anasta" w:date="2014-05-28T13:30:00Z">
        <w:r>
          <w:fldChar w:fldCharType="begin"/>
        </w:r>
        <w:r>
          <w:delInstrText xml:space="preserve"> HYPERLINK \l "_Toc388915935" </w:delInstrText>
        </w:r>
        <w:r>
          <w:fldChar w:fldCharType="separate"/>
        </w:r>
        <w:r w:rsidR="00985FA2" w:rsidRPr="00F15261">
          <w:rPr>
            <w:rStyle w:val="Hyperlink"/>
            <w:noProof/>
          </w:rPr>
          <w:delText>FIG. 3.5 – Hierarquia de classes do TextView [3].</w:delText>
        </w:r>
        <w:r w:rsidR="00985FA2">
          <w:rPr>
            <w:noProof/>
            <w:webHidden/>
          </w:rPr>
          <w:tab/>
        </w:r>
        <w:r w:rsidR="00985FA2">
          <w:rPr>
            <w:noProof/>
            <w:webHidden/>
          </w:rPr>
          <w:fldChar w:fldCharType="begin"/>
        </w:r>
        <w:r w:rsidR="00985FA2">
          <w:rPr>
            <w:noProof/>
            <w:webHidden/>
          </w:rPr>
          <w:delInstrText xml:space="preserve"> PAGEREF _Toc388915935 \h </w:delInstrText>
        </w:r>
        <w:r w:rsidR="00985FA2">
          <w:rPr>
            <w:noProof/>
            <w:webHidden/>
          </w:rPr>
        </w:r>
        <w:r w:rsidR="00985FA2">
          <w:rPr>
            <w:noProof/>
            <w:webHidden/>
          </w:rPr>
          <w:fldChar w:fldCharType="separate"/>
        </w:r>
        <w:r w:rsidR="00985FA2">
          <w:rPr>
            <w:noProof/>
            <w:webHidden/>
          </w:rPr>
          <w:delText>21</w:delText>
        </w:r>
        <w:r w:rsidR="00985FA2">
          <w:rPr>
            <w:noProof/>
            <w:webHidden/>
          </w:rPr>
          <w:fldChar w:fldCharType="end"/>
        </w:r>
        <w:r>
          <w:rPr>
            <w:noProof/>
          </w:rPr>
          <w:fldChar w:fldCharType="end"/>
        </w:r>
      </w:del>
    </w:p>
    <w:p w14:paraId="6D5AC6E1" w14:textId="77777777" w:rsidR="00985FA2" w:rsidRDefault="00420D94">
      <w:pPr>
        <w:pStyle w:val="TableofFigures"/>
        <w:tabs>
          <w:tab w:val="right" w:leader="dot" w:pos="9060"/>
        </w:tabs>
        <w:rPr>
          <w:del w:id="100" w:author="Anasta" w:date="2014-05-28T13:30:00Z"/>
          <w:rFonts w:asciiTheme="minorHAnsi" w:eastAsiaTheme="minorEastAsia" w:hAnsiTheme="minorHAnsi" w:cstheme="minorBidi"/>
          <w:noProof/>
          <w:kern w:val="0"/>
          <w:sz w:val="22"/>
          <w:szCs w:val="22"/>
          <w:lang w:eastAsia="pt-BR"/>
        </w:rPr>
      </w:pPr>
      <w:del w:id="101" w:author="Anasta" w:date="2014-05-28T13:30:00Z">
        <w:r>
          <w:fldChar w:fldCharType="begin"/>
        </w:r>
        <w:r>
          <w:delInstrText xml:space="preserve"> HYPERLINK \l "_Toc388915936" </w:delInstrText>
        </w:r>
        <w:r>
          <w:fldChar w:fldCharType="separate"/>
        </w:r>
        <w:r w:rsidR="00985FA2" w:rsidRPr="00F15261">
          <w:rPr>
            <w:rStyle w:val="Hyperlink"/>
            <w:noProof/>
          </w:rPr>
          <w:delText>FIG. 3.6 – Hierarquia de classes do TextView [3].</w:delText>
        </w:r>
        <w:r w:rsidR="00985FA2">
          <w:rPr>
            <w:noProof/>
            <w:webHidden/>
          </w:rPr>
          <w:tab/>
        </w:r>
        <w:r w:rsidR="00985FA2">
          <w:rPr>
            <w:noProof/>
            <w:webHidden/>
          </w:rPr>
          <w:fldChar w:fldCharType="begin"/>
        </w:r>
        <w:r w:rsidR="00985FA2">
          <w:rPr>
            <w:noProof/>
            <w:webHidden/>
          </w:rPr>
          <w:delInstrText xml:space="preserve"> PAGEREF _Toc388915936 \h </w:delInstrText>
        </w:r>
        <w:r w:rsidR="00985FA2">
          <w:rPr>
            <w:noProof/>
            <w:webHidden/>
          </w:rPr>
        </w:r>
        <w:r w:rsidR="00985FA2">
          <w:rPr>
            <w:noProof/>
            <w:webHidden/>
          </w:rPr>
          <w:fldChar w:fldCharType="separate"/>
        </w:r>
        <w:r w:rsidR="00985FA2">
          <w:rPr>
            <w:noProof/>
            <w:webHidden/>
          </w:rPr>
          <w:delText>21</w:delText>
        </w:r>
        <w:r w:rsidR="00985FA2">
          <w:rPr>
            <w:noProof/>
            <w:webHidden/>
          </w:rPr>
          <w:fldChar w:fldCharType="end"/>
        </w:r>
        <w:r>
          <w:rPr>
            <w:noProof/>
          </w:rPr>
          <w:fldChar w:fldCharType="end"/>
        </w:r>
      </w:del>
    </w:p>
    <w:p w14:paraId="4E8C9C59" w14:textId="77777777" w:rsidR="00985FA2" w:rsidRDefault="00420D94">
      <w:pPr>
        <w:pStyle w:val="TableofFigures"/>
        <w:tabs>
          <w:tab w:val="right" w:leader="dot" w:pos="9060"/>
        </w:tabs>
        <w:rPr>
          <w:del w:id="102" w:author="Anasta" w:date="2014-05-28T13:30:00Z"/>
          <w:rFonts w:asciiTheme="minorHAnsi" w:eastAsiaTheme="minorEastAsia" w:hAnsiTheme="minorHAnsi" w:cstheme="minorBidi"/>
          <w:noProof/>
          <w:kern w:val="0"/>
          <w:sz w:val="22"/>
          <w:szCs w:val="22"/>
          <w:lang w:eastAsia="pt-BR"/>
        </w:rPr>
      </w:pPr>
      <w:del w:id="103" w:author="Anasta" w:date="2014-05-28T13:30:00Z">
        <w:r>
          <w:fldChar w:fldCharType="begin"/>
        </w:r>
        <w:r>
          <w:delInstrText xml:space="preserve"> HYPERLINK \l "_Toc388915937" </w:delInstrText>
        </w:r>
        <w:r>
          <w:fldChar w:fldCharType="separate"/>
        </w:r>
        <w:r w:rsidR="00985FA2" w:rsidRPr="00F15261">
          <w:rPr>
            <w:rStyle w:val="Hyperlink"/>
            <w:noProof/>
          </w:rPr>
          <w:delText>FIG. 3.7 – Hierarquia de classes do ContentProvider [3]</w:delText>
        </w:r>
        <w:r w:rsidR="00985FA2">
          <w:rPr>
            <w:noProof/>
            <w:webHidden/>
          </w:rPr>
          <w:tab/>
        </w:r>
        <w:r w:rsidR="00985FA2">
          <w:rPr>
            <w:noProof/>
            <w:webHidden/>
          </w:rPr>
          <w:fldChar w:fldCharType="begin"/>
        </w:r>
        <w:r w:rsidR="00985FA2">
          <w:rPr>
            <w:noProof/>
            <w:webHidden/>
          </w:rPr>
          <w:delInstrText xml:space="preserve"> PAGEREF _Toc388915937 \h </w:delInstrText>
        </w:r>
        <w:r w:rsidR="00985FA2">
          <w:rPr>
            <w:noProof/>
            <w:webHidden/>
          </w:rPr>
        </w:r>
        <w:r w:rsidR="00985FA2">
          <w:rPr>
            <w:noProof/>
            <w:webHidden/>
          </w:rPr>
          <w:fldChar w:fldCharType="separate"/>
        </w:r>
        <w:r w:rsidR="00985FA2">
          <w:rPr>
            <w:noProof/>
            <w:webHidden/>
          </w:rPr>
          <w:delText>22</w:delText>
        </w:r>
        <w:r w:rsidR="00985FA2">
          <w:rPr>
            <w:noProof/>
            <w:webHidden/>
          </w:rPr>
          <w:fldChar w:fldCharType="end"/>
        </w:r>
        <w:r>
          <w:rPr>
            <w:noProof/>
          </w:rPr>
          <w:fldChar w:fldCharType="end"/>
        </w:r>
      </w:del>
    </w:p>
    <w:p w14:paraId="0356F0DB" w14:textId="77777777" w:rsidR="00985FA2" w:rsidRDefault="00420D94">
      <w:pPr>
        <w:pStyle w:val="TableofFigures"/>
        <w:tabs>
          <w:tab w:val="right" w:leader="dot" w:pos="9060"/>
        </w:tabs>
        <w:rPr>
          <w:del w:id="104" w:author="Anasta" w:date="2014-05-28T13:30:00Z"/>
          <w:rFonts w:asciiTheme="minorHAnsi" w:eastAsiaTheme="minorEastAsia" w:hAnsiTheme="minorHAnsi" w:cstheme="minorBidi"/>
          <w:noProof/>
          <w:kern w:val="0"/>
          <w:sz w:val="22"/>
          <w:szCs w:val="22"/>
          <w:lang w:eastAsia="pt-BR"/>
        </w:rPr>
      </w:pPr>
      <w:del w:id="105" w:author="Anasta" w:date="2014-05-28T13:30:00Z">
        <w:r>
          <w:fldChar w:fldCharType="begin"/>
        </w:r>
        <w:r>
          <w:delInstrText xml:space="preserve"> HYPERLINK \l "_Toc388915938" </w:delInstrText>
        </w:r>
        <w:r>
          <w:fldChar w:fldCharType="separate"/>
        </w:r>
        <w:r w:rsidR="00985FA2" w:rsidRPr="00F15261">
          <w:rPr>
            <w:rStyle w:val="Hyperlink"/>
            <w:noProof/>
          </w:rPr>
          <w:delText>FIG. 3.8 – Hierarquia de classes do Application</w:delText>
        </w:r>
        <w:r w:rsidR="00985FA2">
          <w:rPr>
            <w:noProof/>
            <w:webHidden/>
          </w:rPr>
          <w:tab/>
        </w:r>
        <w:r w:rsidR="00985FA2">
          <w:rPr>
            <w:noProof/>
            <w:webHidden/>
          </w:rPr>
          <w:fldChar w:fldCharType="begin"/>
        </w:r>
        <w:r w:rsidR="00985FA2">
          <w:rPr>
            <w:noProof/>
            <w:webHidden/>
          </w:rPr>
          <w:delInstrText xml:space="preserve"> PAGEREF _Toc388915938 \h </w:delInstrText>
        </w:r>
        <w:r w:rsidR="00985FA2">
          <w:rPr>
            <w:noProof/>
            <w:webHidden/>
          </w:rPr>
        </w:r>
        <w:r w:rsidR="00985FA2">
          <w:rPr>
            <w:noProof/>
            <w:webHidden/>
          </w:rPr>
          <w:fldChar w:fldCharType="separate"/>
        </w:r>
        <w:r w:rsidR="00985FA2">
          <w:rPr>
            <w:noProof/>
            <w:webHidden/>
          </w:rPr>
          <w:delText>23</w:delText>
        </w:r>
        <w:r w:rsidR="00985FA2">
          <w:rPr>
            <w:noProof/>
            <w:webHidden/>
          </w:rPr>
          <w:fldChar w:fldCharType="end"/>
        </w:r>
        <w:r>
          <w:rPr>
            <w:noProof/>
          </w:rPr>
          <w:fldChar w:fldCharType="end"/>
        </w:r>
      </w:del>
    </w:p>
    <w:p w14:paraId="3962B1F7" w14:textId="77777777" w:rsidR="00985FA2" w:rsidRDefault="00420D94">
      <w:pPr>
        <w:pStyle w:val="TableofFigures"/>
        <w:tabs>
          <w:tab w:val="right" w:leader="dot" w:pos="9060"/>
        </w:tabs>
        <w:rPr>
          <w:del w:id="106" w:author="Anasta" w:date="2014-05-28T13:30:00Z"/>
          <w:rFonts w:asciiTheme="minorHAnsi" w:eastAsiaTheme="minorEastAsia" w:hAnsiTheme="minorHAnsi" w:cstheme="minorBidi"/>
          <w:noProof/>
          <w:kern w:val="0"/>
          <w:sz w:val="22"/>
          <w:szCs w:val="22"/>
          <w:lang w:eastAsia="pt-BR"/>
        </w:rPr>
      </w:pPr>
      <w:del w:id="107" w:author="Anasta" w:date="2014-05-28T13:30:00Z">
        <w:r>
          <w:fldChar w:fldCharType="begin"/>
        </w:r>
        <w:r>
          <w:delInstrText xml:space="preserve"> HYPERLINK \l "_Toc388915939" </w:delInstrText>
        </w:r>
        <w:r>
          <w:fldChar w:fldCharType="separate"/>
        </w:r>
        <w:r w:rsidR="00985FA2" w:rsidRPr="00F15261">
          <w:rPr>
            <w:rStyle w:val="Hyperlink"/>
            <w:noProof/>
          </w:rPr>
          <w:delText>FIG. 3.9 – Hierarquia de classes do Context</w:delText>
        </w:r>
        <w:r w:rsidR="00985FA2">
          <w:rPr>
            <w:noProof/>
            <w:webHidden/>
          </w:rPr>
          <w:tab/>
        </w:r>
        <w:r w:rsidR="00985FA2">
          <w:rPr>
            <w:noProof/>
            <w:webHidden/>
          </w:rPr>
          <w:fldChar w:fldCharType="begin"/>
        </w:r>
        <w:r w:rsidR="00985FA2">
          <w:rPr>
            <w:noProof/>
            <w:webHidden/>
          </w:rPr>
          <w:delInstrText xml:space="preserve"> PAGEREF _Toc388915939 \h </w:delInstrText>
        </w:r>
        <w:r w:rsidR="00985FA2">
          <w:rPr>
            <w:noProof/>
            <w:webHidden/>
          </w:rPr>
        </w:r>
        <w:r w:rsidR="00985FA2">
          <w:rPr>
            <w:noProof/>
            <w:webHidden/>
          </w:rPr>
          <w:fldChar w:fldCharType="separate"/>
        </w:r>
        <w:r w:rsidR="00985FA2">
          <w:rPr>
            <w:noProof/>
            <w:webHidden/>
          </w:rPr>
          <w:delText>24</w:delText>
        </w:r>
        <w:r w:rsidR="00985FA2">
          <w:rPr>
            <w:noProof/>
            <w:webHidden/>
          </w:rPr>
          <w:fldChar w:fldCharType="end"/>
        </w:r>
        <w:r>
          <w:rPr>
            <w:noProof/>
          </w:rPr>
          <w:fldChar w:fldCharType="end"/>
        </w:r>
      </w:del>
    </w:p>
    <w:p w14:paraId="1A52113F" w14:textId="77777777" w:rsidR="00985FA2" w:rsidRDefault="00420D94">
      <w:pPr>
        <w:pStyle w:val="TableofFigures"/>
        <w:tabs>
          <w:tab w:val="right" w:leader="dot" w:pos="9060"/>
        </w:tabs>
        <w:rPr>
          <w:del w:id="108" w:author="Anasta" w:date="2014-05-28T13:30:00Z"/>
          <w:rFonts w:asciiTheme="minorHAnsi" w:eastAsiaTheme="minorEastAsia" w:hAnsiTheme="minorHAnsi" w:cstheme="minorBidi"/>
          <w:noProof/>
          <w:kern w:val="0"/>
          <w:sz w:val="22"/>
          <w:szCs w:val="22"/>
          <w:lang w:eastAsia="pt-BR"/>
        </w:rPr>
      </w:pPr>
      <w:del w:id="109" w:author="Anasta" w:date="2014-05-28T13:30:00Z">
        <w:r>
          <w:fldChar w:fldCharType="begin"/>
        </w:r>
        <w:r>
          <w:delInstrText xml:space="preserve"> HYPERLINK \l "_Toc388915940" </w:delInstrText>
        </w:r>
        <w:r>
          <w:fldChar w:fldCharType="separate"/>
        </w:r>
        <w:r w:rsidR="00985FA2" w:rsidRPr="00F15261">
          <w:rPr>
            <w:rStyle w:val="Hyperlink"/>
            <w:noProof/>
          </w:rPr>
          <w:delText>FIG. 3.10 – Componentes para funcionamento do Android [6]</w:delText>
        </w:r>
        <w:r w:rsidR="00985FA2">
          <w:rPr>
            <w:noProof/>
            <w:webHidden/>
          </w:rPr>
          <w:tab/>
        </w:r>
        <w:r w:rsidR="00985FA2">
          <w:rPr>
            <w:noProof/>
            <w:webHidden/>
          </w:rPr>
          <w:fldChar w:fldCharType="begin"/>
        </w:r>
        <w:r w:rsidR="00985FA2">
          <w:rPr>
            <w:noProof/>
            <w:webHidden/>
          </w:rPr>
          <w:delInstrText xml:space="preserve"> PAGEREF _Toc388915940 \h </w:delInstrText>
        </w:r>
        <w:r w:rsidR="00985FA2">
          <w:rPr>
            <w:noProof/>
            <w:webHidden/>
          </w:rPr>
        </w:r>
        <w:r w:rsidR="00985FA2">
          <w:rPr>
            <w:noProof/>
            <w:webHidden/>
          </w:rPr>
          <w:fldChar w:fldCharType="separate"/>
        </w:r>
        <w:r w:rsidR="00985FA2">
          <w:rPr>
            <w:noProof/>
            <w:webHidden/>
          </w:rPr>
          <w:delText>25</w:delText>
        </w:r>
        <w:r w:rsidR="00985FA2">
          <w:rPr>
            <w:noProof/>
            <w:webHidden/>
          </w:rPr>
          <w:fldChar w:fldCharType="end"/>
        </w:r>
        <w:r>
          <w:rPr>
            <w:noProof/>
          </w:rPr>
          <w:fldChar w:fldCharType="end"/>
        </w:r>
      </w:del>
    </w:p>
    <w:p w14:paraId="596C606C" w14:textId="77777777" w:rsidR="00985FA2" w:rsidRDefault="00420D94">
      <w:pPr>
        <w:pStyle w:val="TableofFigures"/>
        <w:tabs>
          <w:tab w:val="right" w:leader="dot" w:pos="9060"/>
        </w:tabs>
        <w:rPr>
          <w:del w:id="110" w:author="Anasta" w:date="2014-05-28T13:30:00Z"/>
          <w:rFonts w:asciiTheme="minorHAnsi" w:eastAsiaTheme="minorEastAsia" w:hAnsiTheme="minorHAnsi" w:cstheme="minorBidi"/>
          <w:noProof/>
          <w:kern w:val="0"/>
          <w:sz w:val="22"/>
          <w:szCs w:val="22"/>
          <w:lang w:eastAsia="pt-BR"/>
        </w:rPr>
      </w:pPr>
      <w:del w:id="111" w:author="Anasta" w:date="2014-05-28T13:30:00Z">
        <w:r>
          <w:fldChar w:fldCharType="begin"/>
        </w:r>
        <w:r>
          <w:delInstrText xml:space="preserve"> HYPERLINK \l "_Toc388915941" </w:delInstrText>
        </w:r>
        <w:r>
          <w:fldChar w:fldCharType="separate"/>
        </w:r>
        <w:r w:rsidR="00985FA2" w:rsidRPr="00F15261">
          <w:rPr>
            <w:rStyle w:val="Hyperlink"/>
            <w:noProof/>
          </w:rPr>
          <w:delText>FIG. 3.11 – Hierarquia de classes do SQLiteDatabase</w:delText>
        </w:r>
        <w:r w:rsidR="00985FA2">
          <w:rPr>
            <w:noProof/>
            <w:webHidden/>
          </w:rPr>
          <w:tab/>
        </w:r>
        <w:r w:rsidR="00985FA2">
          <w:rPr>
            <w:noProof/>
            <w:webHidden/>
          </w:rPr>
          <w:fldChar w:fldCharType="begin"/>
        </w:r>
        <w:r w:rsidR="00985FA2">
          <w:rPr>
            <w:noProof/>
            <w:webHidden/>
          </w:rPr>
          <w:delInstrText xml:space="preserve"> PAGEREF _Toc388915941 \h </w:delInstrText>
        </w:r>
        <w:r w:rsidR="00985FA2">
          <w:rPr>
            <w:noProof/>
            <w:webHidden/>
          </w:rPr>
        </w:r>
        <w:r w:rsidR="00985FA2">
          <w:rPr>
            <w:noProof/>
            <w:webHidden/>
          </w:rPr>
          <w:fldChar w:fldCharType="separate"/>
        </w:r>
        <w:r w:rsidR="00985FA2">
          <w:rPr>
            <w:noProof/>
            <w:webHidden/>
          </w:rPr>
          <w:delText>27</w:delText>
        </w:r>
        <w:r w:rsidR="00985FA2">
          <w:rPr>
            <w:noProof/>
            <w:webHidden/>
          </w:rPr>
          <w:fldChar w:fldCharType="end"/>
        </w:r>
        <w:r>
          <w:rPr>
            <w:noProof/>
          </w:rPr>
          <w:fldChar w:fldCharType="end"/>
        </w:r>
      </w:del>
    </w:p>
    <w:p w14:paraId="2DBBF477" w14:textId="77777777" w:rsidR="00985FA2" w:rsidRDefault="00420D94">
      <w:pPr>
        <w:pStyle w:val="TableofFigures"/>
        <w:tabs>
          <w:tab w:val="right" w:leader="dot" w:pos="9060"/>
        </w:tabs>
        <w:rPr>
          <w:del w:id="112" w:author="Anasta" w:date="2014-05-28T13:30:00Z"/>
          <w:rFonts w:asciiTheme="minorHAnsi" w:eastAsiaTheme="minorEastAsia" w:hAnsiTheme="minorHAnsi" w:cstheme="minorBidi"/>
          <w:noProof/>
          <w:kern w:val="0"/>
          <w:sz w:val="22"/>
          <w:szCs w:val="22"/>
          <w:lang w:eastAsia="pt-BR"/>
        </w:rPr>
      </w:pPr>
      <w:del w:id="113" w:author="Anasta" w:date="2014-05-28T13:30:00Z">
        <w:r>
          <w:fldChar w:fldCharType="begin"/>
        </w:r>
        <w:r>
          <w:delInstrText xml:space="preserve"> HYPERLINK \l "_Toc388915942" </w:delInstrText>
        </w:r>
        <w:r>
          <w:fldChar w:fldCharType="separate"/>
        </w:r>
        <w:r w:rsidR="00985FA2" w:rsidRPr="00F15261">
          <w:rPr>
            <w:rStyle w:val="Hyperlink"/>
            <w:noProof/>
          </w:rPr>
          <w:delText>FIG. 3.12 – Hierarquia de classes do SQLiteOpenHelper</w:delText>
        </w:r>
        <w:r w:rsidR="00985FA2">
          <w:rPr>
            <w:noProof/>
            <w:webHidden/>
          </w:rPr>
          <w:tab/>
        </w:r>
        <w:r w:rsidR="00985FA2">
          <w:rPr>
            <w:noProof/>
            <w:webHidden/>
          </w:rPr>
          <w:fldChar w:fldCharType="begin"/>
        </w:r>
        <w:r w:rsidR="00985FA2">
          <w:rPr>
            <w:noProof/>
            <w:webHidden/>
          </w:rPr>
          <w:delInstrText xml:space="preserve"> PAGEREF _Toc388915942 \h </w:delInstrText>
        </w:r>
        <w:r w:rsidR="00985FA2">
          <w:rPr>
            <w:noProof/>
            <w:webHidden/>
          </w:rPr>
        </w:r>
        <w:r w:rsidR="00985FA2">
          <w:rPr>
            <w:noProof/>
            <w:webHidden/>
          </w:rPr>
          <w:fldChar w:fldCharType="separate"/>
        </w:r>
        <w:r w:rsidR="00985FA2">
          <w:rPr>
            <w:noProof/>
            <w:webHidden/>
          </w:rPr>
          <w:delText>27</w:delText>
        </w:r>
        <w:r w:rsidR="00985FA2">
          <w:rPr>
            <w:noProof/>
            <w:webHidden/>
          </w:rPr>
          <w:fldChar w:fldCharType="end"/>
        </w:r>
        <w:r>
          <w:rPr>
            <w:noProof/>
          </w:rPr>
          <w:fldChar w:fldCharType="end"/>
        </w:r>
      </w:del>
    </w:p>
    <w:p w14:paraId="1E9E3BEB" w14:textId="77777777" w:rsidR="00985FA2" w:rsidRDefault="00420D94">
      <w:pPr>
        <w:pStyle w:val="TableofFigures"/>
        <w:tabs>
          <w:tab w:val="right" w:leader="dot" w:pos="9060"/>
        </w:tabs>
        <w:rPr>
          <w:del w:id="114" w:author="Anasta" w:date="2014-05-28T13:30:00Z"/>
          <w:rFonts w:asciiTheme="minorHAnsi" w:eastAsiaTheme="minorEastAsia" w:hAnsiTheme="minorHAnsi" w:cstheme="minorBidi"/>
          <w:noProof/>
          <w:kern w:val="0"/>
          <w:sz w:val="22"/>
          <w:szCs w:val="22"/>
          <w:lang w:eastAsia="pt-BR"/>
        </w:rPr>
      </w:pPr>
      <w:del w:id="115" w:author="Anasta" w:date="2014-05-28T13:30:00Z">
        <w:r>
          <w:fldChar w:fldCharType="begin"/>
        </w:r>
        <w:r>
          <w:delInstrText xml:space="preserve"> HYPERLINK \l "_Toc388915943" </w:delInstrText>
        </w:r>
        <w:r>
          <w:fldChar w:fldCharType="separate"/>
        </w:r>
        <w:r w:rsidR="00985FA2" w:rsidRPr="00F15261">
          <w:rPr>
            <w:rStyle w:val="Hyperlink"/>
            <w:noProof/>
          </w:rPr>
          <w:delText>FIG. 3.13 – Hierarquia de classes do SQLiteCursor</w:delText>
        </w:r>
        <w:r w:rsidR="00985FA2">
          <w:rPr>
            <w:noProof/>
            <w:webHidden/>
          </w:rPr>
          <w:tab/>
        </w:r>
        <w:r w:rsidR="00985FA2">
          <w:rPr>
            <w:noProof/>
            <w:webHidden/>
          </w:rPr>
          <w:fldChar w:fldCharType="begin"/>
        </w:r>
        <w:r w:rsidR="00985FA2">
          <w:rPr>
            <w:noProof/>
            <w:webHidden/>
          </w:rPr>
          <w:delInstrText xml:space="preserve"> PAGEREF _Toc388915943 \h </w:delInstrText>
        </w:r>
        <w:r w:rsidR="00985FA2">
          <w:rPr>
            <w:noProof/>
            <w:webHidden/>
          </w:rPr>
        </w:r>
        <w:r w:rsidR="00985FA2">
          <w:rPr>
            <w:noProof/>
            <w:webHidden/>
          </w:rPr>
          <w:fldChar w:fldCharType="separate"/>
        </w:r>
        <w:r w:rsidR="00985FA2">
          <w:rPr>
            <w:noProof/>
            <w:webHidden/>
          </w:rPr>
          <w:delText>28</w:delText>
        </w:r>
        <w:r w:rsidR="00985FA2">
          <w:rPr>
            <w:noProof/>
            <w:webHidden/>
          </w:rPr>
          <w:fldChar w:fldCharType="end"/>
        </w:r>
        <w:r>
          <w:rPr>
            <w:noProof/>
          </w:rPr>
          <w:fldChar w:fldCharType="end"/>
        </w:r>
      </w:del>
    </w:p>
    <w:p w14:paraId="376D732C" w14:textId="77777777" w:rsidR="00985FA2" w:rsidRDefault="00420D94">
      <w:pPr>
        <w:pStyle w:val="TableofFigures"/>
        <w:tabs>
          <w:tab w:val="right" w:leader="dot" w:pos="9060"/>
        </w:tabs>
        <w:rPr>
          <w:del w:id="116" w:author="Anasta" w:date="2014-05-28T13:30:00Z"/>
          <w:rFonts w:asciiTheme="minorHAnsi" w:eastAsiaTheme="minorEastAsia" w:hAnsiTheme="minorHAnsi" w:cstheme="minorBidi"/>
          <w:noProof/>
          <w:kern w:val="0"/>
          <w:sz w:val="22"/>
          <w:szCs w:val="22"/>
          <w:lang w:eastAsia="pt-BR"/>
        </w:rPr>
      </w:pPr>
      <w:del w:id="117" w:author="Anasta" w:date="2014-05-28T13:30:00Z">
        <w:r>
          <w:fldChar w:fldCharType="begin"/>
        </w:r>
        <w:r>
          <w:delInstrText xml:space="preserve"> HYPERLINK \l "_Toc388915944" </w:delInstrText>
        </w:r>
        <w:r>
          <w:fldChar w:fldCharType="separate"/>
        </w:r>
        <w:r w:rsidR="00985FA2" w:rsidRPr="00F15261">
          <w:rPr>
            <w:rStyle w:val="Hyperlink"/>
            <w:noProof/>
          </w:rPr>
          <w:delText>FIG. 3.14 – Calendar Provider data model [7].</w:delText>
        </w:r>
        <w:r w:rsidR="00985FA2">
          <w:rPr>
            <w:noProof/>
            <w:webHidden/>
          </w:rPr>
          <w:tab/>
        </w:r>
        <w:r w:rsidR="00985FA2">
          <w:rPr>
            <w:noProof/>
            <w:webHidden/>
          </w:rPr>
          <w:fldChar w:fldCharType="begin"/>
        </w:r>
        <w:r w:rsidR="00985FA2">
          <w:rPr>
            <w:noProof/>
            <w:webHidden/>
          </w:rPr>
          <w:delInstrText xml:space="preserve"> PAGEREF _Toc388915944 \h </w:delInstrText>
        </w:r>
        <w:r w:rsidR="00985FA2">
          <w:rPr>
            <w:noProof/>
            <w:webHidden/>
          </w:rPr>
        </w:r>
        <w:r w:rsidR="00985FA2">
          <w:rPr>
            <w:noProof/>
            <w:webHidden/>
          </w:rPr>
          <w:fldChar w:fldCharType="separate"/>
        </w:r>
        <w:r w:rsidR="00985FA2">
          <w:rPr>
            <w:noProof/>
            <w:webHidden/>
          </w:rPr>
          <w:delText>30</w:delText>
        </w:r>
        <w:r w:rsidR="00985FA2">
          <w:rPr>
            <w:noProof/>
            <w:webHidden/>
          </w:rPr>
          <w:fldChar w:fldCharType="end"/>
        </w:r>
        <w:r>
          <w:rPr>
            <w:noProof/>
          </w:rPr>
          <w:fldChar w:fldCharType="end"/>
        </w:r>
      </w:del>
    </w:p>
    <w:p w14:paraId="7CE83FCA" w14:textId="77777777" w:rsidR="00985FA2" w:rsidRDefault="00420D94">
      <w:pPr>
        <w:pStyle w:val="TableofFigures"/>
        <w:tabs>
          <w:tab w:val="right" w:leader="dot" w:pos="9060"/>
        </w:tabs>
        <w:rPr>
          <w:del w:id="118" w:author="Anasta" w:date="2014-05-28T13:30:00Z"/>
          <w:rFonts w:asciiTheme="minorHAnsi" w:eastAsiaTheme="minorEastAsia" w:hAnsiTheme="minorHAnsi" w:cstheme="minorBidi"/>
          <w:noProof/>
          <w:kern w:val="0"/>
          <w:sz w:val="22"/>
          <w:szCs w:val="22"/>
          <w:lang w:eastAsia="pt-BR"/>
        </w:rPr>
      </w:pPr>
      <w:del w:id="119" w:author="Anasta" w:date="2014-05-28T13:30:00Z">
        <w:r>
          <w:fldChar w:fldCharType="begin"/>
        </w:r>
        <w:r>
          <w:delInstrText xml:space="preserve"> HYPERLINK \l "_Toc388915945" </w:delInstrText>
        </w:r>
        <w:r>
          <w:fldChar w:fldCharType="separate"/>
        </w:r>
        <w:r w:rsidR="00985FA2" w:rsidRPr="00F15261">
          <w:rPr>
            <w:rStyle w:val="Hyperlink"/>
            <w:noProof/>
          </w:rPr>
          <w:delText>FIG. 4.1 – Modelo da arquitetura da aplicação</w:delText>
        </w:r>
        <w:r w:rsidR="00985FA2">
          <w:rPr>
            <w:noProof/>
            <w:webHidden/>
          </w:rPr>
          <w:tab/>
        </w:r>
        <w:r w:rsidR="00985FA2">
          <w:rPr>
            <w:noProof/>
            <w:webHidden/>
          </w:rPr>
          <w:fldChar w:fldCharType="begin"/>
        </w:r>
        <w:r w:rsidR="00985FA2">
          <w:rPr>
            <w:noProof/>
            <w:webHidden/>
          </w:rPr>
          <w:delInstrText xml:space="preserve"> PAGEREF _Toc388915945 \h </w:delInstrText>
        </w:r>
        <w:r w:rsidR="00985FA2">
          <w:rPr>
            <w:noProof/>
            <w:webHidden/>
          </w:rPr>
        </w:r>
        <w:r w:rsidR="00985FA2">
          <w:rPr>
            <w:noProof/>
            <w:webHidden/>
          </w:rPr>
          <w:fldChar w:fldCharType="separate"/>
        </w:r>
        <w:r w:rsidR="00985FA2">
          <w:rPr>
            <w:noProof/>
            <w:webHidden/>
          </w:rPr>
          <w:delText>32</w:delText>
        </w:r>
        <w:r w:rsidR="00985FA2">
          <w:rPr>
            <w:noProof/>
            <w:webHidden/>
          </w:rPr>
          <w:fldChar w:fldCharType="end"/>
        </w:r>
        <w:r>
          <w:rPr>
            <w:noProof/>
          </w:rPr>
          <w:fldChar w:fldCharType="end"/>
        </w:r>
      </w:del>
    </w:p>
    <w:p w14:paraId="74E41C4B" w14:textId="77777777" w:rsidR="00985FA2" w:rsidRDefault="00420D94">
      <w:pPr>
        <w:pStyle w:val="TableofFigures"/>
        <w:tabs>
          <w:tab w:val="right" w:leader="dot" w:pos="9060"/>
        </w:tabs>
        <w:rPr>
          <w:del w:id="120" w:author="Anasta" w:date="2014-05-28T13:30:00Z"/>
          <w:rFonts w:asciiTheme="minorHAnsi" w:eastAsiaTheme="minorEastAsia" w:hAnsiTheme="minorHAnsi" w:cstheme="minorBidi"/>
          <w:noProof/>
          <w:kern w:val="0"/>
          <w:sz w:val="22"/>
          <w:szCs w:val="22"/>
          <w:lang w:eastAsia="pt-BR"/>
        </w:rPr>
      </w:pPr>
      <w:del w:id="121" w:author="Anasta" w:date="2014-05-28T13:30:00Z">
        <w:r>
          <w:fldChar w:fldCharType="begin"/>
        </w:r>
        <w:r>
          <w:delInstrText xml:space="preserve"> HYPERLINK \l "_Toc388915946" </w:delInstrText>
        </w:r>
        <w:r>
          <w:fldChar w:fldCharType="separate"/>
        </w:r>
        <w:r w:rsidR="00985FA2" w:rsidRPr="00F15261">
          <w:rPr>
            <w:rStyle w:val="Hyperlink"/>
            <w:noProof/>
          </w:rPr>
          <w:delText>FIG. 4.2 – Tela inicial</w:delText>
        </w:r>
        <w:r w:rsidR="00985FA2">
          <w:rPr>
            <w:noProof/>
            <w:webHidden/>
          </w:rPr>
          <w:tab/>
        </w:r>
        <w:r w:rsidR="00985FA2">
          <w:rPr>
            <w:noProof/>
            <w:webHidden/>
          </w:rPr>
          <w:fldChar w:fldCharType="begin"/>
        </w:r>
        <w:r w:rsidR="00985FA2">
          <w:rPr>
            <w:noProof/>
            <w:webHidden/>
          </w:rPr>
          <w:delInstrText xml:space="preserve"> PAGEREF _Toc388915946 \h </w:delInstrText>
        </w:r>
        <w:r w:rsidR="00985FA2">
          <w:rPr>
            <w:noProof/>
            <w:webHidden/>
          </w:rPr>
        </w:r>
        <w:r w:rsidR="00985FA2">
          <w:rPr>
            <w:noProof/>
            <w:webHidden/>
          </w:rPr>
          <w:fldChar w:fldCharType="separate"/>
        </w:r>
        <w:r w:rsidR="00985FA2">
          <w:rPr>
            <w:noProof/>
            <w:webHidden/>
          </w:rPr>
          <w:delText>33</w:delText>
        </w:r>
        <w:r w:rsidR="00985FA2">
          <w:rPr>
            <w:noProof/>
            <w:webHidden/>
          </w:rPr>
          <w:fldChar w:fldCharType="end"/>
        </w:r>
        <w:r>
          <w:rPr>
            <w:noProof/>
          </w:rPr>
          <w:fldChar w:fldCharType="end"/>
        </w:r>
      </w:del>
    </w:p>
    <w:p w14:paraId="6E1E6972" w14:textId="77777777" w:rsidR="00985FA2" w:rsidRDefault="00420D94">
      <w:pPr>
        <w:pStyle w:val="TableofFigures"/>
        <w:tabs>
          <w:tab w:val="right" w:leader="dot" w:pos="9060"/>
        </w:tabs>
        <w:rPr>
          <w:del w:id="122" w:author="Anasta" w:date="2014-05-28T13:30:00Z"/>
          <w:rFonts w:asciiTheme="minorHAnsi" w:eastAsiaTheme="minorEastAsia" w:hAnsiTheme="minorHAnsi" w:cstheme="minorBidi"/>
          <w:noProof/>
          <w:kern w:val="0"/>
          <w:sz w:val="22"/>
          <w:szCs w:val="22"/>
          <w:lang w:eastAsia="pt-BR"/>
        </w:rPr>
      </w:pPr>
      <w:del w:id="123" w:author="Anasta" w:date="2014-05-28T13:30:00Z">
        <w:r>
          <w:fldChar w:fldCharType="begin"/>
        </w:r>
        <w:r>
          <w:delInstrText xml:space="preserve"> HYPERLINK \l "_Toc388915947" </w:delInstrText>
        </w:r>
        <w:r>
          <w:fldChar w:fldCharType="separate"/>
        </w:r>
        <w:r w:rsidR="00985FA2" w:rsidRPr="00F15261">
          <w:rPr>
            <w:rStyle w:val="Hyperlink"/>
            <w:noProof/>
          </w:rPr>
          <w:delText>FIG. 4.3 – Uma lista aberta</w:delText>
        </w:r>
        <w:r w:rsidR="00985FA2">
          <w:rPr>
            <w:noProof/>
            <w:webHidden/>
          </w:rPr>
          <w:tab/>
        </w:r>
        <w:r w:rsidR="00985FA2">
          <w:rPr>
            <w:noProof/>
            <w:webHidden/>
          </w:rPr>
          <w:fldChar w:fldCharType="begin"/>
        </w:r>
        <w:r w:rsidR="00985FA2">
          <w:rPr>
            <w:noProof/>
            <w:webHidden/>
          </w:rPr>
          <w:delInstrText xml:space="preserve"> PAGEREF _Toc388915947 \h </w:delInstrText>
        </w:r>
        <w:r w:rsidR="00985FA2">
          <w:rPr>
            <w:noProof/>
            <w:webHidden/>
          </w:rPr>
        </w:r>
        <w:r w:rsidR="00985FA2">
          <w:rPr>
            <w:noProof/>
            <w:webHidden/>
          </w:rPr>
          <w:fldChar w:fldCharType="separate"/>
        </w:r>
        <w:r w:rsidR="00985FA2">
          <w:rPr>
            <w:noProof/>
            <w:webHidden/>
          </w:rPr>
          <w:delText>34</w:delText>
        </w:r>
        <w:r w:rsidR="00985FA2">
          <w:rPr>
            <w:noProof/>
            <w:webHidden/>
          </w:rPr>
          <w:fldChar w:fldCharType="end"/>
        </w:r>
        <w:r>
          <w:rPr>
            <w:noProof/>
          </w:rPr>
          <w:fldChar w:fldCharType="end"/>
        </w:r>
      </w:del>
    </w:p>
    <w:p w14:paraId="1FC03287" w14:textId="77777777" w:rsidR="00985FA2" w:rsidRDefault="00420D94">
      <w:pPr>
        <w:pStyle w:val="TableofFigures"/>
        <w:tabs>
          <w:tab w:val="right" w:leader="dot" w:pos="9060"/>
        </w:tabs>
        <w:rPr>
          <w:del w:id="124" w:author="Anasta" w:date="2014-05-28T13:30:00Z"/>
          <w:rFonts w:asciiTheme="minorHAnsi" w:eastAsiaTheme="minorEastAsia" w:hAnsiTheme="minorHAnsi" w:cstheme="minorBidi"/>
          <w:noProof/>
          <w:kern w:val="0"/>
          <w:sz w:val="22"/>
          <w:szCs w:val="22"/>
          <w:lang w:eastAsia="pt-BR"/>
        </w:rPr>
      </w:pPr>
      <w:del w:id="125" w:author="Anasta" w:date="2014-05-28T13:30:00Z">
        <w:r>
          <w:fldChar w:fldCharType="begin"/>
        </w:r>
        <w:r>
          <w:delInstrText xml:space="preserve"> HYPERLINK \l "_Toc388915948" </w:delInstrText>
        </w:r>
        <w:r>
          <w:fldChar w:fldCharType="separate"/>
        </w:r>
        <w:r w:rsidR="00985FA2" w:rsidRPr="00F15261">
          <w:rPr>
            <w:rStyle w:val="Hyperlink"/>
            <w:noProof/>
          </w:rPr>
          <w:delText>FIG. 4.4 – Outras Listas</w:delText>
        </w:r>
        <w:r w:rsidR="00985FA2">
          <w:rPr>
            <w:noProof/>
            <w:webHidden/>
          </w:rPr>
          <w:tab/>
        </w:r>
        <w:r w:rsidR="00985FA2">
          <w:rPr>
            <w:noProof/>
            <w:webHidden/>
          </w:rPr>
          <w:fldChar w:fldCharType="begin"/>
        </w:r>
        <w:r w:rsidR="00985FA2">
          <w:rPr>
            <w:noProof/>
            <w:webHidden/>
          </w:rPr>
          <w:delInstrText xml:space="preserve"> PAGEREF _Toc388915948 \h </w:delInstrText>
        </w:r>
        <w:r w:rsidR="00985FA2">
          <w:rPr>
            <w:noProof/>
            <w:webHidden/>
          </w:rPr>
        </w:r>
        <w:r w:rsidR="00985FA2">
          <w:rPr>
            <w:noProof/>
            <w:webHidden/>
          </w:rPr>
          <w:fldChar w:fldCharType="separate"/>
        </w:r>
        <w:r w:rsidR="00985FA2">
          <w:rPr>
            <w:noProof/>
            <w:webHidden/>
          </w:rPr>
          <w:delText>35</w:delText>
        </w:r>
        <w:r w:rsidR="00985FA2">
          <w:rPr>
            <w:noProof/>
            <w:webHidden/>
          </w:rPr>
          <w:fldChar w:fldCharType="end"/>
        </w:r>
        <w:r>
          <w:rPr>
            <w:noProof/>
          </w:rPr>
          <w:fldChar w:fldCharType="end"/>
        </w:r>
      </w:del>
    </w:p>
    <w:p w14:paraId="2B5F1F1D" w14:textId="77777777" w:rsidR="00985FA2" w:rsidRDefault="00420D94">
      <w:pPr>
        <w:pStyle w:val="TableofFigures"/>
        <w:tabs>
          <w:tab w:val="right" w:leader="dot" w:pos="9060"/>
        </w:tabs>
        <w:rPr>
          <w:del w:id="126" w:author="Anasta" w:date="2014-05-28T13:30:00Z"/>
          <w:rFonts w:asciiTheme="minorHAnsi" w:eastAsiaTheme="minorEastAsia" w:hAnsiTheme="minorHAnsi" w:cstheme="minorBidi"/>
          <w:noProof/>
          <w:kern w:val="0"/>
          <w:sz w:val="22"/>
          <w:szCs w:val="22"/>
          <w:lang w:eastAsia="pt-BR"/>
        </w:rPr>
      </w:pPr>
      <w:del w:id="127" w:author="Anasta" w:date="2014-05-28T13:30:00Z">
        <w:r>
          <w:fldChar w:fldCharType="begin"/>
        </w:r>
        <w:r>
          <w:delInstrText xml:space="preserve"> HYPERLINK \l "_Toc388915949" </w:delInstrText>
        </w:r>
        <w:r>
          <w:fldChar w:fldCharType="separate"/>
        </w:r>
        <w:r w:rsidR="00985FA2" w:rsidRPr="00F15261">
          <w:rPr>
            <w:rStyle w:val="Hyperlink"/>
            <w:noProof/>
          </w:rPr>
          <w:delText>FIG. 4.5 – Adicionando item</w:delText>
        </w:r>
        <w:r w:rsidR="00985FA2">
          <w:rPr>
            <w:noProof/>
            <w:webHidden/>
          </w:rPr>
          <w:tab/>
        </w:r>
        <w:r w:rsidR="00985FA2">
          <w:rPr>
            <w:noProof/>
            <w:webHidden/>
          </w:rPr>
          <w:fldChar w:fldCharType="begin"/>
        </w:r>
        <w:r w:rsidR="00985FA2">
          <w:rPr>
            <w:noProof/>
            <w:webHidden/>
          </w:rPr>
          <w:delInstrText xml:space="preserve"> PAGEREF _Toc388915949 \h </w:delInstrText>
        </w:r>
        <w:r w:rsidR="00985FA2">
          <w:rPr>
            <w:noProof/>
            <w:webHidden/>
          </w:rPr>
        </w:r>
        <w:r w:rsidR="00985FA2">
          <w:rPr>
            <w:noProof/>
            <w:webHidden/>
          </w:rPr>
          <w:fldChar w:fldCharType="separate"/>
        </w:r>
        <w:r w:rsidR="00985FA2">
          <w:rPr>
            <w:noProof/>
            <w:webHidden/>
          </w:rPr>
          <w:delText>36</w:delText>
        </w:r>
        <w:r w:rsidR="00985FA2">
          <w:rPr>
            <w:noProof/>
            <w:webHidden/>
          </w:rPr>
          <w:fldChar w:fldCharType="end"/>
        </w:r>
        <w:r>
          <w:rPr>
            <w:noProof/>
          </w:rPr>
          <w:fldChar w:fldCharType="end"/>
        </w:r>
      </w:del>
    </w:p>
    <w:p w14:paraId="7B396C9B" w14:textId="77777777" w:rsidR="00985FA2" w:rsidRDefault="00420D94">
      <w:pPr>
        <w:pStyle w:val="TableofFigures"/>
        <w:tabs>
          <w:tab w:val="right" w:leader="dot" w:pos="9060"/>
        </w:tabs>
        <w:rPr>
          <w:del w:id="128" w:author="Anasta" w:date="2014-05-28T13:30:00Z"/>
          <w:rFonts w:asciiTheme="minorHAnsi" w:eastAsiaTheme="minorEastAsia" w:hAnsiTheme="minorHAnsi" w:cstheme="minorBidi"/>
          <w:noProof/>
          <w:kern w:val="0"/>
          <w:sz w:val="22"/>
          <w:szCs w:val="22"/>
          <w:lang w:eastAsia="pt-BR"/>
        </w:rPr>
      </w:pPr>
      <w:del w:id="129" w:author="Anasta" w:date="2014-05-28T13:30:00Z">
        <w:r>
          <w:fldChar w:fldCharType="begin"/>
        </w:r>
        <w:r>
          <w:delInstrText xml:space="preserve"> HYPERLINK \l "_Toc388915950" </w:delInstrText>
        </w:r>
        <w:r>
          <w:fldChar w:fldCharType="separate"/>
        </w:r>
        <w:r w:rsidR="00985FA2" w:rsidRPr="00F15261">
          <w:rPr>
            <w:rStyle w:val="Hyperlink"/>
            <w:noProof/>
          </w:rPr>
          <w:delText>FIG. 4.6 – Criando evento utilizando aplicativo externo</w:delText>
        </w:r>
        <w:r w:rsidR="00985FA2">
          <w:rPr>
            <w:noProof/>
            <w:webHidden/>
          </w:rPr>
          <w:tab/>
        </w:r>
        <w:r w:rsidR="00985FA2">
          <w:rPr>
            <w:noProof/>
            <w:webHidden/>
          </w:rPr>
          <w:fldChar w:fldCharType="begin"/>
        </w:r>
        <w:r w:rsidR="00985FA2">
          <w:rPr>
            <w:noProof/>
            <w:webHidden/>
          </w:rPr>
          <w:delInstrText xml:space="preserve"> PAGEREF _Toc388915950 \h </w:delInstrText>
        </w:r>
        <w:r w:rsidR="00985FA2">
          <w:rPr>
            <w:noProof/>
            <w:webHidden/>
          </w:rPr>
        </w:r>
        <w:r w:rsidR="00985FA2">
          <w:rPr>
            <w:noProof/>
            <w:webHidden/>
          </w:rPr>
          <w:fldChar w:fldCharType="separate"/>
        </w:r>
        <w:r w:rsidR="00985FA2">
          <w:rPr>
            <w:noProof/>
            <w:webHidden/>
          </w:rPr>
          <w:delText>37</w:delText>
        </w:r>
        <w:r w:rsidR="00985FA2">
          <w:rPr>
            <w:noProof/>
            <w:webHidden/>
          </w:rPr>
          <w:fldChar w:fldCharType="end"/>
        </w:r>
        <w:r>
          <w:rPr>
            <w:noProof/>
          </w:rPr>
          <w:fldChar w:fldCharType="end"/>
        </w:r>
      </w:del>
    </w:p>
    <w:p w14:paraId="650864AD" w14:textId="77777777" w:rsidR="00985FA2" w:rsidRDefault="00420D94">
      <w:pPr>
        <w:pStyle w:val="TableofFigures"/>
        <w:tabs>
          <w:tab w:val="right" w:leader="dot" w:pos="9060"/>
        </w:tabs>
        <w:rPr>
          <w:del w:id="130" w:author="Anasta" w:date="2014-05-28T13:30:00Z"/>
          <w:rFonts w:asciiTheme="minorHAnsi" w:eastAsiaTheme="minorEastAsia" w:hAnsiTheme="minorHAnsi" w:cstheme="minorBidi"/>
          <w:noProof/>
          <w:kern w:val="0"/>
          <w:sz w:val="22"/>
          <w:szCs w:val="22"/>
          <w:lang w:eastAsia="pt-BR"/>
        </w:rPr>
      </w:pPr>
      <w:del w:id="131" w:author="Anasta" w:date="2014-05-28T13:30:00Z">
        <w:r>
          <w:fldChar w:fldCharType="begin"/>
        </w:r>
        <w:r>
          <w:delInstrText xml:space="preserve"> HYPERLINK \l "_Toc388915951" </w:delInstrText>
        </w:r>
        <w:r>
          <w:fldChar w:fldCharType="separate"/>
        </w:r>
        <w:r w:rsidR="00985FA2" w:rsidRPr="00F15261">
          <w:rPr>
            <w:rStyle w:val="Hyperlink"/>
            <w:noProof/>
          </w:rPr>
          <w:delText>FIG. 4.7 – Menu de ferramentas para o item</w:delText>
        </w:r>
        <w:r w:rsidR="00985FA2">
          <w:rPr>
            <w:noProof/>
            <w:webHidden/>
          </w:rPr>
          <w:tab/>
        </w:r>
        <w:r w:rsidR="00985FA2">
          <w:rPr>
            <w:noProof/>
            <w:webHidden/>
          </w:rPr>
          <w:fldChar w:fldCharType="begin"/>
        </w:r>
        <w:r w:rsidR="00985FA2">
          <w:rPr>
            <w:noProof/>
            <w:webHidden/>
          </w:rPr>
          <w:delInstrText xml:space="preserve"> PAGEREF _Toc388915951 \h </w:delInstrText>
        </w:r>
        <w:r w:rsidR="00985FA2">
          <w:rPr>
            <w:noProof/>
            <w:webHidden/>
          </w:rPr>
        </w:r>
        <w:r w:rsidR="00985FA2">
          <w:rPr>
            <w:noProof/>
            <w:webHidden/>
          </w:rPr>
          <w:fldChar w:fldCharType="separate"/>
        </w:r>
        <w:r w:rsidR="00985FA2">
          <w:rPr>
            <w:noProof/>
            <w:webHidden/>
          </w:rPr>
          <w:delText>38</w:delText>
        </w:r>
        <w:r w:rsidR="00985FA2">
          <w:rPr>
            <w:noProof/>
            <w:webHidden/>
          </w:rPr>
          <w:fldChar w:fldCharType="end"/>
        </w:r>
        <w:r>
          <w:rPr>
            <w:noProof/>
          </w:rPr>
          <w:fldChar w:fldCharType="end"/>
        </w:r>
      </w:del>
    </w:p>
    <w:p w14:paraId="0E0B301F" w14:textId="77777777" w:rsidR="00985FA2" w:rsidRDefault="00420D94">
      <w:pPr>
        <w:pStyle w:val="TableofFigures"/>
        <w:tabs>
          <w:tab w:val="right" w:leader="dot" w:pos="9060"/>
        </w:tabs>
        <w:rPr>
          <w:del w:id="132" w:author="Anasta" w:date="2014-05-28T13:30:00Z"/>
          <w:rFonts w:asciiTheme="minorHAnsi" w:eastAsiaTheme="minorEastAsia" w:hAnsiTheme="minorHAnsi" w:cstheme="minorBidi"/>
          <w:noProof/>
          <w:kern w:val="0"/>
          <w:sz w:val="22"/>
          <w:szCs w:val="22"/>
          <w:lang w:eastAsia="pt-BR"/>
        </w:rPr>
      </w:pPr>
      <w:del w:id="133" w:author="Anasta" w:date="2014-05-28T13:30:00Z">
        <w:r>
          <w:fldChar w:fldCharType="begin"/>
        </w:r>
        <w:r>
          <w:delInstrText xml:space="preserve"> HYPERLINK \l "_Toc388915952" </w:delInstrText>
        </w:r>
        <w:r>
          <w:fldChar w:fldCharType="separate"/>
        </w:r>
        <w:r w:rsidR="00985FA2" w:rsidRPr="00F15261">
          <w:rPr>
            <w:rStyle w:val="Hyperlink"/>
            <w:noProof/>
          </w:rPr>
          <w:delText>FIG. 4.8 – Remanejando um item</w:delText>
        </w:r>
        <w:r w:rsidR="00985FA2">
          <w:rPr>
            <w:noProof/>
            <w:webHidden/>
          </w:rPr>
          <w:tab/>
        </w:r>
        <w:r w:rsidR="00985FA2">
          <w:rPr>
            <w:noProof/>
            <w:webHidden/>
          </w:rPr>
          <w:fldChar w:fldCharType="begin"/>
        </w:r>
        <w:r w:rsidR="00985FA2">
          <w:rPr>
            <w:noProof/>
            <w:webHidden/>
          </w:rPr>
          <w:delInstrText xml:space="preserve"> PAGEREF _Toc388915952 \h </w:delInstrText>
        </w:r>
        <w:r w:rsidR="00985FA2">
          <w:rPr>
            <w:noProof/>
            <w:webHidden/>
          </w:rPr>
        </w:r>
        <w:r w:rsidR="00985FA2">
          <w:rPr>
            <w:noProof/>
            <w:webHidden/>
          </w:rPr>
          <w:fldChar w:fldCharType="separate"/>
        </w:r>
        <w:r w:rsidR="00985FA2">
          <w:rPr>
            <w:noProof/>
            <w:webHidden/>
          </w:rPr>
          <w:delText>39</w:delText>
        </w:r>
        <w:r w:rsidR="00985FA2">
          <w:rPr>
            <w:noProof/>
            <w:webHidden/>
          </w:rPr>
          <w:fldChar w:fldCharType="end"/>
        </w:r>
        <w:r>
          <w:rPr>
            <w:noProof/>
          </w:rPr>
          <w:fldChar w:fldCharType="end"/>
        </w:r>
      </w:del>
    </w:p>
    <w:p w14:paraId="5E41BE9F" w14:textId="77777777" w:rsidR="00985FA2" w:rsidRDefault="00420D94">
      <w:pPr>
        <w:pStyle w:val="TableofFigures"/>
        <w:tabs>
          <w:tab w:val="right" w:leader="dot" w:pos="9060"/>
        </w:tabs>
        <w:rPr>
          <w:del w:id="134" w:author="Anasta" w:date="2014-05-28T13:30:00Z"/>
          <w:rFonts w:asciiTheme="minorHAnsi" w:eastAsiaTheme="minorEastAsia" w:hAnsiTheme="minorHAnsi" w:cstheme="minorBidi"/>
          <w:noProof/>
          <w:kern w:val="0"/>
          <w:sz w:val="22"/>
          <w:szCs w:val="22"/>
          <w:lang w:eastAsia="pt-BR"/>
        </w:rPr>
      </w:pPr>
      <w:del w:id="135" w:author="Anasta" w:date="2014-05-28T13:30:00Z">
        <w:r>
          <w:fldChar w:fldCharType="begin"/>
        </w:r>
        <w:r>
          <w:delInstrText xml:space="preserve"> HYPERLINK \l "_Toc388915953" </w:delInstrText>
        </w:r>
        <w:r>
          <w:fldChar w:fldCharType="separate"/>
        </w:r>
        <w:r w:rsidR="00985FA2" w:rsidRPr="00F15261">
          <w:rPr>
            <w:rStyle w:val="Hyperlink"/>
            <w:noProof/>
          </w:rPr>
          <w:delText>FIG. 4.9 – Compartilhar um item</w:delText>
        </w:r>
        <w:r w:rsidR="00985FA2">
          <w:rPr>
            <w:noProof/>
            <w:webHidden/>
          </w:rPr>
          <w:tab/>
        </w:r>
        <w:r w:rsidR="00985FA2">
          <w:rPr>
            <w:noProof/>
            <w:webHidden/>
          </w:rPr>
          <w:fldChar w:fldCharType="begin"/>
        </w:r>
        <w:r w:rsidR="00985FA2">
          <w:rPr>
            <w:noProof/>
            <w:webHidden/>
          </w:rPr>
          <w:delInstrText xml:space="preserve"> PAGEREF _Toc388915953 \h </w:delInstrText>
        </w:r>
        <w:r w:rsidR="00985FA2">
          <w:rPr>
            <w:noProof/>
            <w:webHidden/>
          </w:rPr>
        </w:r>
        <w:r w:rsidR="00985FA2">
          <w:rPr>
            <w:noProof/>
            <w:webHidden/>
          </w:rPr>
          <w:fldChar w:fldCharType="separate"/>
        </w:r>
        <w:r w:rsidR="00985FA2">
          <w:rPr>
            <w:noProof/>
            <w:webHidden/>
          </w:rPr>
          <w:delText>40</w:delText>
        </w:r>
        <w:r w:rsidR="00985FA2">
          <w:rPr>
            <w:noProof/>
            <w:webHidden/>
          </w:rPr>
          <w:fldChar w:fldCharType="end"/>
        </w:r>
        <w:r>
          <w:rPr>
            <w:noProof/>
          </w:rPr>
          <w:fldChar w:fldCharType="end"/>
        </w:r>
      </w:del>
    </w:p>
    <w:p w14:paraId="1B3ABDCB" w14:textId="77777777" w:rsidR="00985FA2" w:rsidRDefault="00420D94">
      <w:pPr>
        <w:pStyle w:val="TableofFigures"/>
        <w:tabs>
          <w:tab w:val="right" w:leader="dot" w:pos="9060"/>
        </w:tabs>
        <w:rPr>
          <w:del w:id="136" w:author="Anasta" w:date="2014-05-28T13:30:00Z"/>
          <w:rFonts w:asciiTheme="minorHAnsi" w:eastAsiaTheme="minorEastAsia" w:hAnsiTheme="minorHAnsi" w:cstheme="minorBidi"/>
          <w:noProof/>
          <w:kern w:val="0"/>
          <w:sz w:val="22"/>
          <w:szCs w:val="22"/>
          <w:lang w:eastAsia="pt-BR"/>
        </w:rPr>
      </w:pPr>
      <w:del w:id="137" w:author="Anasta" w:date="2014-05-28T13:30:00Z">
        <w:r>
          <w:fldChar w:fldCharType="begin"/>
        </w:r>
        <w:r>
          <w:delInstrText xml:space="preserve"> HYPERLINK \l "_Toc388915954" </w:delInstrText>
        </w:r>
        <w:r>
          <w:fldChar w:fldCharType="separate"/>
        </w:r>
        <w:r w:rsidR="00985FA2" w:rsidRPr="00F15261">
          <w:rPr>
            <w:rStyle w:val="Hyperlink"/>
            <w:noProof/>
          </w:rPr>
          <w:delText>FIG. 7.1 – DIAGRAMA DE NAVEGAÇÃO ENTRE TELAS</w:delText>
        </w:r>
        <w:r w:rsidR="00985FA2">
          <w:rPr>
            <w:noProof/>
            <w:webHidden/>
          </w:rPr>
          <w:tab/>
        </w:r>
        <w:r w:rsidR="00985FA2">
          <w:rPr>
            <w:noProof/>
            <w:webHidden/>
          </w:rPr>
          <w:fldChar w:fldCharType="begin"/>
        </w:r>
        <w:r w:rsidR="00985FA2">
          <w:rPr>
            <w:noProof/>
            <w:webHidden/>
          </w:rPr>
          <w:delInstrText xml:space="preserve"> PAGEREF _Toc388915954 \h </w:delInstrText>
        </w:r>
        <w:r w:rsidR="00985FA2">
          <w:rPr>
            <w:noProof/>
            <w:webHidden/>
          </w:rPr>
        </w:r>
        <w:r w:rsidR="00985FA2">
          <w:rPr>
            <w:noProof/>
            <w:webHidden/>
          </w:rPr>
          <w:fldChar w:fldCharType="separate"/>
        </w:r>
        <w:r w:rsidR="00985FA2">
          <w:rPr>
            <w:noProof/>
            <w:webHidden/>
          </w:rPr>
          <w:delText>44</w:delText>
        </w:r>
        <w:r w:rsidR="00985FA2">
          <w:rPr>
            <w:noProof/>
            <w:webHidden/>
          </w:rPr>
          <w:fldChar w:fldCharType="end"/>
        </w:r>
        <w:r>
          <w:rPr>
            <w:noProof/>
          </w:rPr>
          <w:fldChar w:fldCharType="end"/>
        </w:r>
      </w:del>
    </w:p>
    <w:p w14:paraId="378FDB08" w14:textId="77777777" w:rsidR="00985FA2" w:rsidRDefault="00420D94">
      <w:pPr>
        <w:pStyle w:val="TableofFigures"/>
        <w:tabs>
          <w:tab w:val="right" w:leader="dot" w:pos="9060"/>
        </w:tabs>
        <w:rPr>
          <w:del w:id="138" w:author="Anasta" w:date="2014-05-28T13:30:00Z"/>
          <w:rFonts w:asciiTheme="minorHAnsi" w:eastAsiaTheme="minorEastAsia" w:hAnsiTheme="minorHAnsi" w:cstheme="minorBidi"/>
          <w:noProof/>
          <w:kern w:val="0"/>
          <w:sz w:val="22"/>
          <w:szCs w:val="22"/>
          <w:lang w:eastAsia="pt-BR"/>
        </w:rPr>
      </w:pPr>
      <w:del w:id="139" w:author="Anasta" w:date="2014-05-28T13:30:00Z">
        <w:r>
          <w:fldChar w:fldCharType="begin"/>
        </w:r>
        <w:r>
          <w:delInstrText xml:space="preserve"> HYPERLINK \l "_Toc388915955" </w:delInstrText>
        </w:r>
        <w:r>
          <w:fldChar w:fldCharType="separate"/>
        </w:r>
        <w:r w:rsidR="00985FA2" w:rsidRPr="00F15261">
          <w:rPr>
            <w:rStyle w:val="Hyperlink"/>
            <w:noProof/>
          </w:rPr>
          <w:delText>FIG. 7.2 – Esquema de banco de dados</w:delText>
        </w:r>
        <w:r w:rsidR="00985FA2">
          <w:rPr>
            <w:noProof/>
            <w:webHidden/>
          </w:rPr>
          <w:tab/>
        </w:r>
        <w:r w:rsidR="00985FA2">
          <w:rPr>
            <w:noProof/>
            <w:webHidden/>
          </w:rPr>
          <w:fldChar w:fldCharType="begin"/>
        </w:r>
        <w:r w:rsidR="00985FA2">
          <w:rPr>
            <w:noProof/>
            <w:webHidden/>
          </w:rPr>
          <w:delInstrText xml:space="preserve"> PAGEREF _Toc388915955 \h </w:delInstrText>
        </w:r>
        <w:r w:rsidR="00985FA2">
          <w:rPr>
            <w:noProof/>
            <w:webHidden/>
          </w:rPr>
        </w:r>
        <w:r w:rsidR="00985FA2">
          <w:rPr>
            <w:noProof/>
            <w:webHidden/>
          </w:rPr>
          <w:fldChar w:fldCharType="separate"/>
        </w:r>
        <w:r w:rsidR="00985FA2">
          <w:rPr>
            <w:noProof/>
            <w:webHidden/>
          </w:rPr>
          <w:delText>50</w:delText>
        </w:r>
        <w:r w:rsidR="00985FA2">
          <w:rPr>
            <w:noProof/>
            <w:webHidden/>
          </w:rPr>
          <w:fldChar w:fldCharType="end"/>
        </w:r>
        <w:r>
          <w:rPr>
            <w:noProof/>
          </w:rPr>
          <w:fldChar w:fldCharType="end"/>
        </w:r>
      </w:del>
    </w:p>
    <w:p w14:paraId="133B7943" w14:textId="77777777" w:rsidR="00EA5350" w:rsidRDefault="00420D94">
      <w:pPr>
        <w:pStyle w:val="TableofFigures"/>
        <w:tabs>
          <w:tab w:val="right" w:leader="dot" w:pos="9060"/>
        </w:tabs>
        <w:rPr>
          <w:ins w:id="140" w:author="Anasta" w:date="2014-05-28T13:30:00Z"/>
          <w:rFonts w:asciiTheme="minorHAnsi" w:eastAsiaTheme="minorEastAsia" w:hAnsiTheme="minorHAnsi" w:cstheme="minorBidi"/>
          <w:noProof/>
          <w:kern w:val="0"/>
          <w:sz w:val="22"/>
          <w:szCs w:val="22"/>
          <w:lang w:eastAsia="pt-BR"/>
        </w:rPr>
      </w:pPr>
      <w:ins w:id="141" w:author="Anasta" w:date="2014-05-28T13:30:00Z">
        <w:r>
          <w:fldChar w:fldCharType="begin"/>
        </w:r>
        <w:r>
          <w:instrText xml:space="preserve"> HYPERLINK \l "_Toc389005844" </w:instrText>
        </w:r>
        <w:r>
          <w:fldChar w:fldCharType="separate"/>
        </w:r>
        <w:r w:rsidR="00EA5350" w:rsidRPr="00E5683D">
          <w:rPr>
            <w:rStyle w:val="Hyperlink"/>
            <w:noProof/>
          </w:rPr>
          <w:t>FIG. 2.1 - Diagrama do fluxo de trabalho do método GDT [1]</w:t>
        </w:r>
        <w:r w:rsidR="00EA5350">
          <w:rPr>
            <w:noProof/>
            <w:webHidden/>
          </w:rPr>
          <w:tab/>
        </w:r>
        <w:r w:rsidR="00EA5350">
          <w:rPr>
            <w:noProof/>
            <w:webHidden/>
          </w:rPr>
          <w:fldChar w:fldCharType="begin"/>
        </w:r>
        <w:r w:rsidR="00EA5350">
          <w:rPr>
            <w:noProof/>
            <w:webHidden/>
          </w:rPr>
          <w:instrText xml:space="preserve"> PAGEREF _Toc389005844 \h </w:instrText>
        </w:r>
        <w:r w:rsidR="00EA5350">
          <w:rPr>
            <w:noProof/>
            <w:webHidden/>
          </w:rPr>
        </w:r>
        <w:r w:rsidR="00EA5350">
          <w:rPr>
            <w:noProof/>
            <w:webHidden/>
          </w:rPr>
          <w:fldChar w:fldCharType="separate"/>
        </w:r>
        <w:r w:rsidR="00EA5350">
          <w:rPr>
            <w:noProof/>
            <w:webHidden/>
          </w:rPr>
          <w:t>13</w:t>
        </w:r>
        <w:r w:rsidR="00EA5350">
          <w:rPr>
            <w:noProof/>
            <w:webHidden/>
          </w:rPr>
          <w:fldChar w:fldCharType="end"/>
        </w:r>
        <w:r>
          <w:rPr>
            <w:noProof/>
          </w:rPr>
          <w:fldChar w:fldCharType="end"/>
        </w:r>
      </w:ins>
    </w:p>
    <w:p w14:paraId="6BA7C578" w14:textId="77777777" w:rsidR="00EA5350" w:rsidRDefault="00420D94">
      <w:pPr>
        <w:pStyle w:val="TableofFigures"/>
        <w:tabs>
          <w:tab w:val="right" w:leader="dot" w:pos="9060"/>
        </w:tabs>
        <w:rPr>
          <w:ins w:id="142" w:author="Anasta" w:date="2014-05-28T13:30:00Z"/>
          <w:rFonts w:asciiTheme="minorHAnsi" w:eastAsiaTheme="minorEastAsia" w:hAnsiTheme="minorHAnsi" w:cstheme="minorBidi"/>
          <w:noProof/>
          <w:kern w:val="0"/>
          <w:sz w:val="22"/>
          <w:szCs w:val="22"/>
          <w:lang w:eastAsia="pt-BR"/>
        </w:rPr>
      </w:pPr>
      <w:ins w:id="143" w:author="Anasta" w:date="2014-05-28T13:30:00Z">
        <w:r>
          <w:fldChar w:fldCharType="begin"/>
        </w:r>
        <w:r>
          <w:instrText xml:space="preserve"> HYPERLINK \l "_Toc389005845" </w:instrText>
        </w:r>
        <w:r>
          <w:fldChar w:fldCharType="separate"/>
        </w:r>
        <w:r w:rsidR="00EA5350" w:rsidRPr="00E5683D">
          <w:rPr>
            <w:rStyle w:val="Hyperlink"/>
            <w:noProof/>
          </w:rPr>
          <w:t>FIG. 3.1 - Arquitetura do Android [2]</w:t>
        </w:r>
        <w:r w:rsidR="00EA5350">
          <w:rPr>
            <w:noProof/>
            <w:webHidden/>
          </w:rPr>
          <w:tab/>
        </w:r>
        <w:r w:rsidR="00EA5350">
          <w:rPr>
            <w:noProof/>
            <w:webHidden/>
          </w:rPr>
          <w:fldChar w:fldCharType="begin"/>
        </w:r>
        <w:r w:rsidR="00EA5350">
          <w:rPr>
            <w:noProof/>
            <w:webHidden/>
          </w:rPr>
          <w:instrText xml:space="preserve"> PAGEREF _Toc389005845 \h </w:instrText>
        </w:r>
        <w:r w:rsidR="00EA5350">
          <w:rPr>
            <w:noProof/>
            <w:webHidden/>
          </w:rPr>
        </w:r>
        <w:r w:rsidR="00EA5350">
          <w:rPr>
            <w:noProof/>
            <w:webHidden/>
          </w:rPr>
          <w:fldChar w:fldCharType="separate"/>
        </w:r>
        <w:r w:rsidR="00EA5350">
          <w:rPr>
            <w:noProof/>
            <w:webHidden/>
          </w:rPr>
          <w:t>18</w:t>
        </w:r>
        <w:r w:rsidR="00EA5350">
          <w:rPr>
            <w:noProof/>
            <w:webHidden/>
          </w:rPr>
          <w:fldChar w:fldCharType="end"/>
        </w:r>
        <w:r>
          <w:rPr>
            <w:noProof/>
          </w:rPr>
          <w:fldChar w:fldCharType="end"/>
        </w:r>
      </w:ins>
    </w:p>
    <w:p w14:paraId="1E4F8D66" w14:textId="77777777" w:rsidR="00EA5350" w:rsidRDefault="00420D94">
      <w:pPr>
        <w:pStyle w:val="TableofFigures"/>
        <w:tabs>
          <w:tab w:val="right" w:leader="dot" w:pos="9060"/>
        </w:tabs>
        <w:rPr>
          <w:ins w:id="144" w:author="Anasta" w:date="2014-05-28T13:30:00Z"/>
          <w:rFonts w:asciiTheme="minorHAnsi" w:eastAsiaTheme="minorEastAsia" w:hAnsiTheme="minorHAnsi" w:cstheme="minorBidi"/>
          <w:noProof/>
          <w:kern w:val="0"/>
          <w:sz w:val="22"/>
          <w:szCs w:val="22"/>
          <w:lang w:eastAsia="pt-BR"/>
        </w:rPr>
      </w:pPr>
      <w:ins w:id="145" w:author="Anasta" w:date="2014-05-28T13:30:00Z">
        <w:r>
          <w:fldChar w:fldCharType="begin"/>
        </w:r>
        <w:r>
          <w:instrText xml:space="preserve"> HYPERLINK \l "_Toc389005846" </w:instrText>
        </w:r>
        <w:r>
          <w:fldChar w:fldCharType="separate"/>
        </w:r>
        <w:r w:rsidR="00EA5350" w:rsidRPr="00E5683D">
          <w:rPr>
            <w:rStyle w:val="Hyperlink"/>
            <w:noProof/>
          </w:rPr>
          <w:t>FIG. 3.2 – Relacionamento entre as Views</w:t>
        </w:r>
        <w:r w:rsidR="00EA5350">
          <w:rPr>
            <w:noProof/>
            <w:webHidden/>
          </w:rPr>
          <w:tab/>
        </w:r>
        <w:r w:rsidR="00EA5350">
          <w:rPr>
            <w:noProof/>
            <w:webHidden/>
          </w:rPr>
          <w:fldChar w:fldCharType="begin"/>
        </w:r>
        <w:r w:rsidR="00EA5350">
          <w:rPr>
            <w:noProof/>
            <w:webHidden/>
          </w:rPr>
          <w:instrText xml:space="preserve"> PAGEREF _Toc389005846 \h </w:instrText>
        </w:r>
        <w:r w:rsidR="00EA5350">
          <w:rPr>
            <w:noProof/>
            <w:webHidden/>
          </w:rPr>
        </w:r>
        <w:r w:rsidR="00EA5350">
          <w:rPr>
            <w:noProof/>
            <w:webHidden/>
          </w:rPr>
          <w:fldChar w:fldCharType="separate"/>
        </w:r>
        <w:r w:rsidR="00EA5350">
          <w:rPr>
            <w:noProof/>
            <w:webHidden/>
          </w:rPr>
          <w:t>19</w:t>
        </w:r>
        <w:r w:rsidR="00EA5350">
          <w:rPr>
            <w:noProof/>
            <w:webHidden/>
          </w:rPr>
          <w:fldChar w:fldCharType="end"/>
        </w:r>
        <w:r>
          <w:rPr>
            <w:noProof/>
          </w:rPr>
          <w:fldChar w:fldCharType="end"/>
        </w:r>
      </w:ins>
    </w:p>
    <w:p w14:paraId="6CF03ED2" w14:textId="77777777" w:rsidR="00EA5350" w:rsidRDefault="00420D94">
      <w:pPr>
        <w:pStyle w:val="TableofFigures"/>
        <w:tabs>
          <w:tab w:val="right" w:leader="dot" w:pos="9060"/>
        </w:tabs>
        <w:rPr>
          <w:ins w:id="146" w:author="Anasta" w:date="2014-05-28T13:30:00Z"/>
          <w:rFonts w:asciiTheme="minorHAnsi" w:eastAsiaTheme="minorEastAsia" w:hAnsiTheme="minorHAnsi" w:cstheme="minorBidi"/>
          <w:noProof/>
          <w:kern w:val="0"/>
          <w:sz w:val="22"/>
          <w:szCs w:val="22"/>
          <w:lang w:eastAsia="pt-BR"/>
        </w:rPr>
      </w:pPr>
      <w:ins w:id="147" w:author="Anasta" w:date="2014-05-28T13:30:00Z">
        <w:r>
          <w:fldChar w:fldCharType="begin"/>
        </w:r>
        <w:r>
          <w:instrText xml:space="preserve"> HYPERLINK \l "_Toc389005847" </w:instrText>
        </w:r>
        <w:r>
          <w:fldChar w:fldCharType="separate"/>
        </w:r>
        <w:r w:rsidR="00EA5350" w:rsidRPr="00E5683D">
          <w:rPr>
            <w:rStyle w:val="Hyperlink"/>
            <w:noProof/>
          </w:rPr>
          <w:t>FIG. 3.3 – Hierarquia de classes para ListView. [3]</w:t>
        </w:r>
        <w:r w:rsidR="00EA5350">
          <w:rPr>
            <w:noProof/>
            <w:webHidden/>
          </w:rPr>
          <w:tab/>
        </w:r>
        <w:r w:rsidR="00EA5350">
          <w:rPr>
            <w:noProof/>
            <w:webHidden/>
          </w:rPr>
          <w:fldChar w:fldCharType="begin"/>
        </w:r>
        <w:r w:rsidR="00EA5350">
          <w:rPr>
            <w:noProof/>
            <w:webHidden/>
          </w:rPr>
          <w:instrText xml:space="preserve"> PAGEREF _Toc389005847 \h </w:instrText>
        </w:r>
        <w:r w:rsidR="00EA5350">
          <w:rPr>
            <w:noProof/>
            <w:webHidden/>
          </w:rPr>
        </w:r>
        <w:r w:rsidR="00EA5350">
          <w:rPr>
            <w:noProof/>
            <w:webHidden/>
          </w:rPr>
          <w:fldChar w:fldCharType="separate"/>
        </w:r>
        <w:r w:rsidR="00EA5350">
          <w:rPr>
            <w:noProof/>
            <w:webHidden/>
          </w:rPr>
          <w:t>20</w:t>
        </w:r>
        <w:r w:rsidR="00EA5350">
          <w:rPr>
            <w:noProof/>
            <w:webHidden/>
          </w:rPr>
          <w:fldChar w:fldCharType="end"/>
        </w:r>
        <w:r>
          <w:rPr>
            <w:noProof/>
          </w:rPr>
          <w:fldChar w:fldCharType="end"/>
        </w:r>
      </w:ins>
    </w:p>
    <w:p w14:paraId="57A6E40A" w14:textId="77777777" w:rsidR="00EA5350" w:rsidRDefault="00420D94">
      <w:pPr>
        <w:pStyle w:val="TableofFigures"/>
        <w:tabs>
          <w:tab w:val="right" w:leader="dot" w:pos="9060"/>
        </w:tabs>
        <w:rPr>
          <w:ins w:id="148" w:author="Anasta" w:date="2014-05-28T13:30:00Z"/>
          <w:rFonts w:asciiTheme="minorHAnsi" w:eastAsiaTheme="minorEastAsia" w:hAnsiTheme="minorHAnsi" w:cstheme="minorBidi"/>
          <w:noProof/>
          <w:kern w:val="0"/>
          <w:sz w:val="22"/>
          <w:szCs w:val="22"/>
          <w:lang w:eastAsia="pt-BR"/>
        </w:rPr>
      </w:pPr>
      <w:ins w:id="149" w:author="Anasta" w:date="2014-05-28T13:30:00Z">
        <w:r>
          <w:fldChar w:fldCharType="begin"/>
        </w:r>
        <w:r>
          <w:instrText xml:space="preserve"> HYPERLINK \l "_Toc389005848" </w:instrText>
        </w:r>
        <w:r>
          <w:fldChar w:fldCharType="separate"/>
        </w:r>
        <w:r w:rsidR="00EA5350" w:rsidRPr="00E5683D">
          <w:rPr>
            <w:rStyle w:val="Hyperlink"/>
            <w:noProof/>
          </w:rPr>
          <w:t>FIG. 3.4 – Assinatura do método getView [3]</w:t>
        </w:r>
        <w:r w:rsidR="00EA5350">
          <w:rPr>
            <w:noProof/>
            <w:webHidden/>
          </w:rPr>
          <w:tab/>
        </w:r>
        <w:r w:rsidR="00EA5350">
          <w:rPr>
            <w:noProof/>
            <w:webHidden/>
          </w:rPr>
          <w:fldChar w:fldCharType="begin"/>
        </w:r>
        <w:r w:rsidR="00EA5350">
          <w:rPr>
            <w:noProof/>
            <w:webHidden/>
          </w:rPr>
          <w:instrText xml:space="preserve"> PAGEREF _Toc389005848 \h </w:instrText>
        </w:r>
        <w:r w:rsidR="00EA5350">
          <w:rPr>
            <w:noProof/>
            <w:webHidden/>
          </w:rPr>
        </w:r>
        <w:r w:rsidR="00EA5350">
          <w:rPr>
            <w:noProof/>
            <w:webHidden/>
          </w:rPr>
          <w:fldChar w:fldCharType="separate"/>
        </w:r>
        <w:r w:rsidR="00EA5350">
          <w:rPr>
            <w:noProof/>
            <w:webHidden/>
          </w:rPr>
          <w:t>21</w:t>
        </w:r>
        <w:r w:rsidR="00EA5350">
          <w:rPr>
            <w:noProof/>
            <w:webHidden/>
          </w:rPr>
          <w:fldChar w:fldCharType="end"/>
        </w:r>
        <w:r>
          <w:rPr>
            <w:noProof/>
          </w:rPr>
          <w:fldChar w:fldCharType="end"/>
        </w:r>
      </w:ins>
    </w:p>
    <w:p w14:paraId="3887473F" w14:textId="77777777" w:rsidR="00EA5350" w:rsidRDefault="00420D94">
      <w:pPr>
        <w:pStyle w:val="TableofFigures"/>
        <w:tabs>
          <w:tab w:val="right" w:leader="dot" w:pos="9060"/>
        </w:tabs>
        <w:rPr>
          <w:ins w:id="150" w:author="Anasta" w:date="2014-05-28T13:30:00Z"/>
          <w:rFonts w:asciiTheme="minorHAnsi" w:eastAsiaTheme="minorEastAsia" w:hAnsiTheme="minorHAnsi" w:cstheme="minorBidi"/>
          <w:noProof/>
          <w:kern w:val="0"/>
          <w:sz w:val="22"/>
          <w:szCs w:val="22"/>
          <w:lang w:eastAsia="pt-BR"/>
        </w:rPr>
      </w:pPr>
      <w:ins w:id="151" w:author="Anasta" w:date="2014-05-28T13:30:00Z">
        <w:r>
          <w:fldChar w:fldCharType="begin"/>
        </w:r>
        <w:r>
          <w:instrText xml:space="preserve"> HYPERLINK \l "_Toc389005849" </w:instrText>
        </w:r>
        <w:r>
          <w:fldChar w:fldCharType="separate"/>
        </w:r>
        <w:r w:rsidR="00EA5350" w:rsidRPr="00E5683D">
          <w:rPr>
            <w:rStyle w:val="Hyperlink"/>
            <w:noProof/>
          </w:rPr>
          <w:t>FIG. 3.5 – Hierarquia de classes do TextView [3].</w:t>
        </w:r>
        <w:r w:rsidR="00EA5350">
          <w:rPr>
            <w:noProof/>
            <w:webHidden/>
          </w:rPr>
          <w:tab/>
        </w:r>
        <w:r w:rsidR="00EA5350">
          <w:rPr>
            <w:noProof/>
            <w:webHidden/>
          </w:rPr>
          <w:fldChar w:fldCharType="begin"/>
        </w:r>
        <w:r w:rsidR="00EA5350">
          <w:rPr>
            <w:noProof/>
            <w:webHidden/>
          </w:rPr>
          <w:instrText xml:space="preserve"> PAGEREF _Toc389005849 \h </w:instrText>
        </w:r>
        <w:r w:rsidR="00EA5350">
          <w:rPr>
            <w:noProof/>
            <w:webHidden/>
          </w:rPr>
        </w:r>
        <w:r w:rsidR="00EA5350">
          <w:rPr>
            <w:noProof/>
            <w:webHidden/>
          </w:rPr>
          <w:fldChar w:fldCharType="separate"/>
        </w:r>
        <w:r w:rsidR="00EA5350">
          <w:rPr>
            <w:noProof/>
            <w:webHidden/>
          </w:rPr>
          <w:t>21</w:t>
        </w:r>
        <w:r w:rsidR="00EA5350">
          <w:rPr>
            <w:noProof/>
            <w:webHidden/>
          </w:rPr>
          <w:fldChar w:fldCharType="end"/>
        </w:r>
        <w:r>
          <w:rPr>
            <w:noProof/>
          </w:rPr>
          <w:fldChar w:fldCharType="end"/>
        </w:r>
      </w:ins>
    </w:p>
    <w:p w14:paraId="38C52024" w14:textId="77777777" w:rsidR="00EA5350" w:rsidRDefault="00420D94">
      <w:pPr>
        <w:pStyle w:val="TableofFigures"/>
        <w:tabs>
          <w:tab w:val="right" w:leader="dot" w:pos="9060"/>
        </w:tabs>
        <w:rPr>
          <w:ins w:id="152" w:author="Anasta" w:date="2014-05-28T13:30:00Z"/>
          <w:rFonts w:asciiTheme="minorHAnsi" w:eastAsiaTheme="minorEastAsia" w:hAnsiTheme="minorHAnsi" w:cstheme="minorBidi"/>
          <w:noProof/>
          <w:kern w:val="0"/>
          <w:sz w:val="22"/>
          <w:szCs w:val="22"/>
          <w:lang w:eastAsia="pt-BR"/>
        </w:rPr>
      </w:pPr>
      <w:ins w:id="153" w:author="Anasta" w:date="2014-05-28T13:30:00Z">
        <w:r>
          <w:fldChar w:fldCharType="begin"/>
        </w:r>
        <w:r>
          <w:instrText xml:space="preserve"> HYPERLINK \l "_Toc389005850" </w:instrText>
        </w:r>
        <w:r>
          <w:fldChar w:fldCharType="separate"/>
        </w:r>
        <w:r w:rsidR="00EA5350" w:rsidRPr="00E5683D">
          <w:rPr>
            <w:rStyle w:val="Hyperlink"/>
            <w:noProof/>
          </w:rPr>
          <w:t>FIG. 3.6 – Hierarquia de classes do TextView [3].</w:t>
        </w:r>
        <w:r w:rsidR="00EA5350">
          <w:rPr>
            <w:noProof/>
            <w:webHidden/>
          </w:rPr>
          <w:tab/>
        </w:r>
        <w:r w:rsidR="00EA5350">
          <w:rPr>
            <w:noProof/>
            <w:webHidden/>
          </w:rPr>
          <w:fldChar w:fldCharType="begin"/>
        </w:r>
        <w:r w:rsidR="00EA5350">
          <w:rPr>
            <w:noProof/>
            <w:webHidden/>
          </w:rPr>
          <w:instrText xml:space="preserve"> PAGEREF _Toc389005850 \h </w:instrText>
        </w:r>
        <w:r w:rsidR="00EA5350">
          <w:rPr>
            <w:noProof/>
            <w:webHidden/>
          </w:rPr>
        </w:r>
        <w:r w:rsidR="00EA5350">
          <w:rPr>
            <w:noProof/>
            <w:webHidden/>
          </w:rPr>
          <w:fldChar w:fldCharType="separate"/>
        </w:r>
        <w:r w:rsidR="00EA5350">
          <w:rPr>
            <w:noProof/>
            <w:webHidden/>
          </w:rPr>
          <w:t>21</w:t>
        </w:r>
        <w:r w:rsidR="00EA5350">
          <w:rPr>
            <w:noProof/>
            <w:webHidden/>
          </w:rPr>
          <w:fldChar w:fldCharType="end"/>
        </w:r>
        <w:r>
          <w:rPr>
            <w:noProof/>
          </w:rPr>
          <w:fldChar w:fldCharType="end"/>
        </w:r>
      </w:ins>
    </w:p>
    <w:p w14:paraId="7D6EE043" w14:textId="77777777" w:rsidR="00EA5350" w:rsidRDefault="00420D94">
      <w:pPr>
        <w:pStyle w:val="TableofFigures"/>
        <w:tabs>
          <w:tab w:val="right" w:leader="dot" w:pos="9060"/>
        </w:tabs>
        <w:rPr>
          <w:ins w:id="154" w:author="Anasta" w:date="2014-05-28T13:30:00Z"/>
          <w:rFonts w:asciiTheme="minorHAnsi" w:eastAsiaTheme="minorEastAsia" w:hAnsiTheme="minorHAnsi" w:cstheme="minorBidi"/>
          <w:noProof/>
          <w:kern w:val="0"/>
          <w:sz w:val="22"/>
          <w:szCs w:val="22"/>
          <w:lang w:eastAsia="pt-BR"/>
        </w:rPr>
      </w:pPr>
      <w:ins w:id="155" w:author="Anasta" w:date="2014-05-28T13:30:00Z">
        <w:r>
          <w:fldChar w:fldCharType="begin"/>
        </w:r>
        <w:r>
          <w:instrText xml:space="preserve"> HYPERLINK \l "_Toc389005851" </w:instrText>
        </w:r>
        <w:r>
          <w:fldChar w:fldCharType="separate"/>
        </w:r>
        <w:r w:rsidR="00EA5350" w:rsidRPr="00E5683D">
          <w:rPr>
            <w:rStyle w:val="Hyperlink"/>
            <w:noProof/>
          </w:rPr>
          <w:t xml:space="preserve">FIG. 3.7 – Hierarquia de classes do </w:t>
        </w:r>
        <w:r w:rsidR="00EA5350" w:rsidRPr="00E5683D">
          <w:rPr>
            <w:rStyle w:val="Hyperlink"/>
            <w:i/>
            <w:noProof/>
          </w:rPr>
          <w:t>ContentProvider</w:t>
        </w:r>
        <w:r w:rsidR="00EA5350" w:rsidRPr="00E5683D">
          <w:rPr>
            <w:rStyle w:val="Hyperlink"/>
            <w:noProof/>
          </w:rPr>
          <w:t xml:space="preserve"> [3]</w:t>
        </w:r>
        <w:r w:rsidR="00EA5350">
          <w:rPr>
            <w:noProof/>
            <w:webHidden/>
          </w:rPr>
          <w:tab/>
        </w:r>
        <w:r w:rsidR="00EA5350">
          <w:rPr>
            <w:noProof/>
            <w:webHidden/>
          </w:rPr>
          <w:fldChar w:fldCharType="begin"/>
        </w:r>
        <w:r w:rsidR="00EA5350">
          <w:rPr>
            <w:noProof/>
            <w:webHidden/>
          </w:rPr>
          <w:instrText xml:space="preserve"> PAGEREF _Toc389005851 \h </w:instrText>
        </w:r>
        <w:r w:rsidR="00EA5350">
          <w:rPr>
            <w:noProof/>
            <w:webHidden/>
          </w:rPr>
        </w:r>
        <w:r w:rsidR="00EA5350">
          <w:rPr>
            <w:noProof/>
            <w:webHidden/>
          </w:rPr>
          <w:fldChar w:fldCharType="separate"/>
        </w:r>
        <w:r w:rsidR="00EA5350">
          <w:rPr>
            <w:noProof/>
            <w:webHidden/>
          </w:rPr>
          <w:t>22</w:t>
        </w:r>
        <w:r w:rsidR="00EA5350">
          <w:rPr>
            <w:noProof/>
            <w:webHidden/>
          </w:rPr>
          <w:fldChar w:fldCharType="end"/>
        </w:r>
        <w:r>
          <w:rPr>
            <w:noProof/>
          </w:rPr>
          <w:fldChar w:fldCharType="end"/>
        </w:r>
      </w:ins>
    </w:p>
    <w:p w14:paraId="219E6CB8" w14:textId="77777777" w:rsidR="00EA5350" w:rsidRDefault="00420D94">
      <w:pPr>
        <w:pStyle w:val="TableofFigures"/>
        <w:tabs>
          <w:tab w:val="right" w:leader="dot" w:pos="9060"/>
        </w:tabs>
        <w:rPr>
          <w:ins w:id="156" w:author="Anasta" w:date="2014-05-28T13:30:00Z"/>
          <w:rFonts w:asciiTheme="minorHAnsi" w:eastAsiaTheme="minorEastAsia" w:hAnsiTheme="minorHAnsi" w:cstheme="minorBidi"/>
          <w:noProof/>
          <w:kern w:val="0"/>
          <w:sz w:val="22"/>
          <w:szCs w:val="22"/>
          <w:lang w:eastAsia="pt-BR"/>
        </w:rPr>
      </w:pPr>
      <w:ins w:id="157" w:author="Anasta" w:date="2014-05-28T13:30:00Z">
        <w:r>
          <w:fldChar w:fldCharType="begin"/>
        </w:r>
        <w:r>
          <w:instrText xml:space="preserve"> HYPERLINK \l "_Toc389005852" </w:instrText>
        </w:r>
        <w:r>
          <w:fldChar w:fldCharType="separate"/>
        </w:r>
        <w:r w:rsidR="00EA5350" w:rsidRPr="00E5683D">
          <w:rPr>
            <w:rStyle w:val="Hyperlink"/>
            <w:noProof/>
          </w:rPr>
          <w:t xml:space="preserve">FIG. 3.8 – Hierarquia de classes do </w:t>
        </w:r>
        <w:r w:rsidR="00EA5350" w:rsidRPr="00E5683D">
          <w:rPr>
            <w:rStyle w:val="Hyperlink"/>
            <w:i/>
            <w:noProof/>
          </w:rPr>
          <w:t>Application</w:t>
        </w:r>
        <w:r w:rsidR="00EA5350">
          <w:rPr>
            <w:noProof/>
            <w:webHidden/>
          </w:rPr>
          <w:tab/>
        </w:r>
        <w:r w:rsidR="00EA5350">
          <w:rPr>
            <w:noProof/>
            <w:webHidden/>
          </w:rPr>
          <w:fldChar w:fldCharType="begin"/>
        </w:r>
        <w:r w:rsidR="00EA5350">
          <w:rPr>
            <w:noProof/>
            <w:webHidden/>
          </w:rPr>
          <w:instrText xml:space="preserve"> PAGEREF _Toc389005852 \h </w:instrText>
        </w:r>
        <w:r w:rsidR="00EA5350">
          <w:rPr>
            <w:noProof/>
            <w:webHidden/>
          </w:rPr>
        </w:r>
        <w:r w:rsidR="00EA5350">
          <w:rPr>
            <w:noProof/>
            <w:webHidden/>
          </w:rPr>
          <w:fldChar w:fldCharType="separate"/>
        </w:r>
        <w:r w:rsidR="00EA5350">
          <w:rPr>
            <w:noProof/>
            <w:webHidden/>
          </w:rPr>
          <w:t>23</w:t>
        </w:r>
        <w:r w:rsidR="00EA5350">
          <w:rPr>
            <w:noProof/>
            <w:webHidden/>
          </w:rPr>
          <w:fldChar w:fldCharType="end"/>
        </w:r>
        <w:r>
          <w:rPr>
            <w:noProof/>
          </w:rPr>
          <w:fldChar w:fldCharType="end"/>
        </w:r>
      </w:ins>
    </w:p>
    <w:p w14:paraId="55BD846B" w14:textId="77777777" w:rsidR="00EA5350" w:rsidRDefault="00420D94">
      <w:pPr>
        <w:pStyle w:val="TableofFigures"/>
        <w:tabs>
          <w:tab w:val="right" w:leader="dot" w:pos="9060"/>
        </w:tabs>
        <w:rPr>
          <w:ins w:id="158" w:author="Anasta" w:date="2014-05-28T13:30:00Z"/>
          <w:rFonts w:asciiTheme="minorHAnsi" w:eastAsiaTheme="minorEastAsia" w:hAnsiTheme="minorHAnsi" w:cstheme="minorBidi"/>
          <w:noProof/>
          <w:kern w:val="0"/>
          <w:sz w:val="22"/>
          <w:szCs w:val="22"/>
          <w:lang w:eastAsia="pt-BR"/>
        </w:rPr>
      </w:pPr>
      <w:ins w:id="159" w:author="Anasta" w:date="2014-05-28T13:30:00Z">
        <w:r>
          <w:fldChar w:fldCharType="begin"/>
        </w:r>
        <w:r>
          <w:instrText xml:space="preserve"> HYPERLINK \l "_Toc389005853" </w:instrText>
        </w:r>
        <w:r>
          <w:fldChar w:fldCharType="separate"/>
        </w:r>
        <w:r w:rsidR="00EA5350" w:rsidRPr="00E5683D">
          <w:rPr>
            <w:rStyle w:val="Hyperlink"/>
            <w:noProof/>
          </w:rPr>
          <w:t xml:space="preserve">FIG. 3.9 – Hierarquia de classes do </w:t>
        </w:r>
        <w:r w:rsidR="00EA5350" w:rsidRPr="00E5683D">
          <w:rPr>
            <w:rStyle w:val="Hyperlink"/>
            <w:i/>
            <w:noProof/>
          </w:rPr>
          <w:t>Context</w:t>
        </w:r>
        <w:r w:rsidR="00EA5350">
          <w:rPr>
            <w:noProof/>
            <w:webHidden/>
          </w:rPr>
          <w:tab/>
        </w:r>
        <w:r w:rsidR="00EA5350">
          <w:rPr>
            <w:noProof/>
            <w:webHidden/>
          </w:rPr>
          <w:fldChar w:fldCharType="begin"/>
        </w:r>
        <w:r w:rsidR="00EA5350">
          <w:rPr>
            <w:noProof/>
            <w:webHidden/>
          </w:rPr>
          <w:instrText xml:space="preserve"> PAGEREF _Toc389005853 \h </w:instrText>
        </w:r>
        <w:r w:rsidR="00EA5350">
          <w:rPr>
            <w:noProof/>
            <w:webHidden/>
          </w:rPr>
        </w:r>
        <w:r w:rsidR="00EA5350">
          <w:rPr>
            <w:noProof/>
            <w:webHidden/>
          </w:rPr>
          <w:fldChar w:fldCharType="separate"/>
        </w:r>
        <w:r w:rsidR="00EA5350">
          <w:rPr>
            <w:noProof/>
            <w:webHidden/>
          </w:rPr>
          <w:t>24</w:t>
        </w:r>
        <w:r w:rsidR="00EA5350">
          <w:rPr>
            <w:noProof/>
            <w:webHidden/>
          </w:rPr>
          <w:fldChar w:fldCharType="end"/>
        </w:r>
        <w:r>
          <w:rPr>
            <w:noProof/>
          </w:rPr>
          <w:fldChar w:fldCharType="end"/>
        </w:r>
      </w:ins>
    </w:p>
    <w:p w14:paraId="628DD1D7" w14:textId="77777777" w:rsidR="00EA5350" w:rsidRDefault="00420D94">
      <w:pPr>
        <w:pStyle w:val="TableofFigures"/>
        <w:tabs>
          <w:tab w:val="right" w:leader="dot" w:pos="9060"/>
        </w:tabs>
        <w:rPr>
          <w:ins w:id="160" w:author="Anasta" w:date="2014-05-28T13:30:00Z"/>
          <w:rFonts w:asciiTheme="minorHAnsi" w:eastAsiaTheme="minorEastAsia" w:hAnsiTheme="minorHAnsi" w:cstheme="minorBidi"/>
          <w:noProof/>
          <w:kern w:val="0"/>
          <w:sz w:val="22"/>
          <w:szCs w:val="22"/>
          <w:lang w:eastAsia="pt-BR"/>
        </w:rPr>
      </w:pPr>
      <w:ins w:id="161" w:author="Anasta" w:date="2014-05-28T13:30:00Z">
        <w:r>
          <w:fldChar w:fldCharType="begin"/>
        </w:r>
        <w:r>
          <w:instrText xml:space="preserve"> HYPERLINK \l "_Toc389005854" </w:instrText>
        </w:r>
        <w:r>
          <w:fldChar w:fldCharType="separate"/>
        </w:r>
        <w:r w:rsidR="00EA5350" w:rsidRPr="00E5683D">
          <w:rPr>
            <w:rStyle w:val="Hyperlink"/>
            <w:noProof/>
          </w:rPr>
          <w:t xml:space="preserve">FIG. 3.10 – Componentes para funcionamento do </w:t>
        </w:r>
        <w:r w:rsidR="00EA5350" w:rsidRPr="00E5683D">
          <w:rPr>
            <w:rStyle w:val="Hyperlink"/>
            <w:i/>
            <w:noProof/>
          </w:rPr>
          <w:t xml:space="preserve">Android </w:t>
        </w:r>
        <w:r w:rsidR="00EA5350" w:rsidRPr="00E5683D">
          <w:rPr>
            <w:rStyle w:val="Hyperlink"/>
            <w:noProof/>
          </w:rPr>
          <w:t>[6]</w:t>
        </w:r>
        <w:r w:rsidR="00EA5350">
          <w:rPr>
            <w:noProof/>
            <w:webHidden/>
          </w:rPr>
          <w:tab/>
        </w:r>
        <w:r w:rsidR="00EA5350">
          <w:rPr>
            <w:noProof/>
            <w:webHidden/>
          </w:rPr>
          <w:fldChar w:fldCharType="begin"/>
        </w:r>
        <w:r w:rsidR="00EA5350">
          <w:rPr>
            <w:noProof/>
            <w:webHidden/>
          </w:rPr>
          <w:instrText xml:space="preserve"> PAGEREF _Toc389005854 \h </w:instrText>
        </w:r>
        <w:r w:rsidR="00EA5350">
          <w:rPr>
            <w:noProof/>
            <w:webHidden/>
          </w:rPr>
        </w:r>
        <w:r w:rsidR="00EA5350">
          <w:rPr>
            <w:noProof/>
            <w:webHidden/>
          </w:rPr>
          <w:fldChar w:fldCharType="separate"/>
        </w:r>
        <w:r w:rsidR="00EA5350">
          <w:rPr>
            <w:noProof/>
            <w:webHidden/>
          </w:rPr>
          <w:t>25</w:t>
        </w:r>
        <w:r w:rsidR="00EA5350">
          <w:rPr>
            <w:noProof/>
            <w:webHidden/>
          </w:rPr>
          <w:fldChar w:fldCharType="end"/>
        </w:r>
        <w:r>
          <w:rPr>
            <w:noProof/>
          </w:rPr>
          <w:fldChar w:fldCharType="end"/>
        </w:r>
      </w:ins>
    </w:p>
    <w:p w14:paraId="75B7FE31" w14:textId="77777777" w:rsidR="00EA5350" w:rsidRDefault="00420D94">
      <w:pPr>
        <w:pStyle w:val="TableofFigures"/>
        <w:tabs>
          <w:tab w:val="right" w:leader="dot" w:pos="9060"/>
        </w:tabs>
        <w:rPr>
          <w:ins w:id="162" w:author="Anasta" w:date="2014-05-28T13:30:00Z"/>
          <w:rFonts w:asciiTheme="minorHAnsi" w:eastAsiaTheme="minorEastAsia" w:hAnsiTheme="minorHAnsi" w:cstheme="minorBidi"/>
          <w:noProof/>
          <w:kern w:val="0"/>
          <w:sz w:val="22"/>
          <w:szCs w:val="22"/>
          <w:lang w:eastAsia="pt-BR"/>
        </w:rPr>
      </w:pPr>
      <w:ins w:id="163" w:author="Anasta" w:date="2014-05-28T13:30:00Z">
        <w:r>
          <w:fldChar w:fldCharType="begin"/>
        </w:r>
        <w:r>
          <w:instrText xml:space="preserve"> HYPERLINK \l "_Toc389005855" </w:instrText>
        </w:r>
        <w:r>
          <w:fldChar w:fldCharType="separate"/>
        </w:r>
        <w:r w:rsidR="00EA5350" w:rsidRPr="00E5683D">
          <w:rPr>
            <w:rStyle w:val="Hyperlink"/>
            <w:noProof/>
          </w:rPr>
          <w:t xml:space="preserve">FIG. 3.11 – Hierarquia de classes do </w:t>
        </w:r>
        <w:r w:rsidR="00EA5350" w:rsidRPr="00E5683D">
          <w:rPr>
            <w:rStyle w:val="Hyperlink"/>
            <w:i/>
            <w:noProof/>
          </w:rPr>
          <w:t>SQLiteDatabase</w:t>
        </w:r>
        <w:r w:rsidR="00EA5350">
          <w:rPr>
            <w:noProof/>
            <w:webHidden/>
          </w:rPr>
          <w:tab/>
        </w:r>
        <w:r w:rsidR="00EA5350">
          <w:rPr>
            <w:noProof/>
            <w:webHidden/>
          </w:rPr>
          <w:fldChar w:fldCharType="begin"/>
        </w:r>
        <w:r w:rsidR="00EA5350">
          <w:rPr>
            <w:noProof/>
            <w:webHidden/>
          </w:rPr>
          <w:instrText xml:space="preserve"> PAGEREF _Toc389005855 \h </w:instrText>
        </w:r>
        <w:r w:rsidR="00EA5350">
          <w:rPr>
            <w:noProof/>
            <w:webHidden/>
          </w:rPr>
        </w:r>
        <w:r w:rsidR="00EA5350">
          <w:rPr>
            <w:noProof/>
            <w:webHidden/>
          </w:rPr>
          <w:fldChar w:fldCharType="separate"/>
        </w:r>
        <w:r w:rsidR="00EA5350">
          <w:rPr>
            <w:noProof/>
            <w:webHidden/>
          </w:rPr>
          <w:t>27</w:t>
        </w:r>
        <w:r w:rsidR="00EA5350">
          <w:rPr>
            <w:noProof/>
            <w:webHidden/>
          </w:rPr>
          <w:fldChar w:fldCharType="end"/>
        </w:r>
        <w:r>
          <w:rPr>
            <w:noProof/>
          </w:rPr>
          <w:fldChar w:fldCharType="end"/>
        </w:r>
      </w:ins>
    </w:p>
    <w:p w14:paraId="2E9F9CE1" w14:textId="77777777" w:rsidR="00EA5350" w:rsidRDefault="00420D94">
      <w:pPr>
        <w:pStyle w:val="TableofFigures"/>
        <w:tabs>
          <w:tab w:val="right" w:leader="dot" w:pos="9060"/>
        </w:tabs>
        <w:rPr>
          <w:ins w:id="164" w:author="Anasta" w:date="2014-05-28T13:30:00Z"/>
          <w:rFonts w:asciiTheme="minorHAnsi" w:eastAsiaTheme="minorEastAsia" w:hAnsiTheme="minorHAnsi" w:cstheme="minorBidi"/>
          <w:noProof/>
          <w:kern w:val="0"/>
          <w:sz w:val="22"/>
          <w:szCs w:val="22"/>
          <w:lang w:eastAsia="pt-BR"/>
        </w:rPr>
      </w:pPr>
      <w:ins w:id="165" w:author="Anasta" w:date="2014-05-28T13:30:00Z">
        <w:r>
          <w:fldChar w:fldCharType="begin"/>
        </w:r>
        <w:r>
          <w:instrText xml:space="preserve"> HYPERLINK \l "_Toc389005856" </w:instrText>
        </w:r>
        <w:r>
          <w:fldChar w:fldCharType="separate"/>
        </w:r>
        <w:r w:rsidR="00EA5350" w:rsidRPr="00E5683D">
          <w:rPr>
            <w:rStyle w:val="Hyperlink"/>
            <w:noProof/>
          </w:rPr>
          <w:t xml:space="preserve">FIG. 3.12 – Hierarquia de classes do </w:t>
        </w:r>
        <w:r w:rsidR="00EA5350" w:rsidRPr="00E5683D">
          <w:rPr>
            <w:rStyle w:val="Hyperlink"/>
            <w:i/>
            <w:noProof/>
          </w:rPr>
          <w:t>SQLiteOpenHelper</w:t>
        </w:r>
        <w:r w:rsidR="00EA5350">
          <w:rPr>
            <w:noProof/>
            <w:webHidden/>
          </w:rPr>
          <w:tab/>
        </w:r>
        <w:r w:rsidR="00EA5350">
          <w:rPr>
            <w:noProof/>
            <w:webHidden/>
          </w:rPr>
          <w:fldChar w:fldCharType="begin"/>
        </w:r>
        <w:r w:rsidR="00EA5350">
          <w:rPr>
            <w:noProof/>
            <w:webHidden/>
          </w:rPr>
          <w:instrText xml:space="preserve"> PAGEREF _Toc389005856 \h </w:instrText>
        </w:r>
        <w:r w:rsidR="00EA5350">
          <w:rPr>
            <w:noProof/>
            <w:webHidden/>
          </w:rPr>
        </w:r>
        <w:r w:rsidR="00EA5350">
          <w:rPr>
            <w:noProof/>
            <w:webHidden/>
          </w:rPr>
          <w:fldChar w:fldCharType="separate"/>
        </w:r>
        <w:r w:rsidR="00EA5350">
          <w:rPr>
            <w:noProof/>
            <w:webHidden/>
          </w:rPr>
          <w:t>27</w:t>
        </w:r>
        <w:r w:rsidR="00EA5350">
          <w:rPr>
            <w:noProof/>
            <w:webHidden/>
          </w:rPr>
          <w:fldChar w:fldCharType="end"/>
        </w:r>
        <w:r>
          <w:rPr>
            <w:noProof/>
          </w:rPr>
          <w:fldChar w:fldCharType="end"/>
        </w:r>
      </w:ins>
    </w:p>
    <w:p w14:paraId="3C523FFA" w14:textId="77777777" w:rsidR="00EA5350" w:rsidRDefault="00420D94">
      <w:pPr>
        <w:pStyle w:val="TableofFigures"/>
        <w:tabs>
          <w:tab w:val="right" w:leader="dot" w:pos="9060"/>
        </w:tabs>
        <w:rPr>
          <w:ins w:id="166" w:author="Anasta" w:date="2014-05-28T13:30:00Z"/>
          <w:rFonts w:asciiTheme="minorHAnsi" w:eastAsiaTheme="minorEastAsia" w:hAnsiTheme="minorHAnsi" w:cstheme="minorBidi"/>
          <w:noProof/>
          <w:kern w:val="0"/>
          <w:sz w:val="22"/>
          <w:szCs w:val="22"/>
          <w:lang w:eastAsia="pt-BR"/>
        </w:rPr>
      </w:pPr>
      <w:ins w:id="167" w:author="Anasta" w:date="2014-05-28T13:30:00Z">
        <w:r>
          <w:fldChar w:fldCharType="begin"/>
        </w:r>
        <w:r>
          <w:instrText xml:space="preserve"> HYPERLINK \l "_Toc389005857" </w:instrText>
        </w:r>
        <w:r>
          <w:fldChar w:fldCharType="separate"/>
        </w:r>
        <w:r w:rsidR="00EA5350" w:rsidRPr="00E5683D">
          <w:rPr>
            <w:rStyle w:val="Hyperlink"/>
            <w:noProof/>
          </w:rPr>
          <w:t xml:space="preserve">FIG. 3.13 – Hierarquia de classes do </w:t>
        </w:r>
        <w:r w:rsidR="00EA5350" w:rsidRPr="00E5683D">
          <w:rPr>
            <w:rStyle w:val="Hyperlink"/>
            <w:i/>
            <w:noProof/>
          </w:rPr>
          <w:t>SQLiteCursor</w:t>
        </w:r>
        <w:r w:rsidR="00EA5350">
          <w:rPr>
            <w:noProof/>
            <w:webHidden/>
          </w:rPr>
          <w:tab/>
        </w:r>
        <w:r w:rsidR="00EA5350">
          <w:rPr>
            <w:noProof/>
            <w:webHidden/>
          </w:rPr>
          <w:fldChar w:fldCharType="begin"/>
        </w:r>
        <w:r w:rsidR="00EA5350">
          <w:rPr>
            <w:noProof/>
            <w:webHidden/>
          </w:rPr>
          <w:instrText xml:space="preserve"> PAGEREF _Toc389005857 \h </w:instrText>
        </w:r>
        <w:r w:rsidR="00EA5350">
          <w:rPr>
            <w:noProof/>
            <w:webHidden/>
          </w:rPr>
        </w:r>
        <w:r w:rsidR="00EA5350">
          <w:rPr>
            <w:noProof/>
            <w:webHidden/>
          </w:rPr>
          <w:fldChar w:fldCharType="separate"/>
        </w:r>
        <w:r w:rsidR="00EA5350">
          <w:rPr>
            <w:noProof/>
            <w:webHidden/>
          </w:rPr>
          <w:t>28</w:t>
        </w:r>
        <w:r w:rsidR="00EA5350">
          <w:rPr>
            <w:noProof/>
            <w:webHidden/>
          </w:rPr>
          <w:fldChar w:fldCharType="end"/>
        </w:r>
        <w:r>
          <w:rPr>
            <w:noProof/>
          </w:rPr>
          <w:fldChar w:fldCharType="end"/>
        </w:r>
      </w:ins>
    </w:p>
    <w:p w14:paraId="3A6D244D" w14:textId="77777777" w:rsidR="00EA5350" w:rsidRDefault="00420D94">
      <w:pPr>
        <w:pStyle w:val="TableofFigures"/>
        <w:tabs>
          <w:tab w:val="right" w:leader="dot" w:pos="9060"/>
        </w:tabs>
        <w:rPr>
          <w:ins w:id="168" w:author="Anasta" w:date="2014-05-28T13:30:00Z"/>
          <w:rFonts w:asciiTheme="minorHAnsi" w:eastAsiaTheme="minorEastAsia" w:hAnsiTheme="minorHAnsi" w:cstheme="minorBidi"/>
          <w:noProof/>
          <w:kern w:val="0"/>
          <w:sz w:val="22"/>
          <w:szCs w:val="22"/>
          <w:lang w:eastAsia="pt-BR"/>
        </w:rPr>
      </w:pPr>
      <w:ins w:id="169" w:author="Anasta" w:date="2014-05-28T13:30:00Z">
        <w:r>
          <w:fldChar w:fldCharType="begin"/>
        </w:r>
        <w:r>
          <w:instrText xml:space="preserve"> HYPERLINK \l "_Toc389005858" </w:instrText>
        </w:r>
        <w:r>
          <w:fldChar w:fldCharType="separate"/>
        </w:r>
        <w:r w:rsidR="00EA5350" w:rsidRPr="00E5683D">
          <w:rPr>
            <w:rStyle w:val="Hyperlink"/>
            <w:noProof/>
          </w:rPr>
          <w:t xml:space="preserve">FIG. 3.14 – </w:t>
        </w:r>
        <w:r w:rsidR="00EA5350" w:rsidRPr="00E5683D">
          <w:rPr>
            <w:rStyle w:val="Hyperlink"/>
            <w:i/>
            <w:noProof/>
          </w:rPr>
          <w:t>Calendar Provider data model</w:t>
        </w:r>
        <w:r w:rsidR="00EA5350" w:rsidRPr="00E5683D">
          <w:rPr>
            <w:rStyle w:val="Hyperlink"/>
            <w:noProof/>
          </w:rPr>
          <w:t xml:space="preserve"> [7].</w:t>
        </w:r>
        <w:r w:rsidR="00EA5350">
          <w:rPr>
            <w:noProof/>
            <w:webHidden/>
          </w:rPr>
          <w:tab/>
        </w:r>
        <w:r w:rsidR="00EA5350">
          <w:rPr>
            <w:noProof/>
            <w:webHidden/>
          </w:rPr>
          <w:fldChar w:fldCharType="begin"/>
        </w:r>
        <w:r w:rsidR="00EA5350">
          <w:rPr>
            <w:noProof/>
            <w:webHidden/>
          </w:rPr>
          <w:instrText xml:space="preserve"> PAGEREF _Toc389005858 \h </w:instrText>
        </w:r>
        <w:r w:rsidR="00EA5350">
          <w:rPr>
            <w:noProof/>
            <w:webHidden/>
          </w:rPr>
        </w:r>
        <w:r w:rsidR="00EA5350">
          <w:rPr>
            <w:noProof/>
            <w:webHidden/>
          </w:rPr>
          <w:fldChar w:fldCharType="separate"/>
        </w:r>
        <w:r w:rsidR="00EA5350">
          <w:rPr>
            <w:noProof/>
            <w:webHidden/>
          </w:rPr>
          <w:t>30</w:t>
        </w:r>
        <w:r w:rsidR="00EA5350">
          <w:rPr>
            <w:noProof/>
            <w:webHidden/>
          </w:rPr>
          <w:fldChar w:fldCharType="end"/>
        </w:r>
        <w:r>
          <w:rPr>
            <w:noProof/>
          </w:rPr>
          <w:fldChar w:fldCharType="end"/>
        </w:r>
      </w:ins>
    </w:p>
    <w:p w14:paraId="08166695" w14:textId="77777777" w:rsidR="00EA5350" w:rsidRDefault="00420D94">
      <w:pPr>
        <w:pStyle w:val="TableofFigures"/>
        <w:tabs>
          <w:tab w:val="right" w:leader="dot" w:pos="9060"/>
        </w:tabs>
        <w:rPr>
          <w:ins w:id="170" w:author="Anasta" w:date="2014-05-28T13:30:00Z"/>
          <w:rFonts w:asciiTheme="minorHAnsi" w:eastAsiaTheme="minorEastAsia" w:hAnsiTheme="minorHAnsi" w:cstheme="minorBidi"/>
          <w:noProof/>
          <w:kern w:val="0"/>
          <w:sz w:val="22"/>
          <w:szCs w:val="22"/>
          <w:lang w:eastAsia="pt-BR"/>
        </w:rPr>
      </w:pPr>
      <w:ins w:id="171" w:author="Anasta" w:date="2014-05-28T13:30:00Z">
        <w:r>
          <w:fldChar w:fldCharType="begin"/>
        </w:r>
        <w:r>
          <w:instrText xml:space="preserve"> HYPERLINK \l "_Toc389005859" </w:instrText>
        </w:r>
        <w:r>
          <w:fldChar w:fldCharType="separate"/>
        </w:r>
        <w:r w:rsidR="00EA5350" w:rsidRPr="00E5683D">
          <w:rPr>
            <w:rStyle w:val="Hyperlink"/>
            <w:noProof/>
          </w:rPr>
          <w:t>FIG. 4.1 – Modelo da arquitetura da aplicação</w:t>
        </w:r>
        <w:r w:rsidR="00EA5350">
          <w:rPr>
            <w:noProof/>
            <w:webHidden/>
          </w:rPr>
          <w:tab/>
        </w:r>
        <w:r w:rsidR="00EA5350">
          <w:rPr>
            <w:noProof/>
            <w:webHidden/>
          </w:rPr>
          <w:fldChar w:fldCharType="begin"/>
        </w:r>
        <w:r w:rsidR="00EA5350">
          <w:rPr>
            <w:noProof/>
            <w:webHidden/>
          </w:rPr>
          <w:instrText xml:space="preserve"> PAGEREF _Toc389005859 \h </w:instrText>
        </w:r>
        <w:r w:rsidR="00EA5350">
          <w:rPr>
            <w:noProof/>
            <w:webHidden/>
          </w:rPr>
        </w:r>
        <w:r w:rsidR="00EA5350">
          <w:rPr>
            <w:noProof/>
            <w:webHidden/>
          </w:rPr>
          <w:fldChar w:fldCharType="separate"/>
        </w:r>
        <w:r w:rsidR="00EA5350">
          <w:rPr>
            <w:noProof/>
            <w:webHidden/>
          </w:rPr>
          <w:t>32</w:t>
        </w:r>
        <w:r w:rsidR="00EA5350">
          <w:rPr>
            <w:noProof/>
            <w:webHidden/>
          </w:rPr>
          <w:fldChar w:fldCharType="end"/>
        </w:r>
        <w:r>
          <w:rPr>
            <w:noProof/>
          </w:rPr>
          <w:fldChar w:fldCharType="end"/>
        </w:r>
      </w:ins>
    </w:p>
    <w:p w14:paraId="5E6A15FA" w14:textId="77777777" w:rsidR="00EA5350" w:rsidRDefault="00420D94">
      <w:pPr>
        <w:pStyle w:val="TableofFigures"/>
        <w:tabs>
          <w:tab w:val="right" w:leader="dot" w:pos="9060"/>
        </w:tabs>
        <w:rPr>
          <w:ins w:id="172" w:author="Anasta" w:date="2014-05-28T13:30:00Z"/>
          <w:rFonts w:asciiTheme="minorHAnsi" w:eastAsiaTheme="minorEastAsia" w:hAnsiTheme="minorHAnsi" w:cstheme="minorBidi"/>
          <w:noProof/>
          <w:kern w:val="0"/>
          <w:sz w:val="22"/>
          <w:szCs w:val="22"/>
          <w:lang w:eastAsia="pt-BR"/>
        </w:rPr>
      </w:pPr>
      <w:ins w:id="173" w:author="Anasta" w:date="2014-05-28T13:30:00Z">
        <w:r>
          <w:fldChar w:fldCharType="begin"/>
        </w:r>
        <w:r>
          <w:instrText xml:space="preserve"> HYPERLINK \l "_Toc389005860" </w:instrText>
        </w:r>
        <w:r>
          <w:fldChar w:fldCharType="separate"/>
        </w:r>
        <w:r w:rsidR="00EA5350" w:rsidRPr="00E5683D">
          <w:rPr>
            <w:rStyle w:val="Hyperlink"/>
            <w:noProof/>
          </w:rPr>
          <w:t>FIG. 4.2 – Tela inicial</w:t>
        </w:r>
        <w:r w:rsidR="00EA5350">
          <w:rPr>
            <w:noProof/>
            <w:webHidden/>
          </w:rPr>
          <w:tab/>
        </w:r>
        <w:r w:rsidR="00EA5350">
          <w:rPr>
            <w:noProof/>
            <w:webHidden/>
          </w:rPr>
          <w:fldChar w:fldCharType="begin"/>
        </w:r>
        <w:r w:rsidR="00EA5350">
          <w:rPr>
            <w:noProof/>
            <w:webHidden/>
          </w:rPr>
          <w:instrText xml:space="preserve"> PAGEREF _Toc389005860 \h </w:instrText>
        </w:r>
        <w:r w:rsidR="00EA5350">
          <w:rPr>
            <w:noProof/>
            <w:webHidden/>
          </w:rPr>
        </w:r>
        <w:r w:rsidR="00EA5350">
          <w:rPr>
            <w:noProof/>
            <w:webHidden/>
          </w:rPr>
          <w:fldChar w:fldCharType="separate"/>
        </w:r>
        <w:r w:rsidR="00EA5350">
          <w:rPr>
            <w:noProof/>
            <w:webHidden/>
          </w:rPr>
          <w:t>34</w:t>
        </w:r>
        <w:r w:rsidR="00EA5350">
          <w:rPr>
            <w:noProof/>
            <w:webHidden/>
          </w:rPr>
          <w:fldChar w:fldCharType="end"/>
        </w:r>
        <w:r>
          <w:rPr>
            <w:noProof/>
          </w:rPr>
          <w:fldChar w:fldCharType="end"/>
        </w:r>
      </w:ins>
    </w:p>
    <w:p w14:paraId="26DA0C56" w14:textId="77777777" w:rsidR="00EA5350" w:rsidRDefault="00420D94">
      <w:pPr>
        <w:pStyle w:val="TableofFigures"/>
        <w:tabs>
          <w:tab w:val="right" w:leader="dot" w:pos="9060"/>
        </w:tabs>
        <w:rPr>
          <w:ins w:id="174" w:author="Anasta" w:date="2014-05-28T13:30:00Z"/>
          <w:rFonts w:asciiTheme="minorHAnsi" w:eastAsiaTheme="minorEastAsia" w:hAnsiTheme="minorHAnsi" w:cstheme="minorBidi"/>
          <w:noProof/>
          <w:kern w:val="0"/>
          <w:sz w:val="22"/>
          <w:szCs w:val="22"/>
          <w:lang w:eastAsia="pt-BR"/>
        </w:rPr>
      </w:pPr>
      <w:ins w:id="175" w:author="Anasta" w:date="2014-05-28T13:30:00Z">
        <w:r>
          <w:fldChar w:fldCharType="begin"/>
        </w:r>
        <w:r>
          <w:instrText xml:space="preserve"> HYPERLINK \l "_Toc389005861" </w:instrText>
        </w:r>
        <w:r>
          <w:fldChar w:fldCharType="separate"/>
        </w:r>
        <w:r w:rsidR="00EA5350" w:rsidRPr="00E5683D">
          <w:rPr>
            <w:rStyle w:val="Hyperlink"/>
            <w:noProof/>
          </w:rPr>
          <w:t>FIG. 4.3 – Uma lista aberta</w:t>
        </w:r>
        <w:r w:rsidR="00EA5350">
          <w:rPr>
            <w:noProof/>
            <w:webHidden/>
          </w:rPr>
          <w:tab/>
        </w:r>
        <w:r w:rsidR="00EA5350">
          <w:rPr>
            <w:noProof/>
            <w:webHidden/>
          </w:rPr>
          <w:fldChar w:fldCharType="begin"/>
        </w:r>
        <w:r w:rsidR="00EA5350">
          <w:rPr>
            <w:noProof/>
            <w:webHidden/>
          </w:rPr>
          <w:instrText xml:space="preserve"> PAGEREF _Toc389005861 \h </w:instrText>
        </w:r>
        <w:r w:rsidR="00EA5350">
          <w:rPr>
            <w:noProof/>
            <w:webHidden/>
          </w:rPr>
        </w:r>
        <w:r w:rsidR="00EA5350">
          <w:rPr>
            <w:noProof/>
            <w:webHidden/>
          </w:rPr>
          <w:fldChar w:fldCharType="separate"/>
        </w:r>
        <w:r w:rsidR="00EA5350">
          <w:rPr>
            <w:noProof/>
            <w:webHidden/>
          </w:rPr>
          <w:t>35</w:t>
        </w:r>
        <w:r w:rsidR="00EA5350">
          <w:rPr>
            <w:noProof/>
            <w:webHidden/>
          </w:rPr>
          <w:fldChar w:fldCharType="end"/>
        </w:r>
        <w:r>
          <w:rPr>
            <w:noProof/>
          </w:rPr>
          <w:fldChar w:fldCharType="end"/>
        </w:r>
      </w:ins>
    </w:p>
    <w:p w14:paraId="16180407" w14:textId="77777777" w:rsidR="00EA5350" w:rsidRDefault="00420D94">
      <w:pPr>
        <w:pStyle w:val="TableofFigures"/>
        <w:tabs>
          <w:tab w:val="right" w:leader="dot" w:pos="9060"/>
        </w:tabs>
        <w:rPr>
          <w:ins w:id="176" w:author="Anasta" w:date="2014-05-28T13:30:00Z"/>
          <w:rFonts w:asciiTheme="minorHAnsi" w:eastAsiaTheme="minorEastAsia" w:hAnsiTheme="minorHAnsi" w:cstheme="minorBidi"/>
          <w:noProof/>
          <w:kern w:val="0"/>
          <w:sz w:val="22"/>
          <w:szCs w:val="22"/>
          <w:lang w:eastAsia="pt-BR"/>
        </w:rPr>
      </w:pPr>
      <w:ins w:id="177" w:author="Anasta" w:date="2014-05-28T13:30:00Z">
        <w:r>
          <w:fldChar w:fldCharType="begin"/>
        </w:r>
        <w:r>
          <w:instrText xml:space="preserve"> HYPERLINK \l "_Toc389005862" </w:instrText>
        </w:r>
        <w:r>
          <w:fldChar w:fldCharType="separate"/>
        </w:r>
        <w:r w:rsidR="00EA5350" w:rsidRPr="00E5683D">
          <w:rPr>
            <w:rStyle w:val="Hyperlink"/>
            <w:noProof/>
          </w:rPr>
          <w:t>FIG. 4.4 – Outras Listas</w:t>
        </w:r>
        <w:r w:rsidR="00EA5350">
          <w:rPr>
            <w:noProof/>
            <w:webHidden/>
          </w:rPr>
          <w:tab/>
        </w:r>
        <w:r w:rsidR="00EA5350">
          <w:rPr>
            <w:noProof/>
            <w:webHidden/>
          </w:rPr>
          <w:fldChar w:fldCharType="begin"/>
        </w:r>
        <w:r w:rsidR="00EA5350">
          <w:rPr>
            <w:noProof/>
            <w:webHidden/>
          </w:rPr>
          <w:instrText xml:space="preserve"> PAGEREF _Toc389005862 \h </w:instrText>
        </w:r>
        <w:r w:rsidR="00EA5350">
          <w:rPr>
            <w:noProof/>
            <w:webHidden/>
          </w:rPr>
        </w:r>
        <w:r w:rsidR="00EA5350">
          <w:rPr>
            <w:noProof/>
            <w:webHidden/>
          </w:rPr>
          <w:fldChar w:fldCharType="separate"/>
        </w:r>
        <w:r w:rsidR="00EA5350">
          <w:rPr>
            <w:noProof/>
            <w:webHidden/>
          </w:rPr>
          <w:t>36</w:t>
        </w:r>
        <w:r w:rsidR="00EA5350">
          <w:rPr>
            <w:noProof/>
            <w:webHidden/>
          </w:rPr>
          <w:fldChar w:fldCharType="end"/>
        </w:r>
        <w:r>
          <w:rPr>
            <w:noProof/>
          </w:rPr>
          <w:fldChar w:fldCharType="end"/>
        </w:r>
      </w:ins>
    </w:p>
    <w:p w14:paraId="325F50A4" w14:textId="77777777" w:rsidR="00EA5350" w:rsidRDefault="00420D94">
      <w:pPr>
        <w:pStyle w:val="TableofFigures"/>
        <w:tabs>
          <w:tab w:val="right" w:leader="dot" w:pos="9060"/>
        </w:tabs>
        <w:rPr>
          <w:ins w:id="178" w:author="Anasta" w:date="2014-05-28T13:30:00Z"/>
          <w:rFonts w:asciiTheme="minorHAnsi" w:eastAsiaTheme="minorEastAsia" w:hAnsiTheme="minorHAnsi" w:cstheme="minorBidi"/>
          <w:noProof/>
          <w:kern w:val="0"/>
          <w:sz w:val="22"/>
          <w:szCs w:val="22"/>
          <w:lang w:eastAsia="pt-BR"/>
        </w:rPr>
      </w:pPr>
      <w:ins w:id="179" w:author="Anasta" w:date="2014-05-28T13:30:00Z">
        <w:r>
          <w:fldChar w:fldCharType="begin"/>
        </w:r>
        <w:r>
          <w:instrText xml:space="preserve"> HYPERLINK \l "_Toc389005863" </w:instrText>
        </w:r>
        <w:r>
          <w:fldChar w:fldCharType="separate"/>
        </w:r>
        <w:r w:rsidR="00EA5350" w:rsidRPr="00E5683D">
          <w:rPr>
            <w:rStyle w:val="Hyperlink"/>
            <w:noProof/>
          </w:rPr>
          <w:t>FIG. 4.5 – Adicionando item</w:t>
        </w:r>
        <w:r w:rsidR="00EA5350">
          <w:rPr>
            <w:noProof/>
            <w:webHidden/>
          </w:rPr>
          <w:tab/>
        </w:r>
        <w:r w:rsidR="00EA5350">
          <w:rPr>
            <w:noProof/>
            <w:webHidden/>
          </w:rPr>
          <w:fldChar w:fldCharType="begin"/>
        </w:r>
        <w:r w:rsidR="00EA5350">
          <w:rPr>
            <w:noProof/>
            <w:webHidden/>
          </w:rPr>
          <w:instrText xml:space="preserve"> PAGEREF _Toc389005863 \h </w:instrText>
        </w:r>
        <w:r w:rsidR="00EA5350">
          <w:rPr>
            <w:noProof/>
            <w:webHidden/>
          </w:rPr>
        </w:r>
        <w:r w:rsidR="00EA5350">
          <w:rPr>
            <w:noProof/>
            <w:webHidden/>
          </w:rPr>
          <w:fldChar w:fldCharType="separate"/>
        </w:r>
        <w:r w:rsidR="00EA5350">
          <w:rPr>
            <w:noProof/>
            <w:webHidden/>
          </w:rPr>
          <w:t>37</w:t>
        </w:r>
        <w:r w:rsidR="00EA5350">
          <w:rPr>
            <w:noProof/>
            <w:webHidden/>
          </w:rPr>
          <w:fldChar w:fldCharType="end"/>
        </w:r>
        <w:r>
          <w:rPr>
            <w:noProof/>
          </w:rPr>
          <w:fldChar w:fldCharType="end"/>
        </w:r>
      </w:ins>
    </w:p>
    <w:p w14:paraId="0DA58417" w14:textId="77777777" w:rsidR="00EA5350" w:rsidRDefault="00420D94">
      <w:pPr>
        <w:pStyle w:val="TableofFigures"/>
        <w:tabs>
          <w:tab w:val="right" w:leader="dot" w:pos="9060"/>
        </w:tabs>
        <w:rPr>
          <w:ins w:id="180" w:author="Anasta" w:date="2014-05-28T13:30:00Z"/>
          <w:rFonts w:asciiTheme="minorHAnsi" w:eastAsiaTheme="minorEastAsia" w:hAnsiTheme="minorHAnsi" w:cstheme="minorBidi"/>
          <w:noProof/>
          <w:kern w:val="0"/>
          <w:sz w:val="22"/>
          <w:szCs w:val="22"/>
          <w:lang w:eastAsia="pt-BR"/>
        </w:rPr>
      </w:pPr>
      <w:ins w:id="181" w:author="Anasta" w:date="2014-05-28T13:30:00Z">
        <w:r>
          <w:fldChar w:fldCharType="begin"/>
        </w:r>
        <w:r>
          <w:instrText xml:space="preserve"> HYPERLINK \l "_Toc389005864" </w:instrText>
        </w:r>
        <w:r>
          <w:fldChar w:fldCharType="separate"/>
        </w:r>
        <w:r w:rsidR="00EA5350" w:rsidRPr="00E5683D">
          <w:rPr>
            <w:rStyle w:val="Hyperlink"/>
            <w:noProof/>
          </w:rPr>
          <w:t>FIG. 4.6 – Criando evento utilizando aplicativo externo</w:t>
        </w:r>
        <w:r w:rsidR="00EA5350">
          <w:rPr>
            <w:noProof/>
            <w:webHidden/>
          </w:rPr>
          <w:tab/>
        </w:r>
        <w:r w:rsidR="00EA5350">
          <w:rPr>
            <w:noProof/>
            <w:webHidden/>
          </w:rPr>
          <w:fldChar w:fldCharType="begin"/>
        </w:r>
        <w:r w:rsidR="00EA5350">
          <w:rPr>
            <w:noProof/>
            <w:webHidden/>
          </w:rPr>
          <w:instrText xml:space="preserve"> PAGEREF _Toc389005864 \h </w:instrText>
        </w:r>
        <w:r w:rsidR="00EA5350">
          <w:rPr>
            <w:noProof/>
            <w:webHidden/>
          </w:rPr>
        </w:r>
        <w:r w:rsidR="00EA5350">
          <w:rPr>
            <w:noProof/>
            <w:webHidden/>
          </w:rPr>
          <w:fldChar w:fldCharType="separate"/>
        </w:r>
        <w:r w:rsidR="00EA5350">
          <w:rPr>
            <w:noProof/>
            <w:webHidden/>
          </w:rPr>
          <w:t>38</w:t>
        </w:r>
        <w:r w:rsidR="00EA5350">
          <w:rPr>
            <w:noProof/>
            <w:webHidden/>
          </w:rPr>
          <w:fldChar w:fldCharType="end"/>
        </w:r>
        <w:r>
          <w:rPr>
            <w:noProof/>
          </w:rPr>
          <w:fldChar w:fldCharType="end"/>
        </w:r>
      </w:ins>
    </w:p>
    <w:p w14:paraId="21C91809" w14:textId="77777777" w:rsidR="00EA5350" w:rsidRDefault="00420D94">
      <w:pPr>
        <w:pStyle w:val="TableofFigures"/>
        <w:tabs>
          <w:tab w:val="right" w:leader="dot" w:pos="9060"/>
        </w:tabs>
        <w:rPr>
          <w:ins w:id="182" w:author="Anasta" w:date="2014-05-28T13:30:00Z"/>
          <w:rFonts w:asciiTheme="minorHAnsi" w:eastAsiaTheme="minorEastAsia" w:hAnsiTheme="minorHAnsi" w:cstheme="minorBidi"/>
          <w:noProof/>
          <w:kern w:val="0"/>
          <w:sz w:val="22"/>
          <w:szCs w:val="22"/>
          <w:lang w:eastAsia="pt-BR"/>
        </w:rPr>
      </w:pPr>
      <w:ins w:id="183" w:author="Anasta" w:date="2014-05-28T13:30:00Z">
        <w:r>
          <w:fldChar w:fldCharType="begin"/>
        </w:r>
        <w:r>
          <w:instrText xml:space="preserve"> HYPERLINK \l "_Toc389005865" </w:instrText>
        </w:r>
        <w:r>
          <w:fldChar w:fldCharType="separate"/>
        </w:r>
        <w:r w:rsidR="00EA5350" w:rsidRPr="00E5683D">
          <w:rPr>
            <w:rStyle w:val="Hyperlink"/>
            <w:noProof/>
          </w:rPr>
          <w:t>FIG. 4.7 – Menu de ferramentas para o item</w:t>
        </w:r>
        <w:r w:rsidR="00EA5350">
          <w:rPr>
            <w:noProof/>
            <w:webHidden/>
          </w:rPr>
          <w:tab/>
        </w:r>
        <w:r w:rsidR="00EA5350">
          <w:rPr>
            <w:noProof/>
            <w:webHidden/>
          </w:rPr>
          <w:fldChar w:fldCharType="begin"/>
        </w:r>
        <w:r w:rsidR="00EA5350">
          <w:rPr>
            <w:noProof/>
            <w:webHidden/>
          </w:rPr>
          <w:instrText xml:space="preserve"> PAGEREF _Toc389005865 \h </w:instrText>
        </w:r>
        <w:r w:rsidR="00EA5350">
          <w:rPr>
            <w:noProof/>
            <w:webHidden/>
          </w:rPr>
        </w:r>
        <w:r w:rsidR="00EA5350">
          <w:rPr>
            <w:noProof/>
            <w:webHidden/>
          </w:rPr>
          <w:fldChar w:fldCharType="separate"/>
        </w:r>
        <w:r w:rsidR="00EA5350">
          <w:rPr>
            <w:noProof/>
            <w:webHidden/>
          </w:rPr>
          <w:t>39</w:t>
        </w:r>
        <w:r w:rsidR="00EA5350">
          <w:rPr>
            <w:noProof/>
            <w:webHidden/>
          </w:rPr>
          <w:fldChar w:fldCharType="end"/>
        </w:r>
        <w:r>
          <w:rPr>
            <w:noProof/>
          </w:rPr>
          <w:fldChar w:fldCharType="end"/>
        </w:r>
      </w:ins>
    </w:p>
    <w:p w14:paraId="3AABD528" w14:textId="77777777" w:rsidR="00EA5350" w:rsidRDefault="00420D94">
      <w:pPr>
        <w:pStyle w:val="TableofFigures"/>
        <w:tabs>
          <w:tab w:val="right" w:leader="dot" w:pos="9060"/>
        </w:tabs>
        <w:rPr>
          <w:ins w:id="184" w:author="Anasta" w:date="2014-05-28T13:30:00Z"/>
          <w:rFonts w:asciiTheme="minorHAnsi" w:eastAsiaTheme="minorEastAsia" w:hAnsiTheme="minorHAnsi" w:cstheme="minorBidi"/>
          <w:noProof/>
          <w:kern w:val="0"/>
          <w:sz w:val="22"/>
          <w:szCs w:val="22"/>
          <w:lang w:eastAsia="pt-BR"/>
        </w:rPr>
      </w:pPr>
      <w:ins w:id="185" w:author="Anasta" w:date="2014-05-28T13:30:00Z">
        <w:r>
          <w:fldChar w:fldCharType="begin"/>
        </w:r>
        <w:r>
          <w:instrText xml:space="preserve"> HYPERLINK \l "_Toc389005866" </w:instrText>
        </w:r>
        <w:r>
          <w:fldChar w:fldCharType="separate"/>
        </w:r>
        <w:r w:rsidR="00EA5350" w:rsidRPr="00E5683D">
          <w:rPr>
            <w:rStyle w:val="Hyperlink"/>
            <w:noProof/>
          </w:rPr>
          <w:t>FIG. 4.8 – Remanejando um item</w:t>
        </w:r>
        <w:r w:rsidR="00EA5350">
          <w:rPr>
            <w:noProof/>
            <w:webHidden/>
          </w:rPr>
          <w:tab/>
        </w:r>
        <w:r w:rsidR="00EA5350">
          <w:rPr>
            <w:noProof/>
            <w:webHidden/>
          </w:rPr>
          <w:fldChar w:fldCharType="begin"/>
        </w:r>
        <w:r w:rsidR="00EA5350">
          <w:rPr>
            <w:noProof/>
            <w:webHidden/>
          </w:rPr>
          <w:instrText xml:space="preserve"> PAGEREF _Toc389005866 \h </w:instrText>
        </w:r>
        <w:r w:rsidR="00EA5350">
          <w:rPr>
            <w:noProof/>
            <w:webHidden/>
          </w:rPr>
        </w:r>
        <w:r w:rsidR="00EA5350">
          <w:rPr>
            <w:noProof/>
            <w:webHidden/>
          </w:rPr>
          <w:fldChar w:fldCharType="separate"/>
        </w:r>
        <w:r w:rsidR="00EA5350">
          <w:rPr>
            <w:noProof/>
            <w:webHidden/>
          </w:rPr>
          <w:t>40</w:t>
        </w:r>
        <w:r w:rsidR="00EA5350">
          <w:rPr>
            <w:noProof/>
            <w:webHidden/>
          </w:rPr>
          <w:fldChar w:fldCharType="end"/>
        </w:r>
        <w:r>
          <w:rPr>
            <w:noProof/>
          </w:rPr>
          <w:fldChar w:fldCharType="end"/>
        </w:r>
      </w:ins>
    </w:p>
    <w:p w14:paraId="6D1D28BC" w14:textId="77777777" w:rsidR="00EA5350" w:rsidRDefault="00420D94">
      <w:pPr>
        <w:pStyle w:val="TableofFigures"/>
        <w:tabs>
          <w:tab w:val="right" w:leader="dot" w:pos="9060"/>
        </w:tabs>
        <w:rPr>
          <w:ins w:id="186" w:author="Anasta" w:date="2014-05-28T13:30:00Z"/>
          <w:rFonts w:asciiTheme="minorHAnsi" w:eastAsiaTheme="minorEastAsia" w:hAnsiTheme="minorHAnsi" w:cstheme="minorBidi"/>
          <w:noProof/>
          <w:kern w:val="0"/>
          <w:sz w:val="22"/>
          <w:szCs w:val="22"/>
          <w:lang w:eastAsia="pt-BR"/>
        </w:rPr>
      </w:pPr>
      <w:ins w:id="187" w:author="Anasta" w:date="2014-05-28T13:30:00Z">
        <w:r>
          <w:fldChar w:fldCharType="begin"/>
        </w:r>
        <w:r>
          <w:instrText xml:space="preserve"> HYPERLINK \l "_Toc389005867" </w:instrText>
        </w:r>
        <w:r>
          <w:fldChar w:fldCharType="separate"/>
        </w:r>
        <w:r w:rsidR="00EA5350" w:rsidRPr="00E5683D">
          <w:rPr>
            <w:rStyle w:val="Hyperlink"/>
            <w:noProof/>
          </w:rPr>
          <w:t>FIG. 4.9 – Compartilhar um item</w:t>
        </w:r>
        <w:r w:rsidR="00EA5350">
          <w:rPr>
            <w:noProof/>
            <w:webHidden/>
          </w:rPr>
          <w:tab/>
        </w:r>
        <w:r w:rsidR="00EA5350">
          <w:rPr>
            <w:noProof/>
            <w:webHidden/>
          </w:rPr>
          <w:fldChar w:fldCharType="begin"/>
        </w:r>
        <w:r w:rsidR="00EA5350">
          <w:rPr>
            <w:noProof/>
            <w:webHidden/>
          </w:rPr>
          <w:instrText xml:space="preserve"> PAGEREF _Toc389005867 \h </w:instrText>
        </w:r>
        <w:r w:rsidR="00EA5350">
          <w:rPr>
            <w:noProof/>
            <w:webHidden/>
          </w:rPr>
        </w:r>
        <w:r w:rsidR="00EA5350">
          <w:rPr>
            <w:noProof/>
            <w:webHidden/>
          </w:rPr>
          <w:fldChar w:fldCharType="separate"/>
        </w:r>
        <w:r w:rsidR="00EA5350">
          <w:rPr>
            <w:noProof/>
            <w:webHidden/>
          </w:rPr>
          <w:t>41</w:t>
        </w:r>
        <w:r w:rsidR="00EA5350">
          <w:rPr>
            <w:noProof/>
            <w:webHidden/>
          </w:rPr>
          <w:fldChar w:fldCharType="end"/>
        </w:r>
        <w:r>
          <w:rPr>
            <w:noProof/>
          </w:rPr>
          <w:fldChar w:fldCharType="end"/>
        </w:r>
      </w:ins>
    </w:p>
    <w:p w14:paraId="12B09FE6" w14:textId="77777777" w:rsidR="00EA5350" w:rsidRDefault="00420D94">
      <w:pPr>
        <w:pStyle w:val="TableofFigures"/>
        <w:tabs>
          <w:tab w:val="right" w:leader="dot" w:pos="9060"/>
        </w:tabs>
        <w:rPr>
          <w:ins w:id="188" w:author="Anasta" w:date="2014-05-28T13:30:00Z"/>
          <w:rFonts w:asciiTheme="minorHAnsi" w:eastAsiaTheme="minorEastAsia" w:hAnsiTheme="minorHAnsi" w:cstheme="minorBidi"/>
          <w:noProof/>
          <w:kern w:val="0"/>
          <w:sz w:val="22"/>
          <w:szCs w:val="22"/>
          <w:lang w:eastAsia="pt-BR"/>
        </w:rPr>
      </w:pPr>
      <w:ins w:id="189" w:author="Anasta" w:date="2014-05-28T13:30:00Z">
        <w:r>
          <w:fldChar w:fldCharType="begin"/>
        </w:r>
        <w:r>
          <w:instrText xml:space="preserve"> HYPERLINK \l "_Toc389005868" </w:instrText>
        </w:r>
        <w:r>
          <w:fldChar w:fldCharType="separate"/>
        </w:r>
        <w:r w:rsidR="00EA5350" w:rsidRPr="00E5683D">
          <w:rPr>
            <w:rStyle w:val="Hyperlink"/>
            <w:noProof/>
          </w:rPr>
          <w:t>FIG. 7.1 – DIAGRAMA DE NAVEGAÇÃO ENTRE TELAS</w:t>
        </w:r>
        <w:r w:rsidR="00EA5350">
          <w:rPr>
            <w:noProof/>
            <w:webHidden/>
          </w:rPr>
          <w:tab/>
        </w:r>
        <w:r w:rsidR="00EA5350">
          <w:rPr>
            <w:noProof/>
            <w:webHidden/>
          </w:rPr>
          <w:fldChar w:fldCharType="begin"/>
        </w:r>
        <w:r w:rsidR="00EA5350">
          <w:rPr>
            <w:noProof/>
            <w:webHidden/>
          </w:rPr>
          <w:instrText xml:space="preserve"> PAGEREF _Toc389005868 \h </w:instrText>
        </w:r>
        <w:r w:rsidR="00EA5350">
          <w:rPr>
            <w:noProof/>
            <w:webHidden/>
          </w:rPr>
        </w:r>
        <w:r w:rsidR="00EA5350">
          <w:rPr>
            <w:noProof/>
            <w:webHidden/>
          </w:rPr>
          <w:fldChar w:fldCharType="separate"/>
        </w:r>
        <w:r w:rsidR="00EA5350">
          <w:rPr>
            <w:noProof/>
            <w:webHidden/>
          </w:rPr>
          <w:t>45</w:t>
        </w:r>
        <w:r w:rsidR="00EA5350">
          <w:rPr>
            <w:noProof/>
            <w:webHidden/>
          </w:rPr>
          <w:fldChar w:fldCharType="end"/>
        </w:r>
        <w:r>
          <w:rPr>
            <w:noProof/>
          </w:rPr>
          <w:fldChar w:fldCharType="end"/>
        </w:r>
      </w:ins>
    </w:p>
    <w:p w14:paraId="1CF2E7BD" w14:textId="77777777" w:rsidR="00EA5350" w:rsidRDefault="00420D94">
      <w:pPr>
        <w:pStyle w:val="TableofFigures"/>
        <w:tabs>
          <w:tab w:val="right" w:leader="dot" w:pos="9060"/>
        </w:tabs>
        <w:rPr>
          <w:ins w:id="190" w:author="Anasta" w:date="2014-05-28T13:30:00Z"/>
          <w:rFonts w:asciiTheme="minorHAnsi" w:eastAsiaTheme="minorEastAsia" w:hAnsiTheme="minorHAnsi" w:cstheme="minorBidi"/>
          <w:noProof/>
          <w:kern w:val="0"/>
          <w:sz w:val="22"/>
          <w:szCs w:val="22"/>
          <w:lang w:eastAsia="pt-BR"/>
        </w:rPr>
      </w:pPr>
      <w:ins w:id="191" w:author="Anasta" w:date="2014-05-28T13:30:00Z">
        <w:r>
          <w:fldChar w:fldCharType="begin"/>
        </w:r>
        <w:r>
          <w:instrText xml:space="preserve"> HYPERLINK \l "_Toc389005869" </w:instrText>
        </w:r>
        <w:r>
          <w:fldChar w:fldCharType="separate"/>
        </w:r>
        <w:r w:rsidR="00EA5350" w:rsidRPr="00E5683D">
          <w:rPr>
            <w:rStyle w:val="Hyperlink"/>
            <w:noProof/>
          </w:rPr>
          <w:t>FIG. 7.2 – Esquema de banco de dados</w:t>
        </w:r>
        <w:r w:rsidR="00EA5350">
          <w:rPr>
            <w:noProof/>
            <w:webHidden/>
          </w:rPr>
          <w:tab/>
        </w:r>
        <w:r w:rsidR="00EA5350">
          <w:rPr>
            <w:noProof/>
            <w:webHidden/>
          </w:rPr>
          <w:fldChar w:fldCharType="begin"/>
        </w:r>
        <w:r w:rsidR="00EA5350">
          <w:rPr>
            <w:noProof/>
            <w:webHidden/>
          </w:rPr>
          <w:instrText xml:space="preserve"> PAGEREF _Toc389005869 \h </w:instrText>
        </w:r>
        <w:r w:rsidR="00EA5350">
          <w:rPr>
            <w:noProof/>
            <w:webHidden/>
          </w:rPr>
        </w:r>
        <w:r w:rsidR="00EA5350">
          <w:rPr>
            <w:noProof/>
            <w:webHidden/>
          </w:rPr>
          <w:fldChar w:fldCharType="separate"/>
        </w:r>
        <w:r w:rsidR="00EA5350">
          <w:rPr>
            <w:noProof/>
            <w:webHidden/>
          </w:rPr>
          <w:t>51</w:t>
        </w:r>
        <w:r w:rsidR="00EA5350">
          <w:rPr>
            <w:noProof/>
            <w:webHidden/>
          </w:rPr>
          <w:fldChar w:fldCharType="end"/>
        </w:r>
        <w:r>
          <w:rPr>
            <w:noProof/>
          </w:rPr>
          <w:fldChar w:fldCharType="end"/>
        </w:r>
      </w:ins>
    </w:p>
    <w:p w14:paraId="2DB10571" w14:textId="77777777" w:rsidR="00582DF5" w:rsidRPr="00474A51" w:rsidRDefault="0088363D" w:rsidP="00772634">
      <w:pPr>
        <w:rPr>
          <w:lang w:val="en-US"/>
        </w:rPr>
      </w:pPr>
      <w:r>
        <w:rPr>
          <w:lang w:val="en-US"/>
        </w:rPr>
        <w:fldChar w:fldCharType="end"/>
      </w:r>
    </w:p>
    <w:p w14:paraId="7B2A9A56" w14:textId="77777777" w:rsidR="00AA56E1" w:rsidRPr="00474A51" w:rsidRDefault="00582DF5" w:rsidP="00772634">
      <w:pPr>
        <w:rPr>
          <w:lang w:val="en-US"/>
        </w:rPr>
      </w:pPr>
      <w:r w:rsidRPr="00474A51">
        <w:rPr>
          <w:lang w:val="en-US"/>
        </w:rPr>
        <w:br w:type="page"/>
      </w:r>
    </w:p>
    <w:p w14:paraId="2C6FD0BA" w14:textId="77777777" w:rsidR="00AA56E1" w:rsidRPr="009F28CC" w:rsidRDefault="00AA56E1" w:rsidP="001D43B7">
      <w:pPr>
        <w:pStyle w:val="Heading1semnumerao"/>
        <w:jc w:val="center"/>
        <w:rPr>
          <w:lang w:val="en-US"/>
        </w:rPr>
      </w:pPr>
      <w:bookmarkStart w:id="192" w:name="_Toc389005535"/>
      <w:bookmarkStart w:id="193" w:name="_Toc388915892"/>
      <w:r w:rsidRPr="009F28CC">
        <w:rPr>
          <w:lang w:val="en-US"/>
        </w:rPr>
        <w:t>LISTA DE SIGLAS</w:t>
      </w:r>
      <w:bookmarkEnd w:id="192"/>
      <w:bookmarkEnd w:id="193"/>
    </w:p>
    <w:p w14:paraId="58A7303B" w14:textId="77777777" w:rsidR="001B25FB" w:rsidRPr="009F28CC" w:rsidRDefault="001B25FB" w:rsidP="00772634">
      <w:pPr>
        <w:rPr>
          <w:lang w:val="en-US"/>
        </w:rPr>
      </w:pPr>
    </w:p>
    <w:p w14:paraId="20F23E46" w14:textId="24D283EC" w:rsidR="007F2AF9" w:rsidRPr="00163371" w:rsidRDefault="00600209" w:rsidP="00772634">
      <w:pPr>
        <w:rPr>
          <w:lang w:val="en-US"/>
        </w:rPr>
      </w:pPr>
      <w:r w:rsidRPr="00163371">
        <w:rPr>
          <w:lang w:val="en-US"/>
        </w:rPr>
        <w:t>API</w:t>
      </w:r>
      <w:r w:rsidR="005D622D">
        <w:rPr>
          <w:lang w:val="en-US"/>
        </w:rPr>
        <w:tab/>
      </w:r>
      <w:r w:rsidR="005D622D">
        <w:rPr>
          <w:lang w:val="en-US"/>
        </w:rPr>
        <w:tab/>
        <w:t xml:space="preserve">Application </w:t>
      </w:r>
      <w:del w:id="194" w:author="Anasta" w:date="2014-05-28T13:30:00Z">
        <w:r w:rsidR="00657FE4" w:rsidRPr="00163371">
          <w:rPr>
            <w:lang w:val="en-US"/>
          </w:rPr>
          <w:delText>programming interface</w:delText>
        </w:r>
      </w:del>
      <w:ins w:id="195" w:author="Anasta" w:date="2014-05-28T13:30:00Z">
        <w:r w:rsidR="005D622D">
          <w:rPr>
            <w:lang w:val="en-US"/>
          </w:rPr>
          <w:t>Programming I</w:t>
        </w:r>
        <w:r w:rsidR="00657FE4" w:rsidRPr="00163371">
          <w:rPr>
            <w:lang w:val="en-US"/>
          </w:rPr>
          <w:t>nterface</w:t>
        </w:r>
      </w:ins>
    </w:p>
    <w:p w14:paraId="084BBA0E" w14:textId="77777777" w:rsidR="00600209" w:rsidRDefault="00600209" w:rsidP="00772634">
      <w:pPr>
        <w:rPr>
          <w:lang w:val="en-US"/>
        </w:rPr>
      </w:pPr>
      <w:r w:rsidRPr="00163371">
        <w:rPr>
          <w:lang w:val="en-US"/>
        </w:rPr>
        <w:t>MVC</w:t>
      </w:r>
      <w:r w:rsidR="00657FE4" w:rsidRPr="00163371">
        <w:rPr>
          <w:lang w:val="en-US"/>
        </w:rPr>
        <w:tab/>
      </w:r>
      <w:r w:rsidR="00657FE4" w:rsidRPr="00163371">
        <w:rPr>
          <w:lang w:val="en-US"/>
        </w:rPr>
        <w:tab/>
        <w:t>Model-View-Controller</w:t>
      </w:r>
    </w:p>
    <w:p w14:paraId="5C2D6E85" w14:textId="77777777" w:rsidR="003538C8" w:rsidRPr="00163371" w:rsidRDefault="003538C8" w:rsidP="00772634">
      <w:pPr>
        <w:rPr>
          <w:lang w:val="en-US"/>
        </w:rPr>
      </w:pPr>
      <w:r>
        <w:rPr>
          <w:lang w:val="en-US"/>
        </w:rPr>
        <w:t>GTD</w:t>
      </w:r>
      <w:r>
        <w:rPr>
          <w:lang w:val="en-US"/>
        </w:rPr>
        <w:tab/>
      </w:r>
      <w:r>
        <w:rPr>
          <w:lang w:val="en-US"/>
        </w:rPr>
        <w:tab/>
        <w:t>Getting Things Done</w:t>
      </w:r>
    </w:p>
    <w:p w14:paraId="55F5D070" w14:textId="77777777" w:rsidR="00600209" w:rsidRPr="00163371" w:rsidRDefault="00600209" w:rsidP="00772634">
      <w:pPr>
        <w:rPr>
          <w:lang w:val="en-US"/>
        </w:rPr>
      </w:pPr>
      <w:r w:rsidRPr="00163371">
        <w:rPr>
          <w:lang w:val="en-US"/>
        </w:rPr>
        <w:t>OS</w:t>
      </w:r>
      <w:r w:rsidR="00657FE4" w:rsidRPr="00163371">
        <w:rPr>
          <w:lang w:val="en-US"/>
        </w:rPr>
        <w:tab/>
      </w:r>
      <w:r w:rsidR="00657FE4" w:rsidRPr="00163371">
        <w:rPr>
          <w:lang w:val="en-US"/>
        </w:rPr>
        <w:tab/>
        <w:t>Operating System</w:t>
      </w:r>
    </w:p>
    <w:p w14:paraId="524A36A6" w14:textId="77777777" w:rsidR="00600209" w:rsidRPr="00163371" w:rsidRDefault="00600209" w:rsidP="00772634">
      <w:pPr>
        <w:rPr>
          <w:lang w:val="en-US"/>
        </w:rPr>
      </w:pPr>
      <w:r w:rsidRPr="00163371">
        <w:rPr>
          <w:lang w:val="en-US"/>
        </w:rPr>
        <w:t>SQL</w:t>
      </w:r>
      <w:r w:rsidR="00657FE4" w:rsidRPr="00163371">
        <w:rPr>
          <w:lang w:val="en-US"/>
        </w:rPr>
        <w:tab/>
      </w:r>
      <w:r w:rsidR="00657FE4" w:rsidRPr="00163371">
        <w:rPr>
          <w:lang w:val="en-US"/>
        </w:rPr>
        <w:tab/>
        <w:t>Structured Query Language</w:t>
      </w:r>
    </w:p>
    <w:p w14:paraId="041F4F9B" w14:textId="77777777" w:rsidR="00600209" w:rsidRDefault="00600209" w:rsidP="00772634">
      <w:pPr>
        <w:rPr>
          <w:lang w:val="en-US"/>
        </w:rPr>
      </w:pPr>
      <w:r w:rsidRPr="00474A51">
        <w:rPr>
          <w:lang w:val="en-US"/>
        </w:rPr>
        <w:t>XML</w:t>
      </w:r>
      <w:r w:rsidR="00657FE4" w:rsidRPr="00474A51">
        <w:rPr>
          <w:lang w:val="en-US"/>
        </w:rPr>
        <w:tab/>
      </w:r>
      <w:r w:rsidR="00657FE4" w:rsidRPr="00474A51">
        <w:rPr>
          <w:lang w:val="en-US"/>
        </w:rPr>
        <w:tab/>
        <w:t>Extensible Markup Language</w:t>
      </w:r>
    </w:p>
    <w:p w14:paraId="403DA3DB" w14:textId="77777777" w:rsidR="007210CE" w:rsidRPr="0080475E" w:rsidRDefault="007210CE" w:rsidP="00772634">
      <w:pPr>
        <w:rPr>
          <w:i/>
          <w:lang w:val="en-US"/>
        </w:rPr>
      </w:pPr>
      <w:r w:rsidRPr="0080475E">
        <w:rPr>
          <w:lang w:val="en-US"/>
        </w:rPr>
        <w:t>VM</w:t>
      </w:r>
      <w:r w:rsidRPr="0080475E">
        <w:rPr>
          <w:lang w:val="en-US"/>
        </w:rPr>
        <w:tab/>
      </w:r>
      <w:r w:rsidRPr="0080475E">
        <w:rPr>
          <w:lang w:val="en-US"/>
        </w:rPr>
        <w:tab/>
      </w:r>
      <w:r w:rsidR="00FC6DEE" w:rsidRPr="0080475E">
        <w:rPr>
          <w:i/>
          <w:lang w:val="en-US"/>
        </w:rPr>
        <w:t>Virtual Machine</w:t>
      </w:r>
    </w:p>
    <w:p w14:paraId="17C3EB64" w14:textId="77777777" w:rsidR="0062203D" w:rsidRDefault="0062203D" w:rsidP="0062203D">
      <w:pPr>
        <w:rPr>
          <w:i/>
          <w:lang w:val="en-US"/>
        </w:rPr>
      </w:pPr>
      <w:r w:rsidRPr="0062203D">
        <w:rPr>
          <w:lang w:val="en-US"/>
        </w:rPr>
        <w:t xml:space="preserve">WYSIWYG </w:t>
      </w:r>
      <w:r>
        <w:rPr>
          <w:lang w:val="en-US"/>
        </w:rPr>
        <w:tab/>
      </w:r>
      <w:r w:rsidRPr="0062203D">
        <w:rPr>
          <w:i/>
          <w:lang w:val="en-US"/>
        </w:rPr>
        <w:t>What You See Is What You Get</w:t>
      </w:r>
    </w:p>
    <w:p w14:paraId="522A2535" w14:textId="77777777" w:rsidR="00403944" w:rsidRPr="00DE10A0" w:rsidRDefault="00403944" w:rsidP="0062203D">
      <w:pPr>
        <w:rPr>
          <w:lang w:val="en-US"/>
        </w:rPr>
      </w:pPr>
      <w:r w:rsidRPr="00DE10A0">
        <w:rPr>
          <w:lang w:val="en-US"/>
        </w:rPr>
        <w:t>ADT</w:t>
      </w:r>
      <w:r w:rsidRPr="00DE10A0">
        <w:rPr>
          <w:lang w:val="en-US"/>
        </w:rPr>
        <w:tab/>
      </w:r>
      <w:r w:rsidRPr="00DE10A0">
        <w:rPr>
          <w:lang w:val="en-US"/>
        </w:rPr>
        <w:tab/>
        <w:t xml:space="preserve">Android </w:t>
      </w:r>
      <w:r w:rsidRPr="00DE10A0">
        <w:rPr>
          <w:i/>
          <w:lang w:val="en-US"/>
        </w:rPr>
        <w:t>Developer</w:t>
      </w:r>
      <w:r w:rsidR="001C7D34" w:rsidRPr="00DE10A0">
        <w:rPr>
          <w:lang w:val="en-US"/>
        </w:rPr>
        <w:t xml:space="preserve"> </w:t>
      </w:r>
      <w:r w:rsidR="001C7D34" w:rsidRPr="00DE10A0">
        <w:rPr>
          <w:i/>
          <w:lang w:val="en-US"/>
        </w:rPr>
        <w:t>Tool</w:t>
      </w:r>
    </w:p>
    <w:p w14:paraId="35E23FD7" w14:textId="77777777" w:rsidR="0062203D" w:rsidRDefault="00947801" w:rsidP="00772634">
      <w:pPr>
        <w:rPr>
          <w:lang w:val="en-US"/>
        </w:rPr>
      </w:pPr>
      <w:r w:rsidRPr="00DE10A0">
        <w:rPr>
          <w:lang w:val="en-US"/>
        </w:rPr>
        <w:t>SDK</w:t>
      </w:r>
      <w:r w:rsidRPr="00DE10A0">
        <w:rPr>
          <w:lang w:val="en-US"/>
        </w:rPr>
        <w:tab/>
      </w:r>
      <w:r w:rsidRPr="00DE10A0">
        <w:rPr>
          <w:lang w:val="en-US"/>
        </w:rPr>
        <w:tab/>
        <w:t xml:space="preserve">Software </w:t>
      </w:r>
      <w:r w:rsidRPr="00E36E37">
        <w:rPr>
          <w:i/>
          <w:lang w:val="en-US"/>
        </w:rPr>
        <w:t>Development</w:t>
      </w:r>
      <w:r w:rsidRPr="00DE10A0">
        <w:rPr>
          <w:lang w:val="en-US"/>
        </w:rPr>
        <w:t xml:space="preserve"> </w:t>
      </w:r>
      <w:r w:rsidRPr="00E36E37">
        <w:rPr>
          <w:i/>
          <w:lang w:val="en-US"/>
        </w:rPr>
        <w:t>Kit</w:t>
      </w:r>
    </w:p>
    <w:p w14:paraId="43B7EFED" w14:textId="77777777" w:rsidR="00E36E37" w:rsidRPr="006F64DD" w:rsidRDefault="00E36E37" w:rsidP="00772634">
      <w:pPr>
        <w:rPr>
          <w:lang w:val="en-US"/>
        </w:rPr>
      </w:pPr>
      <w:r w:rsidRPr="006F64DD">
        <w:rPr>
          <w:lang w:val="en-US"/>
        </w:rPr>
        <w:t>IDE</w:t>
      </w:r>
      <w:r w:rsidRPr="006F64DD">
        <w:rPr>
          <w:lang w:val="en-US"/>
        </w:rPr>
        <w:tab/>
      </w:r>
      <w:r w:rsidRPr="006F64DD">
        <w:rPr>
          <w:lang w:val="en-US"/>
        </w:rPr>
        <w:tab/>
      </w:r>
      <w:r w:rsidR="00ED6AA7" w:rsidRPr="006F64DD">
        <w:rPr>
          <w:i/>
          <w:lang w:val="en-US"/>
        </w:rPr>
        <w:t>Integrated</w:t>
      </w:r>
      <w:r w:rsidRPr="006F64DD">
        <w:rPr>
          <w:lang w:val="en-US"/>
        </w:rPr>
        <w:t xml:space="preserve"> Development </w:t>
      </w:r>
      <w:proofErr w:type="spellStart"/>
      <w:r w:rsidRPr="006F64DD">
        <w:rPr>
          <w:lang w:val="en-US"/>
        </w:rPr>
        <w:t>Enviroment</w:t>
      </w:r>
      <w:proofErr w:type="spellEnd"/>
    </w:p>
    <w:p w14:paraId="027C2241" w14:textId="77777777" w:rsidR="004D47C6" w:rsidRPr="006F64DD" w:rsidRDefault="004D47C6" w:rsidP="00772634">
      <w:pPr>
        <w:rPr>
          <w:i/>
          <w:lang w:val="en-US"/>
        </w:rPr>
      </w:pPr>
      <w:r w:rsidRPr="006F64DD">
        <w:rPr>
          <w:lang w:val="en-US"/>
        </w:rPr>
        <w:t>URI</w:t>
      </w:r>
      <w:r w:rsidRPr="006F64DD">
        <w:rPr>
          <w:lang w:val="en-US"/>
        </w:rPr>
        <w:tab/>
      </w:r>
      <w:r w:rsidRPr="006F64DD">
        <w:rPr>
          <w:lang w:val="en-US"/>
        </w:rPr>
        <w:tab/>
      </w:r>
      <w:r w:rsidRPr="006F64DD">
        <w:rPr>
          <w:i/>
          <w:lang w:val="en-US"/>
        </w:rPr>
        <w:t>Unified Resource Identifier</w:t>
      </w:r>
    </w:p>
    <w:p w14:paraId="6F3AD234" w14:textId="77777777" w:rsidR="001B25FB" w:rsidRPr="006F64DD" w:rsidRDefault="001B25FB" w:rsidP="00772634">
      <w:pPr>
        <w:rPr>
          <w:lang w:val="en-US"/>
        </w:rPr>
      </w:pPr>
    </w:p>
    <w:p w14:paraId="3E9F16BE" w14:textId="77777777" w:rsidR="007F2AF9" w:rsidRPr="006F64DD" w:rsidRDefault="00FD3B72" w:rsidP="00772634">
      <w:pPr>
        <w:rPr>
          <w:lang w:val="en-US"/>
        </w:rPr>
      </w:pPr>
      <w:r w:rsidRPr="006F64DD">
        <w:rPr>
          <w:lang w:val="en-US"/>
        </w:rPr>
        <w:br w:type="page"/>
      </w:r>
    </w:p>
    <w:p w14:paraId="78385F8C" w14:textId="77777777" w:rsidR="00417C70" w:rsidRPr="001D43B7" w:rsidRDefault="00417C70" w:rsidP="001D43B7">
      <w:pPr>
        <w:jc w:val="center"/>
        <w:rPr>
          <w:b/>
        </w:rPr>
      </w:pPr>
      <w:r w:rsidRPr="001D43B7">
        <w:rPr>
          <w:b/>
        </w:rPr>
        <w:t>RESUMO</w:t>
      </w:r>
    </w:p>
    <w:p w14:paraId="25B6669C" w14:textId="77777777" w:rsidR="00417C70" w:rsidRDefault="00417C70" w:rsidP="00772634"/>
    <w:p w14:paraId="618B461D" w14:textId="77777777" w:rsidR="004F10EA" w:rsidRPr="00375706" w:rsidRDefault="004F10EA" w:rsidP="00772634"/>
    <w:p w14:paraId="370D9F67" w14:textId="77777777" w:rsidR="00417C70" w:rsidRPr="003D6BE7" w:rsidRDefault="003D6BE7" w:rsidP="00772634">
      <w:commentRangeStart w:id="196"/>
      <w:r w:rsidRPr="003D6BE7">
        <w:t>Este projeto tem por objetivo desenvolver, seguindo a metodologia GTD (</w:t>
      </w:r>
      <w:proofErr w:type="spellStart"/>
      <w:r w:rsidRPr="00814E20">
        <w:rPr>
          <w:i/>
        </w:rPr>
        <w:t>Getting</w:t>
      </w:r>
      <w:proofErr w:type="spellEnd"/>
      <w:r w:rsidRPr="00814E20">
        <w:rPr>
          <w:i/>
        </w:rPr>
        <w:t xml:space="preserve"> </w:t>
      </w:r>
      <w:proofErr w:type="spellStart"/>
      <w:r w:rsidRPr="00814E20">
        <w:rPr>
          <w:i/>
        </w:rPr>
        <w:t>Things</w:t>
      </w:r>
      <w:proofErr w:type="spellEnd"/>
      <w:r w:rsidRPr="00814E20">
        <w:rPr>
          <w:i/>
        </w:rPr>
        <w:t xml:space="preserve"> </w:t>
      </w:r>
      <w:proofErr w:type="spellStart"/>
      <w:r w:rsidRPr="00814E20">
        <w:rPr>
          <w:i/>
        </w:rPr>
        <w:t>Done</w:t>
      </w:r>
      <w:proofErr w:type="spellEnd"/>
      <w:r w:rsidRPr="003D6BE7">
        <w:t>), um aplicativo de organização pessoal para dispositivos móveis (</w:t>
      </w:r>
      <w:proofErr w:type="spellStart"/>
      <w:r w:rsidRPr="003D6BE7">
        <w:t>Android</w:t>
      </w:r>
      <w:proofErr w:type="spellEnd"/>
      <w:r w:rsidRPr="003D6BE7">
        <w:t>). Para is</w:t>
      </w:r>
      <w:r w:rsidR="00472003">
        <w:t xml:space="preserve">so, será desenvolvida uma </w:t>
      </w:r>
      <w:proofErr w:type="spellStart"/>
      <w:r w:rsidR="00472003" w:rsidRPr="00472003">
        <w:rPr>
          <w:i/>
        </w:rPr>
        <w:t>check</w:t>
      </w:r>
      <w:r w:rsidRPr="00472003">
        <w:rPr>
          <w:i/>
        </w:rPr>
        <w:t>list</w:t>
      </w:r>
      <w:proofErr w:type="spellEnd"/>
      <w:r w:rsidRPr="003D6BE7">
        <w:t xml:space="preserve"> própria e será utilizada a API do Google Agenda, como componentes principais do aplicativo. No final do projeto, uma integração entre os componentes será </w:t>
      </w:r>
      <w:proofErr w:type="gramStart"/>
      <w:r w:rsidRPr="003D6BE7">
        <w:t>implementada.</w:t>
      </w:r>
      <w:commentRangeEnd w:id="196"/>
      <w:proofErr w:type="gramEnd"/>
      <w:r w:rsidR="005D304B">
        <w:rPr>
          <w:rStyle w:val="CommentReference"/>
        </w:rPr>
        <w:commentReference w:id="196"/>
      </w:r>
    </w:p>
    <w:p w14:paraId="20A8F63B" w14:textId="77777777" w:rsidR="00417C70" w:rsidRPr="003D6BE7" w:rsidRDefault="00417C70" w:rsidP="00772634"/>
    <w:p w14:paraId="0CFAF7AC" w14:textId="77777777" w:rsidR="00582DF5" w:rsidRPr="003D6BE7" w:rsidRDefault="00FD3B72" w:rsidP="00772634">
      <w:r w:rsidRPr="003D6BE7">
        <w:br w:type="page"/>
      </w:r>
    </w:p>
    <w:p w14:paraId="12FC4AD8" w14:textId="77777777" w:rsidR="00927218" w:rsidRPr="007E510D" w:rsidRDefault="00927218" w:rsidP="007E510D">
      <w:pPr>
        <w:jc w:val="center"/>
        <w:rPr>
          <w:b/>
          <w:lang w:val="en-US"/>
        </w:rPr>
      </w:pPr>
      <w:r w:rsidRPr="007E510D">
        <w:rPr>
          <w:b/>
          <w:lang w:val="en-US"/>
        </w:rPr>
        <w:t>ABSTRACT</w:t>
      </w:r>
    </w:p>
    <w:p w14:paraId="73CFED46" w14:textId="77777777" w:rsidR="00927218" w:rsidRPr="00851F51" w:rsidRDefault="00927218" w:rsidP="00772634">
      <w:pPr>
        <w:rPr>
          <w:lang w:val="en-US"/>
        </w:rPr>
      </w:pPr>
    </w:p>
    <w:p w14:paraId="0ACE8819" w14:textId="77777777" w:rsidR="00927218" w:rsidRPr="00851F51" w:rsidRDefault="00927218" w:rsidP="00772634">
      <w:pPr>
        <w:rPr>
          <w:lang w:val="en-US"/>
        </w:rPr>
      </w:pPr>
    </w:p>
    <w:p w14:paraId="3047EFB0" w14:textId="77777777" w:rsidR="00927218" w:rsidRPr="00851F51" w:rsidRDefault="00472003" w:rsidP="00772634">
      <w:pPr>
        <w:rPr>
          <w:lang w:val="en-US"/>
        </w:rPr>
      </w:pPr>
      <w:r w:rsidRPr="00472003">
        <w:rPr>
          <w:lang w:val="en-US"/>
        </w:rPr>
        <w:t>This project aims to develo</w:t>
      </w:r>
      <w:r w:rsidR="00DE61A1">
        <w:rPr>
          <w:lang w:val="en-US"/>
        </w:rPr>
        <w:t xml:space="preserve">p, following the GTD </w:t>
      </w:r>
      <w:r w:rsidR="00DE61A1" w:rsidRPr="00472003">
        <w:rPr>
          <w:lang w:val="en-US"/>
        </w:rPr>
        <w:t>(Getting Things Done)</w:t>
      </w:r>
      <w:r w:rsidR="00DE61A1">
        <w:rPr>
          <w:lang w:val="en-US"/>
        </w:rPr>
        <w:t xml:space="preserve"> methodology</w:t>
      </w:r>
      <w:r w:rsidRPr="00472003">
        <w:rPr>
          <w:lang w:val="en-US"/>
        </w:rPr>
        <w:t xml:space="preserve">, an application of personal organization for mobile devices (Android). To achieve this goal, it will be developed a check-list and it will be used the Google Calendar’s API, as main components of the application. At the end of the project, </w:t>
      </w:r>
      <w:proofErr w:type="gramStart"/>
      <w:r w:rsidRPr="00472003">
        <w:rPr>
          <w:lang w:val="en-US"/>
        </w:rPr>
        <w:t>an integration</w:t>
      </w:r>
      <w:proofErr w:type="gramEnd"/>
      <w:r w:rsidRPr="00472003">
        <w:rPr>
          <w:lang w:val="en-US"/>
        </w:rPr>
        <w:t xml:space="preserve"> between the components will be implemented.</w:t>
      </w:r>
    </w:p>
    <w:p w14:paraId="52C30D26" w14:textId="77777777" w:rsidR="00927218" w:rsidRPr="00851F51" w:rsidRDefault="00927218" w:rsidP="00772634">
      <w:pPr>
        <w:rPr>
          <w:lang w:val="en-US"/>
        </w:rPr>
      </w:pPr>
    </w:p>
    <w:p w14:paraId="1FDC5F52" w14:textId="77777777" w:rsidR="001B25FB" w:rsidRPr="00851F51" w:rsidRDefault="001B25FB" w:rsidP="00772634">
      <w:pPr>
        <w:rPr>
          <w:lang w:val="en-US"/>
        </w:rPr>
        <w:sectPr w:rsidR="001B25FB" w:rsidRPr="00851F51" w:rsidSect="00A80285">
          <w:type w:val="continuous"/>
          <w:pgSz w:w="11906" w:h="16838"/>
          <w:pgMar w:top="1417" w:right="1418" w:bottom="1701" w:left="1418" w:header="720" w:footer="720" w:gutter="0"/>
          <w:cols w:space="720"/>
          <w:docGrid w:linePitch="360"/>
        </w:sectPr>
      </w:pPr>
    </w:p>
    <w:p w14:paraId="64419192" w14:textId="77777777" w:rsidR="00927218" w:rsidRDefault="00417C70" w:rsidP="003C7D54">
      <w:pPr>
        <w:pStyle w:val="Heading1"/>
      </w:pPr>
      <w:bookmarkStart w:id="197" w:name="_Toc389005536"/>
      <w:bookmarkStart w:id="198" w:name="_Toc388915893"/>
      <w:r w:rsidRPr="00772634">
        <w:t>INTRODUÇÃO</w:t>
      </w:r>
      <w:bookmarkEnd w:id="197"/>
      <w:bookmarkEnd w:id="198"/>
    </w:p>
    <w:p w14:paraId="427A8480" w14:textId="5198DDDA" w:rsidR="0056172C" w:rsidRPr="00F07169" w:rsidRDefault="0056172C" w:rsidP="0056172C">
      <w:pPr>
        <w:pStyle w:val="NormalIP"/>
      </w:pPr>
      <w:r w:rsidRPr="00F07169">
        <w:t xml:space="preserve">Nos últimos 10 anos, </w:t>
      </w:r>
      <w:del w:id="199" w:author="Anasta" w:date="2014-05-28T13:30:00Z">
        <w:r w:rsidR="00772634" w:rsidRPr="00F07169">
          <w:delText>é</w:delText>
        </w:r>
      </w:del>
      <w:ins w:id="200" w:author="Anasta" w:date="2014-05-28T13:30:00Z">
        <w:r w:rsidRPr="00F07169">
          <w:t xml:space="preserve">as pessoas </w:t>
        </w:r>
        <w:r>
          <w:t>são</w:t>
        </w:r>
      </w:ins>
      <w:r>
        <w:t xml:space="preserve"> cada vez mais </w:t>
      </w:r>
      <w:del w:id="201" w:author="Anasta" w:date="2014-05-28T13:30:00Z">
        <w:r w:rsidR="00772634" w:rsidRPr="00F07169">
          <w:delText>requisitado das pessoas que elas sejam</w:delText>
        </w:r>
      </w:del>
      <w:ins w:id="202" w:author="Anasta" w:date="2014-05-28T13:30:00Z">
        <w:r>
          <w:t>requisitadas a sere</w:t>
        </w:r>
        <w:r w:rsidRPr="00F07169">
          <w:t>m</w:t>
        </w:r>
      </w:ins>
      <w:r w:rsidRPr="00F07169">
        <w:t xml:space="preserve"> organizadas, seja na vida pessoal, como na vida profissional. Vários métodos de organização pessoal foram propostos ao longo de décadas, dentre </w:t>
      </w:r>
      <w:del w:id="203" w:author="Anasta" w:date="2014-05-28T13:30:00Z">
        <w:r w:rsidR="00772634" w:rsidRPr="00F07169">
          <w:delText>elas</w:delText>
        </w:r>
      </w:del>
      <w:ins w:id="204" w:author="Anasta" w:date="2014-05-28T13:30:00Z">
        <w:r w:rsidRPr="00F07169">
          <w:t>el</w:t>
        </w:r>
        <w:r>
          <w:t>e</w:t>
        </w:r>
        <w:r w:rsidRPr="00F07169">
          <w:t>s</w:t>
        </w:r>
      </w:ins>
      <w:r w:rsidRPr="00F07169">
        <w:t xml:space="preserve"> o GTD (</w:t>
      </w:r>
      <w:proofErr w:type="spellStart"/>
      <w:r w:rsidRPr="00CA0FED">
        <w:rPr>
          <w:i/>
        </w:rPr>
        <w:t>Getting</w:t>
      </w:r>
      <w:proofErr w:type="spellEnd"/>
      <w:r w:rsidRPr="00CA0FED">
        <w:rPr>
          <w:i/>
        </w:rPr>
        <w:t xml:space="preserve"> </w:t>
      </w:r>
      <w:proofErr w:type="spellStart"/>
      <w:r w:rsidRPr="00CA0FED">
        <w:rPr>
          <w:i/>
        </w:rPr>
        <w:t>Things</w:t>
      </w:r>
      <w:proofErr w:type="spellEnd"/>
      <w:r w:rsidRPr="00CA0FED">
        <w:rPr>
          <w:i/>
        </w:rPr>
        <w:t xml:space="preserve"> </w:t>
      </w:r>
      <w:proofErr w:type="spellStart"/>
      <w:r w:rsidRPr="00CA0FED">
        <w:rPr>
          <w:i/>
        </w:rPr>
        <w:t>Done</w:t>
      </w:r>
      <w:proofErr w:type="spellEnd"/>
      <w:r w:rsidRPr="00F07169">
        <w:t xml:space="preserve">). </w:t>
      </w:r>
    </w:p>
    <w:p w14:paraId="713A0301" w14:textId="5061045B" w:rsidR="0056172C" w:rsidRPr="00F07169" w:rsidRDefault="0056172C" w:rsidP="0056172C">
      <w:pPr>
        <w:pStyle w:val="NormalIP"/>
      </w:pPr>
      <w:r>
        <w:t xml:space="preserve">Apesar </w:t>
      </w:r>
      <w:del w:id="205" w:author="Anasta" w:date="2014-05-28T13:30:00Z">
        <w:r w:rsidR="00772634" w:rsidRPr="00F07169">
          <w:delText>de escolher</w:delText>
        </w:r>
      </w:del>
      <w:ins w:id="206" w:author="Anasta" w:date="2014-05-28T13:30:00Z">
        <w:r>
          <w:t>da escolha por</w:t>
        </w:r>
      </w:ins>
      <w:r w:rsidRPr="00F07169">
        <w:t xml:space="preserve"> um método de organização pessoal ser importante no processo de busca por aumento de produtividade e </w:t>
      </w:r>
      <w:del w:id="207" w:author="Anasta" w:date="2014-05-28T13:30:00Z">
        <w:r w:rsidR="009F7B2B" w:rsidRPr="00F07169">
          <w:delText>de busca</w:delText>
        </w:r>
        <w:r w:rsidR="00772634" w:rsidRPr="00F07169">
          <w:delText xml:space="preserve"> por </w:delText>
        </w:r>
      </w:del>
      <w:r w:rsidRPr="00F07169">
        <w:t>diminuição de estresse</w:t>
      </w:r>
      <w:ins w:id="208" w:author="Anasta" w:date="2014-05-28T13:30:00Z">
        <w:r>
          <w:t>,</w:t>
        </w:r>
      </w:ins>
      <w:r w:rsidRPr="00F07169">
        <w:t xml:space="preserve"> decorrente da própria tentativa de </w:t>
      </w:r>
      <w:del w:id="209" w:author="Anasta" w:date="2014-05-28T13:30:00Z">
        <w:r w:rsidR="009F7B2B" w:rsidRPr="00F07169">
          <w:delText>aumentar</w:delText>
        </w:r>
      </w:del>
      <w:ins w:id="210" w:author="Anasta" w:date="2014-05-28T13:30:00Z">
        <w:r>
          <w:t>elevar</w:t>
        </w:r>
      </w:ins>
      <w:r w:rsidRPr="00F07169">
        <w:t xml:space="preserve"> a</w:t>
      </w:r>
      <w:r>
        <w:t xml:space="preserve"> eficiência nas tarefas do dia</w:t>
      </w:r>
      <w:del w:id="211" w:author="Anasta" w:date="2014-05-28T13:30:00Z">
        <w:r w:rsidR="009F7B2B" w:rsidRPr="00F07169">
          <w:delText xml:space="preserve"> </w:delText>
        </w:r>
      </w:del>
      <w:ins w:id="212" w:author="Anasta" w:date="2014-05-28T13:30:00Z">
        <w:r>
          <w:t>-</w:t>
        </w:r>
      </w:ins>
      <w:r>
        <w:t>a</w:t>
      </w:r>
      <w:del w:id="213" w:author="Anasta" w:date="2014-05-28T13:30:00Z">
        <w:r w:rsidR="009F7B2B" w:rsidRPr="00F07169">
          <w:delText xml:space="preserve"> </w:delText>
        </w:r>
      </w:del>
      <w:ins w:id="214" w:author="Anasta" w:date="2014-05-28T13:30:00Z">
        <w:r>
          <w:t>-</w:t>
        </w:r>
      </w:ins>
      <w:r w:rsidRPr="00F07169">
        <w:t>dia, isso, infelizmente, não é o suficiente. Para</w:t>
      </w:r>
      <w:del w:id="215" w:author="Anasta" w:date="2014-05-28T13:30:00Z">
        <w:r w:rsidR="009F7B2B" w:rsidRPr="00F07169">
          <w:delText>, de fato,</w:delText>
        </w:r>
      </w:del>
      <w:ins w:id="216" w:author="Anasta" w:date="2014-05-28T13:30:00Z">
        <w:r>
          <w:t xml:space="preserve"> realmente</w:t>
        </w:r>
      </w:ins>
      <w:r>
        <w:t xml:space="preserve"> </w:t>
      </w:r>
      <w:r w:rsidRPr="00F07169">
        <w:t>se ganhar produtividade</w:t>
      </w:r>
      <w:del w:id="217" w:author="Anasta" w:date="2014-05-28T13:30:00Z">
        <w:r w:rsidR="009F7B2B" w:rsidRPr="00F07169">
          <w:delText>,</w:delText>
        </w:r>
      </w:del>
      <w:r w:rsidRPr="00F07169">
        <w:t xml:space="preserve"> é preciso </w:t>
      </w:r>
      <w:del w:id="218" w:author="Anasta" w:date="2014-05-28T13:30:00Z">
        <w:r w:rsidR="009F7B2B" w:rsidRPr="00F07169">
          <w:delText>que se escolha</w:delText>
        </w:r>
      </w:del>
      <w:ins w:id="219" w:author="Anasta" w:date="2014-05-28T13:30:00Z">
        <w:r>
          <w:t>escolher</w:t>
        </w:r>
      </w:ins>
      <w:r w:rsidRPr="00F07169">
        <w:t xml:space="preserve"> a ferramenta certa. Com a difusão das tecnologias digitais</w:t>
      </w:r>
      <w:r w:rsidR="00A3633A">
        <w:t>,</w:t>
      </w:r>
      <w:r w:rsidRPr="00F07169">
        <w:t xml:space="preserve"> a </w:t>
      </w:r>
      <w:del w:id="220" w:author="Anasta" w:date="2014-05-28T13:30:00Z">
        <w:r w:rsidR="009F7B2B" w:rsidRPr="00F07169">
          <w:delText>opção</w:delText>
        </w:r>
      </w:del>
      <w:ins w:id="221" w:author="Anasta" w:date="2014-05-28T13:30:00Z">
        <w:r>
          <w:t>alternativa</w:t>
        </w:r>
      </w:ins>
      <w:r w:rsidRPr="00F07169">
        <w:t xml:space="preserve"> por </w:t>
      </w:r>
      <w:r w:rsidRPr="00F07169">
        <w:rPr>
          <w:i/>
        </w:rPr>
        <w:t>smartphones</w:t>
      </w:r>
      <w:r w:rsidRPr="00F07169">
        <w:t xml:space="preserve"> e computadores tem ganhado mais adeptos, </w:t>
      </w:r>
      <w:del w:id="222" w:author="Anasta" w:date="2014-05-28T13:30:00Z">
        <w:r w:rsidR="009F7B2B" w:rsidRPr="00F07169">
          <w:delText>se comparado</w:delText>
        </w:r>
      </w:del>
      <w:ins w:id="223" w:author="Anasta" w:date="2014-05-28T13:30:00Z">
        <w:r>
          <w:t>quando comparada</w:t>
        </w:r>
      </w:ins>
      <w:r w:rsidRPr="00F07169">
        <w:t xml:space="preserve"> com a opção por </w:t>
      </w:r>
      <w:del w:id="224" w:author="Anasta" w:date="2014-05-28T13:30:00Z">
        <w:r w:rsidR="009F7B2B" w:rsidRPr="00F07169">
          <w:delText>tecnologias</w:delText>
        </w:r>
      </w:del>
      <w:ins w:id="225" w:author="Anasta" w:date="2014-05-28T13:30:00Z">
        <w:r>
          <w:t>metodologias</w:t>
        </w:r>
      </w:ins>
      <w:r w:rsidRPr="00F07169">
        <w:t xml:space="preserve"> tradicionais como agenda, cadernos e pastas físicas. A causa mais óbvia para isso </w:t>
      </w:r>
      <w:del w:id="226" w:author="Anasta" w:date="2014-05-28T13:30:00Z">
        <w:r w:rsidR="009F7B2B" w:rsidRPr="00F07169">
          <w:delText>seria</w:delText>
        </w:r>
      </w:del>
      <w:ins w:id="227" w:author="Anasta" w:date="2014-05-28T13:30:00Z">
        <w:r>
          <w:t>é</w:t>
        </w:r>
      </w:ins>
      <w:r>
        <w:t xml:space="preserve"> o fato de e</w:t>
      </w:r>
      <w:r w:rsidRPr="00F07169">
        <w:t xml:space="preserve">ssa </w:t>
      </w:r>
      <w:r>
        <w:t>ferramenta ocupar menos espaço</w:t>
      </w:r>
      <w:del w:id="228" w:author="Anasta" w:date="2014-05-28T13:30:00Z">
        <w:r w:rsidR="009F7B2B" w:rsidRPr="00F07169">
          <w:delText xml:space="preserve">. Além disso, permite que se realize </w:delText>
        </w:r>
        <w:r w:rsidR="009F7B2B" w:rsidRPr="00F07169">
          <w:rPr>
            <w:i/>
          </w:rPr>
          <w:delText>backup</w:delText>
        </w:r>
      </w:del>
      <w:ins w:id="229" w:author="Anasta" w:date="2014-05-28T13:30:00Z">
        <w:r>
          <w:t>, além de permitir</w:t>
        </w:r>
      </w:ins>
      <w:r w:rsidRPr="00F07169">
        <w:t xml:space="preserve"> </w:t>
      </w:r>
      <w:r>
        <w:t xml:space="preserve">facilmente </w:t>
      </w:r>
      <w:del w:id="230" w:author="Anasta" w:date="2014-05-28T13:30:00Z">
        <w:r w:rsidR="00163407" w:rsidRPr="00F07169">
          <w:delText>na nuvem</w:delText>
        </w:r>
      </w:del>
      <w:ins w:id="231" w:author="Anasta" w:date="2014-05-28T13:30:00Z">
        <w:r>
          <w:t>a</w:t>
        </w:r>
        <w:r w:rsidR="00A3633A">
          <w:t>cesso onde quer</w:t>
        </w:r>
        <w:r w:rsidR="00D973E0">
          <w:t xml:space="preserve"> que o usuário se encontre</w:t>
        </w:r>
      </w:ins>
      <w:r w:rsidRPr="00F07169">
        <w:t xml:space="preserve">.  </w:t>
      </w:r>
    </w:p>
    <w:p w14:paraId="59923BC4" w14:textId="77777777" w:rsidR="00417C70" w:rsidRPr="000F0C25" w:rsidRDefault="00163407" w:rsidP="00772634">
      <w:pPr>
        <w:pStyle w:val="Heading2"/>
      </w:pPr>
      <w:bookmarkStart w:id="232" w:name="_Toc389005537"/>
      <w:bookmarkStart w:id="233" w:name="_Toc388915894"/>
      <w:r>
        <w:rPr>
          <w:rStyle w:val="Strong"/>
          <w:b/>
          <w:bCs/>
        </w:rPr>
        <w:t>MOTIVAÇÃO</w:t>
      </w:r>
      <w:bookmarkEnd w:id="232"/>
      <w:bookmarkEnd w:id="233"/>
    </w:p>
    <w:p w14:paraId="5A0BB886" w14:textId="77777777" w:rsidR="0056172C" w:rsidRDefault="0056172C" w:rsidP="0056172C">
      <w:pPr>
        <w:pStyle w:val="NormalIP"/>
      </w:pPr>
      <w:r>
        <w:t xml:space="preserve">Com a crescente popularidade da plataforma </w:t>
      </w:r>
      <w:proofErr w:type="spellStart"/>
      <w:r w:rsidRPr="008A0561">
        <w:rPr>
          <w:i/>
          <w:rPrChange w:id="234" w:author="Anasta" w:date="2014-05-28T13:30:00Z">
            <w:rPr/>
          </w:rPrChange>
        </w:rPr>
        <w:t>Android</w:t>
      </w:r>
      <w:proofErr w:type="spellEnd"/>
      <w:r>
        <w: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t>
      </w:r>
    </w:p>
    <w:p w14:paraId="0EB2E338" w14:textId="0B3B66C0" w:rsidR="0056172C" w:rsidRPr="005A5054" w:rsidRDefault="00536EF5" w:rsidP="0056172C">
      <w:pPr>
        <w:pStyle w:val="NormalIP"/>
      </w:pPr>
      <w:del w:id="235" w:author="Anasta" w:date="2014-05-28T13:30:00Z">
        <w:r>
          <w:rPr>
            <w:highlight w:val="yellow"/>
          </w:rPr>
          <w:delText>Um fator que motivou a</w:delText>
        </w:r>
      </w:del>
      <w:ins w:id="236" w:author="Anasta" w:date="2014-05-28T13:30:00Z">
        <w:r w:rsidR="0056172C" w:rsidRPr="006955C1">
          <w:rPr>
            <w:highlight w:val="yellow"/>
          </w:rPr>
          <w:t>A</w:t>
        </w:r>
      </w:ins>
      <w:r w:rsidR="0056172C" w:rsidRPr="006955C1">
        <w:rPr>
          <w:highlight w:val="yellow"/>
        </w:rPr>
        <w:t xml:space="preserve"> escolha por desenvolver o aplicativo para dispositivos móveis,</w:t>
      </w:r>
      <w:r w:rsidR="0056172C">
        <w:rPr>
          <w:highlight w:val="yellow"/>
        </w:rPr>
        <w:t xml:space="preserve"> </w:t>
      </w:r>
      <w:del w:id="237" w:author="Anasta" w:date="2014-05-28T13:30:00Z">
        <w:r>
          <w:rPr>
            <w:highlight w:val="yellow"/>
          </w:rPr>
          <w:delText>em detrimento do desenvolvimento</w:delText>
        </w:r>
      </w:del>
      <w:ins w:id="238" w:author="Anasta" w:date="2014-05-28T13:30:00Z">
        <w:r w:rsidR="0056172C">
          <w:rPr>
            <w:highlight w:val="yellow"/>
          </w:rPr>
          <w:t>ao invés</w:t>
        </w:r>
      </w:ins>
      <w:r w:rsidR="0056172C">
        <w:rPr>
          <w:highlight w:val="yellow"/>
        </w:rPr>
        <w:t xml:space="preserve"> de um serviço </w:t>
      </w:r>
      <w:r w:rsidR="0056172C" w:rsidRPr="008A0561">
        <w:rPr>
          <w:i/>
          <w:highlight w:val="yellow"/>
          <w:rPrChange w:id="239" w:author="Anasta" w:date="2014-05-28T13:30:00Z">
            <w:rPr>
              <w:highlight w:val="yellow"/>
            </w:rPr>
          </w:rPrChange>
        </w:rPr>
        <w:t>web</w:t>
      </w:r>
      <w:r w:rsidR="0056172C">
        <w:rPr>
          <w:highlight w:val="yellow"/>
        </w:rPr>
        <w:t xml:space="preserve">, </w:t>
      </w:r>
      <w:del w:id="240" w:author="Anasta" w:date="2014-05-28T13:30:00Z">
        <w:r w:rsidR="005A5054" w:rsidRPr="006955C1">
          <w:rPr>
            <w:highlight w:val="yellow"/>
          </w:rPr>
          <w:delText xml:space="preserve">se </w:delText>
        </w:r>
      </w:del>
      <w:r w:rsidR="0056172C" w:rsidRPr="006955C1">
        <w:rPr>
          <w:highlight w:val="yellow"/>
        </w:rPr>
        <w:t>deve</w:t>
      </w:r>
      <w:ins w:id="241" w:author="Anasta" w:date="2014-05-28T13:30:00Z">
        <w:r w:rsidR="0056172C">
          <w:rPr>
            <w:highlight w:val="yellow"/>
          </w:rPr>
          <w:t>-se</w:t>
        </w:r>
      </w:ins>
      <w:r w:rsidR="0056172C">
        <w:rPr>
          <w:highlight w:val="yellow"/>
        </w:rPr>
        <w:t xml:space="preserve"> a</w:t>
      </w:r>
      <w:r w:rsidR="0056172C" w:rsidRPr="006955C1">
        <w:rPr>
          <w:highlight w:val="yellow"/>
        </w:rPr>
        <w:t>o</w:t>
      </w:r>
      <w:del w:id="242" w:author="Anasta" w:date="2014-05-28T13:30:00Z">
        <w:r w:rsidR="005A5054" w:rsidRPr="006955C1">
          <w:rPr>
            <w:highlight w:val="yellow"/>
          </w:rPr>
          <w:delText xml:space="preserve"> fato de o</w:delText>
        </w:r>
      </w:del>
      <w:r w:rsidR="0056172C" w:rsidRPr="006955C1">
        <w:rPr>
          <w:highlight w:val="yellow"/>
        </w:rPr>
        <w:t xml:space="preserve"> fácil acesso a um </w:t>
      </w:r>
      <w:r w:rsidR="0056172C" w:rsidRPr="006955C1">
        <w:rPr>
          <w:i/>
          <w:highlight w:val="yellow"/>
        </w:rPr>
        <w:t>smartphone</w:t>
      </w:r>
      <w:r w:rsidR="0056172C" w:rsidRPr="006955C1">
        <w:rPr>
          <w:highlight w:val="yellow"/>
        </w:rPr>
        <w:t xml:space="preserve"> ou </w:t>
      </w:r>
      <w:proofErr w:type="spellStart"/>
      <w:r w:rsidR="0056172C" w:rsidRPr="006955C1">
        <w:rPr>
          <w:i/>
          <w:highlight w:val="yellow"/>
        </w:rPr>
        <w:t>tablet</w:t>
      </w:r>
      <w:proofErr w:type="spellEnd"/>
      <w:r w:rsidR="0056172C">
        <w:rPr>
          <w:i/>
          <w:highlight w:val="yellow"/>
        </w:rPr>
        <w:t xml:space="preserve"> </w:t>
      </w:r>
      <w:del w:id="243" w:author="Anasta" w:date="2014-05-28T13:30:00Z">
        <w:r w:rsidR="005A5054" w:rsidRPr="006955C1">
          <w:rPr>
            <w:highlight w:val="yellow"/>
          </w:rPr>
          <w:delText xml:space="preserve"> facilitar</w:delText>
        </w:r>
      </w:del>
      <w:ins w:id="244" w:author="Anasta" w:date="2014-05-28T13:30:00Z">
        <w:r w:rsidR="0056172C">
          <w:rPr>
            <w:i/>
            <w:highlight w:val="yellow"/>
          </w:rPr>
          <w:t>e</w:t>
        </w:r>
      </w:ins>
      <w:r w:rsidR="0056172C">
        <w:rPr>
          <w:i/>
          <w:highlight w:val="yellow"/>
          <w:rPrChange w:id="245" w:author="Anasta" w:date="2014-05-28T13:30:00Z">
            <w:rPr>
              <w:highlight w:val="yellow"/>
            </w:rPr>
          </w:rPrChange>
        </w:rPr>
        <w:t xml:space="preserve"> </w:t>
      </w:r>
      <w:r w:rsidR="0056172C" w:rsidRPr="000722F4">
        <w:rPr>
          <w:highlight w:val="yellow"/>
        </w:rPr>
        <w:t xml:space="preserve">a </w:t>
      </w:r>
      <w:ins w:id="246" w:author="Anasta" w:date="2014-05-28T13:30:00Z">
        <w:r w:rsidR="0056172C" w:rsidRPr="000722F4">
          <w:rPr>
            <w:highlight w:val="yellow"/>
          </w:rPr>
          <w:t>facilidade</w:t>
        </w:r>
        <w:r w:rsidR="0056172C">
          <w:rPr>
            <w:i/>
            <w:highlight w:val="yellow"/>
          </w:rPr>
          <w:t xml:space="preserve"> </w:t>
        </w:r>
        <w:r w:rsidR="0056172C">
          <w:rPr>
            <w:highlight w:val="yellow"/>
          </w:rPr>
          <w:t xml:space="preserve">de </w:t>
        </w:r>
      </w:ins>
      <w:r w:rsidR="0056172C">
        <w:rPr>
          <w:highlight w:val="yellow"/>
        </w:rPr>
        <w:t xml:space="preserve">organização </w:t>
      </w:r>
      <w:del w:id="247" w:author="Anasta" w:date="2014-05-28T13:30:00Z">
        <w:r w:rsidR="005A5054" w:rsidRPr="006955C1">
          <w:rPr>
            <w:highlight w:val="yellow"/>
          </w:rPr>
          <w:delText>do usuário e ao fato de</w:delText>
        </w:r>
      </w:del>
      <w:ins w:id="248" w:author="Anasta" w:date="2014-05-28T13:30:00Z">
        <w:r w:rsidR="0056172C">
          <w:rPr>
            <w:highlight w:val="yellow"/>
          </w:rPr>
          <w:t>que oferecem aos usuários, considerando-se ainda que</w:t>
        </w:r>
      </w:ins>
      <w:r w:rsidR="0056172C">
        <w:rPr>
          <w:highlight w:val="yellow"/>
        </w:rPr>
        <w:t xml:space="preserve"> </w:t>
      </w:r>
      <w:r w:rsidR="0056172C" w:rsidRPr="006955C1">
        <w:rPr>
          <w:highlight w:val="yellow"/>
        </w:rPr>
        <w:t xml:space="preserve">o aplicativo a ser desenvolvido </w:t>
      </w:r>
      <w:del w:id="249" w:author="Anasta" w:date="2014-05-28T13:30:00Z">
        <w:r w:rsidR="005A5054" w:rsidRPr="006955C1">
          <w:rPr>
            <w:highlight w:val="yellow"/>
          </w:rPr>
          <w:delText xml:space="preserve">permitir </w:delText>
        </w:r>
      </w:del>
      <w:ins w:id="250" w:author="Anasta" w:date="2014-05-28T13:30:00Z">
        <w:r w:rsidR="0056172C">
          <w:rPr>
            <w:highlight w:val="yellow"/>
          </w:rPr>
          <w:t>possibilitará o</w:t>
        </w:r>
      </w:ins>
      <w:r w:rsidR="0056172C" w:rsidRPr="006955C1">
        <w:rPr>
          <w:highlight w:val="yellow"/>
        </w:rPr>
        <w:t xml:space="preserve"> acesso </w:t>
      </w:r>
      <w:r w:rsidR="0056172C" w:rsidRPr="006955C1">
        <w:rPr>
          <w:i/>
          <w:highlight w:val="yellow"/>
        </w:rPr>
        <w:t>off-line</w:t>
      </w:r>
      <w:r w:rsidR="0056172C" w:rsidRPr="006955C1">
        <w:rPr>
          <w:highlight w:val="yellow"/>
        </w:rPr>
        <w:t>, não havendo necessidade de acesso à internet sempre que for utilizado</w:t>
      </w:r>
      <w:r w:rsidR="0056172C">
        <w:t>.</w:t>
      </w:r>
    </w:p>
    <w:p w14:paraId="7FC39C74" w14:textId="77777777" w:rsidR="0056172C" w:rsidRPr="00883539" w:rsidRDefault="0056172C" w:rsidP="0056172C">
      <w:pPr>
        <w:pStyle w:val="NormalIP"/>
      </w:pPr>
      <w:r>
        <w:t xml:space="preserve">Aliado a isso, o renome e a simplicidade do sistema de organização GTD fez com que se adotasse esse modelo para estabelecer as funcionalidades a serem incorporadas a esse aplicativo. </w:t>
      </w:r>
    </w:p>
    <w:p w14:paraId="0E56086D" w14:textId="77777777" w:rsidR="0056172C" w:rsidRPr="00883539" w:rsidRDefault="0056172C" w:rsidP="00D1055D">
      <w:pPr>
        <w:pStyle w:val="NormalIP"/>
        <w:rPr>
          <w:ins w:id="251" w:author="Anasta" w:date="2014-05-28T13:30:00Z"/>
        </w:rPr>
      </w:pPr>
    </w:p>
    <w:p w14:paraId="158E01DC" w14:textId="77777777" w:rsidR="00417C70" w:rsidRDefault="00163407" w:rsidP="00772634">
      <w:pPr>
        <w:pStyle w:val="Heading2"/>
      </w:pPr>
      <w:bookmarkStart w:id="252" w:name="_Toc389005538"/>
      <w:bookmarkStart w:id="253" w:name="_Toc388915895"/>
      <w:r>
        <w:t>OBJETIVO</w:t>
      </w:r>
      <w:bookmarkEnd w:id="252"/>
      <w:bookmarkEnd w:id="253"/>
    </w:p>
    <w:p w14:paraId="03EA1A9C" w14:textId="00E1940B" w:rsidR="00163407" w:rsidRPr="00776FB4" w:rsidRDefault="00163407" w:rsidP="00D1055D">
      <w:pPr>
        <w:pStyle w:val="NormalIP"/>
      </w:pPr>
      <w:r>
        <w:t>O objetivo deste projeto é desenvolver um aplicativo</w:t>
      </w:r>
      <w:r w:rsidR="00776FB4">
        <w:t xml:space="preserve"> </w:t>
      </w:r>
      <w:r w:rsidR="00776FB4" w:rsidRPr="00D17451">
        <w:t>de</w:t>
      </w:r>
      <w:r w:rsidR="00776FB4">
        <w:t xml:space="preserve"> organização pessoal</w:t>
      </w:r>
      <w:del w:id="254" w:author="Anasta" w:date="2014-05-28T13:30:00Z">
        <w:r w:rsidR="00776FB4">
          <w:delText xml:space="preserve"> ,</w:delText>
        </w:r>
      </w:del>
      <w:ins w:id="255" w:author="Anasta" w:date="2014-05-28T13:30:00Z">
        <w:r w:rsidR="00930C2B">
          <w:t xml:space="preserve">, </w:t>
        </w:r>
      </w:ins>
      <w:r w:rsidR="00776FB4">
        <w:t>baseado nos preceitos do GTD (</w:t>
      </w:r>
      <w:proofErr w:type="spellStart"/>
      <w:r w:rsidR="00776FB4" w:rsidRPr="006955C1">
        <w:rPr>
          <w:i/>
        </w:rPr>
        <w:t>Getting</w:t>
      </w:r>
      <w:proofErr w:type="spellEnd"/>
      <w:r w:rsidR="00776FB4" w:rsidRPr="006955C1">
        <w:rPr>
          <w:i/>
        </w:rPr>
        <w:t xml:space="preserve"> </w:t>
      </w:r>
      <w:proofErr w:type="spellStart"/>
      <w:r w:rsidR="00776FB4" w:rsidRPr="006955C1">
        <w:rPr>
          <w:i/>
        </w:rPr>
        <w:t>Things</w:t>
      </w:r>
      <w:proofErr w:type="spellEnd"/>
      <w:r w:rsidR="00776FB4" w:rsidRPr="006955C1">
        <w:rPr>
          <w:i/>
        </w:rPr>
        <w:t xml:space="preserve"> </w:t>
      </w:r>
      <w:proofErr w:type="spellStart"/>
      <w:r w:rsidR="00776FB4" w:rsidRPr="006955C1">
        <w:rPr>
          <w:i/>
        </w:rPr>
        <w:t>Done</w:t>
      </w:r>
      <w:proofErr w:type="spellEnd"/>
      <w:r w:rsidR="00776FB4">
        <w:t>),</w:t>
      </w:r>
      <w:r>
        <w:t xml:space="preserve"> para </w:t>
      </w:r>
      <w:r w:rsidRPr="00D17451">
        <w:rPr>
          <w:i/>
        </w:rPr>
        <w:t>smartphone</w:t>
      </w:r>
      <w:r w:rsidR="00D17451">
        <w:rPr>
          <w:i/>
        </w:rPr>
        <w:t xml:space="preserve">s </w:t>
      </w:r>
      <w:r w:rsidR="00D17451">
        <w:t xml:space="preserve">que possuam </w:t>
      </w:r>
      <w:proofErr w:type="spellStart"/>
      <w:r w:rsidR="00D17451">
        <w:t>Android</w:t>
      </w:r>
      <w:proofErr w:type="spellEnd"/>
      <w:r w:rsidR="00776FB4">
        <w:t>.</w:t>
      </w:r>
    </w:p>
    <w:p w14:paraId="68F917A0" w14:textId="77777777" w:rsidR="00163407" w:rsidRPr="00163407" w:rsidRDefault="00163407" w:rsidP="00163407">
      <w:pPr>
        <w:rPr>
          <w:del w:id="256" w:author="Anasta" w:date="2014-05-28T13:30:00Z"/>
        </w:rPr>
      </w:pPr>
      <w:bookmarkStart w:id="257" w:name="_Toc389005539"/>
    </w:p>
    <w:p w14:paraId="470B834D" w14:textId="77777777" w:rsidR="00417C70" w:rsidRDefault="004532A4" w:rsidP="00772634">
      <w:pPr>
        <w:pStyle w:val="Heading2"/>
      </w:pPr>
      <w:bookmarkStart w:id="258" w:name="_Toc388915896"/>
      <w:commentRangeStart w:id="259"/>
      <w:r w:rsidRPr="00375706">
        <w:t>METODOLOGIA</w:t>
      </w:r>
      <w:commentRangeEnd w:id="259"/>
      <w:r w:rsidR="00837217">
        <w:rPr>
          <w:rStyle w:val="CommentReference"/>
          <w:rFonts w:eastAsia="DejaVu Sans"/>
          <w:b w:val="0"/>
          <w:bCs w:val="0"/>
          <w:i w:val="0"/>
          <w:iCs w:val="0"/>
        </w:rPr>
        <w:commentReference w:id="259"/>
      </w:r>
      <w:bookmarkEnd w:id="257"/>
      <w:bookmarkEnd w:id="258"/>
    </w:p>
    <w:p w14:paraId="1FB8F665" w14:textId="6D01CDDE" w:rsidR="00930C2B" w:rsidRDefault="00930C2B" w:rsidP="00930C2B">
      <w:pPr>
        <w:pStyle w:val="NormalIP"/>
        <w:rPr>
          <w:highlight w:val="red"/>
        </w:rPr>
      </w:pPr>
      <w:r w:rsidRPr="00B87865">
        <w:rPr>
          <w:highlight w:val="red"/>
        </w:rPr>
        <w:t xml:space="preserve">Para </w:t>
      </w:r>
      <w:del w:id="260" w:author="Anasta" w:date="2014-05-28T13:30:00Z">
        <w:r w:rsidR="00C11B5D" w:rsidRPr="00B87865">
          <w:rPr>
            <w:highlight w:val="red"/>
          </w:rPr>
          <w:delText xml:space="preserve">alcançar o objetivo proposto, o </w:delText>
        </w:r>
      </w:del>
      <w:proofErr w:type="spellStart"/>
      <w:ins w:id="261" w:author="Anasta" w:date="2014-05-28T13:30:00Z">
        <w:r w:rsidR="00F320B1">
          <w:rPr>
            <w:highlight w:val="red"/>
          </w:rPr>
          <w:t>desenvolvimeto</w:t>
        </w:r>
        <w:proofErr w:type="spellEnd"/>
        <w:r w:rsidR="00F320B1">
          <w:rPr>
            <w:highlight w:val="red"/>
          </w:rPr>
          <w:t xml:space="preserve"> do </w:t>
        </w:r>
      </w:ins>
      <w:r w:rsidR="00F320B1">
        <w:rPr>
          <w:highlight w:val="red"/>
        </w:rPr>
        <w:t>projeto</w:t>
      </w:r>
      <w:del w:id="262" w:author="Anasta" w:date="2014-05-28T13:30:00Z">
        <w:r w:rsidR="00C11B5D" w:rsidRPr="00B87865">
          <w:rPr>
            <w:highlight w:val="red"/>
          </w:rPr>
          <w:delText xml:space="preserve"> </w:delText>
        </w:r>
        <w:r w:rsidR="00F5245B">
          <w:rPr>
            <w:highlight w:val="red"/>
          </w:rPr>
          <w:delText>seguiu, i</w:delText>
        </w:r>
        <w:r w:rsidR="00B926AD">
          <w:rPr>
            <w:highlight w:val="red"/>
          </w:rPr>
          <w:delText>terativa</w:delText>
        </w:r>
        <w:r w:rsidR="00F5245B">
          <w:rPr>
            <w:highlight w:val="red"/>
          </w:rPr>
          <w:delText>mente</w:delText>
        </w:r>
      </w:del>
      <w:ins w:id="263" w:author="Anasta" w:date="2014-05-28T13:30:00Z">
        <w:r w:rsidRPr="00B87865">
          <w:rPr>
            <w:highlight w:val="red"/>
          </w:rPr>
          <w:t xml:space="preserve">, </w:t>
        </w:r>
        <w:r w:rsidR="00F320B1">
          <w:rPr>
            <w:highlight w:val="red"/>
          </w:rPr>
          <w:t>foram adotadas</w:t>
        </w:r>
        <w:r>
          <w:rPr>
            <w:highlight w:val="red"/>
          </w:rPr>
          <w:t>, de maneira interativa</w:t>
        </w:r>
      </w:ins>
      <w:r>
        <w:rPr>
          <w:highlight w:val="red"/>
        </w:rPr>
        <w:t xml:space="preserve">, as </w:t>
      </w:r>
      <w:r w:rsidRPr="00B87865">
        <w:rPr>
          <w:highlight w:val="red"/>
        </w:rPr>
        <w:t>seguintes etapas:</w:t>
      </w:r>
    </w:p>
    <w:p w14:paraId="15D136DE" w14:textId="77777777" w:rsidR="00053A78" w:rsidRDefault="00053A78" w:rsidP="003D63CF">
      <w:pPr>
        <w:pStyle w:val="NormalIP"/>
        <w:ind w:firstLine="0"/>
        <w:rPr>
          <w:highlight w:val="red"/>
        </w:rPr>
      </w:pPr>
    </w:p>
    <w:p w14:paraId="1632A2A4" w14:textId="36AB6092" w:rsidR="00F320B1" w:rsidRPr="00F320B1" w:rsidRDefault="003D63CF" w:rsidP="00F320B1">
      <w:pPr>
        <w:pStyle w:val="NormalIP"/>
        <w:numPr>
          <w:ilvl w:val="0"/>
          <w:numId w:val="38"/>
        </w:numPr>
        <w:ind w:hanging="436"/>
        <w:rPr>
          <w:highlight w:val="red"/>
        </w:rPr>
        <w:pPrChange w:id="264" w:author="Anasta" w:date="2014-05-28T13:30:00Z">
          <w:pPr>
            <w:pStyle w:val="NormalIP"/>
            <w:numPr>
              <w:numId w:val="38"/>
            </w:numPr>
            <w:ind w:left="1145" w:hanging="360"/>
          </w:pPr>
        </w:pPrChange>
      </w:pPr>
      <w:r w:rsidRPr="00F320B1">
        <w:rPr>
          <w:highlight w:val="red"/>
        </w:rPr>
        <w:t>Estud</w:t>
      </w:r>
      <w:r w:rsidR="00134C9C" w:rsidRPr="00F320B1">
        <w:rPr>
          <w:highlight w:val="red"/>
        </w:rPr>
        <w:t>o do método de organização GTD</w:t>
      </w:r>
      <w:del w:id="265" w:author="Anasta" w:date="2014-05-28T13:30:00Z">
        <w:r w:rsidR="00134C9C">
          <w:rPr>
            <w:highlight w:val="red"/>
          </w:rPr>
          <w:delText xml:space="preserve"> – </w:delText>
        </w:r>
        <w:r w:rsidRPr="00DE6BFF">
          <w:rPr>
            <w:highlight w:val="red"/>
          </w:rPr>
          <w:delText>no qual</w:delText>
        </w:r>
        <w:r w:rsidR="002A3835">
          <w:rPr>
            <w:highlight w:val="red"/>
          </w:rPr>
          <w:delText xml:space="preserve"> leu-se o livro e</w:delText>
        </w:r>
        <w:r w:rsidRPr="00DE6BFF">
          <w:rPr>
            <w:highlight w:val="red"/>
          </w:rPr>
          <w:delText xml:space="preserve"> i</w:delText>
        </w:r>
        <w:r w:rsidR="002A3835">
          <w:rPr>
            <w:highlight w:val="red"/>
          </w:rPr>
          <w:delText>dentificou-se</w:delText>
        </w:r>
      </w:del>
      <w:ins w:id="266" w:author="Anasta" w:date="2014-05-28T13:30:00Z">
        <w:r w:rsidR="00F320B1" w:rsidRPr="00F320B1">
          <w:rPr>
            <w:highlight w:val="red"/>
          </w:rPr>
          <w:t>, por meio de</w:t>
        </w:r>
        <w:r w:rsidR="00930C2B" w:rsidRPr="00F320B1">
          <w:rPr>
            <w:highlight w:val="red"/>
          </w:rPr>
          <w:t xml:space="preserve"> leitura de literatura a respeito</w:t>
        </w:r>
        <w:r w:rsidR="00F320B1" w:rsidRPr="00F320B1">
          <w:rPr>
            <w:highlight w:val="red"/>
          </w:rPr>
          <w:t>, o que permitiu determinar</w:t>
        </w:r>
      </w:ins>
      <w:r w:rsidR="002A3835" w:rsidRPr="00F320B1">
        <w:rPr>
          <w:highlight w:val="red"/>
        </w:rPr>
        <w:t xml:space="preserve"> </w:t>
      </w:r>
      <w:r w:rsidR="005F53C8" w:rsidRPr="00F320B1">
        <w:rPr>
          <w:highlight w:val="red"/>
        </w:rPr>
        <w:t>os principais elementos que poderiam ser úteis para uma aplicação móvel</w:t>
      </w:r>
      <w:del w:id="267" w:author="Anasta" w:date="2014-05-28T13:30:00Z">
        <w:r w:rsidR="005F53C8" w:rsidRPr="00DE6BFF">
          <w:rPr>
            <w:highlight w:val="red"/>
          </w:rPr>
          <w:delText xml:space="preserve"> (os</w:delText>
        </w:r>
      </w:del>
      <w:ins w:id="268" w:author="Anasta" w:date="2014-05-28T13:30:00Z">
        <w:r w:rsidR="00930C2B" w:rsidRPr="00F320B1">
          <w:rPr>
            <w:highlight w:val="red"/>
          </w:rPr>
          <w:t>, cujos</w:t>
        </w:r>
      </w:ins>
      <w:r w:rsidR="00930C2B" w:rsidRPr="00F320B1">
        <w:rPr>
          <w:highlight w:val="red"/>
        </w:rPr>
        <w:t xml:space="preserve"> </w:t>
      </w:r>
      <w:r w:rsidR="005F53C8" w:rsidRPr="00F320B1">
        <w:rPr>
          <w:highlight w:val="red"/>
        </w:rPr>
        <w:t xml:space="preserve">detalhes </w:t>
      </w:r>
      <w:del w:id="269" w:author="Anasta" w:date="2014-05-28T13:30:00Z">
        <w:r w:rsidR="005F53C8" w:rsidRPr="00DE6BFF">
          <w:rPr>
            <w:highlight w:val="red"/>
          </w:rPr>
          <w:delText>podem ser obtidos</w:delText>
        </w:r>
      </w:del>
      <w:ins w:id="270" w:author="Anasta" w:date="2014-05-28T13:30:00Z">
        <w:r w:rsidR="00930C2B" w:rsidRPr="00F320B1">
          <w:rPr>
            <w:highlight w:val="red"/>
          </w:rPr>
          <w:t>estão descritos</w:t>
        </w:r>
      </w:ins>
      <w:r w:rsidR="005F53C8" w:rsidRPr="00F320B1">
        <w:rPr>
          <w:highlight w:val="red"/>
        </w:rPr>
        <w:t xml:space="preserve"> no capítulo </w:t>
      </w:r>
      <w:r w:rsidR="0088363D" w:rsidRPr="00F320B1">
        <w:rPr>
          <w:highlight w:val="red"/>
        </w:rPr>
        <w:fldChar w:fldCharType="begin"/>
      </w:r>
      <w:r w:rsidR="00DE6BFF" w:rsidRPr="00F320B1">
        <w:rPr>
          <w:highlight w:val="red"/>
        </w:rPr>
        <w:instrText xml:space="preserve"> REF _Ref382331752 \w \h </w:instrText>
      </w:r>
      <w:r w:rsidR="0088363D" w:rsidRPr="00F320B1">
        <w:rPr>
          <w:highlight w:val="red"/>
        </w:rPr>
      </w:r>
      <w:r w:rsidR="0088363D" w:rsidRPr="00F320B1">
        <w:rPr>
          <w:highlight w:val="red"/>
        </w:rPr>
        <w:fldChar w:fldCharType="separate"/>
      </w:r>
      <w:proofErr w:type="gramStart"/>
      <w:r w:rsidR="00A5041A">
        <w:rPr>
          <w:highlight w:val="red"/>
        </w:rPr>
        <w:t>2</w:t>
      </w:r>
      <w:proofErr w:type="gramEnd"/>
      <w:r w:rsidR="0088363D" w:rsidRPr="00F320B1">
        <w:rPr>
          <w:highlight w:val="red"/>
        </w:rPr>
        <w:fldChar w:fldCharType="end"/>
      </w:r>
      <w:del w:id="271" w:author="Anasta" w:date="2014-05-28T13:30:00Z">
        <w:r w:rsidR="005F53C8" w:rsidRPr="00DE6BFF">
          <w:rPr>
            <w:highlight w:val="red"/>
          </w:rPr>
          <w:delText>)</w:delText>
        </w:r>
        <w:r w:rsidR="00DE6BFF" w:rsidRPr="00DE6BFF">
          <w:rPr>
            <w:highlight w:val="red"/>
          </w:rPr>
          <w:delText>.</w:delText>
        </w:r>
        <w:r w:rsidR="00DE6BFF">
          <w:rPr>
            <w:highlight w:val="red"/>
          </w:rPr>
          <w:delText xml:space="preserve"> Fez-se</w:delText>
        </w:r>
        <w:r w:rsidR="000A691A">
          <w:rPr>
            <w:highlight w:val="red"/>
          </w:rPr>
          <w:delText>,</w:delText>
        </w:r>
        <w:r w:rsidR="00DE6BFF">
          <w:rPr>
            <w:highlight w:val="red"/>
          </w:rPr>
          <w:delText xml:space="preserve"> assim</w:delText>
        </w:r>
        <w:r w:rsidR="000A691A">
          <w:rPr>
            <w:highlight w:val="red"/>
          </w:rPr>
          <w:delText>,</w:delText>
        </w:r>
        <w:r w:rsidR="00DE6BFF">
          <w:rPr>
            <w:highlight w:val="red"/>
          </w:rPr>
          <w:delText xml:space="preserve"> o l</w:delText>
        </w:r>
        <w:r w:rsidR="00134C9C">
          <w:rPr>
            <w:highlight w:val="red"/>
          </w:rPr>
          <w:delText xml:space="preserve">evantamento de </w:delText>
        </w:r>
      </w:del>
      <w:ins w:id="272" w:author="Anasta" w:date="2014-05-28T13:30:00Z">
        <w:r w:rsidR="00493CCB">
          <w:rPr>
            <w:highlight w:val="red"/>
          </w:rPr>
          <w:t xml:space="preserve"> do presente relatório,</w:t>
        </w:r>
        <w:r w:rsidR="00F320B1" w:rsidRPr="00F320B1">
          <w:rPr>
            <w:highlight w:val="red"/>
          </w:rPr>
          <w:t xml:space="preserve"> </w:t>
        </w:r>
        <w:r w:rsidR="00F320B1">
          <w:rPr>
            <w:highlight w:val="red"/>
          </w:rPr>
          <w:t>l</w:t>
        </w:r>
        <w:r w:rsidR="00134C9C" w:rsidRPr="00F320B1">
          <w:rPr>
            <w:highlight w:val="red"/>
          </w:rPr>
          <w:t>evanta</w:t>
        </w:r>
        <w:r w:rsidR="00930C2B" w:rsidRPr="00F320B1">
          <w:rPr>
            <w:highlight w:val="red"/>
          </w:rPr>
          <w:t>r os</w:t>
        </w:r>
        <w:r w:rsidR="00134C9C" w:rsidRPr="00F320B1">
          <w:rPr>
            <w:highlight w:val="red"/>
          </w:rPr>
          <w:t xml:space="preserve"> </w:t>
        </w:r>
      </w:ins>
      <w:r w:rsidR="00134C9C" w:rsidRPr="00F320B1">
        <w:rPr>
          <w:highlight w:val="red"/>
        </w:rPr>
        <w:t>requisitos</w:t>
      </w:r>
      <w:r w:rsidR="00F320B1" w:rsidRPr="00F320B1">
        <w:rPr>
          <w:highlight w:val="red"/>
        </w:rPr>
        <w:t xml:space="preserve"> </w:t>
      </w:r>
      <w:del w:id="273" w:author="Anasta" w:date="2014-05-28T13:30:00Z">
        <w:r w:rsidR="00134C9C">
          <w:rPr>
            <w:highlight w:val="red"/>
          </w:rPr>
          <w:delText>– na</w:delText>
        </w:r>
        <w:r w:rsidR="00B95108" w:rsidRPr="00DE6BFF">
          <w:rPr>
            <w:highlight w:val="red"/>
          </w:rPr>
          <w:delText xml:space="preserve"> qual se identificou</w:delText>
        </w:r>
      </w:del>
      <w:ins w:id="274" w:author="Anasta" w:date="2014-05-28T13:30:00Z">
        <w:r w:rsidR="00F320B1" w:rsidRPr="00F320B1">
          <w:rPr>
            <w:highlight w:val="red"/>
          </w:rPr>
          <w:t>e identificar</w:t>
        </w:r>
      </w:ins>
      <w:r w:rsidR="00F320B1" w:rsidRPr="00F320B1">
        <w:rPr>
          <w:highlight w:val="red"/>
        </w:rPr>
        <w:t xml:space="preserve"> </w:t>
      </w:r>
      <w:r w:rsidR="00B95108" w:rsidRPr="00F320B1">
        <w:rPr>
          <w:highlight w:val="red"/>
        </w:rPr>
        <w:t xml:space="preserve">as </w:t>
      </w:r>
      <w:r w:rsidR="00C8130E" w:rsidRPr="00F320B1">
        <w:rPr>
          <w:highlight w:val="red"/>
        </w:rPr>
        <w:t>características relevantes d</w:t>
      </w:r>
      <w:r w:rsidR="00F320B1" w:rsidRPr="00F320B1">
        <w:rPr>
          <w:highlight w:val="red"/>
        </w:rPr>
        <w:t>o sistema de organização do GTD</w:t>
      </w:r>
      <w:del w:id="275" w:author="Anasta" w:date="2014-05-28T13:30:00Z">
        <w:r w:rsidR="00C8130E" w:rsidRPr="00DE6BFF">
          <w:rPr>
            <w:highlight w:val="red"/>
          </w:rPr>
          <w:delText>.</w:delText>
        </w:r>
      </w:del>
      <w:ins w:id="276" w:author="Anasta" w:date="2014-05-28T13:30:00Z">
        <w:r w:rsidR="00F320B1" w:rsidRPr="00F320B1">
          <w:rPr>
            <w:highlight w:val="red"/>
          </w:rPr>
          <w:t>;</w:t>
        </w:r>
      </w:ins>
    </w:p>
    <w:p w14:paraId="2F9625B3" w14:textId="4C1C00E5" w:rsidR="00C909EC" w:rsidRDefault="00493CCB" w:rsidP="00C909EC">
      <w:pPr>
        <w:pStyle w:val="NormalIP"/>
        <w:numPr>
          <w:ilvl w:val="0"/>
          <w:numId w:val="38"/>
        </w:numPr>
        <w:rPr>
          <w:highlight w:val="red"/>
        </w:rPr>
      </w:pPr>
      <w:r>
        <w:rPr>
          <w:highlight w:val="red"/>
        </w:rPr>
        <w:t xml:space="preserve">Análise de </w:t>
      </w:r>
      <w:del w:id="277" w:author="Anasta" w:date="2014-05-28T13:30:00Z">
        <w:r w:rsidR="00FD50EE">
          <w:rPr>
            <w:highlight w:val="red"/>
          </w:rPr>
          <w:delText>requisitos</w:delText>
        </w:r>
        <w:r w:rsidR="00134C9C">
          <w:rPr>
            <w:highlight w:val="red"/>
          </w:rPr>
          <w:delText xml:space="preserve"> </w:delText>
        </w:r>
        <w:r w:rsidR="00513E26">
          <w:rPr>
            <w:highlight w:val="red"/>
          </w:rPr>
          <w:delText>–</w:delText>
        </w:r>
        <w:r w:rsidR="00134C9C">
          <w:rPr>
            <w:highlight w:val="red"/>
          </w:rPr>
          <w:delText xml:space="preserve"> </w:delText>
        </w:r>
        <w:r w:rsidR="00513E26">
          <w:rPr>
            <w:highlight w:val="red"/>
          </w:rPr>
          <w:delText>na</w:delText>
        </w:r>
      </w:del>
      <w:ins w:id="278" w:author="Anasta" w:date="2014-05-28T13:30:00Z">
        <w:r>
          <w:rPr>
            <w:highlight w:val="red"/>
          </w:rPr>
          <w:t>que</w:t>
        </w:r>
        <w:r w:rsidR="00FD50EE">
          <w:rPr>
            <w:highlight w:val="red"/>
          </w:rPr>
          <w:t>sitos</w:t>
        </w:r>
        <w:r w:rsidR="00F320B1">
          <w:rPr>
            <w:highlight w:val="red"/>
          </w:rPr>
          <w:t>, a</w:t>
        </w:r>
      </w:ins>
      <w:r w:rsidR="00F320B1">
        <w:rPr>
          <w:highlight w:val="red"/>
        </w:rPr>
        <w:t xml:space="preserve"> qual</w:t>
      </w:r>
      <w:ins w:id="279" w:author="Anasta" w:date="2014-05-28T13:30:00Z">
        <w:r w:rsidR="00F320B1">
          <w:rPr>
            <w:highlight w:val="red"/>
          </w:rPr>
          <w:t xml:space="preserve"> possibilitou definir</w:t>
        </w:r>
      </w:ins>
      <w:r w:rsidR="00513E26">
        <w:rPr>
          <w:highlight w:val="red"/>
        </w:rPr>
        <w:t>, d</w:t>
      </w:r>
      <w:r>
        <w:rPr>
          <w:highlight w:val="red"/>
        </w:rPr>
        <w:t xml:space="preserve">entre todas </w:t>
      </w:r>
      <w:del w:id="280" w:author="Anasta" w:date="2014-05-28T13:30:00Z">
        <w:r w:rsidR="00D95996">
          <w:rPr>
            <w:highlight w:val="red"/>
          </w:rPr>
          <w:delText>os requisitos</w:delText>
        </w:r>
      </w:del>
      <w:ins w:id="281" w:author="Anasta" w:date="2014-05-28T13:30:00Z">
        <w:r>
          <w:rPr>
            <w:highlight w:val="red"/>
          </w:rPr>
          <w:t>a</w:t>
        </w:r>
        <w:r w:rsidR="00D95996">
          <w:rPr>
            <w:highlight w:val="red"/>
          </w:rPr>
          <w:t xml:space="preserve">s </w:t>
        </w:r>
        <w:r>
          <w:rPr>
            <w:highlight w:val="red"/>
          </w:rPr>
          <w:t>condições</w:t>
        </w:r>
      </w:ins>
      <w:r w:rsidR="00D95996">
        <w:rPr>
          <w:highlight w:val="red"/>
        </w:rPr>
        <w:t xml:space="preserve"> funcionais e não funcionais </w:t>
      </w:r>
      <w:del w:id="282" w:author="Anasta" w:date="2014-05-28T13:30:00Z">
        <w:r w:rsidR="00FD50EE">
          <w:rPr>
            <w:highlight w:val="red"/>
          </w:rPr>
          <w:delText>reque</w:delText>
        </w:r>
        <w:r w:rsidR="00D95996">
          <w:rPr>
            <w:highlight w:val="red"/>
          </w:rPr>
          <w:delText>rido</w:delText>
        </w:r>
        <w:r w:rsidR="00FD50EE">
          <w:rPr>
            <w:highlight w:val="red"/>
          </w:rPr>
          <w:delText>s</w:delText>
        </w:r>
      </w:del>
      <w:ins w:id="283" w:author="Anasta" w:date="2014-05-28T13:30:00Z">
        <w:r w:rsidR="00FD50EE">
          <w:rPr>
            <w:highlight w:val="red"/>
          </w:rPr>
          <w:t>reque</w:t>
        </w:r>
        <w:r>
          <w:rPr>
            <w:highlight w:val="red"/>
          </w:rPr>
          <w:t>rida</w:t>
        </w:r>
        <w:r w:rsidR="00FD50EE">
          <w:rPr>
            <w:highlight w:val="red"/>
          </w:rPr>
          <w:t>s</w:t>
        </w:r>
      </w:ins>
      <w:r w:rsidR="00FD50EE">
        <w:rPr>
          <w:highlight w:val="red"/>
        </w:rPr>
        <w:t xml:space="preserve"> do método GTD </w:t>
      </w:r>
      <w:r w:rsidR="00CA3C92">
        <w:rPr>
          <w:highlight w:val="red"/>
        </w:rPr>
        <w:t>para uso num</w:t>
      </w:r>
      <w:r w:rsidR="00FD50EE">
        <w:rPr>
          <w:highlight w:val="red"/>
        </w:rPr>
        <w:t xml:space="preserve"> aplicativo móvel, </w:t>
      </w:r>
      <w:del w:id="284" w:author="Anasta" w:date="2014-05-28T13:30:00Z">
        <w:r w:rsidR="00C8130E">
          <w:rPr>
            <w:highlight w:val="red"/>
          </w:rPr>
          <w:delText>definiu</w:delText>
        </w:r>
        <w:r w:rsidR="00FD50EE">
          <w:rPr>
            <w:highlight w:val="red"/>
          </w:rPr>
          <w:delText>-se</w:delText>
        </w:r>
        <w:r w:rsidR="00D95996">
          <w:rPr>
            <w:highlight w:val="red"/>
          </w:rPr>
          <w:delText xml:space="preserve"> aqueles</w:delText>
        </w:r>
      </w:del>
      <w:ins w:id="285" w:author="Anasta" w:date="2014-05-28T13:30:00Z">
        <w:r>
          <w:rPr>
            <w:highlight w:val="red"/>
          </w:rPr>
          <w:t>aquela</w:t>
        </w:r>
        <w:r w:rsidR="00D95996">
          <w:rPr>
            <w:highlight w:val="red"/>
          </w:rPr>
          <w:t>s</w:t>
        </w:r>
      </w:ins>
      <w:r w:rsidR="00D95996">
        <w:rPr>
          <w:highlight w:val="red"/>
        </w:rPr>
        <w:t xml:space="preserve"> </w:t>
      </w:r>
      <w:r w:rsidR="00C8130E">
        <w:rPr>
          <w:highlight w:val="red"/>
        </w:rPr>
        <w:t>que</w:t>
      </w:r>
      <w:r w:rsidR="00CA3C92">
        <w:rPr>
          <w:highlight w:val="red"/>
        </w:rPr>
        <w:t xml:space="preserve"> poderiam ser</w:t>
      </w:r>
      <w:r w:rsidR="00C8130E">
        <w:rPr>
          <w:highlight w:val="red"/>
        </w:rPr>
        <w:t xml:space="preserve"> </w:t>
      </w:r>
      <w:del w:id="286" w:author="Anasta" w:date="2014-05-28T13:30:00Z">
        <w:r w:rsidR="001B03C4">
          <w:rPr>
            <w:highlight w:val="red"/>
          </w:rPr>
          <w:delText>incorporados</w:delText>
        </w:r>
      </w:del>
      <w:ins w:id="287" w:author="Anasta" w:date="2014-05-28T13:30:00Z">
        <w:r>
          <w:rPr>
            <w:highlight w:val="red"/>
          </w:rPr>
          <w:t>incorporada</w:t>
        </w:r>
        <w:r w:rsidR="001B03C4">
          <w:rPr>
            <w:highlight w:val="red"/>
          </w:rPr>
          <w:t>s</w:t>
        </w:r>
      </w:ins>
      <w:r w:rsidR="001B03C4">
        <w:rPr>
          <w:highlight w:val="red"/>
        </w:rPr>
        <w:t xml:space="preserve"> </w:t>
      </w:r>
      <w:r w:rsidR="00134C9C">
        <w:rPr>
          <w:highlight w:val="red"/>
        </w:rPr>
        <w:t>ao</w:t>
      </w:r>
      <w:r w:rsidR="001B03C4">
        <w:rPr>
          <w:highlight w:val="red"/>
        </w:rPr>
        <w:t xml:space="preserve"> </w:t>
      </w:r>
      <w:r w:rsidR="00D95996" w:rsidRPr="00493CCB">
        <w:rPr>
          <w:i/>
          <w:highlight w:val="red"/>
          <w:rPrChange w:id="288" w:author="Anasta" w:date="2014-05-28T13:30:00Z">
            <w:rPr>
              <w:highlight w:val="red"/>
            </w:rPr>
          </w:rPrChange>
        </w:rPr>
        <w:t>software</w:t>
      </w:r>
      <w:r w:rsidR="00D95996">
        <w:rPr>
          <w:highlight w:val="red"/>
        </w:rPr>
        <w:t xml:space="preserve"> deste</w:t>
      </w:r>
      <w:r w:rsidR="008C232C">
        <w:rPr>
          <w:highlight w:val="red"/>
        </w:rPr>
        <w:t xml:space="preserve"> projeto</w:t>
      </w:r>
      <w:r w:rsidR="00D95996">
        <w:rPr>
          <w:highlight w:val="red"/>
        </w:rPr>
        <w:t xml:space="preserve"> e que </w:t>
      </w:r>
      <w:del w:id="289" w:author="Anasta" w:date="2014-05-28T13:30:00Z">
        <w:r w:rsidR="00513E26">
          <w:rPr>
            <w:highlight w:val="red"/>
          </w:rPr>
          <w:delText>poreriam</w:delText>
        </w:r>
        <w:r w:rsidR="00D95996">
          <w:rPr>
            <w:highlight w:val="red"/>
          </w:rPr>
          <w:delText xml:space="preserve"> </w:delText>
        </w:r>
        <w:r w:rsidR="00513E26">
          <w:rPr>
            <w:highlight w:val="red"/>
          </w:rPr>
          <w:delText>satisfazer</w:delText>
        </w:r>
      </w:del>
      <w:ins w:id="290" w:author="Anasta" w:date="2014-05-28T13:30:00Z">
        <w:r>
          <w:rPr>
            <w:highlight w:val="red"/>
          </w:rPr>
          <w:t>pod</w:t>
        </w:r>
        <w:r w:rsidR="00513E26">
          <w:rPr>
            <w:highlight w:val="red"/>
          </w:rPr>
          <w:t>eriam</w:t>
        </w:r>
        <w:r w:rsidR="00D95996">
          <w:rPr>
            <w:highlight w:val="red"/>
          </w:rPr>
          <w:t xml:space="preserve"> </w:t>
        </w:r>
        <w:r>
          <w:rPr>
            <w:highlight w:val="red"/>
          </w:rPr>
          <w:t>atender</w:t>
        </w:r>
      </w:ins>
      <w:r w:rsidR="00D95996">
        <w:rPr>
          <w:highlight w:val="red"/>
        </w:rPr>
        <w:t xml:space="preserve"> ao prazo de entrega</w:t>
      </w:r>
      <w:r w:rsidR="00230837">
        <w:rPr>
          <w:highlight w:val="red"/>
        </w:rPr>
        <w:t>, que é de aproximadamente um ano</w:t>
      </w:r>
      <w:r w:rsidR="002E025B">
        <w:rPr>
          <w:highlight w:val="red"/>
        </w:rPr>
        <w:t>.</w:t>
      </w:r>
      <w:r w:rsidR="00230837">
        <w:rPr>
          <w:highlight w:val="red"/>
        </w:rPr>
        <w:t xml:space="preserve"> </w:t>
      </w:r>
      <w:del w:id="291" w:author="Anasta" w:date="2014-05-28T13:30:00Z">
        <w:r w:rsidR="000A691A">
          <w:rPr>
            <w:highlight w:val="red"/>
          </w:rPr>
          <w:delText>Alocou</w:delText>
        </w:r>
      </w:del>
      <w:ins w:id="292" w:author="Anasta" w:date="2014-05-28T13:30:00Z">
        <w:r>
          <w:rPr>
            <w:highlight w:val="red"/>
          </w:rPr>
          <w:t>Destinou</w:t>
        </w:r>
      </w:ins>
      <w:r w:rsidR="000A691A">
        <w:rPr>
          <w:highlight w:val="red"/>
        </w:rPr>
        <w:t>-se</w:t>
      </w:r>
      <w:r w:rsidR="00230837">
        <w:rPr>
          <w:highlight w:val="red"/>
        </w:rPr>
        <w:t xml:space="preserve">, assim, tempo para estudo dos elementos da plataforma </w:t>
      </w:r>
      <w:proofErr w:type="spellStart"/>
      <w:r w:rsidR="00230837" w:rsidRPr="00493CCB">
        <w:rPr>
          <w:i/>
          <w:highlight w:val="red"/>
          <w:rPrChange w:id="293" w:author="Anasta" w:date="2014-05-28T13:30:00Z">
            <w:rPr>
              <w:highlight w:val="red"/>
            </w:rPr>
          </w:rPrChange>
        </w:rPr>
        <w:t>Android</w:t>
      </w:r>
      <w:proofErr w:type="spellEnd"/>
      <w:del w:id="294" w:author="Anasta" w:date="2014-05-28T13:30:00Z">
        <w:r w:rsidR="00230837">
          <w:rPr>
            <w:highlight w:val="red"/>
          </w:rPr>
          <w:delText xml:space="preserve"> (que será abordado no</w:delText>
        </w:r>
        <w:r w:rsidR="00DA7B78">
          <w:rPr>
            <w:highlight w:val="red"/>
          </w:rPr>
          <w:delText xml:space="preserve"> capítulo </w:delText>
        </w:r>
        <w:r w:rsidR="00424581">
          <w:rPr>
            <w:highlight w:val="red"/>
          </w:rPr>
          <w:fldChar w:fldCharType="begin"/>
        </w:r>
        <w:r w:rsidR="00424581">
          <w:rPr>
            <w:highlight w:val="red"/>
          </w:rPr>
          <w:delInstrText xml:space="preserve"> REF _Ref388912249 \w \h </w:delInstrText>
        </w:r>
        <w:r w:rsidR="00424581">
          <w:rPr>
            <w:highlight w:val="red"/>
          </w:rPr>
        </w:r>
        <w:r w:rsidR="00424581">
          <w:rPr>
            <w:highlight w:val="red"/>
          </w:rPr>
          <w:fldChar w:fldCharType="separate"/>
        </w:r>
        <w:r w:rsidR="00985FA2">
          <w:rPr>
            <w:highlight w:val="red"/>
          </w:rPr>
          <w:delText>4</w:delText>
        </w:r>
        <w:r w:rsidR="00424581">
          <w:rPr>
            <w:highlight w:val="red"/>
          </w:rPr>
          <w:fldChar w:fldCharType="end"/>
        </w:r>
        <w:r w:rsidR="00230837">
          <w:rPr>
            <w:highlight w:val="red"/>
          </w:rPr>
          <w:delText>)</w:delText>
        </w:r>
        <w:r w:rsidR="00B4503E">
          <w:rPr>
            <w:highlight w:val="red"/>
          </w:rPr>
          <w:delText>,</w:delText>
        </w:r>
      </w:del>
      <w:ins w:id="295" w:author="Anasta" w:date="2014-05-28T13:30:00Z">
        <w:r>
          <w:rPr>
            <w:i/>
            <w:highlight w:val="red"/>
          </w:rPr>
          <w:t>,</w:t>
        </w:r>
      </w:ins>
      <w:r>
        <w:rPr>
          <w:i/>
          <w:highlight w:val="red"/>
          <w:rPrChange w:id="296" w:author="Anasta" w:date="2014-05-28T13:30:00Z">
            <w:rPr>
              <w:highlight w:val="red"/>
            </w:rPr>
          </w:rPrChange>
        </w:rPr>
        <w:t xml:space="preserve"> </w:t>
      </w:r>
      <w:r>
        <w:rPr>
          <w:highlight w:val="red"/>
        </w:rPr>
        <w:t>para o projeto do sistema,</w:t>
      </w:r>
      <w:r>
        <w:rPr>
          <w:i/>
          <w:highlight w:val="red"/>
          <w:rPrChange w:id="297" w:author="Anasta" w:date="2014-05-28T13:30:00Z">
            <w:rPr>
              <w:highlight w:val="red"/>
            </w:rPr>
          </w:rPrChange>
        </w:rPr>
        <w:t xml:space="preserve"> </w:t>
      </w:r>
      <w:del w:id="298" w:author="Anasta" w:date="2014-05-28T13:30:00Z">
        <w:r w:rsidR="00B4503E">
          <w:rPr>
            <w:highlight w:val="red"/>
          </w:rPr>
          <w:delText>para</w:delText>
        </w:r>
      </w:del>
      <w:ins w:id="299" w:author="Anasta" w:date="2014-05-28T13:30:00Z">
        <w:r w:rsidR="00380958">
          <w:rPr>
            <w:highlight w:val="red"/>
          </w:rPr>
          <w:t>a</w:t>
        </w:r>
      </w:ins>
      <w:r w:rsidR="00380958">
        <w:rPr>
          <w:highlight w:val="red"/>
        </w:rPr>
        <w:t xml:space="preserve"> </w:t>
      </w:r>
      <w:r>
        <w:rPr>
          <w:highlight w:val="red"/>
        </w:rPr>
        <w:t xml:space="preserve">codificação e </w:t>
      </w:r>
      <w:del w:id="300" w:author="Anasta" w:date="2014-05-28T13:30:00Z">
        <w:r w:rsidR="00B4503E">
          <w:rPr>
            <w:highlight w:val="red"/>
          </w:rPr>
          <w:delText>para</w:delText>
        </w:r>
      </w:del>
      <w:ins w:id="301" w:author="Anasta" w:date="2014-05-28T13:30:00Z">
        <w:r w:rsidR="00380958">
          <w:rPr>
            <w:highlight w:val="red"/>
          </w:rPr>
          <w:t>os</w:t>
        </w:r>
      </w:ins>
      <w:r w:rsidR="00380958">
        <w:rPr>
          <w:highlight w:val="red"/>
        </w:rPr>
        <w:t xml:space="preserve"> </w:t>
      </w:r>
      <w:r>
        <w:rPr>
          <w:highlight w:val="red"/>
        </w:rPr>
        <w:t>testes</w:t>
      </w:r>
      <w:del w:id="302" w:author="Anasta" w:date="2014-05-28T13:30:00Z">
        <w:r w:rsidR="000A691A">
          <w:rPr>
            <w:highlight w:val="red"/>
          </w:rPr>
          <w:delText xml:space="preserve"> </w:delText>
        </w:r>
        <w:r w:rsidR="00DA7B78">
          <w:rPr>
            <w:highlight w:val="red"/>
          </w:rPr>
          <w:delText>.</w:delText>
        </w:r>
      </w:del>
      <w:ins w:id="303" w:author="Anasta" w:date="2014-05-28T13:30:00Z">
        <w:r>
          <w:rPr>
            <w:highlight w:val="red"/>
          </w:rPr>
          <w:t xml:space="preserve">, </w:t>
        </w:r>
        <w:r w:rsidR="00230837">
          <w:rPr>
            <w:highlight w:val="red"/>
          </w:rPr>
          <w:t xml:space="preserve">que será </w:t>
        </w:r>
        <w:r>
          <w:rPr>
            <w:highlight w:val="red"/>
          </w:rPr>
          <w:t xml:space="preserve">apresentado </w:t>
        </w:r>
        <w:r w:rsidR="00230837">
          <w:rPr>
            <w:highlight w:val="red"/>
          </w:rPr>
          <w:t>no</w:t>
        </w:r>
        <w:r w:rsidR="00DA7B78">
          <w:rPr>
            <w:highlight w:val="red"/>
          </w:rPr>
          <w:t xml:space="preserve"> capítulo </w:t>
        </w:r>
        <w:r w:rsidR="0088363D">
          <w:rPr>
            <w:highlight w:val="red"/>
          </w:rPr>
          <w:fldChar w:fldCharType="begin"/>
        </w:r>
        <w:r w:rsidR="00424581">
          <w:rPr>
            <w:highlight w:val="red"/>
          </w:rPr>
          <w:instrText xml:space="preserve"> REF _Ref388912249 \w \h </w:instrText>
        </w:r>
        <w:r w:rsidR="0088363D">
          <w:rPr>
            <w:highlight w:val="red"/>
          </w:rPr>
        </w:r>
        <w:r w:rsidR="0088363D">
          <w:rPr>
            <w:highlight w:val="red"/>
          </w:rPr>
          <w:fldChar w:fldCharType="separate"/>
        </w:r>
        <w:proofErr w:type="gramStart"/>
        <w:r w:rsidR="00A5041A">
          <w:rPr>
            <w:highlight w:val="red"/>
          </w:rPr>
          <w:t>4</w:t>
        </w:r>
        <w:proofErr w:type="gramEnd"/>
        <w:r w:rsidR="0088363D">
          <w:rPr>
            <w:highlight w:val="red"/>
          </w:rPr>
          <w:fldChar w:fldCharType="end"/>
        </w:r>
        <w:r>
          <w:rPr>
            <w:highlight w:val="red"/>
          </w:rPr>
          <w:t xml:space="preserve"> deste trabalho;</w:t>
        </w:r>
      </w:ins>
    </w:p>
    <w:p w14:paraId="2E311FBE" w14:textId="69B12206" w:rsidR="00C909EC" w:rsidRDefault="00134C9C" w:rsidP="00C909EC">
      <w:pPr>
        <w:pStyle w:val="NormalIP"/>
        <w:numPr>
          <w:ilvl w:val="0"/>
          <w:numId w:val="38"/>
        </w:numPr>
        <w:rPr>
          <w:highlight w:val="red"/>
        </w:rPr>
      </w:pPr>
      <w:r>
        <w:rPr>
          <w:highlight w:val="red"/>
        </w:rPr>
        <w:t>Projeto do sistema</w:t>
      </w:r>
      <w:del w:id="304" w:author="Anasta" w:date="2014-05-28T13:30:00Z">
        <w:r>
          <w:rPr>
            <w:highlight w:val="red"/>
          </w:rPr>
          <w:delText xml:space="preserve"> – na</w:delText>
        </w:r>
        <w:r w:rsidR="003C7BC4">
          <w:rPr>
            <w:highlight w:val="red"/>
          </w:rPr>
          <w:delText xml:space="preserve"> qual se definiu</w:delText>
        </w:r>
      </w:del>
      <w:ins w:id="305" w:author="Anasta" w:date="2014-05-28T13:30:00Z">
        <w:r w:rsidR="00727805">
          <w:rPr>
            <w:highlight w:val="red"/>
          </w:rPr>
          <w:t>. Nesta etapa foram definidos</w:t>
        </w:r>
      </w:ins>
      <w:r w:rsidR="00727805">
        <w:rPr>
          <w:highlight w:val="red"/>
        </w:rPr>
        <w:t xml:space="preserve"> </w:t>
      </w:r>
      <w:r w:rsidR="003C7BC4">
        <w:rPr>
          <w:highlight w:val="red"/>
        </w:rPr>
        <w:t xml:space="preserve">os componentes e </w:t>
      </w:r>
      <w:ins w:id="306" w:author="Anasta" w:date="2014-05-28T13:30:00Z">
        <w:r w:rsidR="00727805">
          <w:rPr>
            <w:highlight w:val="red"/>
          </w:rPr>
          <w:t xml:space="preserve">as </w:t>
        </w:r>
      </w:ins>
      <w:r w:rsidR="003C7BC4">
        <w:rPr>
          <w:highlight w:val="red"/>
        </w:rPr>
        <w:t>bibliotecas necessárias para o funcionamento do sistema</w:t>
      </w:r>
      <w:del w:id="307" w:author="Anasta" w:date="2014-05-28T13:30:00Z">
        <w:r w:rsidR="0083173E">
          <w:rPr>
            <w:highlight w:val="red"/>
          </w:rPr>
          <w:delText>.</w:delText>
        </w:r>
      </w:del>
      <w:ins w:id="308" w:author="Anasta" w:date="2014-05-28T13:30:00Z">
        <w:r w:rsidR="00380958">
          <w:rPr>
            <w:highlight w:val="red"/>
          </w:rPr>
          <w:t>;</w:t>
        </w:r>
      </w:ins>
    </w:p>
    <w:p w14:paraId="2D9B7C17" w14:textId="1DBF1531" w:rsidR="0083173E" w:rsidRDefault="000176B4" w:rsidP="00C909EC">
      <w:pPr>
        <w:pStyle w:val="NormalIP"/>
        <w:numPr>
          <w:ilvl w:val="0"/>
          <w:numId w:val="38"/>
        </w:numPr>
        <w:rPr>
          <w:highlight w:val="red"/>
        </w:rPr>
      </w:pPr>
      <w:r>
        <w:rPr>
          <w:highlight w:val="red"/>
        </w:rPr>
        <w:t>Codificação</w:t>
      </w:r>
      <w:del w:id="309" w:author="Anasta" w:date="2014-05-28T13:30:00Z">
        <w:r w:rsidR="007B446D">
          <w:rPr>
            <w:highlight w:val="red"/>
          </w:rPr>
          <w:delText xml:space="preserve"> –</w:delText>
        </w:r>
        <w:r w:rsidR="00134C9C">
          <w:rPr>
            <w:highlight w:val="red"/>
          </w:rPr>
          <w:delText xml:space="preserve"> na</w:delText>
        </w:r>
        <w:r w:rsidR="007B446D">
          <w:rPr>
            <w:highlight w:val="red"/>
          </w:rPr>
          <w:delText xml:space="preserve"> qual se implementou </w:delText>
        </w:r>
        <w:r w:rsidR="00FA6DC7">
          <w:rPr>
            <w:highlight w:val="red"/>
          </w:rPr>
          <w:delText>o que ficou especificado</w:delText>
        </w:r>
      </w:del>
      <w:ins w:id="310" w:author="Anasta" w:date="2014-05-28T13:30:00Z">
        <w:r w:rsidR="00727805">
          <w:rPr>
            <w:highlight w:val="red"/>
          </w:rPr>
          <w:t xml:space="preserve">, </w:t>
        </w:r>
        <w:r w:rsidR="00EA2848">
          <w:rPr>
            <w:highlight w:val="red"/>
          </w:rPr>
          <w:t xml:space="preserve">fase </w:t>
        </w:r>
        <w:r w:rsidR="00727805">
          <w:rPr>
            <w:highlight w:val="red"/>
          </w:rPr>
          <w:t xml:space="preserve">em que </w:t>
        </w:r>
        <w:r w:rsidR="00EA2848">
          <w:rPr>
            <w:highlight w:val="red"/>
          </w:rPr>
          <w:t xml:space="preserve">as </w:t>
        </w:r>
        <w:proofErr w:type="spellStart"/>
        <w:r w:rsidR="00EA2848">
          <w:rPr>
            <w:highlight w:val="red"/>
          </w:rPr>
          <w:t>especifcações</w:t>
        </w:r>
        <w:proofErr w:type="spellEnd"/>
        <w:r w:rsidR="00EA2848">
          <w:rPr>
            <w:highlight w:val="red"/>
          </w:rPr>
          <w:t xml:space="preserve"> definidas</w:t>
        </w:r>
      </w:ins>
      <w:r w:rsidR="00EA2848">
        <w:rPr>
          <w:highlight w:val="red"/>
        </w:rPr>
        <w:t xml:space="preserve"> na análise de </w:t>
      </w:r>
      <w:del w:id="311" w:author="Anasta" w:date="2014-05-28T13:30:00Z">
        <w:r w:rsidR="00FA6DC7">
          <w:rPr>
            <w:highlight w:val="red"/>
          </w:rPr>
          <w:delText>requisitos.</w:delText>
        </w:r>
      </w:del>
      <w:ins w:id="312" w:author="Anasta" w:date="2014-05-28T13:30:00Z">
        <w:r w:rsidR="00EA2848">
          <w:rPr>
            <w:highlight w:val="red"/>
          </w:rPr>
          <w:t>que</w:t>
        </w:r>
        <w:r w:rsidR="000642E6">
          <w:rPr>
            <w:highlight w:val="red"/>
          </w:rPr>
          <w:t xml:space="preserve">sitos foram </w:t>
        </w:r>
        <w:proofErr w:type="gramStart"/>
        <w:r w:rsidR="000642E6">
          <w:rPr>
            <w:highlight w:val="red"/>
          </w:rPr>
          <w:t>implementadas</w:t>
        </w:r>
        <w:proofErr w:type="gramEnd"/>
        <w:r w:rsidR="00EA2848">
          <w:rPr>
            <w:highlight w:val="red"/>
          </w:rPr>
          <w:t>;</w:t>
        </w:r>
      </w:ins>
    </w:p>
    <w:p w14:paraId="40F43D72" w14:textId="0697CE4B" w:rsidR="0083173E" w:rsidRPr="00C909EC" w:rsidRDefault="0083173E" w:rsidP="00C909EC">
      <w:pPr>
        <w:pStyle w:val="NormalIP"/>
        <w:numPr>
          <w:ilvl w:val="0"/>
          <w:numId w:val="38"/>
        </w:numPr>
        <w:rPr>
          <w:highlight w:val="red"/>
        </w:rPr>
      </w:pPr>
      <w:r>
        <w:rPr>
          <w:highlight w:val="red"/>
        </w:rPr>
        <w:t>Teste do sistema</w:t>
      </w:r>
      <w:del w:id="313" w:author="Anasta" w:date="2014-05-28T13:30:00Z">
        <w:r w:rsidR="009568A8">
          <w:rPr>
            <w:highlight w:val="red"/>
          </w:rPr>
          <w:delText xml:space="preserve"> – na qual se realizou</w:delText>
        </w:r>
      </w:del>
      <w:ins w:id="314" w:author="Anasta" w:date="2014-05-28T13:30:00Z">
        <w:r w:rsidR="00A764AF">
          <w:rPr>
            <w:highlight w:val="red"/>
          </w:rPr>
          <w:t xml:space="preserve">. Neste </w:t>
        </w:r>
        <w:proofErr w:type="spellStart"/>
        <w:r w:rsidR="00A764AF">
          <w:rPr>
            <w:highlight w:val="red"/>
          </w:rPr>
          <w:t>etágio</w:t>
        </w:r>
        <w:proofErr w:type="spellEnd"/>
        <w:r w:rsidR="00A764AF">
          <w:rPr>
            <w:highlight w:val="red"/>
          </w:rPr>
          <w:t xml:space="preserve"> foram efetuados</w:t>
        </w:r>
      </w:ins>
      <w:r w:rsidR="009568A8">
        <w:rPr>
          <w:highlight w:val="red"/>
        </w:rPr>
        <w:t xml:space="preserve"> testes à medida que cada funcionalidade era </w:t>
      </w:r>
      <w:del w:id="315" w:author="Anasta" w:date="2014-05-28T13:30:00Z">
        <w:r w:rsidR="009568A8">
          <w:rPr>
            <w:highlight w:val="red"/>
          </w:rPr>
          <w:delText>implementada. Testes foram realizados</w:delText>
        </w:r>
      </w:del>
      <w:ins w:id="316" w:author="Anasta" w:date="2014-05-28T13:30:00Z">
        <w:r w:rsidR="009568A8">
          <w:rPr>
            <w:highlight w:val="red"/>
          </w:rPr>
          <w:t>impl</w:t>
        </w:r>
        <w:r w:rsidR="00A764AF">
          <w:rPr>
            <w:highlight w:val="red"/>
          </w:rPr>
          <w:t>antada e</w:t>
        </w:r>
      </w:ins>
      <w:r w:rsidR="009568A8">
        <w:rPr>
          <w:highlight w:val="red"/>
        </w:rPr>
        <w:t xml:space="preserve"> ao fim da </w:t>
      </w:r>
      <w:r w:rsidR="008C6B2B">
        <w:rPr>
          <w:highlight w:val="red"/>
        </w:rPr>
        <w:t>codificação de todas as funcionalidades.</w:t>
      </w:r>
    </w:p>
    <w:p w14:paraId="08D1BDE2" w14:textId="77777777" w:rsidR="00780322" w:rsidRPr="00B87865" w:rsidRDefault="00780322" w:rsidP="00D1055D">
      <w:pPr>
        <w:pStyle w:val="NormalIP"/>
        <w:rPr>
          <w:del w:id="317" w:author="Anasta" w:date="2014-05-28T13:30:00Z"/>
          <w:highlight w:val="red"/>
        </w:rPr>
      </w:pPr>
      <w:bookmarkStart w:id="318" w:name="_Toc389005540"/>
    </w:p>
    <w:p w14:paraId="74E61601" w14:textId="77777777" w:rsidR="00417C70" w:rsidRPr="00375706" w:rsidRDefault="004532A4" w:rsidP="00772634">
      <w:pPr>
        <w:pStyle w:val="Heading2"/>
      </w:pPr>
      <w:bookmarkStart w:id="319" w:name="_Toc388915897"/>
      <w:r w:rsidRPr="00375706">
        <w:t>ORGANIZAÇÃO DA MONOGRAFIA</w:t>
      </w:r>
      <w:bookmarkEnd w:id="318"/>
      <w:bookmarkEnd w:id="319"/>
    </w:p>
    <w:p w14:paraId="39E70B2A" w14:textId="2ED25A08" w:rsidR="00927218" w:rsidRPr="00B87865" w:rsidRDefault="00320E29" w:rsidP="00D1055D">
      <w:pPr>
        <w:pStyle w:val="NormalIP"/>
        <w:rPr>
          <w:highlight w:val="red"/>
        </w:rPr>
      </w:pPr>
      <w:del w:id="320" w:author="Anasta" w:date="2014-05-28T13:30:00Z">
        <w:r>
          <w:rPr>
            <w:highlight w:val="red"/>
          </w:rPr>
          <w:delText>Este</w:delText>
        </w:r>
      </w:del>
      <w:ins w:id="321" w:author="Anasta" w:date="2014-05-28T13:30:00Z">
        <w:r w:rsidR="00380958">
          <w:rPr>
            <w:highlight w:val="red"/>
          </w:rPr>
          <w:t>O</w:t>
        </w:r>
      </w:ins>
      <w:r w:rsidR="00380958">
        <w:rPr>
          <w:highlight w:val="red"/>
        </w:rPr>
        <w:t xml:space="preserve"> </w:t>
      </w:r>
      <w:r>
        <w:rPr>
          <w:highlight w:val="red"/>
        </w:rPr>
        <w:t xml:space="preserve">presente trabalho se encontra dividido em </w:t>
      </w:r>
      <w:proofErr w:type="gramStart"/>
      <w:r w:rsidR="00E136C4">
        <w:rPr>
          <w:highlight w:val="red"/>
        </w:rPr>
        <w:t>3</w:t>
      </w:r>
      <w:proofErr w:type="gramEnd"/>
      <w:r w:rsidR="00E136C4">
        <w:rPr>
          <w:highlight w:val="red"/>
        </w:rPr>
        <w:t xml:space="preserve"> capítulos</w:t>
      </w:r>
      <w:del w:id="322" w:author="Anasta" w:date="2014-05-28T13:30:00Z">
        <w:r w:rsidR="00780322" w:rsidRPr="00B87865">
          <w:rPr>
            <w:highlight w:val="red"/>
          </w:rPr>
          <w:delText>:</w:delText>
        </w:r>
      </w:del>
      <w:ins w:id="323" w:author="Anasta" w:date="2014-05-28T13:30:00Z">
        <w:r w:rsidR="00380958">
          <w:rPr>
            <w:highlight w:val="red"/>
          </w:rPr>
          <w:t>.</w:t>
        </w:r>
      </w:ins>
    </w:p>
    <w:p w14:paraId="6FA42C30" w14:textId="77777777" w:rsidR="00780322" w:rsidRPr="00B87865" w:rsidRDefault="00780322" w:rsidP="00D1055D">
      <w:pPr>
        <w:pStyle w:val="NormalIP"/>
        <w:rPr>
          <w:highlight w:val="red"/>
        </w:rPr>
      </w:pPr>
    </w:p>
    <w:p w14:paraId="084016CA" w14:textId="380B9510" w:rsidR="00780322" w:rsidRPr="00B87865" w:rsidRDefault="00380958" w:rsidP="00D1055D">
      <w:pPr>
        <w:pStyle w:val="NormalIP"/>
        <w:rPr>
          <w:highlight w:val="red"/>
        </w:rPr>
      </w:pPr>
      <w:ins w:id="324" w:author="Anasta" w:date="2014-05-28T13:30:00Z">
        <w:r>
          <w:rPr>
            <w:highlight w:val="red"/>
          </w:rPr>
          <w:t xml:space="preserve">No </w:t>
        </w:r>
      </w:ins>
      <w:r w:rsidR="00F23DEB" w:rsidRPr="00B87865">
        <w:rPr>
          <w:highlight w:val="red"/>
        </w:rPr>
        <w:t xml:space="preserve">Capitulo </w:t>
      </w:r>
      <w:r w:rsidR="0088363D" w:rsidRPr="00B87865">
        <w:rPr>
          <w:highlight w:val="red"/>
        </w:rPr>
        <w:fldChar w:fldCharType="begin"/>
      </w:r>
      <w:r w:rsidR="00A60F13" w:rsidRPr="00B87865">
        <w:rPr>
          <w:highlight w:val="red"/>
        </w:rPr>
        <w:instrText xml:space="preserve"> REF _Ref382331752 \r \h </w:instrText>
      </w:r>
      <w:r w:rsidR="00B87865">
        <w:rPr>
          <w:highlight w:val="red"/>
        </w:rPr>
        <w:instrText xml:space="preserve"> \* MERGEFORMAT </w:instrText>
      </w:r>
      <w:r w:rsidR="0088363D" w:rsidRPr="00B87865">
        <w:rPr>
          <w:highlight w:val="red"/>
        </w:rPr>
      </w:r>
      <w:r w:rsidR="0088363D" w:rsidRPr="00B87865">
        <w:rPr>
          <w:highlight w:val="red"/>
        </w:rPr>
        <w:fldChar w:fldCharType="separate"/>
      </w:r>
      <w:proofErr w:type="gramStart"/>
      <w:r w:rsidR="00A5041A">
        <w:rPr>
          <w:highlight w:val="red"/>
        </w:rPr>
        <w:t>2</w:t>
      </w:r>
      <w:proofErr w:type="gramEnd"/>
      <w:r w:rsidR="0088363D" w:rsidRPr="00B87865">
        <w:rPr>
          <w:highlight w:val="red"/>
        </w:rPr>
        <w:fldChar w:fldCharType="end"/>
      </w:r>
      <w:del w:id="325" w:author="Anasta" w:date="2014-05-28T13:30:00Z">
        <w:r w:rsidR="00780322" w:rsidRPr="00B87865">
          <w:rPr>
            <w:highlight w:val="red"/>
          </w:rPr>
          <w:delText>: que fará</w:delText>
        </w:r>
      </w:del>
      <w:ins w:id="326" w:author="Anasta" w:date="2014-05-28T13:30:00Z">
        <w:r w:rsidR="00780322" w:rsidRPr="00B87865">
          <w:rPr>
            <w:highlight w:val="red"/>
          </w:rPr>
          <w:t xml:space="preserve"> </w:t>
        </w:r>
        <w:r>
          <w:rPr>
            <w:highlight w:val="red"/>
          </w:rPr>
          <w:t>será apresentada</w:t>
        </w:r>
      </w:ins>
      <w:r w:rsidR="00780322" w:rsidRPr="00B87865">
        <w:rPr>
          <w:highlight w:val="red"/>
        </w:rPr>
        <w:t xml:space="preserve"> uma breve descrição do método GTD</w:t>
      </w:r>
      <w:r w:rsidR="00E136C4">
        <w:rPr>
          <w:highlight w:val="red"/>
        </w:rPr>
        <w:t xml:space="preserve"> e como suas caracterís</w:t>
      </w:r>
      <w:r w:rsidR="005E1B78">
        <w:rPr>
          <w:highlight w:val="red"/>
        </w:rPr>
        <w:t>ticas influenciaram nas fu</w:t>
      </w:r>
      <w:r>
        <w:rPr>
          <w:highlight w:val="red"/>
        </w:rPr>
        <w:t xml:space="preserve">ncionalidades do sistema </w:t>
      </w:r>
      <w:del w:id="327" w:author="Anasta" w:date="2014-05-28T13:30:00Z">
        <w:r w:rsidR="005E1B78">
          <w:rPr>
            <w:highlight w:val="red"/>
          </w:rPr>
          <w:delText>desenvilvido</w:delText>
        </w:r>
        <w:r w:rsidR="00780322" w:rsidRPr="00B87865">
          <w:rPr>
            <w:highlight w:val="red"/>
          </w:rPr>
          <w:delText>;</w:delText>
        </w:r>
      </w:del>
      <w:ins w:id="328" w:author="Anasta" w:date="2014-05-28T13:30:00Z">
        <w:r>
          <w:rPr>
            <w:highlight w:val="red"/>
          </w:rPr>
          <w:t>desenvo</w:t>
        </w:r>
        <w:r w:rsidR="005E1B78">
          <w:rPr>
            <w:highlight w:val="red"/>
          </w:rPr>
          <w:t>lvido</w:t>
        </w:r>
        <w:r>
          <w:rPr>
            <w:highlight w:val="red"/>
          </w:rPr>
          <w:t>.</w:t>
        </w:r>
      </w:ins>
    </w:p>
    <w:p w14:paraId="1DB705D9" w14:textId="2F625D35" w:rsidR="00927218" w:rsidRPr="00B87865" w:rsidRDefault="00380958" w:rsidP="00D1055D">
      <w:pPr>
        <w:pStyle w:val="NormalIP"/>
        <w:rPr>
          <w:highlight w:val="red"/>
        </w:rPr>
      </w:pPr>
      <w:ins w:id="329" w:author="Anasta" w:date="2014-05-28T13:30:00Z">
        <w:r>
          <w:rPr>
            <w:highlight w:val="red"/>
          </w:rPr>
          <w:t xml:space="preserve">O </w:t>
        </w:r>
      </w:ins>
      <w:r w:rsidR="00780322" w:rsidRPr="00B87865">
        <w:rPr>
          <w:highlight w:val="red"/>
        </w:rPr>
        <w:t>Capít</w:t>
      </w:r>
      <w:r w:rsidR="00A60F13" w:rsidRPr="00B87865">
        <w:rPr>
          <w:highlight w:val="red"/>
        </w:rPr>
        <w:t>ulo</w:t>
      </w:r>
      <w:r w:rsidR="00B60874">
        <w:rPr>
          <w:highlight w:val="red"/>
        </w:rPr>
        <w:t xml:space="preserve"> </w:t>
      </w:r>
      <w:r w:rsidR="0088363D">
        <w:rPr>
          <w:highlight w:val="red"/>
        </w:rPr>
        <w:fldChar w:fldCharType="begin"/>
      </w:r>
      <w:r w:rsidR="00B60874">
        <w:rPr>
          <w:highlight w:val="red"/>
        </w:rPr>
        <w:instrText xml:space="preserve"> REF _Ref388912252 \w \h </w:instrText>
      </w:r>
      <w:r w:rsidR="0088363D">
        <w:rPr>
          <w:highlight w:val="red"/>
        </w:rPr>
      </w:r>
      <w:r w:rsidR="0088363D">
        <w:rPr>
          <w:highlight w:val="red"/>
        </w:rPr>
        <w:fldChar w:fldCharType="separate"/>
      </w:r>
      <w:proofErr w:type="gramStart"/>
      <w:r w:rsidR="00A5041A">
        <w:rPr>
          <w:highlight w:val="red"/>
        </w:rPr>
        <w:t>3</w:t>
      </w:r>
      <w:proofErr w:type="gramEnd"/>
      <w:r w:rsidR="0088363D">
        <w:rPr>
          <w:highlight w:val="red"/>
        </w:rPr>
        <w:fldChar w:fldCharType="end"/>
      </w:r>
      <w:del w:id="330" w:author="Anasta" w:date="2014-05-28T13:30:00Z">
        <w:r w:rsidR="00780322" w:rsidRPr="00B87865">
          <w:rPr>
            <w:highlight w:val="red"/>
          </w:rPr>
          <w:delText xml:space="preserve">: que fará uma descrição </w:delText>
        </w:r>
        <w:r w:rsidR="00C0381F">
          <w:rPr>
            <w:highlight w:val="red"/>
          </w:rPr>
          <w:delText>dos</w:delText>
        </w:r>
      </w:del>
      <w:ins w:id="331" w:author="Anasta" w:date="2014-05-28T13:30:00Z">
        <w:r>
          <w:rPr>
            <w:highlight w:val="red"/>
          </w:rPr>
          <w:t xml:space="preserve"> versará sobre os</w:t>
        </w:r>
      </w:ins>
      <w:r w:rsidR="00C0381F">
        <w:rPr>
          <w:highlight w:val="red"/>
        </w:rPr>
        <w:t xml:space="preserve"> elementos utilizados pelo aplicativo e como eles serão utilizados no sistema</w:t>
      </w:r>
      <w:r w:rsidR="00780322" w:rsidRPr="00B87865">
        <w:rPr>
          <w:highlight w:val="red"/>
        </w:rPr>
        <w:t>.</w:t>
      </w:r>
    </w:p>
    <w:p w14:paraId="11680DBB" w14:textId="6B9E7E49" w:rsidR="00927218" w:rsidRDefault="00380958" w:rsidP="00380958">
      <w:pPr>
        <w:pStyle w:val="NormalIP"/>
        <w:rPr>
          <w:ins w:id="332" w:author="Anasta" w:date="2014-05-28T13:30:00Z"/>
        </w:rPr>
      </w:pPr>
      <w:ins w:id="333" w:author="Anasta" w:date="2014-05-28T13:30:00Z">
        <w:r>
          <w:rPr>
            <w:highlight w:val="red"/>
          </w:rPr>
          <w:t xml:space="preserve">O </w:t>
        </w:r>
      </w:ins>
      <w:r w:rsidR="00A60F13" w:rsidRPr="00B87865">
        <w:rPr>
          <w:highlight w:val="red"/>
        </w:rPr>
        <w:t>Capítulo</w:t>
      </w:r>
      <w:r w:rsidR="00B60874">
        <w:rPr>
          <w:highlight w:val="red"/>
        </w:rPr>
        <w:t xml:space="preserve"> </w:t>
      </w:r>
      <w:del w:id="334" w:author="Anasta" w:date="2014-05-28T13:30:00Z">
        <w:r w:rsidR="00B60874">
          <w:rPr>
            <w:highlight w:val="red"/>
          </w:rPr>
          <w:fldChar w:fldCharType="begin"/>
        </w:r>
        <w:r w:rsidR="00B60874">
          <w:rPr>
            <w:highlight w:val="red"/>
          </w:rPr>
          <w:delInstrText xml:space="preserve"> REF _Ref388912264 \w \h </w:delInstrText>
        </w:r>
        <w:r w:rsidR="00B60874">
          <w:rPr>
            <w:highlight w:val="red"/>
          </w:rPr>
        </w:r>
        <w:r w:rsidR="00B60874">
          <w:rPr>
            <w:highlight w:val="red"/>
          </w:rPr>
          <w:fldChar w:fldCharType="separate"/>
        </w:r>
        <w:r w:rsidR="00985FA2">
          <w:rPr>
            <w:highlight w:val="red"/>
          </w:rPr>
          <w:delText>4</w:delText>
        </w:r>
        <w:r w:rsidR="00B60874">
          <w:rPr>
            <w:highlight w:val="red"/>
          </w:rPr>
          <w:fldChar w:fldCharType="end"/>
        </w:r>
        <w:r w:rsidR="00A60F13" w:rsidRPr="00B87865">
          <w:rPr>
            <w:highlight w:val="red"/>
          </w:rPr>
          <w:delText>: que</w:delText>
        </w:r>
      </w:del>
      <w:ins w:id="335" w:author="Anasta" w:date="2014-05-28T13:30:00Z">
        <w:r w:rsidR="0088363D">
          <w:rPr>
            <w:highlight w:val="red"/>
          </w:rPr>
          <w:fldChar w:fldCharType="begin"/>
        </w:r>
        <w:r w:rsidR="00B60874">
          <w:rPr>
            <w:highlight w:val="red"/>
          </w:rPr>
          <w:instrText xml:space="preserve"> REF _Ref388912264 \w \h </w:instrText>
        </w:r>
        <w:r>
          <w:rPr>
            <w:highlight w:val="red"/>
          </w:rPr>
          <w:instrText xml:space="preserve"> \* MERGEFORMAT </w:instrText>
        </w:r>
        <w:r w:rsidR="0088363D">
          <w:rPr>
            <w:highlight w:val="red"/>
          </w:rPr>
        </w:r>
        <w:r w:rsidR="0088363D">
          <w:rPr>
            <w:highlight w:val="red"/>
          </w:rPr>
          <w:fldChar w:fldCharType="separate"/>
        </w:r>
        <w:proofErr w:type="gramStart"/>
        <w:r w:rsidR="00A5041A">
          <w:rPr>
            <w:highlight w:val="red"/>
          </w:rPr>
          <w:t>4</w:t>
        </w:r>
        <w:proofErr w:type="gramEnd"/>
        <w:r w:rsidR="0088363D">
          <w:rPr>
            <w:highlight w:val="red"/>
          </w:rPr>
          <w:fldChar w:fldCharType="end"/>
        </w:r>
      </w:ins>
      <w:r>
        <w:rPr>
          <w:highlight w:val="red"/>
        </w:rPr>
        <w:t xml:space="preserve"> </w:t>
      </w:r>
      <w:r w:rsidR="00C0381F">
        <w:rPr>
          <w:highlight w:val="red"/>
        </w:rPr>
        <w:t>abordará</w:t>
      </w:r>
      <w:r w:rsidR="00C0381F">
        <w:t>, em detalhes</w:t>
      </w:r>
      <w:r w:rsidR="009F5A06">
        <w:t xml:space="preserve"> visuais</w:t>
      </w:r>
      <w:r w:rsidR="00C0381F">
        <w:t xml:space="preserve">, o comportamento do sistema </w:t>
      </w:r>
      <w:r w:rsidR="006D26C6">
        <w:t>durante a utilização de suas funcionalidades</w:t>
      </w:r>
      <w:r w:rsidR="009F5A06">
        <w:t>.</w:t>
      </w:r>
    </w:p>
    <w:p w14:paraId="5FE385BD" w14:textId="77777777" w:rsidR="00380958" w:rsidRDefault="00380958" w:rsidP="00380958">
      <w:pPr>
        <w:pStyle w:val="NormalIP"/>
        <w:sectPr w:rsidR="00380958" w:rsidSect="001B25FB">
          <w:pgSz w:w="11906" w:h="16838"/>
          <w:pgMar w:top="1417" w:right="1418" w:bottom="1701" w:left="1418" w:header="720" w:footer="720" w:gutter="0"/>
          <w:cols w:space="720"/>
          <w:docGrid w:linePitch="360"/>
        </w:sectPr>
        <w:pPrChange w:id="336" w:author="Anasta" w:date="2014-05-28T13:30:00Z">
          <w:pPr>
            <w:pStyle w:val="NormalIP"/>
            <w:jc w:val="left"/>
          </w:pPr>
        </w:pPrChange>
      </w:pPr>
    </w:p>
    <w:p w14:paraId="368E9674" w14:textId="77777777" w:rsidR="00FD79B2" w:rsidRDefault="0098055F" w:rsidP="00F23DEB">
      <w:pPr>
        <w:pStyle w:val="Heading1"/>
      </w:pPr>
      <w:bookmarkStart w:id="337" w:name="_Ref382331752"/>
      <w:bookmarkStart w:id="338" w:name="_Toc389005541"/>
      <w:bookmarkStart w:id="339" w:name="_Toc388915898"/>
      <w:r>
        <w:t>GTD</w:t>
      </w:r>
      <w:bookmarkEnd w:id="337"/>
      <w:bookmarkEnd w:id="338"/>
      <w:bookmarkEnd w:id="339"/>
    </w:p>
    <w:p w14:paraId="3A5FB406" w14:textId="77777777" w:rsidR="00DF4888" w:rsidRDefault="00DF4888" w:rsidP="00DF4888">
      <w:pPr>
        <w:rPr>
          <w:del w:id="340" w:author="Anasta" w:date="2014-05-28T13:30:00Z"/>
        </w:rPr>
      </w:pPr>
      <w:bookmarkStart w:id="341" w:name="_Toc389005542"/>
    </w:p>
    <w:p w14:paraId="172E9E1C" w14:textId="77777777" w:rsidR="00DF4888" w:rsidRPr="009450A1" w:rsidRDefault="00EF2C98" w:rsidP="00DF4888">
      <w:pPr>
        <w:pStyle w:val="Heading2"/>
        <w:rPr>
          <w:highlight w:val="red"/>
        </w:rPr>
      </w:pPr>
      <w:bookmarkStart w:id="342" w:name="_Toc388915899"/>
      <w:r>
        <w:rPr>
          <w:highlight w:val="red"/>
        </w:rPr>
        <w:t>DESCRIÇÃO</w:t>
      </w:r>
      <w:bookmarkEnd w:id="341"/>
      <w:bookmarkEnd w:id="342"/>
    </w:p>
    <w:p w14:paraId="727453F6" w14:textId="77777777" w:rsidR="00A5041A" w:rsidRDefault="00A5041A" w:rsidP="00F23DEB"/>
    <w:p w14:paraId="73C6029E" w14:textId="77777777" w:rsidR="0080593B" w:rsidRDefault="004900FB" w:rsidP="00F23DEB">
      <w:r w:rsidRPr="004900FB">
        <w:t xml:space="preserve">O </w:t>
      </w:r>
      <w:r w:rsidRPr="00E175A2">
        <w:t>GTD</w:t>
      </w:r>
      <w:r w:rsidR="0080593B">
        <w:t xml:space="preserve"> </w:t>
      </w:r>
      <w:proofErr w:type="gramStart"/>
      <w:r w:rsidR="0080593B">
        <w:t xml:space="preserve">( </w:t>
      </w:r>
      <w:proofErr w:type="spellStart"/>
      <w:proofErr w:type="gramEnd"/>
      <w:r w:rsidRPr="004900FB">
        <w:rPr>
          <w:i/>
        </w:rPr>
        <w:t>Getting</w:t>
      </w:r>
      <w:proofErr w:type="spellEnd"/>
      <w:r w:rsidRPr="004900FB">
        <w:rPr>
          <w:i/>
        </w:rPr>
        <w:t xml:space="preserve"> </w:t>
      </w:r>
      <w:proofErr w:type="spellStart"/>
      <w:r w:rsidRPr="004900FB">
        <w:rPr>
          <w:i/>
        </w:rPr>
        <w:t>Things</w:t>
      </w:r>
      <w:proofErr w:type="spellEnd"/>
      <w:r w:rsidRPr="004900FB">
        <w:rPr>
          <w:i/>
        </w:rPr>
        <w:t xml:space="preserve"> </w:t>
      </w:r>
      <w:proofErr w:type="spellStart"/>
      <w:r w:rsidRPr="004900FB">
        <w:rPr>
          <w:i/>
        </w:rPr>
        <w:t>Done</w:t>
      </w:r>
      <w:proofErr w:type="spellEnd"/>
      <w:r w:rsidRPr="004900FB">
        <w:rPr>
          <w:i/>
        </w:rPr>
        <w:t xml:space="preserve"> </w:t>
      </w:r>
      <w:r w:rsidRPr="004900FB">
        <w:t xml:space="preserve">) é </w:t>
      </w:r>
      <w:commentRangeStart w:id="343"/>
      <w:r w:rsidRPr="004900FB">
        <w:t xml:space="preserve">um </w:t>
      </w:r>
      <w:commentRangeEnd w:id="343"/>
      <w:r w:rsidR="006F64DD">
        <w:rPr>
          <w:rStyle w:val="CommentReference"/>
        </w:rPr>
        <w:commentReference w:id="343"/>
      </w:r>
      <w:r w:rsidRPr="004900FB">
        <w:t xml:space="preserve">método de gerenciamento pessoal que </w:t>
      </w:r>
      <w:r>
        <w:t>consiste em remover todas as preocupações do indi</w:t>
      </w:r>
      <w:r w:rsidR="009C5B64">
        <w:t>víduo</w:t>
      </w:r>
      <w:r w:rsidR="007F37DB">
        <w:t xml:space="preserve"> de sua mente</w:t>
      </w:r>
      <w:r w:rsidR="00553E30">
        <w:t>, registrá-los em algum lugar</w:t>
      </w:r>
      <w:r w:rsidR="009C5B64">
        <w:t xml:space="preserve"> e </w:t>
      </w:r>
      <w:r w:rsidR="00276C7B">
        <w:t>agrupá</w:t>
      </w:r>
      <w:r w:rsidR="009C5B64">
        <w:t>-los</w:t>
      </w:r>
      <w:r w:rsidR="002F2FF5">
        <w:t xml:space="preserve"> – seja</w:t>
      </w:r>
      <w:r w:rsidR="00B80639">
        <w:t xml:space="preserve"> </w:t>
      </w:r>
      <w:r w:rsidR="00471F4F">
        <w:t>por meio de</w:t>
      </w:r>
      <w:r w:rsidR="002F2FF5">
        <w:t xml:space="preserve"> pastas, listas</w:t>
      </w:r>
      <w:r w:rsidR="00471F4F">
        <w:t xml:space="preserve"> físicas ou digitais,</w:t>
      </w:r>
      <w:r w:rsidR="00553E30">
        <w:t xml:space="preserve"> dentre outros</w:t>
      </w:r>
      <w:r w:rsidR="00471F4F">
        <w:t>– p</w:t>
      </w:r>
      <w:r w:rsidR="002F2FF5">
        <w:t>or contexto.</w:t>
      </w:r>
    </w:p>
    <w:p w14:paraId="0E5F6A27" w14:textId="440494EF" w:rsidR="0080593B" w:rsidRDefault="004C40A6" w:rsidP="00A81EBA">
      <w:r>
        <w:t>Os principais contextos no GTD são “caixa de entrada”,</w:t>
      </w:r>
      <w:r w:rsidR="000176B4">
        <w:t xml:space="preserve"> “algum dia / talvez”,</w:t>
      </w:r>
      <w:r w:rsidR="002F2FF5">
        <w:t xml:space="preserve"> “referência”,</w:t>
      </w:r>
      <w:r w:rsidR="00042469">
        <w:t xml:space="preserve"> “projetos”,</w:t>
      </w:r>
      <w:r w:rsidR="00EE1D85">
        <w:t xml:space="preserve"> “esperar”, “calendário”, “próximas ações”</w:t>
      </w:r>
      <w:r w:rsidR="00C24E15">
        <w:t xml:space="preserve"> e “lixo”</w:t>
      </w:r>
      <w:sdt>
        <w:sdtPr>
          <w:id w:val="-437832276"/>
          <w:citation/>
        </w:sdtPr>
        <w:sdtContent>
          <w:r w:rsidR="0088363D">
            <w:fldChar w:fldCharType="begin"/>
          </w:r>
          <w:r w:rsidR="00EE0327">
            <w:instrText xml:space="preserve"> CITATION All05 \l 1046 </w:instrText>
          </w:r>
          <w:r w:rsidR="0088363D">
            <w:fldChar w:fldCharType="separate"/>
          </w:r>
          <w:r w:rsidR="00985FA2">
            <w:rPr>
              <w:noProof/>
            </w:rPr>
            <w:t xml:space="preserve"> [1]</w:t>
          </w:r>
          <w:r w:rsidR="0088363D">
            <w:fldChar w:fldCharType="end"/>
          </w:r>
        </w:sdtContent>
      </w:sdt>
      <w:r w:rsidR="00A665CF">
        <w:t>, que serão explicados em seguida</w:t>
      </w:r>
      <w:r w:rsidR="00E030C9">
        <w:t>.</w:t>
      </w:r>
      <w:r w:rsidR="00A81EBA">
        <w:t xml:space="preserve"> O autor do método</w:t>
      </w:r>
      <w:r w:rsidR="00E030C9">
        <w:t xml:space="preserve"> afirma que um sistema de organização completo precisa </w:t>
      </w:r>
      <w:r w:rsidR="00E030C9" w:rsidRPr="0089247D">
        <w:rPr>
          <w:highlight w:val="yellow"/>
        </w:rPr>
        <w:t xml:space="preserve">levar em </w:t>
      </w:r>
      <w:r w:rsidR="00A50A25">
        <w:t>consideração</w:t>
      </w:r>
      <w:r w:rsidR="00E030C9">
        <w:t xml:space="preserve"> </w:t>
      </w:r>
      <w:r w:rsidR="00A81EBA">
        <w:t>todos esses contextos. C</w:t>
      </w:r>
      <w:r w:rsidR="0089247D">
        <w:t xml:space="preserve">aso contrário, </w:t>
      </w:r>
      <w:r w:rsidR="00A50A25">
        <w:t xml:space="preserve">o indivíduo corre o risco de </w:t>
      </w:r>
      <w:r w:rsidR="0089247D">
        <w:t xml:space="preserve">deixar </w:t>
      </w:r>
      <w:del w:id="344" w:author="Anasta" w:date="2014-05-28T13:30:00Z">
        <w:r w:rsidR="0089247D">
          <w:delText>algum</w:delText>
        </w:r>
      </w:del>
      <w:ins w:id="345" w:author="Anasta" w:date="2014-05-28T13:30:00Z">
        <w:r w:rsidR="0089247D">
          <w:t>algum</w:t>
        </w:r>
        <w:r w:rsidR="0088515F">
          <w:t>a</w:t>
        </w:r>
      </w:ins>
      <w:r w:rsidR="0089247D">
        <w:t xml:space="preserve"> </w:t>
      </w:r>
      <w:r w:rsidR="00A50A25">
        <w:t>preocupação em</w:t>
      </w:r>
      <w:del w:id="346" w:author="Anasta" w:date="2014-05-28T13:30:00Z">
        <w:r w:rsidR="00A50A25">
          <w:delText xml:space="preserve"> </w:delText>
        </w:r>
      </w:del>
      <w:r w:rsidR="00A50A25">
        <w:t xml:space="preserve"> sua vida </w:t>
      </w:r>
      <w:r w:rsidR="00471F4F">
        <w:t>sem ser</w:t>
      </w:r>
      <w:r w:rsidR="009C4BCC">
        <w:t xml:space="preserve"> devidamente</w:t>
      </w:r>
      <w:r w:rsidR="00B80639">
        <w:t xml:space="preserve"> administrada</w:t>
      </w:r>
      <w:r w:rsidR="00471F4F">
        <w:t>.</w:t>
      </w:r>
    </w:p>
    <w:p w14:paraId="7D780C4B" w14:textId="1FFF8D04" w:rsidR="0080593B" w:rsidRDefault="0080593B" w:rsidP="00A81EBA">
      <w:r>
        <w:t xml:space="preserve">Boa parte das preocupações do indivíduo </w:t>
      </w:r>
      <w:del w:id="347" w:author="Anasta" w:date="2014-05-28T13:30:00Z">
        <w:r w:rsidR="0010569E">
          <w:delText>podem</w:delText>
        </w:r>
      </w:del>
      <w:ins w:id="348" w:author="Anasta" w:date="2014-05-28T13:30:00Z">
        <w:r>
          <w:t>pode</w:t>
        </w:r>
      </w:ins>
      <w:r>
        <w:t xml:space="preserve"> ser </w:t>
      </w:r>
      <w:del w:id="349" w:author="Anasta" w:date="2014-05-28T13:30:00Z">
        <w:r w:rsidR="00226295">
          <w:delText>registradas</w:delText>
        </w:r>
      </w:del>
      <w:ins w:id="350" w:author="Anasta" w:date="2014-05-28T13:30:00Z">
        <w:r>
          <w:t>registrada</w:t>
        </w:r>
      </w:ins>
      <w:r>
        <w:t xml:space="preserve"> por meio da escrita </w:t>
      </w:r>
      <w:del w:id="351" w:author="Anasta" w:date="2014-05-28T13:30:00Z">
        <w:r w:rsidR="00226295">
          <w:delText>em meios</w:delText>
        </w:r>
      </w:del>
      <w:ins w:id="352" w:author="Anasta" w:date="2014-05-28T13:30:00Z">
        <w:r>
          <w:t>através</w:t>
        </w:r>
      </w:ins>
      <w:r>
        <w:t xml:space="preserve"> de anotação </w:t>
      </w:r>
      <w:del w:id="353" w:author="Anasta" w:date="2014-05-28T13:30:00Z">
        <w:r w:rsidR="00226295">
          <w:delText>físico</w:delText>
        </w:r>
      </w:del>
      <w:ins w:id="354" w:author="Anasta" w:date="2014-05-28T13:30:00Z">
        <w:r>
          <w:t>física</w:t>
        </w:r>
      </w:ins>
      <w:r>
        <w:t xml:space="preserve"> ou digital. </w:t>
      </w:r>
      <w:del w:id="355" w:author="Anasta" w:date="2014-05-28T13:30:00Z">
        <w:r w:rsidR="00226295">
          <w:delText>Conse</w:delText>
        </w:r>
        <w:r w:rsidR="00B517A6">
          <w:delText>qïentemente</w:delText>
        </w:r>
      </w:del>
      <w:ins w:id="356" w:author="Anasta" w:date="2014-05-28T13:30:00Z">
        <w:r>
          <w:t>Consequentemente</w:t>
        </w:r>
      </w:ins>
      <w:r>
        <w:t xml:space="preserve">, com exceção de “projetos”, “referência” e “lixo”, que requerem meios mais robustos de </w:t>
      </w:r>
      <w:r w:rsidRPr="00436C2E">
        <w:rPr>
          <w:highlight w:val="darkYellow"/>
        </w:rPr>
        <w:t>armazenamento</w:t>
      </w:r>
      <w:r>
        <w:t xml:space="preserve">, os demais grupos contextuais são </w:t>
      </w:r>
      <w:del w:id="357" w:author="Anasta" w:date="2014-05-28T13:30:00Z">
        <w:r w:rsidR="00CD52B0">
          <w:delText>melhor</w:delText>
        </w:r>
      </w:del>
      <w:ins w:id="358" w:author="Anasta" w:date="2014-05-28T13:30:00Z">
        <w:r>
          <w:t>mais bem</w:t>
        </w:r>
      </w:ins>
      <w:r>
        <w:t xml:space="preserve"> visualizados quando os itens neles contidos são listados. Dessa forma, o uso de listas é muito comum para visualização de seu conteúdo. </w:t>
      </w:r>
    </w:p>
    <w:p w14:paraId="017C86F2" w14:textId="46772E93" w:rsidR="005D6C52" w:rsidRDefault="0080593B" w:rsidP="0080593B">
      <w:pPr>
        <w:rPr>
          <w:noProof/>
          <w:lang w:eastAsia="pt-BR"/>
        </w:rPr>
      </w:pPr>
      <w:r>
        <w:t xml:space="preserve">Cada item dessas listas equivale a alguma informação </w:t>
      </w:r>
      <w:ins w:id="359" w:author="Anasta" w:date="2014-05-28T13:30:00Z">
        <w:r>
          <w:t xml:space="preserve">que </w:t>
        </w:r>
      </w:ins>
      <w:r>
        <w:t xml:space="preserve">pode requerer ações do indivíduo ou armazenamento para </w:t>
      </w:r>
      <w:del w:id="360" w:author="Anasta" w:date="2014-05-28T13:30:00Z">
        <w:r w:rsidR="009011E5">
          <w:delText>uso</w:delText>
        </w:r>
        <w:r w:rsidR="00042541">
          <w:delText xml:space="preserve"> futuro</w:delText>
        </w:r>
      </w:del>
      <w:ins w:id="361" w:author="Anasta" w:date="2014-05-28T13:30:00Z">
        <w:r>
          <w:t>um</w:t>
        </w:r>
      </w:ins>
      <w:r>
        <w:t xml:space="preserve"> potencial </w:t>
      </w:r>
      <w:ins w:id="362" w:author="Anasta" w:date="2014-05-28T13:30:00Z">
        <w:r>
          <w:t xml:space="preserve">uso futuro, </w:t>
        </w:r>
      </w:ins>
      <w:r>
        <w:t xml:space="preserve">em projetos </w:t>
      </w:r>
      <w:ins w:id="363" w:author="Anasta" w:date="2014-05-28T13:30:00Z">
        <w:r>
          <w:t xml:space="preserve">que possam estar </w:t>
        </w:r>
      </w:ins>
      <w:r>
        <w:t xml:space="preserve">em </w:t>
      </w:r>
      <w:del w:id="364" w:author="Anasta" w:date="2014-05-28T13:30:00Z">
        <w:r w:rsidR="009011E5">
          <w:delText>adamento</w:delText>
        </w:r>
      </w:del>
      <w:ins w:id="365" w:author="Anasta" w:date="2014-05-28T13:30:00Z">
        <w:r>
          <w:t>andamento</w:t>
        </w:r>
      </w:ins>
      <w:r>
        <w:t xml:space="preserve">. </w:t>
      </w:r>
      <w:r w:rsidRPr="00FD2CC2">
        <w:rPr>
          <w:highlight w:val="yellow"/>
        </w:rPr>
        <w:t xml:space="preserve">Após um </w:t>
      </w:r>
      <w:r>
        <w:rPr>
          <w:highlight w:val="yellow"/>
        </w:rPr>
        <w:t>item</w:t>
      </w:r>
      <w:r w:rsidRPr="00FD2CC2">
        <w:rPr>
          <w:highlight w:val="yellow"/>
        </w:rPr>
        <w:t xml:space="preserve"> ser devidamente administrado</w:t>
      </w:r>
      <w:del w:id="366" w:author="Anasta" w:date="2014-05-28T13:30:00Z">
        <w:r w:rsidR="000326B7" w:rsidRPr="00FD2CC2">
          <w:rPr>
            <w:highlight w:val="yellow"/>
          </w:rPr>
          <w:delText>,</w:delText>
        </w:r>
      </w:del>
      <w:r>
        <w:t xml:space="preserve"> </w:t>
      </w:r>
      <w:r w:rsidRPr="00DE29F2">
        <w:rPr>
          <w:highlight w:val="yellow"/>
        </w:rPr>
        <w:t xml:space="preserve">é recomendado marcá-lo como processado para que visualmente seja fácil distinguir </w:t>
      </w:r>
      <w:del w:id="367" w:author="Anasta" w:date="2014-05-28T13:30:00Z">
        <w:r w:rsidR="003C32A7" w:rsidRPr="00DE29F2">
          <w:rPr>
            <w:highlight w:val="yellow"/>
          </w:rPr>
          <w:delText xml:space="preserve">os itens que foram administrados </w:delText>
        </w:r>
      </w:del>
      <w:r w:rsidRPr="00DE29F2">
        <w:rPr>
          <w:highlight w:val="yellow"/>
        </w:rPr>
        <w:t>daqueles que ainda não</w:t>
      </w:r>
      <w:ins w:id="368" w:author="Anasta" w:date="2014-05-28T13:30:00Z">
        <w:r>
          <w:rPr>
            <w:highlight w:val="yellow"/>
          </w:rPr>
          <w:t xml:space="preserve"> foram administrados</w:t>
        </w:r>
      </w:ins>
      <w:r w:rsidRPr="00DE29F2">
        <w:rPr>
          <w:highlight w:val="yellow"/>
        </w:rPr>
        <w:t>.</w:t>
      </w:r>
    </w:p>
    <w:p w14:paraId="2151A265" w14:textId="6542AA0C" w:rsidR="0080593B" w:rsidRDefault="0080593B" w:rsidP="00B0433C">
      <w:pPr>
        <w:rPr>
          <w:noProof/>
          <w:lang w:eastAsia="pt-BR"/>
        </w:rPr>
      </w:pPr>
      <w:r>
        <w:t xml:space="preserve">De maneira geral, as preocupações do indivíduo, após serem inicialmente registradas, devem seguir o fluxo </w:t>
      </w:r>
      <w:del w:id="369" w:author="Anasta" w:date="2014-05-28T13:30:00Z">
        <w:r w:rsidR="00C24E15">
          <w:delText>pelos</w:delText>
        </w:r>
      </w:del>
      <w:ins w:id="370" w:author="Anasta" w:date="2014-05-28T13:30:00Z">
        <w:r>
          <w:t>dos</w:t>
        </w:r>
      </w:ins>
      <w:r>
        <w:t xml:space="preserve"> contextos conforme ilustrado na </w:t>
      </w:r>
      <w:r w:rsidR="0088363D">
        <w:fldChar w:fldCharType="begin"/>
      </w:r>
      <w:r>
        <w:instrText xml:space="preserve"> REF _Ref382437403 \h </w:instrText>
      </w:r>
      <w:r w:rsidR="0088363D">
        <w:fldChar w:fldCharType="separate"/>
      </w:r>
      <w:r w:rsidR="00A5041A">
        <w:t xml:space="preserve">FIG. </w:t>
      </w:r>
      <w:r w:rsidR="00A5041A">
        <w:rPr>
          <w:noProof/>
        </w:rPr>
        <w:t>2</w:t>
      </w:r>
      <w:r w:rsidR="00A5041A">
        <w:t>.</w:t>
      </w:r>
      <w:r w:rsidR="00A5041A">
        <w:rPr>
          <w:noProof/>
        </w:rPr>
        <w:t>1</w:t>
      </w:r>
      <w:r w:rsidR="0088363D">
        <w:fldChar w:fldCharType="end"/>
      </w:r>
      <w:r>
        <w:t xml:space="preserve"> para uma completa organização. </w:t>
      </w:r>
    </w:p>
    <w:p w14:paraId="498276BC" w14:textId="77777777" w:rsidR="005D6C52" w:rsidRDefault="005D6C52" w:rsidP="00474A51">
      <w:pPr>
        <w:keepNext/>
        <w:jc w:val="center"/>
        <w:rPr>
          <w:del w:id="371" w:author="Anasta" w:date="2014-05-28T13:30:00Z"/>
          <w:noProof/>
          <w:lang w:eastAsia="pt-BR"/>
        </w:rPr>
      </w:pPr>
    </w:p>
    <w:p w14:paraId="2D11E51D" w14:textId="77777777" w:rsidR="005D6C52" w:rsidRDefault="005D6C52" w:rsidP="00474A51">
      <w:pPr>
        <w:keepNext/>
        <w:jc w:val="center"/>
        <w:rPr>
          <w:del w:id="372" w:author="Anasta" w:date="2014-05-28T13:30:00Z"/>
          <w:noProof/>
          <w:lang w:eastAsia="pt-BR"/>
        </w:rPr>
      </w:pPr>
    </w:p>
    <w:p w14:paraId="53CFC42C" w14:textId="77777777" w:rsidR="0048227A" w:rsidRDefault="004900FB" w:rsidP="00474A51">
      <w:pPr>
        <w:keepNext/>
        <w:jc w:val="center"/>
      </w:pPr>
      <w:r>
        <w:rPr>
          <w:noProof/>
          <w:lang w:eastAsia="pt-BR"/>
        </w:rPr>
        <w:drawing>
          <wp:anchor distT="0" distB="0" distL="114300" distR="114300" simplePos="0" relativeHeight="251659264" behindDoc="0" locked="0" layoutInCell="1" allowOverlap="1">
            <wp:simplePos x="1169670" y="1424940"/>
            <wp:positionH relativeFrom="margin">
              <wp:align>left</wp:align>
            </wp:positionH>
            <wp:positionV relativeFrom="margin">
              <wp:align>center</wp:align>
            </wp:positionV>
            <wp:extent cx="5680710" cy="79114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13325" t="5367" b="5744"/>
                    <a:stretch/>
                  </pic:blipFill>
                  <pic:spPr bwMode="auto">
                    <a:xfrm>
                      <a:off x="0" y="0"/>
                      <a:ext cx="5680710" cy="7911465"/>
                    </a:xfrm>
                    <a:prstGeom prst="rect">
                      <a:avLst/>
                    </a:prstGeom>
                    <a:ln>
                      <a:noFill/>
                    </a:ln>
                    <a:extLst>
                      <a:ext uri="{53640926-AAD7-44D8-BBD7-CCE9431645EC}">
                        <a14:shadowObscured xmlns:a14="http://schemas.microsoft.com/office/drawing/2010/main"/>
                      </a:ext>
                    </a:extLst>
                  </pic:spPr>
                </pic:pic>
              </a:graphicData>
            </a:graphic>
          </wp:anchor>
        </w:drawing>
      </w:r>
      <w:r w:rsidR="009450A1">
        <w:rPr>
          <w:rStyle w:val="CommentReference"/>
        </w:rPr>
        <w:commentReference w:id="373"/>
      </w:r>
    </w:p>
    <w:p w14:paraId="64A5BC43" w14:textId="77777777" w:rsidR="0098055F" w:rsidRDefault="0048227A" w:rsidP="005E716E">
      <w:pPr>
        <w:pStyle w:val="Caption"/>
      </w:pPr>
      <w:bookmarkStart w:id="374" w:name="_Ref382437403"/>
      <w:bookmarkStart w:id="375" w:name="_Toc389005844"/>
      <w:bookmarkStart w:id="376" w:name="_Toc388915930"/>
      <w:r>
        <w:t>FIG.</w:t>
      </w:r>
      <w:r w:rsidR="002B413B">
        <w:t xml:space="preserve"> </w:t>
      </w:r>
      <w:fldSimple w:instr=" STYLEREF 1 \s ">
        <w:r w:rsidR="00A5041A">
          <w:rPr>
            <w:noProof/>
          </w:rPr>
          <w:t>2</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w:t>
      </w:r>
      <w:r w:rsidR="0088363D">
        <w:fldChar w:fldCharType="end"/>
      </w:r>
      <w:bookmarkEnd w:id="374"/>
      <w:r>
        <w:t xml:space="preserve"> - </w:t>
      </w:r>
      <w:r w:rsidR="00FC3C70">
        <w:t xml:space="preserve">Diagrama do fluxo de trabalho do método GDT </w:t>
      </w:r>
      <w:sdt>
        <w:sdtPr>
          <w:id w:val="-543750725"/>
          <w:citation/>
        </w:sdtPr>
        <w:sdtContent>
          <w:r w:rsidR="0088363D">
            <w:fldChar w:fldCharType="begin"/>
          </w:r>
          <w:r w:rsidR="00FC3C70" w:rsidRPr="00FC3C70">
            <w:instrText xml:space="preserve"> CITATION All05 \l 1033 </w:instrText>
          </w:r>
          <w:r w:rsidR="0088363D">
            <w:fldChar w:fldCharType="separate"/>
          </w:r>
          <w:r w:rsidR="00985FA2">
            <w:rPr>
              <w:noProof/>
            </w:rPr>
            <w:t>[1]</w:t>
          </w:r>
          <w:r w:rsidR="0088363D">
            <w:fldChar w:fldCharType="end"/>
          </w:r>
        </w:sdtContent>
      </w:sdt>
      <w:bookmarkEnd w:id="375"/>
      <w:bookmarkEnd w:id="376"/>
    </w:p>
    <w:p w14:paraId="45344AA1" w14:textId="228F42B5" w:rsidR="00921E18" w:rsidRDefault="005F4657" w:rsidP="00F23DEB">
      <w:r>
        <w:t>A seguir uma breve explanação sobre os contextos do GTD e sua</w:t>
      </w:r>
      <w:r w:rsidR="00B0433C">
        <w:t>s funções</w:t>
      </w:r>
      <w:del w:id="377" w:author="Anasta" w:date="2014-05-28T13:30:00Z">
        <w:r w:rsidR="003112C9">
          <w:delText xml:space="preserve"> </w:delText>
        </w:r>
      </w:del>
      <w:r w:rsidR="003112C9">
        <w:t>.</w:t>
      </w:r>
    </w:p>
    <w:p w14:paraId="6CFEE3EE" w14:textId="77777777" w:rsidR="00587F3F" w:rsidRDefault="00587F3F" w:rsidP="00F23DEB">
      <w:pPr>
        <w:rPr>
          <w:del w:id="378" w:author="Anasta" w:date="2014-05-28T13:30:00Z"/>
        </w:rPr>
      </w:pPr>
    </w:p>
    <w:p w14:paraId="021FD8BC" w14:textId="77777777" w:rsidR="00587F3F" w:rsidRPr="00DB57AD" w:rsidRDefault="00587F3F" w:rsidP="00F23DEB">
      <w:pPr>
        <w:rPr>
          <w:highlight w:val="red"/>
        </w:rPr>
      </w:pPr>
    </w:p>
    <w:p w14:paraId="1ACA5A66" w14:textId="77777777" w:rsidR="00540014" w:rsidRDefault="00540014" w:rsidP="00540014">
      <w:pPr>
        <w:jc w:val="center"/>
      </w:pPr>
      <w:r w:rsidRPr="00DB57AD">
        <w:rPr>
          <w:highlight w:val="red"/>
        </w:rPr>
        <w:t>CAIXA DE ENTRADA</w:t>
      </w:r>
    </w:p>
    <w:p w14:paraId="5FFAB413" w14:textId="77777777" w:rsidR="00540014" w:rsidRDefault="00540014" w:rsidP="00540014">
      <w:pPr>
        <w:ind w:left="284"/>
      </w:pPr>
    </w:p>
    <w:p w14:paraId="2FDB3683" w14:textId="097B1AEC" w:rsidR="00540014" w:rsidRPr="00DB57AD" w:rsidRDefault="00540014" w:rsidP="00540014">
      <w:pPr>
        <w:ind w:left="284"/>
        <w:rPr>
          <w:highlight w:val="red"/>
        </w:rPr>
      </w:pPr>
      <w:r w:rsidRPr="009450A1">
        <w:rPr>
          <w:highlight w:val="yellow"/>
        </w:rPr>
        <w:t>Para administrar adequadamente o estoque de itens que exigem atenção,</w:t>
      </w:r>
      <w:r>
        <w:t xml:space="preserve"> o </w:t>
      </w:r>
      <w:r w:rsidRPr="00DB57AD">
        <w:rPr>
          <w:highlight w:val="red"/>
        </w:rPr>
        <w:t>indivíduo precisa armazená-los em “</w:t>
      </w:r>
      <w:r w:rsidRPr="00DB57AD">
        <w:rPr>
          <w:i/>
          <w:highlight w:val="red"/>
        </w:rPr>
        <w:t>containers”</w:t>
      </w:r>
      <w:r w:rsidRPr="00DB57AD">
        <w:rPr>
          <w:highlight w:val="red"/>
        </w:rPr>
        <w:t xml:space="preserve"> que sirvam para guardar os </w:t>
      </w:r>
      <w:del w:id="379" w:author="Anasta" w:date="2014-05-28T13:30:00Z">
        <w:r w:rsidR="00152E1B" w:rsidRPr="00DB57AD">
          <w:rPr>
            <w:highlight w:val="red"/>
          </w:rPr>
          <w:delText xml:space="preserve">itens </w:delText>
        </w:r>
      </w:del>
      <w:r w:rsidRPr="00DB57AD">
        <w:rPr>
          <w:highlight w:val="red"/>
        </w:rPr>
        <w:t xml:space="preserve">pendentes até que ele tenha alguns minutos para decidir o que esses itens são e o que fazer com eles </w:t>
      </w:r>
      <w:sdt>
        <w:sdtPr>
          <w:rPr>
            <w:highlight w:val="red"/>
          </w:rPr>
          <w:id w:val="4789376"/>
          <w:citation/>
        </w:sdtPr>
        <w:sdtContent>
          <w:r w:rsidR="0088363D" w:rsidRPr="00DB57AD">
            <w:rPr>
              <w:highlight w:val="red"/>
            </w:rPr>
            <w:fldChar w:fldCharType="begin"/>
          </w:r>
          <w:r w:rsidRPr="00DB57AD">
            <w:rPr>
              <w:highlight w:val="red"/>
            </w:rPr>
            <w:instrText xml:space="preserve"> CITATION All05 \l 1033 </w:instrText>
          </w:r>
          <w:r w:rsidR="0088363D" w:rsidRPr="00DB57AD">
            <w:rPr>
              <w:highlight w:val="red"/>
            </w:rPr>
            <w:fldChar w:fldCharType="separate"/>
          </w:r>
          <w:r w:rsidRPr="00BB29B9">
            <w:rPr>
              <w:noProof/>
              <w:highlight w:val="red"/>
            </w:rPr>
            <w:t>[1]</w:t>
          </w:r>
          <w:r w:rsidR="0088363D" w:rsidRPr="00DB57AD">
            <w:rPr>
              <w:highlight w:val="red"/>
            </w:rPr>
            <w:fldChar w:fldCharType="end"/>
          </w:r>
        </w:sdtContent>
      </w:sdt>
      <w:r w:rsidRPr="00DB57AD">
        <w:rPr>
          <w:highlight w:val="red"/>
        </w:rPr>
        <w:t>. No método GTD, esses “</w:t>
      </w:r>
      <w:r w:rsidRPr="00DB57AD">
        <w:rPr>
          <w:i/>
          <w:highlight w:val="red"/>
        </w:rPr>
        <w:t>containers</w:t>
      </w:r>
      <w:r w:rsidRPr="00DB57AD">
        <w:rPr>
          <w:highlight w:val="red"/>
        </w:rPr>
        <w:t>” são chamados de caixa de entrada. Elas podem ser de diversos tipos:</w:t>
      </w:r>
    </w:p>
    <w:p w14:paraId="07C711DD" w14:textId="52C49425" w:rsidR="00540014" w:rsidRPr="00DB57AD" w:rsidRDefault="00540014" w:rsidP="00540014">
      <w:pPr>
        <w:pStyle w:val="ListParagraph"/>
        <w:numPr>
          <w:ilvl w:val="0"/>
          <w:numId w:val="8"/>
        </w:numPr>
        <w:rPr>
          <w:highlight w:val="red"/>
        </w:rPr>
      </w:pPr>
      <w:r>
        <w:rPr>
          <w:highlight w:val="red"/>
        </w:rPr>
        <w:t xml:space="preserve">Caixa de </w:t>
      </w:r>
      <w:del w:id="380" w:author="Anasta" w:date="2014-05-28T13:30:00Z">
        <w:r w:rsidR="00DC4BCF" w:rsidRPr="00DB57AD">
          <w:rPr>
            <w:highlight w:val="red"/>
          </w:rPr>
          <w:delText>Entrada</w:delText>
        </w:r>
      </w:del>
      <w:ins w:id="381" w:author="Anasta" w:date="2014-05-28T13:30:00Z">
        <w:r>
          <w:rPr>
            <w:highlight w:val="red"/>
          </w:rPr>
          <w:t>e</w:t>
        </w:r>
        <w:r w:rsidRPr="00DB57AD">
          <w:rPr>
            <w:highlight w:val="red"/>
          </w:rPr>
          <w:t>ntrada</w:t>
        </w:r>
      </w:ins>
      <w:r w:rsidRPr="00DB57AD">
        <w:rPr>
          <w:highlight w:val="red"/>
        </w:rPr>
        <w:t xml:space="preserve"> física;</w:t>
      </w:r>
    </w:p>
    <w:p w14:paraId="7B050FB1" w14:textId="77777777" w:rsidR="00540014" w:rsidRPr="00DB57AD" w:rsidRDefault="00540014" w:rsidP="00540014">
      <w:pPr>
        <w:pStyle w:val="ListParagraph"/>
        <w:numPr>
          <w:ilvl w:val="0"/>
          <w:numId w:val="8"/>
        </w:numPr>
        <w:rPr>
          <w:highlight w:val="red"/>
        </w:rPr>
      </w:pPr>
      <w:r w:rsidRPr="00DB57AD">
        <w:rPr>
          <w:highlight w:val="red"/>
        </w:rPr>
        <w:t>Instrumentos de anotação de papel;</w:t>
      </w:r>
    </w:p>
    <w:p w14:paraId="0C37F34A" w14:textId="77777777" w:rsidR="00540014" w:rsidRPr="00DB57AD" w:rsidRDefault="00540014" w:rsidP="00540014">
      <w:pPr>
        <w:pStyle w:val="ListParagraph"/>
        <w:numPr>
          <w:ilvl w:val="0"/>
          <w:numId w:val="8"/>
        </w:numPr>
        <w:rPr>
          <w:highlight w:val="red"/>
        </w:rPr>
      </w:pPr>
      <w:r w:rsidRPr="00DB57AD">
        <w:rPr>
          <w:highlight w:val="red"/>
        </w:rPr>
        <w:t>Instrumentos de anotação eletrônicos;</w:t>
      </w:r>
    </w:p>
    <w:p w14:paraId="597D0645" w14:textId="77777777" w:rsidR="00540014" w:rsidRPr="00DB57AD" w:rsidRDefault="00540014" w:rsidP="00540014">
      <w:pPr>
        <w:pStyle w:val="ListParagraph"/>
        <w:numPr>
          <w:ilvl w:val="0"/>
          <w:numId w:val="8"/>
        </w:numPr>
        <w:rPr>
          <w:highlight w:val="red"/>
        </w:rPr>
      </w:pPr>
      <w:r w:rsidRPr="00DB57AD">
        <w:rPr>
          <w:highlight w:val="red"/>
        </w:rPr>
        <w:t>Instrumentos de gravação de voz;</w:t>
      </w:r>
    </w:p>
    <w:p w14:paraId="2C665B3C" w14:textId="5A74230F" w:rsidR="00540014" w:rsidRPr="00540014" w:rsidRDefault="00540014" w:rsidP="00540014">
      <w:pPr>
        <w:pStyle w:val="ListParagraph"/>
        <w:numPr>
          <w:ilvl w:val="0"/>
          <w:numId w:val="8"/>
        </w:numPr>
        <w:rPr>
          <w:highlight w:val="red"/>
        </w:rPr>
      </w:pPr>
      <w:r w:rsidRPr="00540014">
        <w:rPr>
          <w:highlight w:val="red"/>
        </w:rPr>
        <w:t>E-mail</w:t>
      </w:r>
      <w:del w:id="382" w:author="Anasta" w:date="2014-05-28T13:30:00Z">
        <w:r w:rsidR="00DC4BCF" w:rsidRPr="00DB57AD">
          <w:rPr>
            <w:highlight w:val="red"/>
          </w:rPr>
          <w:delText>;</w:delText>
        </w:r>
      </w:del>
      <w:ins w:id="383" w:author="Anasta" w:date="2014-05-28T13:30:00Z">
        <w:r w:rsidRPr="00540014">
          <w:rPr>
            <w:highlight w:val="red"/>
          </w:rPr>
          <w:t>.</w:t>
        </w:r>
      </w:ins>
    </w:p>
    <w:p w14:paraId="6DC6E24A" w14:textId="77777777" w:rsidR="00540014" w:rsidRPr="00327B74" w:rsidRDefault="00540014" w:rsidP="00540014">
      <w:pPr>
        <w:ind w:left="284"/>
      </w:pPr>
    </w:p>
    <w:p w14:paraId="01E41464" w14:textId="77777777" w:rsidR="00540014" w:rsidRPr="00DB57AD" w:rsidRDefault="00540014" w:rsidP="00540014">
      <w:pPr>
        <w:jc w:val="center"/>
        <w:rPr>
          <w:highlight w:val="red"/>
        </w:rPr>
      </w:pPr>
      <w:r w:rsidRPr="00DB57AD">
        <w:rPr>
          <w:highlight w:val="red"/>
        </w:rPr>
        <w:t>PRÓXIMAS AÇÕES</w:t>
      </w:r>
    </w:p>
    <w:p w14:paraId="25EEFC33" w14:textId="77777777" w:rsidR="00540014" w:rsidRPr="00DB57AD" w:rsidRDefault="00540014" w:rsidP="00540014">
      <w:pPr>
        <w:rPr>
          <w:highlight w:val="red"/>
        </w:rPr>
      </w:pPr>
    </w:p>
    <w:p w14:paraId="5C4DE906" w14:textId="3471EB90" w:rsidR="00540014" w:rsidRDefault="00540014" w:rsidP="00540014">
      <w:pPr>
        <w:pStyle w:val="NormalIP"/>
        <w:rPr>
          <w:highlight w:val="red"/>
        </w:rPr>
      </w:pPr>
      <w:r>
        <w:rPr>
          <w:highlight w:val="red"/>
        </w:rPr>
        <w:t xml:space="preserve">O contexto de próximas ações refere-se </w:t>
      </w:r>
      <w:del w:id="384" w:author="Anasta" w:date="2014-05-28T13:30:00Z">
        <w:r w:rsidR="002D2738">
          <w:rPr>
            <w:highlight w:val="red"/>
          </w:rPr>
          <w:delText>a ações</w:delText>
        </w:r>
      </w:del>
      <w:ins w:id="385" w:author="Anasta" w:date="2014-05-28T13:30:00Z">
        <w:r>
          <w:rPr>
            <w:highlight w:val="red"/>
          </w:rPr>
          <w:t>as</w:t>
        </w:r>
      </w:ins>
      <w:r>
        <w:rPr>
          <w:highlight w:val="red"/>
        </w:rPr>
        <w:t xml:space="preserve"> que deverão ser executadas assim que possível. Elas não devem possuir data certa para acontecer, mas, sim, momentos certos. </w:t>
      </w:r>
    </w:p>
    <w:p w14:paraId="33F17A60" w14:textId="77777777" w:rsidR="00540014" w:rsidRDefault="00540014" w:rsidP="00540014">
      <w:pPr>
        <w:pStyle w:val="NormalIP"/>
        <w:rPr>
          <w:highlight w:val="red"/>
        </w:rPr>
      </w:pPr>
      <w:r>
        <w:rPr>
          <w:highlight w:val="red"/>
        </w:rPr>
        <w:t xml:space="preserve">São exemplos de ações desse contexto telefonemas a serem dados, compras a fazer, dentre outros. Dessa forma os telefonemas podem ser realizados quando houver um telefone disponível por perto. As compras podem ser feitas quando se estiver num </w:t>
      </w:r>
      <w:r w:rsidRPr="00CC1FA5">
        <w:rPr>
          <w:i/>
          <w:highlight w:val="red"/>
          <w:rPrChange w:id="386" w:author="Anasta" w:date="2014-05-28T13:30:00Z">
            <w:rPr>
              <w:highlight w:val="red"/>
            </w:rPr>
          </w:rPrChange>
        </w:rPr>
        <w:t>shopping.</w:t>
      </w:r>
    </w:p>
    <w:p w14:paraId="51F07DA1" w14:textId="77777777" w:rsidR="00587F3F" w:rsidRPr="00DB57AD" w:rsidRDefault="00587F3F" w:rsidP="00F23DEB">
      <w:pPr>
        <w:pStyle w:val="NormalIP"/>
        <w:rPr>
          <w:highlight w:val="red"/>
        </w:rPr>
      </w:pPr>
    </w:p>
    <w:p w14:paraId="121071A4" w14:textId="77777777" w:rsidR="00540014" w:rsidRPr="00DB57AD" w:rsidRDefault="00540014" w:rsidP="00540014">
      <w:pPr>
        <w:jc w:val="center"/>
        <w:rPr>
          <w:highlight w:val="red"/>
        </w:rPr>
      </w:pPr>
      <w:r>
        <w:rPr>
          <w:highlight w:val="red"/>
        </w:rPr>
        <w:t>ESPERAR</w:t>
      </w:r>
    </w:p>
    <w:p w14:paraId="1BE4667D" w14:textId="77777777" w:rsidR="00540014" w:rsidRPr="00DB57AD" w:rsidRDefault="00540014" w:rsidP="00540014">
      <w:pPr>
        <w:rPr>
          <w:highlight w:val="red"/>
        </w:rPr>
      </w:pPr>
    </w:p>
    <w:p w14:paraId="243C8EF2" w14:textId="1166C97C" w:rsidR="00540014" w:rsidRDefault="00540014" w:rsidP="00540014">
      <w:pPr>
        <w:rPr>
          <w:highlight w:val="red"/>
        </w:rPr>
      </w:pPr>
      <w:r>
        <w:rPr>
          <w:highlight w:val="red"/>
        </w:rPr>
        <w:t xml:space="preserve">Esse contexto contém informações acerca de ações que foram delegadas a outras pessoas, </w:t>
      </w:r>
      <w:del w:id="387" w:author="Anasta" w:date="2014-05-28T13:30:00Z">
        <w:r w:rsidR="00C6212F">
          <w:rPr>
            <w:highlight w:val="red"/>
          </w:rPr>
          <w:delText>e que seria</w:delText>
        </w:r>
      </w:del>
      <w:ins w:id="388" w:author="Anasta" w:date="2014-05-28T13:30:00Z">
        <w:r>
          <w:rPr>
            <w:highlight w:val="red"/>
          </w:rPr>
          <w:t>sendo</w:t>
        </w:r>
      </w:ins>
      <w:r>
        <w:rPr>
          <w:highlight w:val="red"/>
        </w:rPr>
        <w:t xml:space="preserve"> importante manter um registro delas para </w:t>
      </w:r>
      <w:proofErr w:type="spellStart"/>
      <w:r>
        <w:rPr>
          <w:highlight w:val="red"/>
        </w:rPr>
        <w:t>acomapanhamento</w:t>
      </w:r>
      <w:proofErr w:type="spellEnd"/>
      <w:r>
        <w:rPr>
          <w:highlight w:val="red"/>
        </w:rPr>
        <w:t xml:space="preserve"> do andamento. </w:t>
      </w:r>
    </w:p>
    <w:p w14:paraId="4244A2F8" w14:textId="77777777" w:rsidR="00A5041A" w:rsidRDefault="00A5041A" w:rsidP="00540014">
      <w:pPr>
        <w:rPr>
          <w:ins w:id="389" w:author="Anasta" w:date="2014-05-28T13:30:00Z"/>
          <w:highlight w:val="red"/>
        </w:rPr>
      </w:pPr>
    </w:p>
    <w:p w14:paraId="5E2CE1C1" w14:textId="77777777" w:rsidR="00A5041A" w:rsidRPr="00DB57AD" w:rsidRDefault="00A5041A" w:rsidP="00540014">
      <w:pPr>
        <w:rPr>
          <w:highlight w:val="red"/>
        </w:rPr>
      </w:pPr>
    </w:p>
    <w:p w14:paraId="7ADD84E6" w14:textId="77777777" w:rsidR="00540014" w:rsidRPr="00DB57AD" w:rsidRDefault="00540014" w:rsidP="00540014">
      <w:pPr>
        <w:jc w:val="center"/>
        <w:rPr>
          <w:highlight w:val="red"/>
        </w:rPr>
      </w:pPr>
      <w:r>
        <w:rPr>
          <w:highlight w:val="red"/>
        </w:rPr>
        <w:t>CALENDÁRIO</w:t>
      </w:r>
    </w:p>
    <w:p w14:paraId="1F4058F4" w14:textId="77777777" w:rsidR="00540014" w:rsidRPr="00DB57AD" w:rsidRDefault="00540014" w:rsidP="00540014">
      <w:pPr>
        <w:rPr>
          <w:highlight w:val="red"/>
        </w:rPr>
      </w:pPr>
    </w:p>
    <w:p w14:paraId="02A1439D" w14:textId="1CA026DB" w:rsidR="00540014" w:rsidRPr="00DB57AD" w:rsidRDefault="00540014" w:rsidP="00540014">
      <w:pPr>
        <w:rPr>
          <w:highlight w:val="red"/>
        </w:rPr>
      </w:pPr>
      <w:r>
        <w:rPr>
          <w:highlight w:val="red"/>
        </w:rPr>
        <w:t xml:space="preserve">Esse contexto se </w:t>
      </w:r>
      <w:del w:id="390" w:author="Anasta" w:date="2014-05-28T13:30:00Z">
        <w:r w:rsidR="000C0C73">
          <w:rPr>
            <w:highlight w:val="red"/>
          </w:rPr>
          <w:delText>referem</w:delText>
        </w:r>
      </w:del>
      <w:ins w:id="391" w:author="Anasta" w:date="2014-05-28T13:30:00Z">
        <w:r>
          <w:rPr>
            <w:highlight w:val="red"/>
          </w:rPr>
          <w:t>refere a</w:t>
        </w:r>
      </w:ins>
      <w:r>
        <w:rPr>
          <w:highlight w:val="red"/>
        </w:rPr>
        <w:t xml:space="preserve"> ações que possuem data e hora certa para acontecerem. Normalmente as informações desse contexto são armazenadas em agendas físicas ou digitais</w:t>
      </w:r>
      <w:del w:id="392" w:author="Anasta" w:date="2014-05-28T13:30:00Z">
        <w:r w:rsidR="00917079">
          <w:rPr>
            <w:highlight w:val="red"/>
          </w:rPr>
          <w:delText>,</w:delText>
        </w:r>
      </w:del>
      <w:ins w:id="393" w:author="Anasta" w:date="2014-05-28T13:30:00Z">
        <w:r>
          <w:rPr>
            <w:highlight w:val="red"/>
          </w:rPr>
          <w:t>.</w:t>
        </w:r>
      </w:ins>
    </w:p>
    <w:p w14:paraId="7FAB8FA2" w14:textId="77777777" w:rsidR="00587F3F" w:rsidRPr="00DB57AD" w:rsidRDefault="00587F3F" w:rsidP="00587F3F">
      <w:pPr>
        <w:rPr>
          <w:highlight w:val="red"/>
        </w:rPr>
      </w:pPr>
    </w:p>
    <w:p w14:paraId="73B2437F" w14:textId="46FF5B6D" w:rsidR="00540014" w:rsidRPr="00DB57AD" w:rsidRDefault="00540014" w:rsidP="00540014">
      <w:pPr>
        <w:jc w:val="center"/>
        <w:rPr>
          <w:highlight w:val="red"/>
        </w:rPr>
      </w:pPr>
      <w:r>
        <w:rPr>
          <w:highlight w:val="red"/>
        </w:rPr>
        <w:t>ALGUM DIA</w:t>
      </w:r>
      <w:del w:id="394" w:author="Anasta" w:date="2014-05-28T13:30:00Z">
        <w:r w:rsidR="005572D2">
          <w:rPr>
            <w:highlight w:val="red"/>
          </w:rPr>
          <w:delText>/</w:delText>
        </w:r>
      </w:del>
      <w:ins w:id="395" w:author="Anasta" w:date="2014-05-28T13:30:00Z">
        <w:r>
          <w:rPr>
            <w:highlight w:val="red"/>
          </w:rPr>
          <w:t xml:space="preserve"> / </w:t>
        </w:r>
      </w:ins>
      <w:r>
        <w:rPr>
          <w:highlight w:val="red"/>
        </w:rPr>
        <w:t>TALVEZ</w:t>
      </w:r>
    </w:p>
    <w:p w14:paraId="18D44378" w14:textId="77777777" w:rsidR="00540014" w:rsidRPr="00DB57AD" w:rsidRDefault="00540014" w:rsidP="00540014">
      <w:pPr>
        <w:rPr>
          <w:highlight w:val="red"/>
        </w:rPr>
      </w:pPr>
    </w:p>
    <w:p w14:paraId="222D0E77" w14:textId="741FB7B1" w:rsidR="00540014" w:rsidRDefault="00540014" w:rsidP="00540014">
      <w:pPr>
        <w:rPr>
          <w:highlight w:val="red"/>
        </w:rPr>
      </w:pPr>
      <w:r>
        <w:rPr>
          <w:highlight w:val="red"/>
        </w:rPr>
        <w:t>Esse contexto contém itens referentes a ações relacionadas a projetos futuros</w:t>
      </w:r>
      <w:del w:id="396" w:author="Anasta" w:date="2014-05-28T13:30:00Z">
        <w:r w:rsidR="007D1F4F">
          <w:rPr>
            <w:highlight w:val="red"/>
          </w:rPr>
          <w:delText>;</w:delText>
        </w:r>
      </w:del>
      <w:ins w:id="397" w:author="Anasta" w:date="2014-05-28T13:30:00Z">
        <w:r>
          <w:rPr>
            <w:highlight w:val="red"/>
          </w:rPr>
          <w:t>,</w:t>
        </w:r>
      </w:ins>
      <w:r>
        <w:rPr>
          <w:highlight w:val="red"/>
        </w:rPr>
        <w:t xml:space="preserve"> seja porque o indivíduo </w:t>
      </w:r>
      <w:del w:id="398" w:author="Anasta" w:date="2014-05-28T13:30:00Z">
        <w:r w:rsidR="00933BBE">
          <w:rPr>
            <w:highlight w:val="red"/>
          </w:rPr>
          <w:delText>possua</w:delText>
        </w:r>
      </w:del>
      <w:proofErr w:type="spellStart"/>
      <w:ins w:id="399" w:author="Anasta" w:date="2014-05-28T13:30:00Z">
        <w:r>
          <w:rPr>
            <w:highlight w:val="red"/>
          </w:rPr>
          <w:t>possue</w:t>
        </w:r>
      </w:ins>
      <w:proofErr w:type="spellEnd"/>
      <w:r>
        <w:rPr>
          <w:highlight w:val="red"/>
        </w:rPr>
        <w:t xml:space="preserve"> muitos projetos no presente momento, seja porque essas ações dependem de recursos externos que não estão disponíveis no momento.</w:t>
      </w:r>
    </w:p>
    <w:p w14:paraId="3590A3BA" w14:textId="3EF5E1C8" w:rsidR="00540014" w:rsidRPr="00DB57AD" w:rsidRDefault="00540014" w:rsidP="00540014">
      <w:pPr>
        <w:rPr>
          <w:highlight w:val="red"/>
        </w:rPr>
      </w:pPr>
      <w:r>
        <w:rPr>
          <w:highlight w:val="red"/>
        </w:rPr>
        <w:t xml:space="preserve">Por exemplo, se o indivíduo </w:t>
      </w:r>
      <w:del w:id="400" w:author="Anasta" w:date="2014-05-28T13:30:00Z">
        <w:r w:rsidR="004C5FED">
          <w:rPr>
            <w:highlight w:val="red"/>
          </w:rPr>
          <w:delText>decide</w:delText>
        </w:r>
      </w:del>
      <w:ins w:id="401" w:author="Anasta" w:date="2014-05-28T13:30:00Z">
        <w:r>
          <w:rPr>
            <w:highlight w:val="red"/>
          </w:rPr>
          <w:t>resolve</w:t>
        </w:r>
      </w:ins>
      <w:r>
        <w:rPr>
          <w:highlight w:val="red"/>
        </w:rPr>
        <w:t xml:space="preserve"> fazer uma viagem que só terá tempo de fazê-la nos próximos </w:t>
      </w:r>
      <w:proofErr w:type="gramStart"/>
      <w:r>
        <w:rPr>
          <w:highlight w:val="red"/>
        </w:rPr>
        <w:t>2</w:t>
      </w:r>
      <w:proofErr w:type="gramEnd"/>
      <w:r>
        <w:rPr>
          <w:highlight w:val="red"/>
        </w:rPr>
        <w:t xml:space="preserve"> meses</w:t>
      </w:r>
      <w:del w:id="402" w:author="Anasta" w:date="2014-05-28T13:30:00Z">
        <w:r w:rsidR="00EB24F8">
          <w:rPr>
            <w:highlight w:val="red"/>
          </w:rPr>
          <w:delText>. Ele</w:delText>
        </w:r>
      </w:del>
      <w:ins w:id="403" w:author="Anasta" w:date="2014-05-28T13:30:00Z">
        <w:r>
          <w:rPr>
            <w:highlight w:val="red"/>
          </w:rPr>
          <w:t>, ele</w:t>
        </w:r>
      </w:ins>
      <w:r>
        <w:rPr>
          <w:highlight w:val="red"/>
        </w:rPr>
        <w:t xml:space="preserve"> poderá </w:t>
      </w:r>
      <w:del w:id="404" w:author="Anasta" w:date="2014-05-28T13:30:00Z">
        <w:r w:rsidR="003B7EAF">
          <w:rPr>
            <w:highlight w:val="red"/>
          </w:rPr>
          <w:delText xml:space="preserve">adicionar um </w:delText>
        </w:r>
        <w:r w:rsidR="00EC7541">
          <w:rPr>
            <w:highlight w:val="red"/>
          </w:rPr>
          <w:delText>item</w:delText>
        </w:r>
      </w:del>
      <w:ins w:id="405" w:author="Anasta" w:date="2014-05-28T13:30:00Z">
        <w:r>
          <w:rPr>
            <w:highlight w:val="red"/>
          </w:rPr>
          <w:t>adicioná-la</w:t>
        </w:r>
      </w:ins>
      <w:r>
        <w:rPr>
          <w:highlight w:val="red"/>
        </w:rPr>
        <w:t xml:space="preserve"> na lista “Algum dia</w:t>
      </w:r>
      <w:del w:id="406" w:author="Anasta" w:date="2014-05-28T13:30:00Z">
        <w:r w:rsidR="003B7EAF">
          <w:rPr>
            <w:highlight w:val="red"/>
          </w:rPr>
          <w:delText>/talvez</w:delText>
        </w:r>
      </w:del>
      <w:ins w:id="407" w:author="Anasta" w:date="2014-05-28T13:30:00Z">
        <w:r>
          <w:rPr>
            <w:highlight w:val="red"/>
          </w:rPr>
          <w:t xml:space="preserve"> / Talvez</w:t>
        </w:r>
      </w:ins>
      <w:r>
        <w:rPr>
          <w:highlight w:val="red"/>
        </w:rPr>
        <w:t xml:space="preserve">” para </w:t>
      </w:r>
      <w:del w:id="408" w:author="Anasta" w:date="2014-05-28T13:30:00Z">
        <w:r w:rsidR="003B7EAF">
          <w:rPr>
            <w:highlight w:val="red"/>
          </w:rPr>
          <w:delText>que ele</w:delText>
        </w:r>
      </w:del>
      <w:r>
        <w:rPr>
          <w:highlight w:val="red"/>
        </w:rPr>
        <w:t xml:space="preserve"> se </w:t>
      </w:r>
      <w:del w:id="409" w:author="Anasta" w:date="2014-05-28T13:30:00Z">
        <w:r w:rsidR="003B7EAF">
          <w:rPr>
            <w:highlight w:val="red"/>
          </w:rPr>
          <w:delText>lembre,</w:delText>
        </w:r>
      </w:del>
      <w:ins w:id="410" w:author="Anasta" w:date="2014-05-28T13:30:00Z">
        <w:r>
          <w:rPr>
            <w:highlight w:val="red"/>
          </w:rPr>
          <w:t>lembrar dela</w:t>
        </w:r>
      </w:ins>
      <w:r>
        <w:rPr>
          <w:highlight w:val="red"/>
        </w:rPr>
        <w:t xml:space="preserve"> durante suas </w:t>
      </w:r>
      <w:del w:id="411" w:author="Anasta" w:date="2014-05-28T13:30:00Z">
        <w:r w:rsidR="003B7EAF">
          <w:rPr>
            <w:highlight w:val="red"/>
          </w:rPr>
          <w:delText>revisoões</w:delText>
        </w:r>
      </w:del>
      <w:ins w:id="412" w:author="Anasta" w:date="2014-05-28T13:30:00Z">
        <w:r>
          <w:rPr>
            <w:highlight w:val="red"/>
          </w:rPr>
          <w:t>revisões</w:t>
        </w:r>
      </w:ins>
      <w:r>
        <w:rPr>
          <w:highlight w:val="red"/>
        </w:rPr>
        <w:t xml:space="preserve"> semanais</w:t>
      </w:r>
      <w:del w:id="413" w:author="Anasta" w:date="2014-05-28T13:30:00Z">
        <w:r w:rsidR="003B7EAF">
          <w:rPr>
            <w:highlight w:val="red"/>
          </w:rPr>
          <w:delText>, de que ele pretendia fazer uma viagem</w:delText>
        </w:r>
        <w:r w:rsidR="00A73B65">
          <w:rPr>
            <w:highlight w:val="red"/>
          </w:rPr>
          <w:delText xml:space="preserve"> .</w:delText>
        </w:r>
      </w:del>
      <w:ins w:id="414" w:author="Anasta" w:date="2014-05-28T13:30:00Z">
        <w:r>
          <w:rPr>
            <w:highlight w:val="red"/>
          </w:rPr>
          <w:t>.</w:t>
        </w:r>
      </w:ins>
      <w:r>
        <w:rPr>
          <w:highlight w:val="red"/>
        </w:rPr>
        <w:t xml:space="preserve"> Dessa forma, ele lembrará periodicamente </w:t>
      </w:r>
      <w:del w:id="415" w:author="Anasta" w:date="2014-05-28T13:30:00Z">
        <w:r w:rsidR="00A73B65">
          <w:rPr>
            <w:highlight w:val="red"/>
          </w:rPr>
          <w:delText xml:space="preserve">desse evento </w:delText>
        </w:r>
      </w:del>
      <w:ins w:id="416" w:author="Anasta" w:date="2014-05-28T13:30:00Z">
        <w:r>
          <w:rPr>
            <w:highlight w:val="red"/>
          </w:rPr>
          <w:t>dessa pretensão</w:t>
        </w:r>
      </w:ins>
      <w:r>
        <w:rPr>
          <w:highlight w:val="red"/>
        </w:rPr>
        <w:t xml:space="preserve"> e poderá </w:t>
      </w:r>
      <w:del w:id="417" w:author="Anasta" w:date="2014-05-28T13:30:00Z">
        <w:r w:rsidR="00A73B65">
          <w:rPr>
            <w:highlight w:val="red"/>
          </w:rPr>
          <w:delText xml:space="preserve">tomar decisões </w:delText>
        </w:r>
      </w:del>
      <w:ins w:id="418" w:author="Anasta" w:date="2014-05-28T13:30:00Z">
        <w:r>
          <w:rPr>
            <w:highlight w:val="red"/>
          </w:rPr>
          <w:t>se decidir</w:t>
        </w:r>
      </w:ins>
      <w:r>
        <w:rPr>
          <w:highlight w:val="red"/>
        </w:rPr>
        <w:t xml:space="preserve"> quando a data da viagem se aproximar. </w:t>
      </w:r>
    </w:p>
    <w:p w14:paraId="08E5EEC4" w14:textId="77777777" w:rsidR="00587F3F" w:rsidRPr="00DB57AD" w:rsidRDefault="00587F3F" w:rsidP="00587F3F">
      <w:pPr>
        <w:rPr>
          <w:highlight w:val="red"/>
        </w:rPr>
      </w:pPr>
    </w:p>
    <w:p w14:paraId="780580A9" w14:textId="77777777" w:rsidR="00540014" w:rsidRPr="00DB57AD" w:rsidRDefault="00540014" w:rsidP="00540014">
      <w:pPr>
        <w:ind w:firstLine="0"/>
        <w:jc w:val="center"/>
        <w:rPr>
          <w:highlight w:val="red"/>
        </w:rPr>
      </w:pPr>
      <w:r w:rsidRPr="00DB57AD">
        <w:rPr>
          <w:highlight w:val="red"/>
        </w:rPr>
        <w:t>INCUBAÇÃO</w:t>
      </w:r>
    </w:p>
    <w:p w14:paraId="0625BAB9" w14:textId="77777777" w:rsidR="00540014" w:rsidRPr="00DB57AD" w:rsidRDefault="00540014" w:rsidP="00540014">
      <w:pPr>
        <w:rPr>
          <w:highlight w:val="red"/>
        </w:rPr>
      </w:pPr>
    </w:p>
    <w:p w14:paraId="70791143" w14:textId="3857C9AC" w:rsidR="00540014" w:rsidRDefault="000E75FA" w:rsidP="00540014">
      <w:pPr>
        <w:rPr>
          <w:highlight w:val="red"/>
        </w:rPr>
      </w:pPr>
      <w:del w:id="419" w:author="Anasta" w:date="2014-05-28T13:30:00Z">
        <w:r>
          <w:rPr>
            <w:highlight w:val="red"/>
          </w:rPr>
          <w:delText>Um</w:delText>
        </w:r>
      </w:del>
      <w:ins w:id="420" w:author="Anasta" w:date="2014-05-28T13:30:00Z">
        <w:r w:rsidR="00540014">
          <w:rPr>
            <w:highlight w:val="red"/>
          </w:rPr>
          <w:t>Esse</w:t>
        </w:r>
      </w:ins>
      <w:r w:rsidR="00540014">
        <w:rPr>
          <w:highlight w:val="red"/>
        </w:rPr>
        <w:t xml:space="preserve"> contexto </w:t>
      </w:r>
      <w:del w:id="421" w:author="Anasta" w:date="2014-05-28T13:30:00Z">
        <w:r>
          <w:rPr>
            <w:highlight w:val="red"/>
          </w:rPr>
          <w:delText xml:space="preserve">relacionado </w:delText>
        </w:r>
        <w:r w:rsidR="00EC166D">
          <w:rPr>
            <w:highlight w:val="red"/>
          </w:rPr>
          <w:delText>a</w:delText>
        </w:r>
      </w:del>
      <w:ins w:id="422" w:author="Anasta" w:date="2014-05-28T13:30:00Z">
        <w:r w:rsidR="00540014">
          <w:rPr>
            <w:highlight w:val="red"/>
          </w:rPr>
          <w:t>tem por finalidade registrar e relacionar as</w:t>
        </w:r>
      </w:ins>
      <w:r w:rsidR="00540014">
        <w:rPr>
          <w:highlight w:val="red"/>
        </w:rPr>
        <w:t xml:space="preserve"> preocupações do indivíduo que requerem </w:t>
      </w:r>
      <w:del w:id="423" w:author="Anasta" w:date="2014-05-28T13:30:00Z">
        <w:r w:rsidR="00EC166D">
          <w:rPr>
            <w:highlight w:val="red"/>
          </w:rPr>
          <w:delText>mais</w:delText>
        </w:r>
      </w:del>
      <w:ins w:id="424" w:author="Anasta" w:date="2014-05-28T13:30:00Z">
        <w:r w:rsidR="00540014">
          <w:rPr>
            <w:highlight w:val="red"/>
          </w:rPr>
          <w:t>um maior</w:t>
        </w:r>
      </w:ins>
      <w:r w:rsidR="00540014">
        <w:rPr>
          <w:highlight w:val="red"/>
        </w:rPr>
        <w:t xml:space="preserve"> tempo para serem analisadas para que se possa tomar </w:t>
      </w:r>
      <w:del w:id="425" w:author="Anasta" w:date="2014-05-28T13:30:00Z">
        <w:r w:rsidR="00EC166D">
          <w:rPr>
            <w:highlight w:val="red"/>
          </w:rPr>
          <w:delText>a ação correta</w:delText>
        </w:r>
      </w:del>
      <w:ins w:id="426" w:author="Anasta" w:date="2014-05-28T13:30:00Z">
        <w:r w:rsidR="00540014">
          <w:rPr>
            <w:highlight w:val="red"/>
          </w:rPr>
          <w:t>as decisões e as ações mais adequadas</w:t>
        </w:r>
      </w:ins>
      <w:r w:rsidR="00540014">
        <w:rPr>
          <w:highlight w:val="red"/>
        </w:rPr>
        <w:t xml:space="preserve"> a respeito.</w:t>
      </w:r>
    </w:p>
    <w:p w14:paraId="6F98312C" w14:textId="77777777" w:rsidR="00540014" w:rsidRDefault="00540014" w:rsidP="00201B3B">
      <w:pPr>
        <w:pStyle w:val="NormalIP"/>
        <w:jc w:val="center"/>
        <w:rPr>
          <w:highlight w:val="red"/>
        </w:rPr>
        <w:pPrChange w:id="427" w:author="Anasta" w:date="2014-05-28T13:30:00Z">
          <w:pPr>
            <w:pStyle w:val="NormalIP"/>
          </w:pPr>
        </w:pPrChange>
      </w:pPr>
    </w:p>
    <w:p w14:paraId="3CA34C50" w14:textId="77777777" w:rsidR="00540014" w:rsidRDefault="00540014" w:rsidP="00540014">
      <w:pPr>
        <w:pStyle w:val="NormalIP"/>
        <w:jc w:val="center"/>
        <w:rPr>
          <w:ins w:id="428" w:author="Anasta" w:date="2014-05-28T13:30:00Z"/>
          <w:highlight w:val="red"/>
        </w:rPr>
      </w:pPr>
      <w:r>
        <w:rPr>
          <w:highlight w:val="red"/>
        </w:rPr>
        <w:t>REFERÊNCIA</w:t>
      </w:r>
    </w:p>
    <w:p w14:paraId="5FB35F1E" w14:textId="77777777" w:rsidR="00540014" w:rsidRDefault="00540014" w:rsidP="00540014">
      <w:pPr>
        <w:pStyle w:val="NormalIP"/>
        <w:jc w:val="center"/>
        <w:rPr>
          <w:highlight w:val="red"/>
        </w:rPr>
      </w:pPr>
    </w:p>
    <w:p w14:paraId="7F54FBBA" w14:textId="77777777" w:rsidR="00540014" w:rsidRDefault="00540014" w:rsidP="00540014">
      <w:pPr>
        <w:pStyle w:val="NormalIP"/>
        <w:rPr>
          <w:highlight w:val="red"/>
        </w:rPr>
      </w:pPr>
      <w:r>
        <w:rPr>
          <w:highlight w:val="red"/>
        </w:rPr>
        <w:t xml:space="preserve">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 </w:t>
      </w:r>
    </w:p>
    <w:p w14:paraId="7A4A1C1B" w14:textId="1AE08DCC" w:rsidR="00540014" w:rsidRDefault="00540014" w:rsidP="00540014">
      <w:pPr>
        <w:pStyle w:val="NormalIP"/>
        <w:rPr>
          <w:highlight w:val="red"/>
        </w:rPr>
      </w:pPr>
      <w:r>
        <w:rPr>
          <w:highlight w:val="red"/>
        </w:rPr>
        <w:t xml:space="preserve">Um exemplo, para fins de ilustração, seria uma pessoa guardar uma receita de bolo de uma revista na pasta pessoal (física ou digital) de receitas dela, </w:t>
      </w:r>
      <w:del w:id="429" w:author="Anasta" w:date="2014-05-28T13:30:00Z">
        <w:r w:rsidR="00F273EF">
          <w:rPr>
            <w:highlight w:val="red"/>
          </w:rPr>
          <w:delText xml:space="preserve">porque ela achou que precisaria </w:delText>
        </w:r>
        <w:r w:rsidR="00C40BDA">
          <w:rPr>
            <w:highlight w:val="red"/>
          </w:rPr>
          <w:delText>utilizá-la</w:delText>
        </w:r>
      </w:del>
      <w:ins w:id="430" w:author="Anasta" w:date="2014-05-28T13:30:00Z">
        <w:r>
          <w:rPr>
            <w:highlight w:val="red"/>
          </w:rPr>
          <w:t>com a intenção de</w:t>
        </w:r>
      </w:ins>
      <w:r>
        <w:rPr>
          <w:highlight w:val="red"/>
        </w:rPr>
        <w:t xml:space="preserve"> um dia</w:t>
      </w:r>
      <w:ins w:id="431" w:author="Anasta" w:date="2014-05-28T13:30:00Z">
        <w:r>
          <w:rPr>
            <w:highlight w:val="red"/>
          </w:rPr>
          <w:t xml:space="preserve"> utilizar</w:t>
        </w:r>
      </w:ins>
      <w:r>
        <w:rPr>
          <w:highlight w:val="red"/>
        </w:rPr>
        <w:t>.</w:t>
      </w:r>
    </w:p>
    <w:p w14:paraId="08253CA9" w14:textId="77777777" w:rsidR="00BB68D9" w:rsidRDefault="00BB68D9" w:rsidP="00FE00C5">
      <w:pPr>
        <w:pStyle w:val="NormalIP"/>
        <w:rPr>
          <w:highlight w:val="red"/>
        </w:rPr>
      </w:pPr>
    </w:p>
    <w:p w14:paraId="1794D4D2" w14:textId="77777777" w:rsidR="007F0149" w:rsidRDefault="007F0149" w:rsidP="007F0149">
      <w:pPr>
        <w:pStyle w:val="NormalIP"/>
        <w:jc w:val="center"/>
        <w:rPr>
          <w:highlight w:val="red"/>
        </w:rPr>
      </w:pPr>
      <w:r>
        <w:rPr>
          <w:highlight w:val="red"/>
        </w:rPr>
        <w:t>PROJETO</w:t>
      </w:r>
    </w:p>
    <w:p w14:paraId="43B54352" w14:textId="77777777" w:rsidR="007F0149" w:rsidRDefault="007F0149" w:rsidP="007F0149">
      <w:pPr>
        <w:pStyle w:val="NormalIP"/>
        <w:jc w:val="center"/>
        <w:rPr>
          <w:ins w:id="432" w:author="Anasta" w:date="2014-05-28T13:30:00Z"/>
          <w:highlight w:val="red"/>
        </w:rPr>
      </w:pPr>
    </w:p>
    <w:p w14:paraId="1BE48220" w14:textId="6ED782BE" w:rsidR="007F0149" w:rsidRDefault="007F0149" w:rsidP="007F0149">
      <w:pPr>
        <w:pStyle w:val="NormalIP"/>
        <w:rPr>
          <w:highlight w:val="red"/>
        </w:rPr>
      </w:pPr>
      <w:r>
        <w:rPr>
          <w:highlight w:val="red"/>
        </w:rPr>
        <w:t xml:space="preserve">Segundo </w:t>
      </w:r>
      <w:ins w:id="433" w:author="Anasta" w:date="2014-05-28T13:30:00Z">
        <w:r>
          <w:rPr>
            <w:highlight w:val="red"/>
          </w:rPr>
          <w:t xml:space="preserve">o </w:t>
        </w:r>
      </w:ins>
      <w:r>
        <w:rPr>
          <w:highlight w:val="red"/>
        </w:rPr>
        <w:t xml:space="preserve">GTD, projeto corresponde a uma ação de múltiplos passos. </w:t>
      </w:r>
      <w:del w:id="434" w:author="Anasta" w:date="2014-05-28T13:30:00Z">
        <w:r w:rsidR="00516CEE">
          <w:rPr>
            <w:highlight w:val="red"/>
          </w:rPr>
          <w:delText>Simples ações</w:delText>
        </w:r>
      </w:del>
      <w:ins w:id="435" w:author="Anasta" w:date="2014-05-28T13:30:00Z">
        <w:r>
          <w:rPr>
            <w:highlight w:val="red"/>
          </w:rPr>
          <w:t>Uma simples ação</w:t>
        </w:r>
      </w:ins>
      <w:r>
        <w:rPr>
          <w:highlight w:val="red"/>
        </w:rPr>
        <w:t xml:space="preserve"> do dia</w:t>
      </w:r>
      <w:del w:id="436" w:author="Anasta" w:date="2014-05-28T13:30:00Z">
        <w:r w:rsidR="00516CEE">
          <w:rPr>
            <w:highlight w:val="red"/>
          </w:rPr>
          <w:delText xml:space="preserve"> </w:delText>
        </w:r>
      </w:del>
      <w:ins w:id="437" w:author="Anasta" w:date="2014-05-28T13:30:00Z">
        <w:r>
          <w:rPr>
            <w:highlight w:val="red"/>
          </w:rPr>
          <w:t>-</w:t>
        </w:r>
      </w:ins>
      <w:r>
        <w:rPr>
          <w:highlight w:val="red"/>
        </w:rPr>
        <w:t>a</w:t>
      </w:r>
      <w:del w:id="438" w:author="Anasta" w:date="2014-05-28T13:30:00Z">
        <w:r w:rsidR="00516CEE">
          <w:rPr>
            <w:highlight w:val="red"/>
          </w:rPr>
          <w:delText xml:space="preserve"> </w:delText>
        </w:r>
      </w:del>
      <w:ins w:id="439" w:author="Anasta" w:date="2014-05-28T13:30:00Z">
        <w:r>
          <w:rPr>
            <w:highlight w:val="red"/>
          </w:rPr>
          <w:t>-</w:t>
        </w:r>
      </w:ins>
      <w:r>
        <w:rPr>
          <w:highlight w:val="red"/>
        </w:rPr>
        <w:t>dia</w:t>
      </w:r>
      <w:ins w:id="440" w:author="Anasta" w:date="2014-05-28T13:30:00Z">
        <w:r>
          <w:rPr>
            <w:highlight w:val="red"/>
          </w:rPr>
          <w:t>,</w:t>
        </w:r>
      </w:ins>
      <w:r>
        <w:rPr>
          <w:highlight w:val="red"/>
        </w:rPr>
        <w:t xml:space="preserve"> como planejar uma festa, </w:t>
      </w:r>
      <w:del w:id="441" w:author="Anasta" w:date="2014-05-28T13:30:00Z">
        <w:r w:rsidR="00516CEE">
          <w:rPr>
            <w:highlight w:val="red"/>
          </w:rPr>
          <w:delText>corresponderia</w:delText>
        </w:r>
      </w:del>
      <w:ins w:id="442" w:author="Anasta" w:date="2014-05-28T13:30:00Z">
        <w:r>
          <w:rPr>
            <w:highlight w:val="red"/>
          </w:rPr>
          <w:t>corresponde</w:t>
        </w:r>
      </w:ins>
      <w:r>
        <w:rPr>
          <w:highlight w:val="red"/>
        </w:rPr>
        <w:t xml:space="preserve"> a um projeto.</w:t>
      </w:r>
    </w:p>
    <w:p w14:paraId="2860B73B" w14:textId="398A2A87" w:rsidR="007F0149" w:rsidRDefault="007F0149" w:rsidP="007F0149">
      <w:pPr>
        <w:pStyle w:val="NormalIP"/>
        <w:rPr>
          <w:highlight w:val="red"/>
        </w:rPr>
      </w:pPr>
      <w:r>
        <w:rPr>
          <w:highlight w:val="red"/>
        </w:rPr>
        <w:t xml:space="preserve">O GTD recomenda que o indivíduo tenha </w:t>
      </w:r>
      <w:del w:id="443" w:author="Anasta" w:date="2014-05-28T13:30:00Z">
        <w:r w:rsidR="00D83D9B">
          <w:rPr>
            <w:highlight w:val="red"/>
          </w:rPr>
          <w:delText>representado</w:delText>
        </w:r>
      </w:del>
      <w:proofErr w:type="gramStart"/>
      <w:ins w:id="444" w:author="Anasta" w:date="2014-05-28T13:30:00Z">
        <w:r>
          <w:rPr>
            <w:highlight w:val="red"/>
          </w:rPr>
          <w:t>representados</w:t>
        </w:r>
      </w:ins>
      <w:proofErr w:type="gramEnd"/>
      <w:r>
        <w:rPr>
          <w:highlight w:val="red"/>
        </w:rPr>
        <w:t xml:space="preserve">, físico ou digitalmente, todos os seus projetos ativos, de forma que cada </w:t>
      </w:r>
      <w:del w:id="445" w:author="Anasta" w:date="2014-05-28T13:30:00Z">
        <w:r w:rsidR="00BB5F10">
          <w:rPr>
            <w:highlight w:val="red"/>
          </w:rPr>
          <w:delText xml:space="preserve">ação do indivíduo </w:delText>
        </w:r>
      </w:del>
      <w:ins w:id="446" w:author="Anasta" w:date="2014-05-28T13:30:00Z">
        <w:r>
          <w:rPr>
            <w:highlight w:val="red"/>
          </w:rPr>
          <w:t xml:space="preserve">uma das suas ações </w:t>
        </w:r>
      </w:ins>
      <w:r>
        <w:rPr>
          <w:highlight w:val="red"/>
        </w:rPr>
        <w:t xml:space="preserve">possa estar </w:t>
      </w:r>
      <w:del w:id="447" w:author="Anasta" w:date="2014-05-28T13:30:00Z">
        <w:r w:rsidR="00BB5F10">
          <w:rPr>
            <w:highlight w:val="red"/>
          </w:rPr>
          <w:delText>associado</w:delText>
        </w:r>
      </w:del>
      <w:ins w:id="448" w:author="Anasta" w:date="2014-05-28T13:30:00Z">
        <w:r>
          <w:rPr>
            <w:highlight w:val="red"/>
          </w:rPr>
          <w:t>associada</w:t>
        </w:r>
      </w:ins>
      <w:r>
        <w:rPr>
          <w:highlight w:val="red"/>
        </w:rPr>
        <w:t xml:space="preserve"> a um projeto.</w:t>
      </w:r>
    </w:p>
    <w:p w14:paraId="21620F5A" w14:textId="77777777" w:rsidR="000E6075" w:rsidRPr="00DB57AD" w:rsidRDefault="000E6075" w:rsidP="00201B3B">
      <w:pPr>
        <w:pStyle w:val="NormalIP"/>
        <w:jc w:val="center"/>
        <w:rPr>
          <w:highlight w:val="red"/>
        </w:rPr>
      </w:pPr>
      <w:r w:rsidRPr="00DB57AD">
        <w:rPr>
          <w:highlight w:val="red"/>
        </w:rPr>
        <w:t>LIXO</w:t>
      </w:r>
    </w:p>
    <w:p w14:paraId="49F3BD05" w14:textId="77777777" w:rsidR="0085733C" w:rsidRPr="00DB57AD" w:rsidRDefault="0085733C" w:rsidP="0096639C">
      <w:pPr>
        <w:rPr>
          <w:highlight w:val="red"/>
        </w:rPr>
      </w:pPr>
    </w:p>
    <w:p w14:paraId="26A7540A" w14:textId="77777777" w:rsidR="00CA5E8A" w:rsidRDefault="00794261" w:rsidP="00CE778C">
      <w:r>
        <w:t>Esse contexto representa o ato de descartar uma determinada preocupação</w:t>
      </w:r>
      <w:r w:rsidR="00CE778C">
        <w:t>, por não se enquadrar em nenhum outro contexto e, consequentemente, não ter utilidade alguma.</w:t>
      </w:r>
    </w:p>
    <w:p w14:paraId="7C4FDAB2" w14:textId="77777777" w:rsidR="00CA5E8A" w:rsidRPr="004900FB" w:rsidRDefault="00CA5E8A" w:rsidP="0098055F"/>
    <w:p w14:paraId="1E85E16B" w14:textId="77777777" w:rsidR="00EF2C98" w:rsidRDefault="00EF2C98">
      <w:pPr>
        <w:pStyle w:val="Heading2"/>
      </w:pPr>
      <w:bookmarkStart w:id="449" w:name="_Toc389005543"/>
      <w:bookmarkStart w:id="450" w:name="_Ref382331762"/>
      <w:bookmarkStart w:id="451" w:name="_Toc388915900"/>
      <w:r>
        <w:t>USO DO GTD NA APLICAÇÃO</w:t>
      </w:r>
      <w:bookmarkEnd w:id="449"/>
      <w:bookmarkEnd w:id="451"/>
    </w:p>
    <w:p w14:paraId="11257800" w14:textId="77777777" w:rsidR="003A5FC4" w:rsidRDefault="00875308" w:rsidP="00203239">
      <w:pPr>
        <w:rPr>
          <w:highlight w:val="red"/>
        </w:rPr>
      </w:pPr>
      <w:r>
        <w:rPr>
          <w:highlight w:val="red"/>
        </w:rPr>
        <w:t>O aplicativo deste projeto, para atender os preceitos do GTD</w:t>
      </w:r>
      <w:r w:rsidR="003A5FC4">
        <w:rPr>
          <w:highlight w:val="red"/>
        </w:rPr>
        <w:t xml:space="preserve"> </w:t>
      </w:r>
      <w:proofErr w:type="gramStart"/>
      <w:r w:rsidR="003A5FC4">
        <w:rPr>
          <w:highlight w:val="red"/>
        </w:rPr>
        <w:t>implementar</w:t>
      </w:r>
      <w:r>
        <w:rPr>
          <w:highlight w:val="red"/>
        </w:rPr>
        <w:t>á</w:t>
      </w:r>
      <w:proofErr w:type="gramEnd"/>
      <w:r w:rsidR="003A5FC4">
        <w:rPr>
          <w:highlight w:val="red"/>
        </w:rPr>
        <w:t>, em forma de lista</w:t>
      </w:r>
      <w:r w:rsidR="000721CB">
        <w:rPr>
          <w:highlight w:val="red"/>
        </w:rPr>
        <w:t xml:space="preserve"> textual</w:t>
      </w:r>
      <w:r w:rsidR="003A5FC4">
        <w:rPr>
          <w:highlight w:val="red"/>
        </w:rPr>
        <w:t>, os contextos “caixa de entrada”, “próximas ações”, “algum dia / talvez”</w:t>
      </w:r>
      <w:r w:rsidR="001E78DC">
        <w:rPr>
          <w:highlight w:val="red"/>
        </w:rPr>
        <w:t>, “calendário”</w:t>
      </w:r>
      <w:r w:rsidR="00CD1488">
        <w:rPr>
          <w:highlight w:val="red"/>
        </w:rPr>
        <w:t>, “esperar”</w:t>
      </w:r>
      <w:r w:rsidR="00B6506B">
        <w:rPr>
          <w:highlight w:val="red"/>
        </w:rPr>
        <w:t xml:space="preserve"> e “incubação”</w:t>
      </w:r>
      <w:r w:rsidR="00275048">
        <w:rPr>
          <w:highlight w:val="red"/>
        </w:rPr>
        <w:t xml:space="preserve">. Os contextos de “projeto” e “referência” serão </w:t>
      </w:r>
      <w:r w:rsidR="00AF31EE">
        <w:rPr>
          <w:highlight w:val="red"/>
        </w:rPr>
        <w:t>contemplados</w:t>
      </w:r>
      <w:r w:rsidR="001529DD">
        <w:rPr>
          <w:highlight w:val="red"/>
        </w:rPr>
        <w:t xml:space="preserve"> com listas, porém, o aplicativo fornecerá</w:t>
      </w:r>
      <w:r w:rsidR="00AF31EE">
        <w:rPr>
          <w:highlight w:val="red"/>
        </w:rPr>
        <w:t xml:space="preserve"> a funcionalidade de “compartilhar”, que proverá os meios para que o usuário possa remanejar</w:t>
      </w:r>
      <w:r w:rsidR="00C70180">
        <w:rPr>
          <w:highlight w:val="red"/>
        </w:rPr>
        <w:t xml:space="preserve"> </w:t>
      </w:r>
      <w:r w:rsidR="000721CB">
        <w:rPr>
          <w:highlight w:val="red"/>
        </w:rPr>
        <w:t>os respectivos</w:t>
      </w:r>
      <w:r w:rsidR="00AF31EE">
        <w:rPr>
          <w:highlight w:val="red"/>
        </w:rPr>
        <w:t xml:space="preserve"> itens para seu</w:t>
      </w:r>
      <w:r w:rsidR="00C70180">
        <w:rPr>
          <w:highlight w:val="red"/>
        </w:rPr>
        <w:t xml:space="preserve"> sistema pessoal de “projeto” e ‘referência”</w:t>
      </w:r>
      <w:r w:rsidR="00837E41">
        <w:rPr>
          <w:highlight w:val="red"/>
        </w:rPr>
        <w:t>, externo ao aplicativo</w:t>
      </w:r>
      <w:r w:rsidR="00C70180">
        <w:rPr>
          <w:highlight w:val="red"/>
        </w:rPr>
        <w:t>.</w:t>
      </w:r>
      <w:r w:rsidR="00067138">
        <w:rPr>
          <w:highlight w:val="red"/>
        </w:rPr>
        <w:t xml:space="preserve"> O contexto “lixo”</w:t>
      </w:r>
      <w:r w:rsidR="009538E7">
        <w:rPr>
          <w:highlight w:val="red"/>
        </w:rPr>
        <w:t>, no aplicativo,</w:t>
      </w:r>
      <w:r w:rsidR="00067138">
        <w:rPr>
          <w:highlight w:val="red"/>
        </w:rPr>
        <w:t xml:space="preserve"> corresponderá </w:t>
      </w:r>
      <w:proofErr w:type="gramStart"/>
      <w:r w:rsidR="000721CB">
        <w:rPr>
          <w:highlight w:val="red"/>
        </w:rPr>
        <w:t>a</w:t>
      </w:r>
      <w:proofErr w:type="gramEnd"/>
      <w:r w:rsidR="00067138">
        <w:rPr>
          <w:highlight w:val="red"/>
        </w:rPr>
        <w:t xml:space="preserve"> opç</w:t>
      </w:r>
      <w:r w:rsidR="009538E7">
        <w:rPr>
          <w:highlight w:val="red"/>
        </w:rPr>
        <w:t xml:space="preserve">ão de excluir </w:t>
      </w:r>
      <w:proofErr w:type="spellStart"/>
      <w:r w:rsidR="009538E7">
        <w:rPr>
          <w:highlight w:val="red"/>
        </w:rPr>
        <w:t>ítens</w:t>
      </w:r>
      <w:proofErr w:type="spellEnd"/>
      <w:r w:rsidR="00067138">
        <w:rPr>
          <w:highlight w:val="red"/>
        </w:rPr>
        <w:t>.</w:t>
      </w:r>
    </w:p>
    <w:p w14:paraId="65795F54" w14:textId="048E51F1" w:rsidR="00875308" w:rsidRDefault="00B17673" w:rsidP="00203239">
      <w:pPr>
        <w:rPr>
          <w:highlight w:val="red"/>
        </w:rPr>
      </w:pPr>
      <w:r>
        <w:rPr>
          <w:highlight w:val="red"/>
        </w:rPr>
        <w:t>A</w:t>
      </w:r>
      <w:r w:rsidR="00DE23DE">
        <w:rPr>
          <w:highlight w:val="red"/>
        </w:rPr>
        <w:t xml:space="preserve"> </w:t>
      </w:r>
      <w:r>
        <w:rPr>
          <w:highlight w:val="red"/>
        </w:rPr>
        <w:t>fim de facilitar o fluxo de trabalho entre contextos prescrito pelo GTD (</w:t>
      </w:r>
      <w:r w:rsidR="0088363D">
        <w:rPr>
          <w:highlight w:val="red"/>
        </w:rPr>
        <w:fldChar w:fldCharType="begin"/>
      </w:r>
      <w:r w:rsidR="00DE23DE">
        <w:rPr>
          <w:highlight w:val="red"/>
        </w:rPr>
        <w:instrText xml:space="preserve"> REF _Ref382437403 \h </w:instrText>
      </w:r>
      <w:r w:rsidR="0088363D">
        <w:rPr>
          <w:highlight w:val="red"/>
        </w:rPr>
      </w:r>
      <w:r w:rsidR="0088363D">
        <w:rPr>
          <w:highlight w:val="red"/>
        </w:rPr>
        <w:fldChar w:fldCharType="separate"/>
      </w:r>
      <w:r w:rsidR="00A5041A">
        <w:t xml:space="preserve">FIG. </w:t>
      </w:r>
      <w:r w:rsidR="00A5041A">
        <w:rPr>
          <w:noProof/>
        </w:rPr>
        <w:t>2</w:t>
      </w:r>
      <w:r w:rsidR="00A5041A">
        <w:t>.</w:t>
      </w:r>
      <w:r w:rsidR="00A5041A">
        <w:rPr>
          <w:noProof/>
        </w:rPr>
        <w:t>1</w:t>
      </w:r>
      <w:r w:rsidR="0088363D">
        <w:rPr>
          <w:highlight w:val="red"/>
        </w:rPr>
        <w:fldChar w:fldCharType="end"/>
      </w:r>
      <w:r>
        <w:rPr>
          <w:highlight w:val="red"/>
        </w:rPr>
        <w:t>)</w:t>
      </w:r>
      <w:r w:rsidR="00DE23DE">
        <w:rPr>
          <w:highlight w:val="red"/>
        </w:rPr>
        <w:t xml:space="preserve">, o aplicativo </w:t>
      </w:r>
      <w:r w:rsidR="00837E41">
        <w:rPr>
          <w:highlight w:val="red"/>
        </w:rPr>
        <w:t>oferecerá funcionalidade que permite</w:t>
      </w:r>
      <w:r w:rsidR="00DE23DE">
        <w:rPr>
          <w:highlight w:val="red"/>
        </w:rPr>
        <w:t xml:space="preserve"> que cada item possa ser remanejado</w:t>
      </w:r>
      <w:del w:id="452" w:author="Anasta" w:date="2014-05-28T13:30:00Z">
        <w:r w:rsidR="00275048">
          <w:rPr>
            <w:highlight w:val="red"/>
          </w:rPr>
          <w:delText>,</w:delText>
        </w:r>
      </w:del>
      <w:r w:rsidR="00275048">
        <w:rPr>
          <w:highlight w:val="red"/>
        </w:rPr>
        <w:t xml:space="preserve"> de uma lista para outra.</w:t>
      </w:r>
    </w:p>
    <w:p w14:paraId="7C4B16B8" w14:textId="77777777" w:rsidR="00581880" w:rsidRDefault="00581880" w:rsidP="00203239">
      <w:pPr>
        <w:rPr>
          <w:highlight w:val="red"/>
        </w:rPr>
      </w:pPr>
      <w:r>
        <w:rPr>
          <w:highlight w:val="red"/>
        </w:rPr>
        <w:t xml:space="preserve">O aplicativo </w:t>
      </w:r>
      <w:r w:rsidR="008E1741">
        <w:rPr>
          <w:highlight w:val="red"/>
        </w:rPr>
        <w:t>proverá</w:t>
      </w:r>
      <w:r>
        <w:rPr>
          <w:highlight w:val="red"/>
        </w:rPr>
        <w:t xml:space="preserve"> o mesmo tratamento visual</w:t>
      </w:r>
      <w:r w:rsidR="00041E23">
        <w:rPr>
          <w:highlight w:val="red"/>
        </w:rPr>
        <w:t xml:space="preserve"> para as listas.</w:t>
      </w:r>
      <w:r w:rsidR="002A020A">
        <w:rPr>
          <w:highlight w:val="red"/>
        </w:rPr>
        <w:t xml:space="preserve"> </w:t>
      </w:r>
      <w:r w:rsidR="00041E23">
        <w:rPr>
          <w:highlight w:val="red"/>
        </w:rPr>
        <w:t xml:space="preserve">O calendário, em especial, utilizará os </w:t>
      </w:r>
      <w:r w:rsidR="00743CB5">
        <w:rPr>
          <w:highlight w:val="red"/>
        </w:rPr>
        <w:t xml:space="preserve">serviços do </w:t>
      </w:r>
      <w:r w:rsidR="00743CB5" w:rsidRPr="006A3B25">
        <w:rPr>
          <w:i/>
          <w:highlight w:val="red"/>
          <w:rPrChange w:id="453" w:author="Anasta" w:date="2014-05-28T13:30:00Z">
            <w:rPr>
              <w:highlight w:val="red"/>
            </w:rPr>
          </w:rPrChange>
        </w:rPr>
        <w:t xml:space="preserve">Google </w:t>
      </w:r>
      <w:proofErr w:type="spellStart"/>
      <w:r w:rsidR="00743CB5" w:rsidRPr="006A3B25">
        <w:rPr>
          <w:i/>
          <w:highlight w:val="red"/>
          <w:rPrChange w:id="454" w:author="Anasta" w:date="2014-05-28T13:30:00Z">
            <w:rPr>
              <w:highlight w:val="red"/>
            </w:rPr>
          </w:rPrChange>
        </w:rPr>
        <w:t>Calendar</w:t>
      </w:r>
      <w:proofErr w:type="spellEnd"/>
      <w:r w:rsidR="00743CB5">
        <w:rPr>
          <w:highlight w:val="red"/>
        </w:rPr>
        <w:t xml:space="preserve"> para </w:t>
      </w:r>
      <w:r w:rsidR="008E1741">
        <w:rPr>
          <w:highlight w:val="red"/>
        </w:rPr>
        <w:t>fornecer</w:t>
      </w:r>
      <w:r w:rsidR="00743CB5">
        <w:rPr>
          <w:highlight w:val="red"/>
        </w:rPr>
        <w:t xml:space="preserve"> o conteúdo dessa lista.</w:t>
      </w:r>
      <w:r>
        <w:rPr>
          <w:highlight w:val="red"/>
        </w:rPr>
        <w:t xml:space="preserve"> </w:t>
      </w:r>
    </w:p>
    <w:p w14:paraId="67B37EB0" w14:textId="77777777" w:rsidR="00203239" w:rsidRDefault="00203239" w:rsidP="00203239">
      <w:pPr>
        <w:rPr>
          <w:highlight w:val="red"/>
        </w:rPr>
      </w:pPr>
      <w:r w:rsidRPr="00DB57AD">
        <w:rPr>
          <w:highlight w:val="red"/>
        </w:rPr>
        <w:t xml:space="preserve">A seguir, uma breve descrição das </w:t>
      </w:r>
      <w:proofErr w:type="spellStart"/>
      <w:r w:rsidRPr="00DB57AD">
        <w:rPr>
          <w:i/>
          <w:highlight w:val="red"/>
        </w:rPr>
        <w:t>checklists</w:t>
      </w:r>
      <w:proofErr w:type="spellEnd"/>
      <w:r w:rsidRPr="00DB57AD">
        <w:rPr>
          <w:highlight w:val="red"/>
        </w:rPr>
        <w:t xml:space="preserve"> fixas do GTD e como elas serão abordadas durante o decorrer do projeto.</w:t>
      </w:r>
    </w:p>
    <w:p w14:paraId="6C100ADD" w14:textId="4E325189" w:rsidR="00794261" w:rsidRDefault="00142E42" w:rsidP="005A1995">
      <w:pPr>
        <w:ind w:left="284"/>
      </w:pPr>
      <w:r>
        <w:t xml:space="preserve">Os requisitos estão formalmente documentados nas descrições de </w:t>
      </w:r>
      <w:r w:rsidR="0038672B">
        <w:t xml:space="preserve">caso de uso, localizados no </w:t>
      </w:r>
      <w:del w:id="455" w:author="Anasta" w:date="2014-05-28T13:30:00Z">
        <w:r w:rsidR="0038672B">
          <w:delText>apêncide</w:delText>
        </w:r>
      </w:del>
      <w:ins w:id="456" w:author="Anasta" w:date="2014-05-28T13:30:00Z">
        <w:r w:rsidR="0038672B">
          <w:t>apên</w:t>
        </w:r>
        <w:r w:rsidR="006A3B25">
          <w:t>dice</w:t>
        </w:r>
      </w:ins>
      <w:r w:rsidR="0038672B">
        <w:t xml:space="preserve"> </w:t>
      </w:r>
      <w:r w:rsidR="0088363D">
        <w:fldChar w:fldCharType="begin"/>
      </w:r>
      <w:r w:rsidR="0038672B">
        <w:instrText xml:space="preserve"> REF _Ref382483496 \w \h </w:instrText>
      </w:r>
      <w:r w:rsidR="0088363D">
        <w:fldChar w:fldCharType="separate"/>
      </w:r>
      <w:r w:rsidR="00A5041A">
        <w:t>7.2</w:t>
      </w:r>
      <w:r w:rsidR="0088363D">
        <w:fldChar w:fldCharType="end"/>
      </w:r>
      <w:del w:id="457" w:author="Anasta" w:date="2014-05-28T13:30:00Z">
        <w:r w:rsidR="0094465D">
          <w:delText xml:space="preserve"> .</w:delText>
        </w:r>
        <w:r w:rsidR="00553196">
          <w:delText xml:space="preserve"> O resultado, bem como a sua descrição,</w:delText>
        </w:r>
      </w:del>
      <w:ins w:id="458" w:author="Anasta" w:date="2014-05-28T13:30:00Z">
        <w:r w:rsidR="0094465D">
          <w:t>.</w:t>
        </w:r>
        <w:r w:rsidR="00553196">
          <w:t xml:space="preserve"> O</w:t>
        </w:r>
        <w:r w:rsidR="00D25DD3">
          <w:t>s</w:t>
        </w:r>
        <w:r w:rsidR="00553196">
          <w:t xml:space="preserve"> resultado</w:t>
        </w:r>
        <w:r w:rsidR="00D25DD3">
          <w:t>s e as respectivas descrições</w:t>
        </w:r>
      </w:ins>
      <w:r w:rsidR="00553196">
        <w:t xml:space="preserve"> são </w:t>
      </w:r>
      <w:r w:rsidR="00D25DD3">
        <w:t>detalhados no capí</w:t>
      </w:r>
      <w:r w:rsidR="00553196">
        <w:t>tulo</w:t>
      </w:r>
      <w:r w:rsidR="00B60874">
        <w:t xml:space="preserve"> </w:t>
      </w:r>
      <w:r w:rsidR="0088363D">
        <w:fldChar w:fldCharType="begin"/>
      </w:r>
      <w:r w:rsidR="00B60874">
        <w:instrText xml:space="preserve"> REF _Ref388912296 \w \h </w:instrText>
      </w:r>
      <w:r w:rsidR="0088363D">
        <w:fldChar w:fldCharType="separate"/>
      </w:r>
      <w:proofErr w:type="gramStart"/>
      <w:r w:rsidR="00A5041A">
        <w:t>4</w:t>
      </w:r>
      <w:proofErr w:type="gramEnd"/>
      <w:r w:rsidR="0088363D">
        <w:fldChar w:fldCharType="end"/>
      </w:r>
      <w:r w:rsidR="00553196">
        <w:t>.</w:t>
      </w:r>
    </w:p>
    <w:p w14:paraId="7B6ED0A1" w14:textId="77777777" w:rsidR="005A1995" w:rsidRPr="00DB57AD" w:rsidRDefault="005A1995" w:rsidP="00203239">
      <w:pPr>
        <w:rPr>
          <w:del w:id="459" w:author="Anasta" w:date="2014-05-28T13:30:00Z"/>
          <w:highlight w:val="red"/>
        </w:rPr>
      </w:pPr>
    </w:p>
    <w:p w14:paraId="3E7DB3D3" w14:textId="77777777" w:rsidR="00203239" w:rsidRPr="00203239" w:rsidRDefault="00203239" w:rsidP="00203239"/>
    <w:p w14:paraId="77688316" w14:textId="77777777" w:rsidR="00EF2C98" w:rsidRPr="00EF2C98" w:rsidRDefault="00553196" w:rsidP="00EF2C98">
      <w:pPr>
        <w:pStyle w:val="Heading1"/>
        <w:rPr>
          <w:highlight w:val="yellow"/>
        </w:rPr>
      </w:pPr>
      <w:bookmarkStart w:id="460" w:name="_Ref388912252"/>
      <w:bookmarkStart w:id="461" w:name="_Toc389005544"/>
      <w:bookmarkStart w:id="462" w:name="_Toc388915901"/>
      <w:r>
        <w:rPr>
          <w:highlight w:val="yellow"/>
        </w:rPr>
        <w:t>COMPONENTES UTILIZADOS</w:t>
      </w:r>
      <w:bookmarkEnd w:id="460"/>
      <w:bookmarkEnd w:id="461"/>
      <w:bookmarkEnd w:id="462"/>
    </w:p>
    <w:p w14:paraId="6546A4DA" w14:textId="77777777" w:rsidR="001E17E7" w:rsidRPr="00393345" w:rsidRDefault="001E17E7" w:rsidP="001E17E7">
      <w:pPr>
        <w:rPr>
          <w:del w:id="463" w:author="Anasta" w:date="2014-05-28T13:30:00Z"/>
        </w:rPr>
      </w:pPr>
      <w:bookmarkStart w:id="464" w:name="_Toc389005545"/>
    </w:p>
    <w:p w14:paraId="7F79D03C" w14:textId="77777777" w:rsidR="00186523" w:rsidRPr="00C60CE5" w:rsidRDefault="0098055F" w:rsidP="00BD3177">
      <w:pPr>
        <w:pStyle w:val="Heading2"/>
        <w:rPr>
          <w:ins w:id="465" w:author="Anasta" w:date="2014-05-28T13:30:00Z"/>
          <w:highlight w:val="yellow"/>
        </w:rPr>
      </w:pPr>
      <w:bookmarkStart w:id="466" w:name="_Toc388915902"/>
      <w:commentRangeStart w:id="467"/>
      <w:r w:rsidRPr="00C60CE5">
        <w:rPr>
          <w:highlight w:val="yellow"/>
        </w:rPr>
        <w:t>ANDROID</w:t>
      </w:r>
      <w:bookmarkEnd w:id="450"/>
      <w:commentRangeEnd w:id="467"/>
      <w:r w:rsidR="00700386" w:rsidRPr="00C60CE5">
        <w:rPr>
          <w:rStyle w:val="CommentReference"/>
          <w:rFonts w:eastAsia="DejaVu Sans"/>
          <w:b w:val="0"/>
          <w:bCs w:val="0"/>
          <w:highlight w:val="yellow"/>
        </w:rPr>
        <w:commentReference w:id="467"/>
      </w:r>
      <w:bookmarkEnd w:id="464"/>
      <w:bookmarkEnd w:id="466"/>
      <w:r w:rsidR="00EF2C98" w:rsidRPr="00C60CE5">
        <w:rPr>
          <w:highlight w:val="yellow"/>
        </w:rPr>
        <w:t xml:space="preserve"> </w:t>
      </w:r>
    </w:p>
    <w:p w14:paraId="7F3687B4" w14:textId="77777777" w:rsidR="009F43E1" w:rsidRDefault="009F43E1" w:rsidP="009F43E1">
      <w:pPr>
        <w:pStyle w:val="Subtitle"/>
        <w:jc w:val="left"/>
        <w:rPr>
          <w:b/>
          <w:rPrChange w:id="468" w:author="Anasta" w:date="2014-05-28T13:30:00Z">
            <w:rPr>
              <w:highlight w:val="yellow"/>
            </w:rPr>
          </w:rPrChange>
        </w:rPr>
        <w:pPrChange w:id="469" w:author="Anasta" w:date="2014-05-28T13:30:00Z">
          <w:pPr>
            <w:pStyle w:val="Heading2"/>
          </w:pPr>
        </w:pPrChange>
      </w:pPr>
    </w:p>
    <w:p w14:paraId="6A00F29C" w14:textId="77777777" w:rsidR="009F43E1" w:rsidRPr="00213691" w:rsidRDefault="009F43E1" w:rsidP="009F43E1">
      <w:pPr>
        <w:pStyle w:val="Subtitle"/>
        <w:jc w:val="left"/>
        <w:rPr>
          <w:b/>
          <w:rPrChange w:id="470" w:author="Anasta" w:date="2014-05-28T13:30:00Z">
            <w:rPr/>
          </w:rPrChange>
        </w:rPr>
        <w:pPrChange w:id="471" w:author="Anasta" w:date="2014-05-28T13:30:00Z">
          <w:pPr>
            <w:pStyle w:val="Subtitle"/>
          </w:pPr>
        </w:pPrChange>
      </w:pPr>
      <w:r w:rsidRPr="00213691">
        <w:rPr>
          <w:b/>
          <w:rPrChange w:id="472" w:author="Anasta" w:date="2014-05-28T13:30:00Z">
            <w:rPr/>
          </w:rPrChange>
        </w:rPr>
        <w:t>DESCRIÇÃO</w:t>
      </w:r>
    </w:p>
    <w:p w14:paraId="41682C01" w14:textId="77777777" w:rsidR="009F43E1" w:rsidRPr="0048227A" w:rsidRDefault="009F43E1" w:rsidP="009F43E1">
      <w:proofErr w:type="spellStart"/>
      <w:r w:rsidRPr="00213691">
        <w:rPr>
          <w:i/>
          <w:rPrChange w:id="473" w:author="Anasta" w:date="2014-05-28T13:30:00Z">
            <w:rPr/>
          </w:rPrChange>
        </w:rPr>
        <w:t>Android</w:t>
      </w:r>
      <w:proofErr w:type="spellEnd"/>
      <w:r w:rsidRPr="0048227A">
        <w:t xml:space="preserve"> é uma pilha de </w:t>
      </w:r>
      <w:r w:rsidRPr="00213691">
        <w:rPr>
          <w:i/>
          <w:rPrChange w:id="474" w:author="Anasta" w:date="2014-05-28T13:30:00Z">
            <w:rPr/>
          </w:rPrChange>
        </w:rPr>
        <w:t>software</w:t>
      </w:r>
      <w:r w:rsidRPr="0048227A">
        <w:t xml:space="preserve"> para dispositivos móveis que inclui um sistema operacional, </w:t>
      </w:r>
      <w:r w:rsidRPr="00213691">
        <w:rPr>
          <w:i/>
          <w:rPrChange w:id="475" w:author="Anasta" w:date="2014-05-28T13:30:00Z">
            <w:rPr/>
          </w:rPrChange>
        </w:rPr>
        <w:t>middleware</w:t>
      </w:r>
      <w:r w:rsidRPr="0048227A">
        <w:t xml:space="preserve"> e aplicações chave.</w:t>
      </w:r>
    </w:p>
    <w:p w14:paraId="546CFA54" w14:textId="77777777" w:rsidR="009F43E1" w:rsidRPr="0048227A" w:rsidRDefault="009F43E1" w:rsidP="009F43E1">
      <w:r w:rsidRPr="00B0343F">
        <w:rPr>
          <w:highlight w:val="yellow"/>
        </w:rPr>
        <w:t xml:space="preserve">Seu sistema operacional é baseado no </w:t>
      </w:r>
      <w:proofErr w:type="spellStart"/>
      <w:r w:rsidRPr="00B0343F">
        <w:rPr>
          <w:highlight w:val="yellow"/>
        </w:rPr>
        <w:t>kernel</w:t>
      </w:r>
      <w:proofErr w:type="spellEnd"/>
      <w:r w:rsidRPr="00B0343F">
        <w:rPr>
          <w:highlight w:val="yellow"/>
        </w:rPr>
        <w:t xml:space="preserve"> do Linux 2.6.</w:t>
      </w:r>
    </w:p>
    <w:p w14:paraId="73CC4BCB" w14:textId="77777777" w:rsidR="009F43E1" w:rsidRPr="0048227A" w:rsidRDefault="009F43E1" w:rsidP="009F43E1">
      <w:r w:rsidRPr="0048227A">
        <w:t xml:space="preserve">O </w:t>
      </w:r>
      <w:proofErr w:type="spellStart"/>
      <w:r w:rsidRPr="00213691">
        <w:rPr>
          <w:i/>
          <w:rPrChange w:id="476" w:author="Anasta" w:date="2014-05-28T13:30:00Z">
            <w:rPr/>
          </w:rPrChange>
        </w:rPr>
        <w:t>Android</w:t>
      </w:r>
      <w:proofErr w:type="spellEnd"/>
      <w:r w:rsidRPr="00213691">
        <w:rPr>
          <w:i/>
          <w:rPrChange w:id="477" w:author="Anasta" w:date="2014-05-28T13:30:00Z">
            <w:rPr/>
          </w:rPrChange>
        </w:rPr>
        <w:t xml:space="preserve"> </w:t>
      </w:r>
      <w:r w:rsidRPr="0048227A">
        <w:t xml:space="preserve">SDK fornece as ferramentas e </w:t>
      </w:r>
      <w:proofErr w:type="spellStart"/>
      <w:r w:rsidRPr="0048227A">
        <w:t>APIs</w:t>
      </w:r>
      <w:proofErr w:type="spellEnd"/>
      <w:r w:rsidRPr="0048227A">
        <w:t xml:space="preserve"> necessárias para começar a desenvolver aplicações na plataforma </w:t>
      </w:r>
      <w:proofErr w:type="spellStart"/>
      <w:r w:rsidRPr="00213691">
        <w:rPr>
          <w:i/>
          <w:rPrChange w:id="478" w:author="Anasta" w:date="2014-05-28T13:30:00Z">
            <w:rPr/>
          </w:rPrChange>
        </w:rPr>
        <w:t>Android</w:t>
      </w:r>
      <w:proofErr w:type="spellEnd"/>
      <w:r w:rsidRPr="00213691">
        <w:rPr>
          <w:i/>
          <w:rPrChange w:id="479" w:author="Anasta" w:date="2014-05-28T13:30:00Z">
            <w:rPr/>
          </w:rPrChange>
        </w:rPr>
        <w:t xml:space="preserve"> </w:t>
      </w:r>
      <w:r w:rsidRPr="0048227A">
        <w:t>usando a linguagem de programação Java.</w:t>
      </w:r>
    </w:p>
    <w:p w14:paraId="7F849E6F" w14:textId="622F1C7B" w:rsidR="009F43E1" w:rsidRPr="0048227A" w:rsidRDefault="009F43E1" w:rsidP="009F43E1">
      <w:r w:rsidRPr="0048227A">
        <w:t xml:space="preserve">A arquitetura do </w:t>
      </w:r>
      <w:proofErr w:type="spellStart"/>
      <w:r w:rsidRPr="00213691">
        <w:rPr>
          <w:i/>
          <w:rPrChange w:id="480" w:author="Anasta" w:date="2014-05-28T13:30:00Z">
            <w:rPr/>
          </w:rPrChange>
        </w:rPr>
        <w:t>Android</w:t>
      </w:r>
      <w:proofErr w:type="spellEnd"/>
      <w:r>
        <w:t xml:space="preserve"> pode ser subdividia em </w:t>
      </w:r>
      <w:del w:id="481" w:author="Anasta" w:date="2014-05-28T13:30:00Z">
        <w:r w:rsidR="006246B1" w:rsidRPr="0048227A">
          <w:delText>5</w:delText>
        </w:r>
      </w:del>
      <w:ins w:id="482" w:author="Anasta" w:date="2014-05-28T13:30:00Z">
        <w:r>
          <w:t>cinco</w:t>
        </w:r>
      </w:ins>
      <w:r w:rsidRPr="0048227A">
        <w:t>, conforme</w:t>
      </w:r>
      <w:r>
        <w:t xml:space="preserve"> </w:t>
      </w:r>
      <w:r w:rsidR="0088363D">
        <w:fldChar w:fldCharType="begin"/>
      </w:r>
      <w:r>
        <w:instrText xml:space="preserve"> REF _Ref382329619 \h </w:instrText>
      </w:r>
      <w:r w:rsidR="0088363D">
        <w:fldChar w:fldCharType="separate"/>
      </w:r>
      <w:r w:rsidR="00A5041A">
        <w:t xml:space="preserve">FIG. </w:t>
      </w:r>
      <w:r w:rsidR="00A5041A">
        <w:rPr>
          <w:noProof/>
        </w:rPr>
        <w:t>3</w:t>
      </w:r>
      <w:r w:rsidR="00A5041A">
        <w:t>.</w:t>
      </w:r>
      <w:r w:rsidR="00A5041A">
        <w:rPr>
          <w:noProof/>
        </w:rPr>
        <w:t>1</w:t>
      </w:r>
      <w:r w:rsidR="0088363D">
        <w:fldChar w:fldCharType="end"/>
      </w:r>
      <w:r w:rsidRPr="0048227A">
        <w:t>:</w:t>
      </w:r>
    </w:p>
    <w:p w14:paraId="1DBEF38D" w14:textId="685C6E51" w:rsidR="009F43E1" w:rsidRPr="0048227A" w:rsidRDefault="009F43E1" w:rsidP="009F43E1">
      <w:pPr>
        <w:pStyle w:val="ListParagraph"/>
        <w:numPr>
          <w:ilvl w:val="0"/>
          <w:numId w:val="22"/>
        </w:numPr>
      </w:pPr>
      <w:r w:rsidRPr="0048227A">
        <w:t>Aplicações</w:t>
      </w:r>
      <w:r>
        <w:t>: Camada formada pelos aplicativos utilizados pelo usuário. Esses aplicativos utilizam</w:t>
      </w:r>
      <w:r w:rsidRPr="008000A5">
        <w:t xml:space="preserve"> o </w:t>
      </w:r>
      <w:r w:rsidRPr="00783AE0">
        <w:rPr>
          <w:i/>
          <w:rPrChange w:id="483" w:author="Anasta" w:date="2014-05-28T13:30:00Z">
            <w:rPr/>
          </w:rPrChange>
        </w:rPr>
        <w:t>framework</w:t>
      </w:r>
      <w:r w:rsidRPr="008000A5">
        <w:t xml:space="preserve"> de aplicação poderoso e flexível para desenvolvimento. São escritos na linguagem Java.</w:t>
      </w:r>
    </w:p>
    <w:p w14:paraId="41921900" w14:textId="77777777" w:rsidR="009F43E1" w:rsidRPr="00CA6784" w:rsidRDefault="009F43E1" w:rsidP="009F43E1">
      <w:pPr>
        <w:pStyle w:val="ListParagraph"/>
        <w:numPr>
          <w:ilvl w:val="0"/>
          <w:numId w:val="22"/>
        </w:numPr>
      </w:pPr>
      <w:r w:rsidRPr="00721BE8">
        <w:rPr>
          <w:i/>
        </w:rPr>
        <w:t>Framework</w:t>
      </w:r>
      <w:r w:rsidRPr="00721BE8">
        <w:t xml:space="preserve"> da aplicação: Camada </w:t>
      </w:r>
      <w:r>
        <w:t xml:space="preserve">com a qual aplicativos interagem. </w:t>
      </w:r>
      <w:r w:rsidRPr="00CA6784">
        <w:t xml:space="preserve">Composto por </w:t>
      </w:r>
      <w:r w:rsidRPr="007946A1">
        <w:rPr>
          <w:highlight w:val="red"/>
        </w:rPr>
        <w:t>serviços</w:t>
      </w:r>
      <w:r w:rsidRPr="00CA6784">
        <w:t xml:space="preserve"> como </w:t>
      </w:r>
      <w:proofErr w:type="spellStart"/>
      <w:r w:rsidRPr="00783AE0">
        <w:rPr>
          <w:i/>
          <w:rPrChange w:id="484" w:author="Anasta" w:date="2014-05-28T13:30:00Z">
            <w:rPr/>
          </w:rPrChange>
        </w:rPr>
        <w:t>Activity</w:t>
      </w:r>
      <w:proofErr w:type="spellEnd"/>
      <w:r w:rsidRPr="00783AE0">
        <w:rPr>
          <w:i/>
          <w:rPrChange w:id="485" w:author="Anasta" w:date="2014-05-28T13:30:00Z">
            <w:rPr/>
          </w:rPrChange>
        </w:rPr>
        <w:t xml:space="preserve"> Manager, </w:t>
      </w:r>
      <w:proofErr w:type="spellStart"/>
      <w:r w:rsidRPr="00783AE0">
        <w:rPr>
          <w:i/>
          <w:rPrChange w:id="486" w:author="Anasta" w:date="2014-05-28T13:30:00Z">
            <w:rPr/>
          </w:rPrChange>
        </w:rPr>
        <w:t>Content</w:t>
      </w:r>
      <w:proofErr w:type="spellEnd"/>
      <w:r w:rsidRPr="00783AE0">
        <w:rPr>
          <w:i/>
          <w:rPrChange w:id="487" w:author="Anasta" w:date="2014-05-28T13:30:00Z">
            <w:rPr/>
          </w:rPrChange>
        </w:rPr>
        <w:t xml:space="preserve"> </w:t>
      </w:r>
      <w:proofErr w:type="spellStart"/>
      <w:r w:rsidRPr="00783AE0">
        <w:rPr>
          <w:i/>
          <w:rPrChange w:id="488" w:author="Anasta" w:date="2014-05-28T13:30:00Z">
            <w:rPr/>
          </w:rPrChange>
        </w:rPr>
        <w:t>Provider</w:t>
      </w:r>
      <w:proofErr w:type="spellEnd"/>
      <w:r w:rsidRPr="00783AE0">
        <w:rPr>
          <w:i/>
          <w:rPrChange w:id="489" w:author="Anasta" w:date="2014-05-28T13:30:00Z">
            <w:rPr/>
          </w:rPrChange>
        </w:rPr>
        <w:t xml:space="preserve">, </w:t>
      </w:r>
      <w:proofErr w:type="spellStart"/>
      <w:r w:rsidRPr="00783AE0">
        <w:rPr>
          <w:i/>
          <w:rPrChange w:id="490" w:author="Anasta" w:date="2014-05-28T13:30:00Z">
            <w:rPr/>
          </w:rPrChange>
        </w:rPr>
        <w:t>Telephony</w:t>
      </w:r>
      <w:proofErr w:type="spellEnd"/>
      <w:r w:rsidRPr="00783AE0">
        <w:rPr>
          <w:i/>
          <w:rPrChange w:id="491" w:author="Anasta" w:date="2014-05-28T13:30:00Z">
            <w:rPr/>
          </w:rPrChange>
        </w:rPr>
        <w:t xml:space="preserve"> Manager, </w:t>
      </w:r>
      <w:proofErr w:type="spellStart"/>
      <w:r w:rsidRPr="00783AE0">
        <w:rPr>
          <w:i/>
          <w:rPrChange w:id="492" w:author="Anasta" w:date="2014-05-28T13:30:00Z">
            <w:rPr/>
          </w:rPrChange>
        </w:rPr>
        <w:t>Location</w:t>
      </w:r>
      <w:proofErr w:type="spellEnd"/>
      <w:r w:rsidRPr="00783AE0">
        <w:rPr>
          <w:i/>
          <w:rPrChange w:id="493" w:author="Anasta" w:date="2014-05-28T13:30:00Z">
            <w:rPr/>
          </w:rPrChange>
        </w:rPr>
        <w:t xml:space="preserve"> Manager, </w:t>
      </w:r>
      <w:proofErr w:type="spellStart"/>
      <w:r w:rsidRPr="00783AE0">
        <w:rPr>
          <w:i/>
          <w:rPrChange w:id="494" w:author="Anasta" w:date="2014-05-28T13:30:00Z">
            <w:rPr/>
          </w:rPrChange>
        </w:rPr>
        <w:t>Resource</w:t>
      </w:r>
      <w:proofErr w:type="spellEnd"/>
      <w:r w:rsidRPr="00783AE0">
        <w:rPr>
          <w:i/>
          <w:rPrChange w:id="495" w:author="Anasta" w:date="2014-05-28T13:30:00Z">
            <w:rPr/>
          </w:rPrChange>
        </w:rPr>
        <w:t xml:space="preserve"> Manager</w:t>
      </w:r>
      <w:r w:rsidRPr="00CA6784">
        <w:t xml:space="preserve">, dentre outros. Esses serviços são disponibilizados </w:t>
      </w:r>
      <w:r>
        <w:t>na</w:t>
      </w:r>
      <w:r w:rsidRPr="00CA6784">
        <w:t xml:space="preserve"> forma de classes para </w:t>
      </w:r>
      <w:r>
        <w:t>que possam ser utilizados pelos programadores no desenvolvimento de seus aplicativos.</w:t>
      </w:r>
    </w:p>
    <w:p w14:paraId="1CD5F85B" w14:textId="77777777" w:rsidR="009F43E1" w:rsidRPr="0048227A" w:rsidRDefault="009F43E1" w:rsidP="009F43E1">
      <w:pPr>
        <w:pStyle w:val="ListParagraph"/>
        <w:numPr>
          <w:ilvl w:val="0"/>
          <w:numId w:val="22"/>
        </w:numPr>
      </w:pPr>
      <w:r w:rsidRPr="0048227A">
        <w:t>Bibliotecas</w:t>
      </w:r>
      <w:r>
        <w:t xml:space="preserve">: Camada que permite que o dispositivo manipule diferentes tipos de informação. Elas são escritas em linguagem c ou </w:t>
      </w:r>
      <w:proofErr w:type="spellStart"/>
      <w:r>
        <w:t>c++</w:t>
      </w:r>
      <w:proofErr w:type="spellEnd"/>
      <w:r>
        <w:t xml:space="preserve"> e são específicas para cada </w:t>
      </w:r>
      <w:r>
        <w:rPr>
          <w:i/>
        </w:rPr>
        <w:t>hardware</w:t>
      </w:r>
      <w:r>
        <w:t xml:space="preserve">. </w:t>
      </w:r>
    </w:p>
    <w:p w14:paraId="57A58F5A" w14:textId="77777777" w:rsidR="009F43E1" w:rsidRPr="0048227A" w:rsidRDefault="009F43E1" w:rsidP="009F43E1">
      <w:pPr>
        <w:pStyle w:val="ListParagraph"/>
        <w:numPr>
          <w:ilvl w:val="0"/>
          <w:numId w:val="22"/>
        </w:numPr>
      </w:pPr>
      <w:proofErr w:type="spellStart"/>
      <w:r w:rsidRPr="00783AE0">
        <w:rPr>
          <w:i/>
          <w:rPrChange w:id="496" w:author="Anasta" w:date="2014-05-28T13:30:00Z">
            <w:rPr/>
          </w:rPrChange>
        </w:rPr>
        <w:t>Android</w:t>
      </w:r>
      <w:proofErr w:type="spellEnd"/>
      <w:r w:rsidRPr="00783AE0">
        <w:rPr>
          <w:i/>
          <w:rPrChange w:id="497" w:author="Anasta" w:date="2014-05-28T13:30:00Z">
            <w:rPr/>
          </w:rPrChange>
        </w:rPr>
        <w:t xml:space="preserve"> </w:t>
      </w:r>
      <w:proofErr w:type="spellStart"/>
      <w:r w:rsidRPr="00783AE0">
        <w:rPr>
          <w:i/>
          <w:rPrChange w:id="498" w:author="Anasta" w:date="2014-05-28T13:30:00Z">
            <w:rPr/>
          </w:rPrChange>
        </w:rPr>
        <w:t>Runtime</w:t>
      </w:r>
      <w:proofErr w:type="spellEnd"/>
      <w:r>
        <w:t xml:space="preserve">: Camada composta pela máquina virtual </w:t>
      </w:r>
      <w:proofErr w:type="spellStart"/>
      <w:r w:rsidRPr="00783AE0">
        <w:rPr>
          <w:i/>
          <w:rPrChange w:id="499" w:author="Anasta" w:date="2014-05-28T13:30:00Z">
            <w:rPr/>
          </w:rPrChange>
        </w:rPr>
        <w:t>Dalvik</w:t>
      </w:r>
      <w:proofErr w:type="spellEnd"/>
      <w:r>
        <w:t xml:space="preserve"> – um tipo de máquina virtual Java desenvolvido e </w:t>
      </w:r>
      <w:proofErr w:type="gramStart"/>
      <w:r>
        <w:t>otimizado</w:t>
      </w:r>
      <w:proofErr w:type="gramEnd"/>
      <w:r>
        <w:t xml:space="preserve"> para </w:t>
      </w:r>
      <w:proofErr w:type="spellStart"/>
      <w:r w:rsidRPr="00783AE0">
        <w:rPr>
          <w:i/>
          <w:rPrChange w:id="500" w:author="Anasta" w:date="2014-05-28T13:30:00Z">
            <w:rPr/>
          </w:rPrChange>
        </w:rPr>
        <w:t>Android</w:t>
      </w:r>
      <w:proofErr w:type="spellEnd"/>
      <w:r w:rsidRPr="00783AE0">
        <w:rPr>
          <w:i/>
          <w:rPrChange w:id="501" w:author="Anasta" w:date="2014-05-28T13:30:00Z">
            <w:rPr/>
          </w:rPrChange>
        </w:rPr>
        <w:t xml:space="preserve"> –</w:t>
      </w:r>
      <w:r>
        <w:t xml:space="preserve"> e pelas </w:t>
      </w:r>
      <w:commentRangeStart w:id="502"/>
      <w:r>
        <w:rPr>
          <w:i/>
        </w:rPr>
        <w:t xml:space="preserve">core Java </w:t>
      </w:r>
      <w:proofErr w:type="spellStart"/>
      <w:r>
        <w:rPr>
          <w:i/>
        </w:rPr>
        <w:t>libraries</w:t>
      </w:r>
      <w:commentRangeEnd w:id="502"/>
      <w:proofErr w:type="spellEnd"/>
      <w:r>
        <w:rPr>
          <w:rStyle w:val="CommentReference"/>
        </w:rPr>
        <w:commentReference w:id="502"/>
      </w:r>
      <w:r>
        <w:t xml:space="preserve">. Assim, a máquina virtual </w:t>
      </w:r>
      <w:proofErr w:type="spellStart"/>
      <w:r w:rsidRPr="00783AE0">
        <w:rPr>
          <w:i/>
          <w:rPrChange w:id="503" w:author="Anasta" w:date="2014-05-28T13:30:00Z">
            <w:rPr/>
          </w:rPrChange>
        </w:rPr>
        <w:t>Dalvik</w:t>
      </w:r>
      <w:proofErr w:type="spellEnd"/>
      <w:r w:rsidRPr="00783AE0">
        <w:rPr>
          <w:i/>
          <w:rPrChange w:id="504" w:author="Anasta" w:date="2014-05-28T13:30:00Z">
            <w:rPr/>
          </w:rPrChange>
        </w:rPr>
        <w:t xml:space="preserve"> </w:t>
      </w:r>
      <w:r>
        <w:t xml:space="preserve">pode utilizar recursos como gerenciamento de memória e de </w:t>
      </w:r>
      <w:proofErr w:type="spellStart"/>
      <w:r>
        <w:t>multi-</w:t>
      </w:r>
      <w:r>
        <w:rPr>
          <w:i/>
        </w:rPr>
        <w:t>threading</w:t>
      </w:r>
      <w:proofErr w:type="spellEnd"/>
      <w:r>
        <w:t xml:space="preserve">, intrínseco à linguagem Java, bem como permite que cada aplicação funcionando tenha seu próprio processo, com sua própria instância da </w:t>
      </w:r>
      <w:proofErr w:type="spellStart"/>
      <w:r w:rsidRPr="00783AE0">
        <w:rPr>
          <w:i/>
          <w:rPrChange w:id="505" w:author="Anasta" w:date="2014-05-28T13:30:00Z">
            <w:rPr/>
          </w:rPrChange>
        </w:rPr>
        <w:t>Dalvik</w:t>
      </w:r>
      <w:proofErr w:type="spellEnd"/>
      <w:r w:rsidRPr="00783AE0">
        <w:rPr>
          <w:i/>
          <w:rPrChange w:id="506" w:author="Anasta" w:date="2014-05-28T13:30:00Z">
            <w:rPr/>
          </w:rPrChange>
        </w:rPr>
        <w:t xml:space="preserve"> </w:t>
      </w:r>
      <w:r w:rsidRPr="00F520D9">
        <w:rPr>
          <w:i/>
        </w:rPr>
        <w:t>VM</w:t>
      </w:r>
      <w:r>
        <w:t>.</w:t>
      </w:r>
    </w:p>
    <w:p w14:paraId="057956CD" w14:textId="77777777" w:rsidR="009F43E1" w:rsidRDefault="009F43E1" w:rsidP="009F43E1">
      <w:pPr>
        <w:pStyle w:val="ListParagraph"/>
        <w:numPr>
          <w:ilvl w:val="0"/>
          <w:numId w:val="22"/>
        </w:numPr>
      </w:pPr>
      <w:proofErr w:type="spellStart"/>
      <w:r w:rsidRPr="00BC1FCF">
        <w:rPr>
          <w:i/>
        </w:rPr>
        <w:t>Kernel</w:t>
      </w:r>
      <w:proofErr w:type="spellEnd"/>
      <w:r w:rsidRPr="0048227A">
        <w:t xml:space="preserve"> do </w:t>
      </w:r>
      <w:r w:rsidRPr="00783AE0">
        <w:rPr>
          <w:i/>
          <w:rPrChange w:id="507" w:author="Anasta" w:date="2014-05-28T13:30:00Z">
            <w:rPr/>
          </w:rPrChange>
        </w:rPr>
        <w:t>Linux</w:t>
      </w:r>
      <w:r>
        <w:t xml:space="preserve">: Camada responsável por funcionalidades básicas de sistema operacional como gerenciamento de processos, de memória, de energia e de </w:t>
      </w:r>
      <w:r>
        <w:rPr>
          <w:i/>
        </w:rPr>
        <w:t>drivers</w:t>
      </w:r>
      <w:r>
        <w:t xml:space="preserve"> de dispositivos (câmera, teclado, </w:t>
      </w:r>
      <w:r>
        <w:rPr>
          <w:i/>
        </w:rPr>
        <w:t>display</w:t>
      </w:r>
      <w:r>
        <w:t>).</w:t>
      </w:r>
    </w:p>
    <w:p w14:paraId="5DA8E0E9" w14:textId="77777777" w:rsidR="006246B1" w:rsidRDefault="006246B1" w:rsidP="006246B1">
      <w:pPr>
        <w:keepNext/>
        <w:rPr>
          <w:del w:id="508" w:author="Anasta" w:date="2014-05-28T13:30:00Z"/>
        </w:rPr>
      </w:pPr>
      <w:del w:id="509" w:author="Anasta" w:date="2014-05-28T13:30:00Z">
        <w:r>
          <w:rPr>
            <w:noProof/>
            <w:lang w:eastAsia="pt-BR"/>
          </w:rPr>
          <w:drawing>
            <wp:anchor distT="0" distB="0" distL="114300" distR="114300" simplePos="0" relativeHeight="251661312" behindDoc="0" locked="0" layoutInCell="1" allowOverlap="1" wp14:anchorId="32C92A1B" wp14:editId="6A611104">
              <wp:simplePos x="1169670" y="897890"/>
              <wp:positionH relativeFrom="margin">
                <wp:align>left</wp:align>
              </wp:positionH>
              <wp:positionV relativeFrom="margin">
                <wp:align>top</wp:align>
              </wp:positionV>
              <wp:extent cx="5975985" cy="4339590"/>
              <wp:effectExtent l="0" t="0" r="571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grayscl/>
                        <a:extLst>
                          <a:ext uri="{28A0092B-C50C-407E-A947-70E740481C1C}">
                            <a14:useLocalDpi xmlns:a14="http://schemas.microsoft.com/office/drawing/2010/main" val="0"/>
                          </a:ext>
                        </a:extLst>
                      </a:blip>
                      <a:stretch>
                        <a:fillRect/>
                      </a:stretch>
                    </pic:blipFill>
                    <pic:spPr>
                      <a:xfrm>
                        <a:off x="0" y="0"/>
                        <a:ext cx="5975985" cy="4339590"/>
                      </a:xfrm>
                      <a:prstGeom prst="rect">
                        <a:avLst/>
                      </a:prstGeom>
                    </pic:spPr>
                  </pic:pic>
                </a:graphicData>
              </a:graphic>
            </wp:anchor>
          </w:drawing>
        </w:r>
      </w:del>
    </w:p>
    <w:p w14:paraId="1B03A78E" w14:textId="77777777" w:rsidR="006246B1" w:rsidRDefault="006246B1" w:rsidP="006246B1">
      <w:pPr>
        <w:keepNext/>
        <w:rPr>
          <w:ins w:id="510" w:author="Anasta" w:date="2014-05-28T13:30:00Z"/>
        </w:rPr>
      </w:pPr>
    </w:p>
    <w:p w14:paraId="763FA516" w14:textId="77777777" w:rsidR="009F43E1" w:rsidRDefault="009F43E1" w:rsidP="006246B1">
      <w:pPr>
        <w:keepNext/>
        <w:rPr>
          <w:ins w:id="511" w:author="Anasta" w:date="2014-05-28T13:30:00Z"/>
        </w:rPr>
      </w:pPr>
      <w:ins w:id="512" w:author="Anasta" w:date="2014-05-28T13:30:00Z">
        <w:r>
          <w:rPr>
            <w:i/>
            <w:noProof/>
            <w:lang w:eastAsia="pt-BR"/>
          </w:rPr>
          <w:drawing>
            <wp:inline distT="0" distB="0" distL="0" distR="0">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ins>
    </w:p>
    <w:p w14:paraId="02AD272B" w14:textId="77777777" w:rsidR="006246B1" w:rsidRDefault="006246B1" w:rsidP="006246B1">
      <w:pPr>
        <w:pStyle w:val="Caption"/>
      </w:pPr>
      <w:bookmarkStart w:id="513" w:name="_Ref382329619"/>
      <w:bookmarkStart w:id="514" w:name="_Toc389005845"/>
      <w:bookmarkStart w:id="515" w:name="_Toc388915931"/>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w:t>
      </w:r>
      <w:r w:rsidR="0088363D">
        <w:fldChar w:fldCharType="end"/>
      </w:r>
      <w:bookmarkEnd w:id="513"/>
      <w:r>
        <w:t xml:space="preserve"> -</w:t>
      </w:r>
      <w:r w:rsidRPr="0048227A">
        <w:t xml:space="preserve"> Arquit</w:t>
      </w:r>
      <w:r>
        <w:t xml:space="preserve">etura do </w:t>
      </w:r>
      <w:proofErr w:type="spellStart"/>
      <w:r>
        <w:t>Android</w:t>
      </w:r>
      <w:proofErr w:type="spellEnd"/>
      <w:r>
        <w:t xml:space="preserve"> </w:t>
      </w:r>
      <w:sdt>
        <w:sdtPr>
          <w:id w:val="-1300695122"/>
          <w:citation/>
        </w:sdtPr>
        <w:sdtContent>
          <w:r w:rsidR="0088363D">
            <w:fldChar w:fldCharType="begin"/>
          </w:r>
          <w:r>
            <w:instrText xml:space="preserve">CITATION Man14 \l 1046 </w:instrText>
          </w:r>
          <w:r w:rsidR="0088363D">
            <w:fldChar w:fldCharType="separate"/>
          </w:r>
          <w:r w:rsidR="00985FA2">
            <w:rPr>
              <w:noProof/>
            </w:rPr>
            <w:t>[2]</w:t>
          </w:r>
          <w:r w:rsidR="0088363D">
            <w:fldChar w:fldCharType="end"/>
          </w:r>
        </w:sdtContent>
      </w:sdt>
      <w:bookmarkEnd w:id="514"/>
      <w:bookmarkEnd w:id="515"/>
    </w:p>
    <w:p w14:paraId="47C45EEF" w14:textId="77777777" w:rsidR="005A61CE" w:rsidRDefault="005A61CE" w:rsidP="005A61CE"/>
    <w:p w14:paraId="537AC726" w14:textId="77777777" w:rsidR="003F3363" w:rsidRDefault="00491A8E" w:rsidP="003F3363">
      <w:r>
        <w:t>A seguir, será detalhado</w:t>
      </w:r>
      <w:r w:rsidR="00B40C91">
        <w:t xml:space="preserve"> o uso dos principais elementos do </w:t>
      </w:r>
      <w:proofErr w:type="spellStart"/>
      <w:r w:rsidR="00B40C91">
        <w:t>Android</w:t>
      </w:r>
      <w:proofErr w:type="spellEnd"/>
      <w:r w:rsidR="00B40C91">
        <w:t xml:space="preserve"> necessários para </w:t>
      </w:r>
      <w:r w:rsidR="004427D8">
        <w:t>o desenvolvimento do aplicativo deste projeto,</w:t>
      </w:r>
      <w:r w:rsidR="00F85682">
        <w:t xml:space="preserve"> separado por camada.</w:t>
      </w:r>
      <w:r w:rsidR="003F3363">
        <w:t xml:space="preserve"> </w:t>
      </w:r>
    </w:p>
    <w:p w14:paraId="2836E2DC" w14:textId="77777777" w:rsidR="003F3363" w:rsidRPr="00BA38CE" w:rsidRDefault="00CD16BF" w:rsidP="00BD4A93">
      <w:pPr>
        <w:pStyle w:val="Heading3"/>
      </w:pPr>
      <w:bookmarkStart w:id="516" w:name="_Toc389005546"/>
      <w:bookmarkStart w:id="517" w:name="_Toc388915903"/>
      <w:r>
        <w:t>CAMADA DE APRESENTAÇÃO</w:t>
      </w:r>
      <w:bookmarkEnd w:id="516"/>
      <w:bookmarkEnd w:id="517"/>
    </w:p>
    <w:p w14:paraId="5CA9D488" w14:textId="77777777" w:rsidR="003F3363" w:rsidRPr="002F4C06" w:rsidRDefault="003F3363" w:rsidP="00B40C91">
      <w:pPr>
        <w:jc w:val="center"/>
        <w:rPr>
          <w:b/>
          <w:i/>
          <w:rPrChange w:id="518" w:author="Anasta" w:date="2014-05-28T13:30:00Z">
            <w:rPr>
              <w:b/>
            </w:rPr>
          </w:rPrChange>
        </w:rPr>
      </w:pPr>
      <w:proofErr w:type="spellStart"/>
      <w:r w:rsidRPr="002F4C06">
        <w:rPr>
          <w:b/>
          <w:i/>
          <w:highlight w:val="red"/>
          <w:rPrChange w:id="519" w:author="Anasta" w:date="2014-05-28T13:30:00Z">
            <w:rPr>
              <w:b/>
              <w:highlight w:val="red"/>
            </w:rPr>
          </w:rPrChange>
        </w:rPr>
        <w:t>View</w:t>
      </w:r>
      <w:proofErr w:type="spellEnd"/>
      <w:r w:rsidRPr="002F4C06">
        <w:rPr>
          <w:b/>
          <w:i/>
          <w:highlight w:val="red"/>
          <w:rPrChange w:id="520" w:author="Anasta" w:date="2014-05-28T13:30:00Z">
            <w:rPr>
              <w:b/>
              <w:highlight w:val="red"/>
            </w:rPr>
          </w:rPrChange>
        </w:rPr>
        <w:t xml:space="preserve"> System</w:t>
      </w:r>
    </w:p>
    <w:p w14:paraId="7A4B5199" w14:textId="77777777" w:rsidR="0081340D" w:rsidRPr="00175EDA" w:rsidRDefault="0081340D" w:rsidP="003F3363">
      <w:pPr>
        <w:rPr>
          <w:b/>
        </w:rPr>
      </w:pPr>
    </w:p>
    <w:p w14:paraId="368665E0" w14:textId="28D6C409" w:rsidR="0081340D" w:rsidRDefault="00CF1F85" w:rsidP="003F3363">
      <w:r w:rsidRPr="008A7E49">
        <w:t xml:space="preserve">Representada pela classe </w:t>
      </w:r>
      <w:proofErr w:type="spellStart"/>
      <w:r w:rsidRPr="00783AE0">
        <w:rPr>
          <w:i/>
          <w:rPrChange w:id="521" w:author="Anasta" w:date="2014-05-28T13:30:00Z">
            <w:rPr/>
          </w:rPrChange>
        </w:rPr>
        <w:t>View</w:t>
      </w:r>
      <w:proofErr w:type="spellEnd"/>
      <w:r w:rsidRPr="008A7E49">
        <w:t xml:space="preserve">, </w:t>
      </w:r>
      <w:del w:id="522" w:author="Anasta" w:date="2014-05-28T13:30:00Z">
        <w:r w:rsidR="008A7E49" w:rsidRPr="008A7E49">
          <w:delText>representa</w:delText>
        </w:r>
      </w:del>
      <w:ins w:id="523" w:author="Anasta" w:date="2014-05-28T13:30:00Z">
        <w:r w:rsidRPr="008A7E49">
          <w:t>simula</w:t>
        </w:r>
      </w:ins>
      <w:r w:rsidRPr="008A7E49">
        <w:t xml:space="preserve"> o bloco b</w:t>
      </w:r>
      <w:r>
        <w:t xml:space="preserve">ásico para construir os componentes de interface de usuário. A classe </w:t>
      </w:r>
      <w:proofErr w:type="spellStart"/>
      <w:r w:rsidRPr="00783AE0">
        <w:rPr>
          <w:i/>
          <w:rPrChange w:id="524" w:author="Anasta" w:date="2014-05-28T13:30:00Z">
            <w:rPr/>
          </w:rPrChange>
        </w:rPr>
        <w:t>View</w:t>
      </w:r>
      <w:proofErr w:type="spellEnd"/>
      <w:r>
        <w:t xml:space="preserve"> é a base para os </w:t>
      </w:r>
      <w:proofErr w:type="spellStart"/>
      <w:r>
        <w:rPr>
          <w:i/>
        </w:rPr>
        <w:t>Widgets</w:t>
      </w:r>
      <w:proofErr w:type="spellEnd"/>
      <w:r>
        <w:t xml:space="preserve">, utilizados para a criação de componentes de interface do usuário </w:t>
      </w:r>
      <w:proofErr w:type="gramStart"/>
      <w:r>
        <w:t>interativos</w:t>
      </w:r>
      <w:r w:rsidR="00243911">
        <w:t>.</w:t>
      </w:r>
      <w:proofErr w:type="gramEnd"/>
      <w:sdt>
        <w:sdtPr>
          <w:id w:val="-583449406"/>
          <w:citation/>
        </w:sdtPr>
        <w:sdtContent>
          <w:r w:rsidR="0088363D">
            <w:fldChar w:fldCharType="begin"/>
          </w:r>
          <w:r w:rsidR="00573DE6">
            <w:instrText xml:space="preserve"> CITATION And149 \l 1046 </w:instrText>
          </w:r>
          <w:r w:rsidR="0088363D">
            <w:fldChar w:fldCharType="separate"/>
          </w:r>
          <w:r w:rsidR="00985FA2">
            <w:rPr>
              <w:noProof/>
            </w:rPr>
            <w:t xml:space="preserve"> [3]</w:t>
          </w:r>
          <w:r w:rsidR="0088363D">
            <w:fldChar w:fldCharType="end"/>
          </w:r>
        </w:sdtContent>
      </w:sdt>
    </w:p>
    <w:p w14:paraId="5CFF0FA0" w14:textId="169B65CA" w:rsidR="00CF1F85" w:rsidRDefault="00CF1F85" w:rsidP="00CF1F85">
      <w:r>
        <w:t xml:space="preserve">Todos os objetos da classe </w:t>
      </w:r>
      <w:proofErr w:type="spellStart"/>
      <w:r w:rsidRPr="00783AE0">
        <w:rPr>
          <w:i/>
          <w:rPrChange w:id="525" w:author="Anasta" w:date="2014-05-28T13:30:00Z">
            <w:rPr/>
          </w:rPrChange>
        </w:rPr>
        <w:t>View</w:t>
      </w:r>
      <w:proofErr w:type="spellEnd"/>
      <w:r>
        <w:t xml:space="preserve"> seguem o padrão</w:t>
      </w:r>
      <w:r w:rsidRPr="009B4080">
        <w:t xml:space="preserve"> </w:t>
      </w:r>
      <w:r>
        <w:t>WYSIWYG</w:t>
      </w:r>
      <w:del w:id="526" w:author="Anasta" w:date="2014-05-28T13:30:00Z">
        <w:r w:rsidR="009C22DF">
          <w:delText>,</w:delText>
        </w:r>
      </w:del>
      <w:r>
        <w:t xml:space="preserve"> e se estruturam em árvores. Uma </w:t>
      </w:r>
      <w:proofErr w:type="spellStart"/>
      <w:proofErr w:type="gramStart"/>
      <w:r w:rsidRPr="00783AE0">
        <w:rPr>
          <w:i/>
          <w:rPrChange w:id="527" w:author="Anasta" w:date="2014-05-28T13:30:00Z">
            <w:rPr/>
          </w:rPrChange>
        </w:rPr>
        <w:t>GroupView</w:t>
      </w:r>
      <w:proofErr w:type="spellEnd"/>
      <w:proofErr w:type="gramEnd"/>
      <w:del w:id="528" w:author="Anasta" w:date="2014-05-28T13:30:00Z">
        <w:r w:rsidR="009C22DF">
          <w:delText>,</w:delText>
        </w:r>
      </w:del>
      <w:r>
        <w:t xml:space="preserve"> correspondente aos nós dessa árvore</w:t>
      </w:r>
      <w:del w:id="529" w:author="Anasta" w:date="2014-05-28T13:30:00Z">
        <w:r w:rsidR="009C22DF">
          <w:delText>,</w:delText>
        </w:r>
      </w:del>
      <w:ins w:id="530" w:author="Anasta" w:date="2014-05-28T13:30:00Z">
        <w:r>
          <w:t xml:space="preserve"> e</w:t>
        </w:r>
      </w:ins>
      <w:r>
        <w:t xml:space="preserve"> são a base para os </w:t>
      </w:r>
      <w:r w:rsidRPr="001B7067">
        <w:rPr>
          <w:i/>
        </w:rPr>
        <w:t>layouts</w:t>
      </w:r>
      <w:r w:rsidRPr="001B7067">
        <w:t xml:space="preserve"> (</w:t>
      </w:r>
      <w:r w:rsidRPr="001B7067">
        <w:rPr>
          <w:i/>
        </w:rPr>
        <w:t>containers</w:t>
      </w:r>
      <w:r w:rsidRPr="001B7067">
        <w:t xml:space="preserve"> invi</w:t>
      </w:r>
      <w:r>
        <w:t xml:space="preserve">síveis que possuem referência às </w:t>
      </w:r>
      <w:proofErr w:type="spellStart"/>
      <w:r w:rsidRPr="00783AE0">
        <w:rPr>
          <w:i/>
          <w:rPrChange w:id="531" w:author="Anasta" w:date="2014-05-28T13:30:00Z">
            <w:rPr/>
          </w:rPrChange>
        </w:rPr>
        <w:t>Views</w:t>
      </w:r>
      <w:proofErr w:type="spellEnd"/>
      <w:r>
        <w:t xml:space="preserve"> filhas</w:t>
      </w:r>
      <w:r w:rsidRPr="001B7067">
        <w:t>),</w:t>
      </w:r>
      <w:r>
        <w:t xml:space="preserve"> conforme esquematizado na </w:t>
      </w:r>
      <w:r w:rsidR="0088363D">
        <w:fldChar w:fldCharType="begin"/>
      </w:r>
      <w:r>
        <w:instrText xml:space="preserve"> REF _Ref383551853 \h </w:instrText>
      </w:r>
      <w:r w:rsidR="0088363D">
        <w:fldChar w:fldCharType="separate"/>
      </w:r>
      <w:r w:rsidR="00A5041A">
        <w:t xml:space="preserve">FIG. </w:t>
      </w:r>
      <w:r w:rsidR="00A5041A">
        <w:rPr>
          <w:noProof/>
        </w:rPr>
        <w:t>3</w:t>
      </w:r>
      <w:r w:rsidR="00A5041A">
        <w:t>.</w:t>
      </w:r>
      <w:r w:rsidR="00A5041A">
        <w:rPr>
          <w:noProof/>
        </w:rPr>
        <w:t>2</w:t>
      </w:r>
      <w:r w:rsidR="0088363D">
        <w:fldChar w:fldCharType="end"/>
      </w:r>
      <w:r>
        <w:t>:</w:t>
      </w:r>
    </w:p>
    <w:p w14:paraId="40075161" w14:textId="77777777" w:rsidR="00DD63DE" w:rsidRDefault="00DD63DE" w:rsidP="00DD63DE">
      <w:pPr>
        <w:keepNext/>
        <w:jc w:val="center"/>
      </w:pPr>
      <w:r>
        <w:rPr>
          <w:noProof/>
          <w:lang w:eastAsia="pt-BR"/>
        </w:rPr>
        <w:drawing>
          <wp:inline distT="0" distB="0" distL="0" distR="0">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7">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73C9D16C" w14:textId="77777777" w:rsidR="00DD63DE" w:rsidRPr="00B5160A" w:rsidRDefault="00DD63DE" w:rsidP="00DD63DE">
      <w:pPr>
        <w:pStyle w:val="Caption"/>
      </w:pPr>
      <w:bookmarkStart w:id="532" w:name="_Ref383551853"/>
      <w:bookmarkStart w:id="533" w:name="_Toc383100143"/>
      <w:bookmarkStart w:id="534" w:name="_Ref383551847"/>
      <w:bookmarkStart w:id="535" w:name="_Toc389005846"/>
      <w:bookmarkStart w:id="536" w:name="_Toc388915932"/>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2</w:t>
      </w:r>
      <w:r w:rsidR="0088363D">
        <w:fldChar w:fldCharType="end"/>
      </w:r>
      <w:bookmarkEnd w:id="532"/>
      <w:r>
        <w:t xml:space="preserve"> – Relacionamento entre as </w:t>
      </w:r>
      <w:proofErr w:type="spellStart"/>
      <w:r>
        <w:t>Views</w:t>
      </w:r>
      <w:bookmarkEnd w:id="533"/>
      <w:bookmarkEnd w:id="534"/>
      <w:bookmarkEnd w:id="535"/>
      <w:bookmarkEnd w:id="536"/>
      <w:proofErr w:type="spellEnd"/>
    </w:p>
    <w:p w14:paraId="20741E9D" w14:textId="77777777" w:rsidR="00DD63DE" w:rsidRPr="006F7888" w:rsidRDefault="00DD63DE" w:rsidP="003F3363"/>
    <w:p w14:paraId="21C7229C" w14:textId="629CA3F0" w:rsidR="00CF1F85" w:rsidRDefault="00CF1F85" w:rsidP="00CF1F85">
      <w:r w:rsidRPr="00F749B4">
        <w:t xml:space="preserve">As </w:t>
      </w:r>
      <w:proofErr w:type="spellStart"/>
      <w:r w:rsidRPr="00783AE0">
        <w:rPr>
          <w:i/>
          <w:rPrChange w:id="537" w:author="Anasta" w:date="2014-05-28T13:30:00Z">
            <w:rPr/>
          </w:rPrChange>
        </w:rPr>
        <w:t>Views</w:t>
      </w:r>
      <w:proofErr w:type="spellEnd"/>
      <w:r>
        <w:t xml:space="preserve"> e suas estruturas</w:t>
      </w:r>
      <w:r w:rsidRPr="00F749B4">
        <w:t xml:space="preserve"> pode</w:t>
      </w:r>
      <w:r>
        <w:t>m ser declaradas tanto por meio de arquivo XML (normalmente localizadas no arquivo de nome “</w:t>
      </w:r>
      <w:proofErr w:type="gramStart"/>
      <w:r w:rsidRPr="00783AE0">
        <w:rPr>
          <w:i/>
          <w:rPrChange w:id="538" w:author="Anasta" w:date="2014-05-28T13:30:00Z">
            <w:rPr/>
          </w:rPrChange>
        </w:rPr>
        <w:t>layout.</w:t>
      </w:r>
      <w:proofErr w:type="gramEnd"/>
      <w:r w:rsidRPr="00783AE0">
        <w:rPr>
          <w:i/>
          <w:rPrChange w:id="539" w:author="Anasta" w:date="2014-05-28T13:30:00Z">
            <w:rPr/>
          </w:rPrChange>
        </w:rPr>
        <w:t>xml</w:t>
      </w:r>
      <w:r>
        <w:t xml:space="preserve">” ) quanto por meio de código. Uma vez </w:t>
      </w:r>
      <w:del w:id="540" w:author="Anasta" w:date="2014-05-28T13:30:00Z">
        <w:r w:rsidR="008248BB">
          <w:delText>configuarada</w:delText>
        </w:r>
      </w:del>
      <w:ins w:id="541" w:author="Anasta" w:date="2014-05-28T13:30:00Z">
        <w:r>
          <w:t>configurada</w:t>
        </w:r>
      </w:ins>
      <w:r>
        <w:t xml:space="preserve"> a estrutura de </w:t>
      </w:r>
      <w:proofErr w:type="spellStart"/>
      <w:r w:rsidRPr="00783AE0">
        <w:rPr>
          <w:i/>
          <w:rPrChange w:id="542" w:author="Anasta" w:date="2014-05-28T13:30:00Z">
            <w:rPr/>
          </w:rPrChange>
        </w:rPr>
        <w:t>Views</w:t>
      </w:r>
      <w:proofErr w:type="spellEnd"/>
      <w:r>
        <w:t xml:space="preserve"> da aplicação, algumas operações são comumente feitas nas </w:t>
      </w:r>
      <w:proofErr w:type="spellStart"/>
      <w:r w:rsidRPr="00783AE0">
        <w:rPr>
          <w:i/>
          <w:rPrChange w:id="543" w:author="Anasta" w:date="2014-05-28T13:30:00Z">
            <w:rPr/>
          </w:rPrChange>
        </w:rPr>
        <w:t>Views</w:t>
      </w:r>
      <w:proofErr w:type="spellEnd"/>
      <w:r>
        <w:t>, como:</w:t>
      </w:r>
    </w:p>
    <w:p w14:paraId="6F878FA3" w14:textId="6BA6A93E" w:rsidR="00CF1F85" w:rsidRDefault="00CF1F85" w:rsidP="00CF1F85">
      <w:pPr>
        <w:pStyle w:val="ListParagraph"/>
      </w:pPr>
      <w:r>
        <w:t xml:space="preserve">Configurar propriedades: </w:t>
      </w:r>
      <w:del w:id="544" w:author="Anasta" w:date="2014-05-28T13:30:00Z">
        <w:r w:rsidR="00E62677">
          <w:delText>Estabelece</w:delText>
        </w:r>
      </w:del>
      <w:ins w:id="545" w:author="Anasta" w:date="2014-05-28T13:30:00Z">
        <w:r>
          <w:t>estabelece</w:t>
        </w:r>
      </w:ins>
      <w:r>
        <w:t xml:space="preserve"> configurações </w:t>
      </w:r>
      <w:del w:id="546" w:author="Anasta" w:date="2014-05-28T13:30:00Z">
        <w:r w:rsidR="00E62677">
          <w:delText>especefícas</w:delText>
        </w:r>
      </w:del>
      <w:ins w:id="547" w:author="Anasta" w:date="2014-05-28T13:30:00Z">
        <w:r>
          <w:t>específicas</w:t>
        </w:r>
      </w:ins>
      <w:r>
        <w:t xml:space="preserve"> de algumas </w:t>
      </w:r>
      <w:proofErr w:type="spellStart"/>
      <w:r w:rsidRPr="00783AE0">
        <w:rPr>
          <w:i/>
          <w:rPrChange w:id="548" w:author="Anasta" w:date="2014-05-28T13:30:00Z">
            <w:rPr/>
          </w:rPrChange>
        </w:rPr>
        <w:t>Views</w:t>
      </w:r>
      <w:proofErr w:type="spellEnd"/>
      <w:r>
        <w:t xml:space="preserve">. Para uma </w:t>
      </w:r>
      <w:proofErr w:type="spellStart"/>
      <w:proofErr w:type="gramStart"/>
      <w:r w:rsidRPr="00783AE0">
        <w:rPr>
          <w:i/>
          <w:rPrChange w:id="549" w:author="Anasta" w:date="2014-05-28T13:30:00Z">
            <w:rPr/>
          </w:rPrChange>
        </w:rPr>
        <w:t>TextView</w:t>
      </w:r>
      <w:proofErr w:type="spellEnd"/>
      <w:proofErr w:type="gramEnd"/>
      <w:r>
        <w:t>, por exemplo, é possível configurar o texto a ser exibido;</w:t>
      </w:r>
    </w:p>
    <w:p w14:paraId="3E9E5FAB" w14:textId="6870093B" w:rsidR="00CF1F85" w:rsidRDefault="00CF1F85" w:rsidP="00CF1F85">
      <w:pPr>
        <w:pStyle w:val="ListParagraph"/>
      </w:pPr>
      <w:r>
        <w:t xml:space="preserve">Estabelecer foco: </w:t>
      </w:r>
      <w:del w:id="550" w:author="Anasta" w:date="2014-05-28T13:30:00Z">
        <w:r w:rsidR="006E0EE2">
          <w:delText>Uma</w:delText>
        </w:r>
      </w:del>
      <w:ins w:id="551" w:author="Anasta" w:date="2014-05-28T13:30:00Z">
        <w:r>
          <w:t>uma</w:t>
        </w:r>
      </w:ins>
      <w:r>
        <w:t xml:space="preserve"> </w:t>
      </w:r>
      <w:proofErr w:type="spellStart"/>
      <w:r w:rsidRPr="004623DB">
        <w:rPr>
          <w:i/>
          <w:rPrChange w:id="552" w:author="Anasta" w:date="2014-05-28T13:30:00Z">
            <w:rPr/>
          </w:rPrChange>
        </w:rPr>
        <w:t>View</w:t>
      </w:r>
      <w:proofErr w:type="spellEnd"/>
      <w:r w:rsidRPr="004623DB">
        <w:rPr>
          <w:i/>
          <w:rPrChange w:id="553" w:author="Anasta" w:date="2014-05-28T13:30:00Z">
            <w:rPr/>
          </w:rPrChange>
        </w:rPr>
        <w:t>,</w:t>
      </w:r>
      <w:r>
        <w:t xml:space="preserve"> por meio da chamada da função “</w:t>
      </w:r>
      <w:proofErr w:type="spellStart"/>
      <w:proofErr w:type="gramStart"/>
      <w:r w:rsidRPr="004623DB">
        <w:rPr>
          <w:i/>
          <w:rPrChange w:id="554" w:author="Anasta" w:date="2014-05-28T13:30:00Z">
            <w:rPr/>
          </w:rPrChange>
        </w:rPr>
        <w:t>requestFocus</w:t>
      </w:r>
      <w:proofErr w:type="spellEnd"/>
      <w:proofErr w:type="gramEnd"/>
      <w:del w:id="555" w:author="Anasta" w:date="2014-05-28T13:30:00Z">
        <w:r w:rsidR="006F0983">
          <w:delText>()“</w:delText>
        </w:r>
        <w:r w:rsidR="006E0EE2">
          <w:delText>,</w:delText>
        </w:r>
      </w:del>
      <w:ins w:id="556" w:author="Anasta" w:date="2014-05-28T13:30:00Z">
        <w:r>
          <w:rPr>
            <w:i/>
          </w:rPr>
          <w:t xml:space="preserve">    (</w:t>
        </w:r>
        <w:r w:rsidRPr="004623DB">
          <w:rPr>
            <w:i/>
            <w:color w:val="FF0000"/>
          </w:rPr>
          <w:t xml:space="preserve"> </w:t>
        </w:r>
        <w:r>
          <w:rPr>
            <w:i/>
          </w:rPr>
          <w:t>)</w:t>
        </w:r>
        <w:r>
          <w:t>“,</w:t>
        </w:r>
      </w:ins>
      <w:r>
        <w:t xml:space="preserve"> é possível instruir o sistema para que ela receba os dados de entrada do usuário;</w:t>
      </w:r>
    </w:p>
    <w:p w14:paraId="5CC8FBE9" w14:textId="19505C4B" w:rsidR="00CF1F85" w:rsidRDefault="00CF1F85" w:rsidP="00CF1F85">
      <w:pPr>
        <w:pStyle w:val="ListParagraph"/>
      </w:pPr>
      <w:r>
        <w:t xml:space="preserve">Configurar </w:t>
      </w:r>
      <w:proofErr w:type="spellStart"/>
      <w:r>
        <w:rPr>
          <w:i/>
        </w:rPr>
        <w:t>l</w:t>
      </w:r>
      <w:r w:rsidRPr="00141B8F">
        <w:rPr>
          <w:i/>
        </w:rPr>
        <w:t>isteners</w:t>
      </w:r>
      <w:proofErr w:type="spellEnd"/>
      <w:r>
        <w:t xml:space="preserve">: </w:t>
      </w:r>
      <w:del w:id="557" w:author="Anasta" w:date="2014-05-28T13:30:00Z">
        <w:r w:rsidR="00141B8F">
          <w:delText xml:space="preserve"> </w:delText>
        </w:r>
        <w:r w:rsidR="00DB7166">
          <w:delText>C</w:delText>
        </w:r>
        <w:r w:rsidR="006724AF">
          <w:delText>ada</w:delText>
        </w:r>
      </w:del>
      <w:ins w:id="558" w:author="Anasta" w:date="2014-05-28T13:30:00Z">
        <w:r>
          <w:t>cada</w:t>
        </w:r>
      </w:ins>
      <w:r>
        <w:t xml:space="preserve"> </w:t>
      </w:r>
      <w:proofErr w:type="spellStart"/>
      <w:r w:rsidRPr="004623DB">
        <w:rPr>
          <w:i/>
          <w:rPrChange w:id="559" w:author="Anasta" w:date="2014-05-28T13:30:00Z">
            <w:rPr/>
          </w:rPrChange>
        </w:rPr>
        <w:t>View</w:t>
      </w:r>
      <w:proofErr w:type="spellEnd"/>
      <w:r>
        <w:t xml:space="preserve"> pode ser configurada para responder </w:t>
      </w:r>
      <w:del w:id="560" w:author="Anasta" w:date="2014-05-28T13:30:00Z">
        <w:r w:rsidR="006724AF">
          <w:delText>aeventos</w:delText>
        </w:r>
      </w:del>
      <w:ins w:id="561" w:author="Anasta" w:date="2014-05-28T13:30:00Z">
        <w:r>
          <w:t>a eventos</w:t>
        </w:r>
      </w:ins>
      <w:r>
        <w:t xml:space="preserve"> do sistema como gestos de clique, pressionar por longo período, arrastar, dentre outros;</w:t>
      </w:r>
    </w:p>
    <w:p w14:paraId="2574FCDA" w14:textId="3AF15D9F" w:rsidR="00CF1F85" w:rsidRDefault="00CF1F85" w:rsidP="00CF1F85">
      <w:pPr>
        <w:pStyle w:val="ListParagraph"/>
      </w:pPr>
      <w:r>
        <w:t xml:space="preserve">Configurar visibilidade: </w:t>
      </w:r>
      <w:del w:id="562" w:author="Anasta" w:date="2014-05-28T13:30:00Z">
        <w:r w:rsidR="00B931DD">
          <w:delText xml:space="preserve"> Cada</w:delText>
        </w:r>
      </w:del>
      <w:ins w:id="563" w:author="Anasta" w:date="2014-05-28T13:30:00Z">
        <w:r w:rsidRPr="004623DB">
          <w:rPr>
            <w:i/>
          </w:rPr>
          <w:t>c</w:t>
        </w:r>
        <w:r>
          <w:t>ada</w:t>
        </w:r>
      </w:ins>
      <w:r>
        <w:t xml:space="preserve"> </w:t>
      </w:r>
      <w:proofErr w:type="spellStart"/>
      <w:r w:rsidRPr="004623DB">
        <w:rPr>
          <w:i/>
          <w:rPrChange w:id="564" w:author="Anasta" w:date="2014-05-28T13:30:00Z">
            <w:rPr/>
          </w:rPrChange>
        </w:rPr>
        <w:t>View</w:t>
      </w:r>
      <w:proofErr w:type="spellEnd"/>
      <w:r>
        <w:t xml:space="preserve"> pode estar visível ou não, conforme necessidade da aplicação cliente, por meio da chamada do método “</w:t>
      </w:r>
      <w:proofErr w:type="spellStart"/>
      <w:proofErr w:type="gramStart"/>
      <w:r>
        <w:t>setVisibility</w:t>
      </w:r>
      <w:proofErr w:type="spellEnd"/>
      <w:proofErr w:type="gramEnd"/>
      <w:r>
        <w:t>(</w:t>
      </w:r>
      <w:proofErr w:type="spellStart"/>
      <w:r>
        <w:t>int</w:t>
      </w:r>
      <w:proofErr w:type="spellEnd"/>
      <w:r>
        <w:t>)”;</w:t>
      </w:r>
    </w:p>
    <w:p w14:paraId="1414FD8E" w14:textId="77777777" w:rsidR="00CF1F85" w:rsidRPr="00F749B4" w:rsidRDefault="00CF1F85" w:rsidP="00CF1F85">
      <w:pPr>
        <w:pStyle w:val="NormalIP"/>
      </w:pPr>
      <w:r>
        <w:t>Dentre as subclasses mais utilizadas neste trabalho, destacam-se:</w:t>
      </w:r>
    </w:p>
    <w:p w14:paraId="044FF992" w14:textId="77777777" w:rsidR="0081340D" w:rsidRPr="008A7E49" w:rsidRDefault="0081340D" w:rsidP="003F3363">
      <w:pPr>
        <w:rPr>
          <w:b/>
        </w:rPr>
      </w:pPr>
    </w:p>
    <w:p w14:paraId="0B26065F" w14:textId="77777777" w:rsidR="00CF1F85" w:rsidRPr="00A5041A" w:rsidRDefault="00CF1F85" w:rsidP="00CF1F85">
      <w:pPr>
        <w:jc w:val="center"/>
        <w:rPr>
          <w:b/>
          <w:i/>
          <w:rPrChange w:id="565" w:author="Anasta" w:date="2014-05-28T13:30:00Z">
            <w:rPr>
              <w:b/>
            </w:rPr>
          </w:rPrChange>
        </w:rPr>
      </w:pPr>
      <w:proofErr w:type="spellStart"/>
      <w:proofErr w:type="gramStart"/>
      <w:r w:rsidRPr="00A5041A">
        <w:rPr>
          <w:b/>
          <w:i/>
          <w:highlight w:val="magenta"/>
          <w:rPrChange w:id="566" w:author="Anasta" w:date="2014-05-28T13:30:00Z">
            <w:rPr>
              <w:b/>
              <w:highlight w:val="magenta"/>
            </w:rPr>
          </w:rPrChange>
        </w:rPr>
        <w:t>ListView</w:t>
      </w:r>
      <w:proofErr w:type="spellEnd"/>
      <w:proofErr w:type="gramEnd"/>
    </w:p>
    <w:p w14:paraId="4CCF240E" w14:textId="76D98928" w:rsidR="00CF1F85" w:rsidRDefault="00CF1F85" w:rsidP="00CF1F85">
      <w:pPr>
        <w:rPr>
          <w:b/>
          <w:noProof/>
          <w:lang w:eastAsia="pt-BR"/>
        </w:rPr>
      </w:pPr>
      <w:r w:rsidRPr="00417138">
        <w:t xml:space="preserve">Corresponde a uma </w:t>
      </w:r>
      <w:proofErr w:type="spellStart"/>
      <w:proofErr w:type="gramStart"/>
      <w:r w:rsidRPr="004623DB">
        <w:rPr>
          <w:i/>
          <w:rPrChange w:id="567" w:author="Anasta" w:date="2014-05-28T13:30:00Z">
            <w:rPr/>
          </w:rPrChange>
        </w:rPr>
        <w:t>GroupView</w:t>
      </w:r>
      <w:proofErr w:type="spellEnd"/>
      <w:proofErr w:type="gramEnd"/>
      <w:r w:rsidRPr="00417138">
        <w:t xml:space="preserve"> responsável </w:t>
      </w:r>
      <w:ins w:id="568" w:author="Anasta" w:date="2014-05-28T13:30:00Z">
        <w:r>
          <w:t xml:space="preserve">por </w:t>
        </w:r>
      </w:ins>
      <w:r w:rsidRPr="00417138">
        <w:t>exibir uma lista que desliza verticalmente.</w:t>
      </w:r>
      <w:r>
        <w:t xml:space="preserve"> Os itens que constituirão a lista podem ser inseridos dinamicamente por meio de objeto da classe </w:t>
      </w:r>
      <w:proofErr w:type="spellStart"/>
      <w:r w:rsidRPr="008F2342">
        <w:rPr>
          <w:i/>
          <w:rPrChange w:id="569" w:author="Anasta" w:date="2014-05-28T13:30:00Z">
            <w:rPr/>
          </w:rPrChange>
        </w:rPr>
        <w:t>Adapter</w:t>
      </w:r>
      <w:proofErr w:type="spellEnd"/>
      <w:r>
        <w:t>. Esse objeto</w:t>
      </w:r>
      <w:del w:id="570" w:author="Anasta" w:date="2014-05-28T13:30:00Z">
        <w:r w:rsidR="005A2156">
          <w:delText>,</w:delText>
        </w:r>
      </w:del>
      <w:r>
        <w:t xml:space="preserve"> é responsável por adaptar uma determinada estrutura de dados, como um </w:t>
      </w:r>
      <w:proofErr w:type="spellStart"/>
      <w:r w:rsidRPr="008F2342">
        <w:rPr>
          <w:i/>
        </w:rPr>
        <w:t>array</w:t>
      </w:r>
      <w:proofErr w:type="spellEnd"/>
      <w:r>
        <w:t xml:space="preserve"> ou uma </w:t>
      </w:r>
      <w:r>
        <w:rPr>
          <w:i/>
        </w:rPr>
        <w:t>query</w:t>
      </w:r>
      <w:r>
        <w:t xml:space="preserve"> de banco de dados, de forma a associar cada elemento dela a uma </w:t>
      </w:r>
      <w:proofErr w:type="spellStart"/>
      <w:r w:rsidRPr="008F2342">
        <w:rPr>
          <w:i/>
          <w:rPrChange w:id="571" w:author="Anasta" w:date="2014-05-28T13:30:00Z">
            <w:rPr/>
          </w:rPrChange>
        </w:rPr>
        <w:t>View</w:t>
      </w:r>
      <w:proofErr w:type="spellEnd"/>
      <w:r w:rsidRPr="008F2342">
        <w:rPr>
          <w:i/>
          <w:rPrChange w:id="572" w:author="Anasta" w:date="2014-05-28T13:30:00Z">
            <w:rPr/>
          </w:rPrChange>
        </w:rPr>
        <w:t xml:space="preserve"> </w:t>
      </w:r>
      <w:r>
        <w:t xml:space="preserve">que constituirá a lista. As </w:t>
      </w:r>
      <w:del w:id="573" w:author="Anasta" w:date="2014-05-28T13:30:00Z">
        <w:r w:rsidR="001B71F3">
          <w:delText>sublcasses</w:delText>
        </w:r>
      </w:del>
      <w:ins w:id="574" w:author="Anasta" w:date="2014-05-28T13:30:00Z">
        <w:r>
          <w:t>subclasses</w:t>
        </w:r>
      </w:ins>
      <w:r>
        <w:t xml:space="preserve"> de </w:t>
      </w:r>
      <w:proofErr w:type="spellStart"/>
      <w:r w:rsidRPr="008F2342">
        <w:rPr>
          <w:i/>
          <w:rPrChange w:id="575" w:author="Anasta" w:date="2014-05-28T13:30:00Z">
            <w:rPr/>
          </w:rPrChange>
        </w:rPr>
        <w:t>Adapter</w:t>
      </w:r>
      <w:proofErr w:type="spellEnd"/>
      <w:r>
        <w:t xml:space="preserve"> mais utilizadas são </w:t>
      </w:r>
      <w:proofErr w:type="spellStart"/>
      <w:proofErr w:type="gramStart"/>
      <w:r w:rsidRPr="008F2342">
        <w:rPr>
          <w:i/>
          <w:rPrChange w:id="576" w:author="Anasta" w:date="2014-05-28T13:30:00Z">
            <w:rPr/>
          </w:rPrChange>
        </w:rPr>
        <w:t>ArrayAdapter</w:t>
      </w:r>
      <w:proofErr w:type="spellEnd"/>
      <w:proofErr w:type="gramEnd"/>
      <w:r w:rsidRPr="008F2342">
        <w:rPr>
          <w:i/>
          <w:rPrChange w:id="577" w:author="Anasta" w:date="2014-05-28T13:30:00Z">
            <w:rPr/>
          </w:rPrChange>
        </w:rPr>
        <w:t xml:space="preserve"> </w:t>
      </w:r>
      <w:r>
        <w:t xml:space="preserve">(quando os dados são provenientes de um </w:t>
      </w:r>
      <w:proofErr w:type="spellStart"/>
      <w:r w:rsidRPr="0088427A">
        <w:rPr>
          <w:i/>
        </w:rPr>
        <w:t>array</w:t>
      </w:r>
      <w:proofErr w:type="spellEnd"/>
      <w:r>
        <w:t xml:space="preserve">) e </w:t>
      </w:r>
      <w:proofErr w:type="spellStart"/>
      <w:r w:rsidRPr="008F2342">
        <w:rPr>
          <w:i/>
          <w:rPrChange w:id="578" w:author="Anasta" w:date="2014-05-28T13:30:00Z">
            <w:rPr/>
          </w:rPrChange>
        </w:rPr>
        <w:t>CursorAdapter</w:t>
      </w:r>
      <w:proofErr w:type="spellEnd"/>
      <w:r>
        <w:t xml:space="preserve"> (quando os dados </w:t>
      </w:r>
      <w:del w:id="579" w:author="Anasta" w:date="2014-05-28T13:30:00Z">
        <w:r w:rsidR="0088427A">
          <w:delText>provenientes</w:delText>
        </w:r>
      </w:del>
      <w:ins w:id="580" w:author="Anasta" w:date="2014-05-28T13:30:00Z">
        <w:r>
          <w:t>são originários</w:t>
        </w:r>
      </w:ins>
      <w:r>
        <w:t xml:space="preserve"> de um </w:t>
      </w:r>
      <w:r w:rsidRPr="008F2342">
        <w:rPr>
          <w:i/>
        </w:rPr>
        <w:t>cursor</w:t>
      </w:r>
      <w:r>
        <w:t xml:space="preserve">, normalmente relacionado a uma </w:t>
      </w:r>
      <w:r>
        <w:rPr>
          <w:i/>
        </w:rPr>
        <w:t>query</w:t>
      </w:r>
      <w:r>
        <w:t xml:space="preserve"> </w:t>
      </w:r>
      <w:del w:id="581" w:author="Anasta" w:date="2014-05-28T13:30:00Z">
        <w:r w:rsidR="00D57903">
          <w:delText>a</w:delText>
        </w:r>
      </w:del>
      <w:ins w:id="582" w:author="Anasta" w:date="2014-05-28T13:30:00Z">
        <w:r>
          <w:t>de</w:t>
        </w:r>
      </w:ins>
      <w:r>
        <w:t xml:space="preserve"> banco de dados).</w:t>
      </w:r>
      <w:r w:rsidRPr="001A39D3">
        <w:rPr>
          <w:b/>
          <w:noProof/>
          <w:lang w:eastAsia="pt-BR"/>
        </w:rPr>
        <w:t xml:space="preserve"> </w:t>
      </w:r>
    </w:p>
    <w:p w14:paraId="41A71A1B" w14:textId="77777777" w:rsidR="00CF1F85" w:rsidRDefault="00CF1F85" w:rsidP="00CF1F85">
      <w:pPr>
        <w:rPr>
          <w:b/>
          <w:noProof/>
          <w:lang w:eastAsia="pt-BR"/>
        </w:rPr>
      </w:pPr>
    </w:p>
    <w:p w14:paraId="42A162AA" w14:textId="77777777" w:rsidR="000F3632" w:rsidRDefault="001A39D3" w:rsidP="003F3363">
      <w:r>
        <w:rPr>
          <w:b/>
          <w:noProof/>
          <w:lang w:eastAsia="pt-BR"/>
        </w:rPr>
        <w:drawing>
          <wp:inline distT="0" distB="0" distL="0" distR="0">
            <wp:extent cx="5759450" cy="1565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8">
                      <a:extLst>
                        <a:ext uri="{BEBA8EAE-BF5A-486C-A8C5-ECC9F3942E4B}">
                          <a14:imgProps xmlns:a14="http://schemas.microsoft.com/office/drawing/2010/main">
                            <a14:imgLayer r:embed="rId19">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p>
    <w:p w14:paraId="4452D9F7" w14:textId="77777777" w:rsidR="001A39D3" w:rsidRPr="000F3632" w:rsidRDefault="001A39D3" w:rsidP="001A39D3">
      <w:pPr>
        <w:pStyle w:val="Caption"/>
      </w:pPr>
      <w:bookmarkStart w:id="583" w:name="_Toc389005847"/>
      <w:bookmarkStart w:id="584" w:name="_Toc388915933"/>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3</w:t>
      </w:r>
      <w:r w:rsidR="0088363D">
        <w:fldChar w:fldCharType="end"/>
      </w:r>
      <w:r>
        <w:t xml:space="preserve"> – Hierarquia de classes para </w:t>
      </w:r>
      <w:proofErr w:type="spellStart"/>
      <w:r>
        <w:t>ListView</w:t>
      </w:r>
      <w:proofErr w:type="spellEnd"/>
      <w:r>
        <w:t>.</w:t>
      </w:r>
      <w:sdt>
        <w:sdtPr>
          <w:id w:val="1901404396"/>
          <w:citation/>
        </w:sdtPr>
        <w:sdtContent>
          <w:r w:rsidR="0088363D">
            <w:fldChar w:fldCharType="begin"/>
          </w:r>
          <w:r>
            <w:instrText xml:space="preserve"> CITATION And149 \l 1046 </w:instrText>
          </w:r>
          <w:r w:rsidR="0088363D">
            <w:fldChar w:fldCharType="separate"/>
          </w:r>
          <w:r w:rsidR="00985FA2">
            <w:rPr>
              <w:noProof/>
            </w:rPr>
            <w:t xml:space="preserve"> [3]</w:t>
          </w:r>
          <w:r w:rsidR="0088363D">
            <w:fldChar w:fldCharType="end"/>
          </w:r>
        </w:sdtContent>
      </w:sdt>
      <w:bookmarkEnd w:id="583"/>
      <w:bookmarkEnd w:id="584"/>
    </w:p>
    <w:p w14:paraId="3980BA23" w14:textId="77777777" w:rsidR="001A39D3" w:rsidRDefault="001A39D3" w:rsidP="003F3363"/>
    <w:p w14:paraId="126FCB28" w14:textId="77777777" w:rsidR="001A39D3" w:rsidRDefault="001A39D3" w:rsidP="003F3363">
      <w:pPr>
        <w:rPr>
          <w:del w:id="585" w:author="Anasta" w:date="2014-05-28T13:30:00Z"/>
        </w:rPr>
      </w:pPr>
    </w:p>
    <w:p w14:paraId="1A71AFA7" w14:textId="77777777" w:rsidR="00CF1F85" w:rsidRPr="003567D5" w:rsidRDefault="00CF1F85" w:rsidP="00CF1F85">
      <w:pPr>
        <w:jc w:val="center"/>
        <w:rPr>
          <w:b/>
          <w:i/>
          <w:rPrChange w:id="586" w:author="Anasta" w:date="2014-05-28T13:30:00Z">
            <w:rPr>
              <w:b/>
            </w:rPr>
          </w:rPrChange>
        </w:rPr>
      </w:pPr>
      <w:proofErr w:type="spellStart"/>
      <w:proofErr w:type="gramStart"/>
      <w:r w:rsidRPr="003567D5">
        <w:rPr>
          <w:b/>
          <w:i/>
          <w:rPrChange w:id="587" w:author="Anasta" w:date="2014-05-28T13:30:00Z">
            <w:rPr>
              <w:b/>
            </w:rPr>
          </w:rPrChange>
        </w:rPr>
        <w:t>ArrayAdatpter</w:t>
      </w:r>
      <w:proofErr w:type="spellEnd"/>
      <w:proofErr w:type="gramEnd"/>
    </w:p>
    <w:p w14:paraId="166C5277" w14:textId="77777777" w:rsidR="00CF1F85" w:rsidRDefault="00CF1F85" w:rsidP="00CF1F85"/>
    <w:p w14:paraId="54A46CEE" w14:textId="77777777" w:rsidR="00CF1F85" w:rsidRDefault="00CF1F85" w:rsidP="00CF1F85">
      <w:r>
        <w:t xml:space="preserve">O </w:t>
      </w:r>
      <w:proofErr w:type="spellStart"/>
      <w:proofErr w:type="gramStart"/>
      <w:r w:rsidRPr="003567D5">
        <w:rPr>
          <w:i/>
          <w:rPrChange w:id="588" w:author="Anasta" w:date="2014-05-28T13:30:00Z">
            <w:rPr/>
          </w:rPrChange>
        </w:rPr>
        <w:t>ArrayAdapter</w:t>
      </w:r>
      <w:proofErr w:type="spellEnd"/>
      <w:proofErr w:type="gramEnd"/>
      <w:r>
        <w:t xml:space="preserve">, por padrão, espera que a </w:t>
      </w:r>
      <w:proofErr w:type="spellStart"/>
      <w:r w:rsidRPr="00B32F73">
        <w:rPr>
          <w:i/>
          <w:rPrChange w:id="589" w:author="Anasta" w:date="2014-05-28T13:30:00Z">
            <w:rPr/>
          </w:rPrChange>
        </w:rPr>
        <w:t>ListView</w:t>
      </w:r>
      <w:proofErr w:type="spellEnd"/>
      <w:r w:rsidRPr="00B32F73">
        <w:rPr>
          <w:i/>
          <w:rPrChange w:id="590" w:author="Anasta" w:date="2014-05-28T13:30:00Z">
            <w:rPr/>
          </w:rPrChange>
        </w:rPr>
        <w:t xml:space="preserve"> </w:t>
      </w:r>
      <w:r>
        <w:t xml:space="preserve">seja constituída de </w:t>
      </w:r>
      <w:proofErr w:type="spellStart"/>
      <w:r w:rsidRPr="00B32F73">
        <w:rPr>
          <w:i/>
          <w:rPrChange w:id="591" w:author="Anasta" w:date="2014-05-28T13:30:00Z">
            <w:rPr/>
          </w:rPrChange>
        </w:rPr>
        <w:t>Views</w:t>
      </w:r>
      <w:proofErr w:type="spellEnd"/>
      <w:r>
        <w:t xml:space="preserve"> do tipo </w:t>
      </w:r>
      <w:proofErr w:type="spellStart"/>
      <w:r w:rsidRPr="00B32F73">
        <w:rPr>
          <w:i/>
          <w:rPrChange w:id="592" w:author="Anasta" w:date="2014-05-28T13:30:00Z">
            <w:rPr/>
          </w:rPrChange>
        </w:rPr>
        <w:t>TextView</w:t>
      </w:r>
      <w:proofErr w:type="spellEnd"/>
      <w:r>
        <w:t>, de forma que ela irá utilizar o método “</w:t>
      </w:r>
      <w:commentRangeStart w:id="593"/>
      <w:proofErr w:type="spellStart"/>
      <w:r w:rsidRPr="00B32F73">
        <w:rPr>
          <w:i/>
          <w:rPrChange w:id="594" w:author="Anasta" w:date="2014-05-28T13:30:00Z">
            <w:rPr/>
          </w:rPrChange>
        </w:rPr>
        <w:t>toString</w:t>
      </w:r>
      <w:commentRangeEnd w:id="593"/>
      <w:proofErr w:type="spellEnd"/>
      <w:r w:rsidRPr="00B32F73">
        <w:rPr>
          <w:rStyle w:val="CommentReference"/>
          <w:i/>
          <w:rPrChange w:id="595" w:author="Anasta" w:date="2014-05-28T13:30:00Z">
            <w:rPr>
              <w:rStyle w:val="CommentReference"/>
            </w:rPr>
          </w:rPrChange>
        </w:rPr>
        <w:commentReference w:id="593"/>
      </w:r>
      <w:r w:rsidRPr="00B32F73">
        <w:rPr>
          <w:i/>
          <w:rPrChange w:id="596" w:author="Anasta" w:date="2014-05-28T13:30:00Z">
            <w:rPr/>
          </w:rPrChange>
        </w:rPr>
        <w:t>()”</w:t>
      </w:r>
      <w:r>
        <w:t xml:space="preserve"> para converter cada elemento do </w:t>
      </w:r>
      <w:proofErr w:type="spellStart"/>
      <w:r w:rsidRPr="00B32F73">
        <w:rPr>
          <w:i/>
          <w:rPrChange w:id="597" w:author="Anasta" w:date="2014-05-28T13:30:00Z">
            <w:rPr/>
          </w:rPrChange>
        </w:rPr>
        <w:t>Array</w:t>
      </w:r>
      <w:proofErr w:type="spellEnd"/>
      <w:r>
        <w:t xml:space="preserve"> em texto. </w:t>
      </w:r>
    </w:p>
    <w:p w14:paraId="42F3CE29" w14:textId="65D16850" w:rsidR="00CF1F85" w:rsidRDefault="00CF1F85" w:rsidP="00CF1F85">
      <w:r>
        <w:t xml:space="preserve">Porém, para elaborar </w:t>
      </w:r>
      <w:proofErr w:type="spellStart"/>
      <w:proofErr w:type="gramStart"/>
      <w:r w:rsidRPr="00B32F73">
        <w:rPr>
          <w:i/>
          <w:rPrChange w:id="598" w:author="Anasta" w:date="2014-05-28T13:30:00Z">
            <w:rPr/>
          </w:rPrChange>
        </w:rPr>
        <w:t>ListViews</w:t>
      </w:r>
      <w:proofErr w:type="spellEnd"/>
      <w:proofErr w:type="gramEnd"/>
      <w:r>
        <w:t xml:space="preserve"> mais </w:t>
      </w:r>
      <w:del w:id="599" w:author="Anasta" w:date="2014-05-28T13:30:00Z">
        <w:r w:rsidR="00007BA5">
          <w:delText>complexos</w:delText>
        </w:r>
      </w:del>
      <w:ins w:id="600" w:author="Anasta" w:date="2014-05-28T13:30:00Z">
        <w:r>
          <w:t>complexas</w:t>
        </w:r>
      </w:ins>
      <w:r>
        <w:t>, que possam conter outros elementos</w:t>
      </w:r>
      <w:ins w:id="601" w:author="Anasta" w:date="2014-05-28T13:30:00Z">
        <w:r>
          <w:t>,</w:t>
        </w:r>
      </w:ins>
      <w:r>
        <w:t xml:space="preserve"> além de </w:t>
      </w:r>
      <w:proofErr w:type="spellStart"/>
      <w:r w:rsidRPr="00B32F73">
        <w:rPr>
          <w:i/>
          <w:rPrChange w:id="602" w:author="Anasta" w:date="2014-05-28T13:30:00Z">
            <w:rPr/>
          </w:rPrChange>
        </w:rPr>
        <w:t>TextView</w:t>
      </w:r>
      <w:proofErr w:type="spellEnd"/>
      <w:r w:rsidRPr="00B32F73">
        <w:rPr>
          <w:i/>
          <w:rPrChange w:id="603" w:author="Anasta" w:date="2014-05-28T13:30:00Z">
            <w:rPr/>
          </w:rPrChange>
        </w:rPr>
        <w:t>,</w:t>
      </w:r>
      <w:r>
        <w:t xml:space="preserve"> é possível sobrescrever o método “</w:t>
      </w:r>
      <w:proofErr w:type="spellStart"/>
      <w:r w:rsidRPr="00B32F73">
        <w:rPr>
          <w:i/>
          <w:rPrChange w:id="604" w:author="Anasta" w:date="2014-05-28T13:30:00Z">
            <w:rPr/>
          </w:rPrChange>
        </w:rPr>
        <w:t>getView</w:t>
      </w:r>
      <w:proofErr w:type="spellEnd"/>
      <w:ins w:id="605" w:author="Anasta" w:date="2014-05-28T13:30:00Z">
        <w:r>
          <w:rPr>
            <w:i/>
          </w:rPr>
          <w:t xml:space="preserve"> </w:t>
        </w:r>
      </w:ins>
      <w:r w:rsidRPr="00B32F73">
        <w:rPr>
          <w:i/>
          <w:rPrChange w:id="606" w:author="Anasta" w:date="2014-05-28T13:30:00Z">
            <w:rPr/>
          </w:rPrChange>
        </w:rPr>
        <w:t>(</w:t>
      </w:r>
      <w:proofErr w:type="spellStart"/>
      <w:r w:rsidRPr="00B32F73">
        <w:rPr>
          <w:i/>
          <w:rPrChange w:id="607" w:author="Anasta" w:date="2014-05-28T13:30:00Z">
            <w:rPr/>
          </w:rPrChange>
        </w:rPr>
        <w:t>int</w:t>
      </w:r>
      <w:proofErr w:type="spellEnd"/>
      <w:r w:rsidRPr="00F05B9E">
        <w:t xml:space="preserve">, </w:t>
      </w:r>
      <w:proofErr w:type="spellStart"/>
      <w:r w:rsidRPr="00B32F73">
        <w:rPr>
          <w:i/>
          <w:rPrChange w:id="608" w:author="Anasta" w:date="2014-05-28T13:30:00Z">
            <w:rPr/>
          </w:rPrChange>
        </w:rPr>
        <w:t>View</w:t>
      </w:r>
      <w:proofErr w:type="spellEnd"/>
      <w:r w:rsidRPr="00F05B9E">
        <w:t xml:space="preserve">, </w:t>
      </w:r>
      <w:proofErr w:type="spellStart"/>
      <w:r w:rsidRPr="00B32F73">
        <w:rPr>
          <w:i/>
          <w:rPrChange w:id="609" w:author="Anasta" w:date="2014-05-28T13:30:00Z">
            <w:rPr/>
          </w:rPrChange>
        </w:rPr>
        <w:t>ViewGroup</w:t>
      </w:r>
      <w:proofErr w:type="spellEnd"/>
      <w:r w:rsidRPr="00F05B9E">
        <w:t>)</w:t>
      </w:r>
      <w:r>
        <w:t xml:space="preserve">” da classe </w:t>
      </w:r>
      <w:proofErr w:type="spellStart"/>
      <w:r w:rsidRPr="00B32F73">
        <w:rPr>
          <w:i/>
          <w:rPrChange w:id="610" w:author="Anasta" w:date="2014-05-28T13:30:00Z">
            <w:rPr/>
          </w:rPrChange>
        </w:rPr>
        <w:t>ArrayAdapter</w:t>
      </w:r>
      <w:proofErr w:type="spellEnd"/>
      <w:r>
        <w:t xml:space="preserve">. </w:t>
      </w:r>
    </w:p>
    <w:p w14:paraId="1E38E3B9" w14:textId="77777777" w:rsidR="00CF1F85" w:rsidRDefault="00CF1F85" w:rsidP="00CF1F85">
      <w:r>
        <w:t xml:space="preserve">Conforme a assinatura detalhada na figura </w:t>
      </w:r>
      <w:r w:rsidR="0088363D">
        <w:fldChar w:fldCharType="begin"/>
      </w:r>
      <w:r>
        <w:instrText xml:space="preserve"> REF _Ref383597967 \h </w:instrText>
      </w:r>
      <w:r w:rsidR="0088363D">
        <w:fldChar w:fldCharType="separate"/>
      </w:r>
      <w:r w:rsidR="00A5041A">
        <w:t xml:space="preserve">FIG. </w:t>
      </w:r>
      <w:r w:rsidR="00A5041A">
        <w:rPr>
          <w:noProof/>
        </w:rPr>
        <w:t>3</w:t>
      </w:r>
      <w:r w:rsidR="00A5041A">
        <w:t>.</w:t>
      </w:r>
      <w:r w:rsidR="00A5041A">
        <w:rPr>
          <w:noProof/>
        </w:rPr>
        <w:t>4</w:t>
      </w:r>
      <w:r w:rsidR="0088363D">
        <w:fldChar w:fldCharType="end"/>
      </w:r>
      <w:r>
        <w:t xml:space="preserve">, utilizando </w:t>
      </w:r>
      <w:r>
        <w:rPr>
          <w:i/>
        </w:rPr>
        <w:t xml:space="preserve">position </w:t>
      </w:r>
      <w:r>
        <w:t xml:space="preserve">para referenciar cada elemento do </w:t>
      </w:r>
      <w:proofErr w:type="spellStart"/>
      <w:r w:rsidRPr="00B32F73">
        <w:rPr>
          <w:i/>
          <w:rPrChange w:id="611" w:author="Anasta" w:date="2014-05-28T13:30:00Z">
            <w:rPr/>
          </w:rPrChange>
        </w:rPr>
        <w:t>Array</w:t>
      </w:r>
      <w:proofErr w:type="spellEnd"/>
      <w:r>
        <w:t xml:space="preserve"> pelo qual o </w:t>
      </w:r>
      <w:proofErr w:type="spellStart"/>
      <w:proofErr w:type="gramStart"/>
      <w:r w:rsidRPr="00B32F73">
        <w:rPr>
          <w:i/>
          <w:rPrChange w:id="612" w:author="Anasta" w:date="2014-05-28T13:30:00Z">
            <w:rPr/>
          </w:rPrChange>
        </w:rPr>
        <w:t>ArrayAdapter</w:t>
      </w:r>
      <w:proofErr w:type="spellEnd"/>
      <w:proofErr w:type="gramEnd"/>
      <w:r>
        <w:t xml:space="preserve"> é responsável, é possível instanciar outras </w:t>
      </w:r>
      <w:proofErr w:type="spellStart"/>
      <w:r w:rsidRPr="00B32F73">
        <w:rPr>
          <w:i/>
          <w:rPrChange w:id="613" w:author="Anasta" w:date="2014-05-28T13:30:00Z">
            <w:rPr/>
          </w:rPrChange>
        </w:rPr>
        <w:t>Views</w:t>
      </w:r>
      <w:proofErr w:type="spellEnd"/>
      <w:r>
        <w:t xml:space="preserve">, como </w:t>
      </w:r>
      <w:proofErr w:type="spellStart"/>
      <w:r w:rsidRPr="00B32F73">
        <w:rPr>
          <w:i/>
          <w:rPrChange w:id="614" w:author="Anasta" w:date="2014-05-28T13:30:00Z">
            <w:rPr/>
          </w:rPrChange>
        </w:rPr>
        <w:t>CheckBox</w:t>
      </w:r>
      <w:proofErr w:type="spellEnd"/>
      <w:r>
        <w:t xml:space="preserve"> e </w:t>
      </w:r>
      <w:proofErr w:type="spellStart"/>
      <w:r w:rsidRPr="00B32F73">
        <w:rPr>
          <w:i/>
          <w:rPrChange w:id="615" w:author="Anasta" w:date="2014-05-28T13:30:00Z">
            <w:rPr/>
          </w:rPrChange>
        </w:rPr>
        <w:t>Images</w:t>
      </w:r>
      <w:proofErr w:type="spellEnd"/>
      <w:r>
        <w:t xml:space="preserve">. Essas </w:t>
      </w:r>
      <w:proofErr w:type="spellStart"/>
      <w:r w:rsidRPr="00B32F73">
        <w:rPr>
          <w:i/>
          <w:rPrChange w:id="616" w:author="Anasta" w:date="2014-05-28T13:30:00Z">
            <w:rPr/>
          </w:rPrChange>
        </w:rPr>
        <w:t>Views</w:t>
      </w:r>
      <w:proofErr w:type="spellEnd"/>
      <w:r>
        <w:t xml:space="preserve"> são instanciadas através do uso dos objetos </w:t>
      </w:r>
      <w:proofErr w:type="spellStart"/>
      <w:proofErr w:type="gramStart"/>
      <w:r w:rsidRPr="00AD56C5">
        <w:rPr>
          <w:i/>
        </w:rPr>
        <w:t>convertView</w:t>
      </w:r>
      <w:proofErr w:type="spellEnd"/>
      <w:proofErr w:type="gramEnd"/>
      <w:r w:rsidRPr="00AD56C5">
        <w:rPr>
          <w:i/>
        </w:rPr>
        <w:t xml:space="preserve"> </w:t>
      </w:r>
      <w:r>
        <w:rPr>
          <w:i/>
        </w:rPr>
        <w:t xml:space="preserve">e </w:t>
      </w:r>
      <w:proofErr w:type="spellStart"/>
      <w:r>
        <w:rPr>
          <w:i/>
        </w:rPr>
        <w:t>parent</w:t>
      </w:r>
      <w:proofErr w:type="spellEnd"/>
      <w:r>
        <w:t xml:space="preserve"> em colaborações de classes que não serão detalhados neste capítulo.</w:t>
      </w:r>
    </w:p>
    <w:p w14:paraId="0784E81B" w14:textId="77777777" w:rsidR="002F4C06" w:rsidRDefault="002F4C06" w:rsidP="00CF1F85"/>
    <w:p w14:paraId="10C91A9E" w14:textId="77777777" w:rsidR="002F4C06" w:rsidRDefault="002F4C06" w:rsidP="00CF1F85">
      <w:pPr>
        <w:rPr>
          <w:ins w:id="617" w:author="Anasta" w:date="2014-05-28T13:30:00Z"/>
        </w:rPr>
      </w:pPr>
    </w:p>
    <w:p w14:paraId="0E0EEBD4" w14:textId="77777777" w:rsidR="00F830F8" w:rsidRDefault="00F830F8" w:rsidP="00F830F8">
      <w:pPr>
        <w:keepNext/>
      </w:pPr>
      <w:r>
        <w:rPr>
          <w:noProof/>
          <w:lang w:eastAsia="pt-BR"/>
        </w:rPr>
        <w:drawing>
          <wp:inline distT="0" distB="0" distL="0" distR="0">
            <wp:extent cx="6368906" cy="268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20">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p>
    <w:p w14:paraId="6D79E1FB" w14:textId="77777777" w:rsidR="00F830F8" w:rsidRPr="00F830F8" w:rsidRDefault="00F830F8" w:rsidP="00F830F8">
      <w:pPr>
        <w:pStyle w:val="Caption"/>
      </w:pPr>
      <w:bookmarkStart w:id="618" w:name="_Ref383597967"/>
      <w:bookmarkStart w:id="619" w:name="_Toc389005848"/>
      <w:bookmarkStart w:id="620" w:name="_Toc388915934"/>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4</w:t>
      </w:r>
      <w:r w:rsidR="0088363D">
        <w:fldChar w:fldCharType="end"/>
      </w:r>
      <w:bookmarkEnd w:id="618"/>
      <w:r>
        <w:t xml:space="preserve"> – Assinatura do método </w:t>
      </w:r>
      <w:proofErr w:type="spellStart"/>
      <w:r>
        <w:t>getView</w:t>
      </w:r>
      <w:proofErr w:type="spellEnd"/>
      <w:sdt>
        <w:sdtPr>
          <w:id w:val="1100909954"/>
          <w:citation/>
        </w:sdtPr>
        <w:sdtContent>
          <w:r w:rsidR="0088363D">
            <w:fldChar w:fldCharType="begin"/>
          </w:r>
          <w:r>
            <w:instrText xml:space="preserve"> CITATION And149 \l 1046 </w:instrText>
          </w:r>
          <w:r w:rsidR="0088363D">
            <w:fldChar w:fldCharType="separate"/>
          </w:r>
          <w:r w:rsidR="00985FA2">
            <w:rPr>
              <w:noProof/>
            </w:rPr>
            <w:t xml:space="preserve"> [3]</w:t>
          </w:r>
          <w:r w:rsidR="0088363D">
            <w:fldChar w:fldCharType="end"/>
          </w:r>
        </w:sdtContent>
      </w:sdt>
      <w:bookmarkEnd w:id="619"/>
      <w:bookmarkEnd w:id="620"/>
    </w:p>
    <w:p w14:paraId="77DF3C56" w14:textId="77777777" w:rsidR="000F3632" w:rsidRDefault="000F3632" w:rsidP="000F3632">
      <w:pPr>
        <w:keepNext/>
      </w:pPr>
    </w:p>
    <w:p w14:paraId="4A1AADA5" w14:textId="77777777" w:rsidR="00E7739D" w:rsidRPr="00CF1F85" w:rsidRDefault="00E7739D" w:rsidP="00B40C91">
      <w:pPr>
        <w:ind w:firstLine="709"/>
        <w:jc w:val="center"/>
        <w:rPr>
          <w:b/>
          <w:i/>
          <w:rPrChange w:id="621" w:author="Anasta" w:date="2014-05-28T13:30:00Z">
            <w:rPr>
              <w:b/>
            </w:rPr>
          </w:rPrChange>
        </w:rPr>
      </w:pPr>
      <w:proofErr w:type="spellStart"/>
      <w:proofErr w:type="gramStart"/>
      <w:r w:rsidRPr="00CF1F85">
        <w:rPr>
          <w:b/>
          <w:i/>
          <w:rPrChange w:id="622" w:author="Anasta" w:date="2014-05-28T13:30:00Z">
            <w:rPr>
              <w:b/>
            </w:rPr>
          </w:rPrChange>
        </w:rPr>
        <w:t>TextView</w:t>
      </w:r>
      <w:proofErr w:type="spellEnd"/>
      <w:proofErr w:type="gramEnd"/>
    </w:p>
    <w:p w14:paraId="7C847D43" w14:textId="77777777" w:rsidR="00273215" w:rsidRPr="00EC5E7B" w:rsidRDefault="00273215" w:rsidP="00E7739D">
      <w:pPr>
        <w:ind w:firstLine="709"/>
        <w:rPr>
          <w:b/>
        </w:rPr>
      </w:pPr>
    </w:p>
    <w:p w14:paraId="2D9BBA67" w14:textId="77777777" w:rsidR="003406F9" w:rsidRDefault="003406F9" w:rsidP="00FD151B">
      <w:pPr>
        <w:keepNext/>
        <w:ind w:firstLine="709"/>
        <w:rPr>
          <w:del w:id="623" w:author="Anasta" w:date="2014-05-28T13:30:00Z"/>
        </w:rPr>
      </w:pPr>
      <w:del w:id="624" w:author="Anasta" w:date="2014-05-28T13:30:00Z">
        <w:r>
          <w:rPr>
            <w:b/>
            <w:noProof/>
            <w:lang w:eastAsia="pt-BR"/>
          </w:rPr>
          <w:drawing>
            <wp:inline distT="0" distB="0" distL="0" distR="0" wp14:anchorId="4A4AC620" wp14:editId="319FA91F">
              <wp:extent cx="6152397" cy="162865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79181" cy="1635744"/>
                      </a:xfrm>
                      <a:prstGeom prst="rect">
                        <a:avLst/>
                      </a:prstGeom>
                    </pic:spPr>
                  </pic:pic>
                </a:graphicData>
              </a:graphic>
            </wp:inline>
          </w:drawing>
        </w:r>
      </w:del>
    </w:p>
    <w:p w14:paraId="01C669E1" w14:textId="77777777" w:rsidR="003406F9" w:rsidRDefault="003406F9" w:rsidP="00FD151B">
      <w:pPr>
        <w:keepNext/>
        <w:ind w:firstLine="709"/>
        <w:rPr>
          <w:ins w:id="625" w:author="Anasta" w:date="2014-05-28T13:30:00Z"/>
        </w:rPr>
      </w:pPr>
      <w:ins w:id="626" w:author="Anasta" w:date="2014-05-28T13:30:00Z">
        <w:r>
          <w:rPr>
            <w:b/>
            <w:noProof/>
            <w:lang w:eastAsia="pt-BR"/>
          </w:rPr>
          <w:drawing>
            <wp:inline distT="0" distB="0" distL="0" distR="0">
              <wp:extent cx="5243063" cy="179987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1">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ins>
    </w:p>
    <w:p w14:paraId="33D89E00" w14:textId="77777777" w:rsidR="00273215" w:rsidRDefault="003406F9" w:rsidP="003406F9">
      <w:pPr>
        <w:pStyle w:val="Caption"/>
      </w:pPr>
      <w:bookmarkStart w:id="627" w:name="_Toc389005849"/>
      <w:bookmarkStart w:id="628" w:name="_Toc388915935"/>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5</w:t>
      </w:r>
      <w:r w:rsidR="0088363D">
        <w:fldChar w:fldCharType="end"/>
      </w:r>
      <w:r>
        <w:t xml:space="preserve"> – Hierarquia de classes do </w:t>
      </w:r>
      <w:proofErr w:type="spellStart"/>
      <w:r>
        <w:t>TextView</w:t>
      </w:r>
      <w:proofErr w:type="spellEnd"/>
      <w:sdt>
        <w:sdtPr>
          <w:id w:val="-2144570788"/>
          <w:citation/>
        </w:sdtPr>
        <w:sdtContent>
          <w:r w:rsidR="0088363D">
            <w:fldChar w:fldCharType="begin"/>
          </w:r>
          <w:r w:rsidR="00114063">
            <w:instrText xml:space="preserve"> CITATION And149 \l 1046 </w:instrText>
          </w:r>
          <w:r w:rsidR="0088363D">
            <w:fldChar w:fldCharType="separate"/>
          </w:r>
          <w:r w:rsidR="00985FA2">
            <w:rPr>
              <w:noProof/>
            </w:rPr>
            <w:t xml:space="preserve"> [3]</w:t>
          </w:r>
          <w:r w:rsidR="0088363D">
            <w:fldChar w:fldCharType="end"/>
          </w:r>
        </w:sdtContent>
      </w:sdt>
      <w:r w:rsidR="00114063">
        <w:t>.</w:t>
      </w:r>
      <w:bookmarkEnd w:id="627"/>
      <w:bookmarkEnd w:id="628"/>
    </w:p>
    <w:p w14:paraId="183247DD" w14:textId="77777777" w:rsidR="00114063" w:rsidRDefault="00114063" w:rsidP="00114063"/>
    <w:p w14:paraId="5BFB95F1" w14:textId="77777777" w:rsidR="00CF1F85" w:rsidRDefault="00CF1F85" w:rsidP="00CF1F85">
      <w:r>
        <w:t xml:space="preserve">Corresponde à subclasse de </w:t>
      </w:r>
      <w:proofErr w:type="spellStart"/>
      <w:r w:rsidRPr="00AD56C5">
        <w:rPr>
          <w:i/>
          <w:rPrChange w:id="629" w:author="Anasta" w:date="2014-05-28T13:30:00Z">
            <w:rPr/>
          </w:rPrChange>
        </w:rPr>
        <w:t>View</w:t>
      </w:r>
      <w:proofErr w:type="spellEnd"/>
      <w:r>
        <w:t xml:space="preserve"> responsável por exibir e, quando necessário, editar texto.</w:t>
      </w:r>
    </w:p>
    <w:p w14:paraId="5DB42247" w14:textId="7244BAB5" w:rsidR="00CF1F85" w:rsidRDefault="00CF1F85" w:rsidP="00CF1F85">
      <w:r>
        <w:t>Para</w:t>
      </w:r>
      <w:del w:id="630" w:author="Anasta" w:date="2014-05-28T13:30:00Z">
        <w:r w:rsidR="005F5981">
          <w:delText xml:space="preserve"> o</w:delText>
        </w:r>
      </w:del>
      <w:r>
        <w:t xml:space="preserve"> configurar o texto de uma </w:t>
      </w:r>
      <w:proofErr w:type="spellStart"/>
      <w:proofErr w:type="gramStart"/>
      <w:r w:rsidRPr="00AD56C5">
        <w:rPr>
          <w:i/>
          <w:rPrChange w:id="631" w:author="Anasta" w:date="2014-05-28T13:30:00Z">
            <w:rPr/>
          </w:rPrChange>
        </w:rPr>
        <w:t>TextView</w:t>
      </w:r>
      <w:proofErr w:type="spellEnd"/>
      <w:proofErr w:type="gramEnd"/>
      <w:r w:rsidRPr="00AD56C5">
        <w:rPr>
          <w:i/>
          <w:rPrChange w:id="632" w:author="Anasta" w:date="2014-05-28T13:30:00Z">
            <w:rPr/>
          </w:rPrChange>
        </w:rPr>
        <w:t>,</w:t>
      </w:r>
      <w:r>
        <w:t xml:space="preserve"> usa-se o método “</w:t>
      </w:r>
      <w:proofErr w:type="spellStart"/>
      <w:r w:rsidRPr="00AD56C5">
        <w:rPr>
          <w:i/>
          <w:rPrChange w:id="633" w:author="Anasta" w:date="2014-05-28T13:30:00Z">
            <w:rPr/>
          </w:rPrChange>
        </w:rPr>
        <w:t>setText</w:t>
      </w:r>
      <w:proofErr w:type="spellEnd"/>
      <w:r w:rsidRPr="00AD56C5">
        <w:rPr>
          <w:i/>
          <w:rPrChange w:id="634" w:author="Anasta" w:date="2014-05-28T13:30:00Z">
            <w:rPr/>
          </w:rPrChange>
        </w:rPr>
        <w:t>(</w:t>
      </w:r>
      <w:proofErr w:type="spellStart"/>
      <w:r w:rsidRPr="00AD56C5">
        <w:rPr>
          <w:i/>
          <w:rPrChange w:id="635" w:author="Anasta" w:date="2014-05-28T13:30:00Z">
            <w:rPr/>
          </w:rPrChange>
        </w:rPr>
        <w:t>String</w:t>
      </w:r>
      <w:proofErr w:type="spellEnd"/>
      <w:r w:rsidRPr="00AD56C5">
        <w:rPr>
          <w:i/>
          <w:rPrChange w:id="636" w:author="Anasta" w:date="2014-05-28T13:30:00Z">
            <w:rPr/>
          </w:rPrChange>
        </w:rPr>
        <w:t>)”</w:t>
      </w:r>
      <w:r>
        <w:t xml:space="preserve">. É possível também configurar sua aparência por arquivo XML ou por meio de código, utilizando-se </w:t>
      </w:r>
      <w:del w:id="637" w:author="Anasta" w:date="2014-05-28T13:30:00Z">
        <w:r w:rsidR="000D242F">
          <w:delText xml:space="preserve"> </w:delText>
        </w:r>
      </w:del>
      <w:r>
        <w:t>métodos como “</w:t>
      </w:r>
      <w:proofErr w:type="spellStart"/>
      <w:proofErr w:type="gramStart"/>
      <w:r w:rsidRPr="00AD56C5">
        <w:rPr>
          <w:i/>
          <w:rPrChange w:id="638" w:author="Anasta" w:date="2014-05-28T13:30:00Z">
            <w:rPr/>
          </w:rPrChange>
        </w:rPr>
        <w:t>setTextAppearance</w:t>
      </w:r>
      <w:proofErr w:type="spellEnd"/>
      <w:proofErr w:type="gramEnd"/>
      <w:r w:rsidRPr="00AD56C5">
        <w:rPr>
          <w:i/>
          <w:rPrChange w:id="639" w:author="Anasta" w:date="2014-05-28T13:30:00Z">
            <w:rPr/>
          </w:rPrChange>
        </w:rPr>
        <w:t>(</w:t>
      </w:r>
      <w:proofErr w:type="spellStart"/>
      <w:r w:rsidRPr="00AD56C5">
        <w:rPr>
          <w:i/>
          <w:rPrChange w:id="640" w:author="Anasta" w:date="2014-05-28T13:30:00Z">
            <w:rPr/>
          </w:rPrChange>
        </w:rPr>
        <w:t>Context</w:t>
      </w:r>
      <w:proofErr w:type="spellEnd"/>
      <w:r w:rsidRPr="00AD56C5">
        <w:rPr>
          <w:i/>
          <w:rPrChange w:id="641" w:author="Anasta" w:date="2014-05-28T13:30:00Z">
            <w:rPr/>
          </w:rPrChange>
        </w:rPr>
        <w:t xml:space="preserve"> </w:t>
      </w:r>
      <w:proofErr w:type="spellStart"/>
      <w:r w:rsidRPr="00AD56C5">
        <w:rPr>
          <w:i/>
          <w:rPrChange w:id="642" w:author="Anasta" w:date="2014-05-28T13:30:00Z">
            <w:rPr/>
          </w:rPrChange>
        </w:rPr>
        <w:t>context</w:t>
      </w:r>
      <w:proofErr w:type="spellEnd"/>
      <w:r w:rsidRPr="00AD56C5">
        <w:rPr>
          <w:i/>
          <w:rPrChange w:id="643" w:author="Anasta" w:date="2014-05-28T13:30:00Z">
            <w:rPr/>
          </w:rPrChange>
        </w:rPr>
        <w:t xml:space="preserve">, </w:t>
      </w:r>
      <w:proofErr w:type="spellStart"/>
      <w:r w:rsidRPr="00AD56C5">
        <w:rPr>
          <w:i/>
          <w:rPrChange w:id="644" w:author="Anasta" w:date="2014-05-28T13:30:00Z">
            <w:rPr/>
          </w:rPrChange>
        </w:rPr>
        <w:t>int</w:t>
      </w:r>
      <w:proofErr w:type="spellEnd"/>
      <w:r w:rsidRPr="00AD56C5">
        <w:rPr>
          <w:i/>
          <w:rPrChange w:id="645" w:author="Anasta" w:date="2014-05-28T13:30:00Z">
            <w:rPr/>
          </w:rPrChange>
        </w:rPr>
        <w:t xml:space="preserve"> </w:t>
      </w:r>
      <w:proofErr w:type="spellStart"/>
      <w:r w:rsidRPr="00AD56C5">
        <w:rPr>
          <w:i/>
          <w:rPrChange w:id="646" w:author="Anasta" w:date="2014-05-28T13:30:00Z">
            <w:rPr/>
          </w:rPrChange>
        </w:rPr>
        <w:t>resid</w:t>
      </w:r>
      <w:proofErr w:type="spellEnd"/>
      <w:r w:rsidRPr="00AD56C5">
        <w:rPr>
          <w:i/>
          <w:rPrChange w:id="647" w:author="Anasta" w:date="2014-05-28T13:30:00Z">
            <w:rPr/>
          </w:rPrChange>
        </w:rPr>
        <w:t>)”</w:t>
      </w:r>
      <w:r>
        <w:t xml:space="preserve"> .</w:t>
      </w:r>
    </w:p>
    <w:p w14:paraId="6293F4ED" w14:textId="77777777" w:rsidR="000C2D7E" w:rsidRPr="00114063" w:rsidRDefault="000C2D7E" w:rsidP="005F5981"/>
    <w:p w14:paraId="612820F5" w14:textId="77777777" w:rsidR="00E7739D" w:rsidRPr="00A5041A" w:rsidRDefault="00E7739D" w:rsidP="00B40C91">
      <w:pPr>
        <w:ind w:firstLine="709"/>
        <w:jc w:val="center"/>
        <w:rPr>
          <w:b/>
          <w:i/>
          <w:lang w:val="en-US"/>
          <w:rPrChange w:id="648" w:author="Anasta" w:date="2014-05-28T13:30:00Z">
            <w:rPr>
              <w:b/>
              <w:lang w:val="en-US"/>
            </w:rPr>
          </w:rPrChange>
        </w:rPr>
      </w:pPr>
      <w:proofErr w:type="spellStart"/>
      <w:r w:rsidRPr="00A5041A">
        <w:rPr>
          <w:b/>
          <w:i/>
          <w:lang w:val="en-US"/>
          <w:rPrChange w:id="649" w:author="Anasta" w:date="2014-05-28T13:30:00Z">
            <w:rPr>
              <w:b/>
              <w:lang w:val="en-US"/>
            </w:rPr>
          </w:rPrChange>
        </w:rPr>
        <w:t>CheckBox</w:t>
      </w:r>
      <w:proofErr w:type="spellEnd"/>
    </w:p>
    <w:p w14:paraId="5B853051" w14:textId="77777777" w:rsidR="00850ABD" w:rsidRDefault="00850ABD" w:rsidP="00E7739D">
      <w:pPr>
        <w:ind w:firstLine="709"/>
        <w:rPr>
          <w:b/>
          <w:lang w:val="en-US"/>
        </w:rPr>
      </w:pPr>
    </w:p>
    <w:p w14:paraId="1F9B810C" w14:textId="77777777" w:rsidR="00EC5E7B" w:rsidRDefault="00EC5E7B" w:rsidP="005007E3">
      <w:pPr>
        <w:keepNext/>
        <w:ind w:firstLine="709"/>
        <w:jc w:val="center"/>
      </w:pPr>
      <w:r>
        <w:rPr>
          <w:b/>
          <w:noProof/>
          <w:lang w:eastAsia="pt-BR"/>
        </w:rPr>
        <w:drawing>
          <wp:inline distT="0" distB="0" distL="0" distR="0">
            <wp:extent cx="4242018" cy="16637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3">
                      <a:extLst>
                        <a:ext uri="{BEBA8EAE-BF5A-486C-A8C5-ECC9F3942E4B}">
                          <a14:imgProps xmlns:a14="http://schemas.microsoft.com/office/drawing/2010/main">
                            <a14:imgLayer r:embed="rId2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4242018" cy="1663786"/>
                    </a:xfrm>
                    <a:prstGeom prst="rect">
                      <a:avLst/>
                    </a:prstGeom>
                  </pic:spPr>
                </pic:pic>
              </a:graphicData>
            </a:graphic>
          </wp:inline>
        </w:drawing>
      </w:r>
    </w:p>
    <w:p w14:paraId="2BB2793C" w14:textId="77777777" w:rsidR="00EC5E7B" w:rsidRDefault="00EC5E7B" w:rsidP="006D1896">
      <w:pPr>
        <w:pStyle w:val="Caption"/>
      </w:pPr>
      <w:bookmarkStart w:id="650" w:name="_Toc389005850"/>
      <w:bookmarkStart w:id="651" w:name="_Toc388915936"/>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6</w:t>
      </w:r>
      <w:r w:rsidR="0088363D">
        <w:fldChar w:fldCharType="end"/>
      </w:r>
      <w:r>
        <w:t xml:space="preserve"> – Hierarquia de classes do </w:t>
      </w:r>
      <w:proofErr w:type="spellStart"/>
      <w:r>
        <w:t>TextView</w:t>
      </w:r>
      <w:proofErr w:type="spellEnd"/>
      <w:sdt>
        <w:sdtPr>
          <w:id w:val="-1437586907"/>
          <w:citation/>
        </w:sdtPr>
        <w:sdtContent>
          <w:r w:rsidR="0088363D">
            <w:fldChar w:fldCharType="begin"/>
          </w:r>
          <w:r>
            <w:instrText xml:space="preserve"> CITATION And149 \l 1046 </w:instrText>
          </w:r>
          <w:r w:rsidR="0088363D">
            <w:fldChar w:fldCharType="separate"/>
          </w:r>
          <w:r w:rsidR="00985FA2">
            <w:rPr>
              <w:noProof/>
            </w:rPr>
            <w:t xml:space="preserve"> [3]</w:t>
          </w:r>
          <w:r w:rsidR="0088363D">
            <w:fldChar w:fldCharType="end"/>
          </w:r>
        </w:sdtContent>
      </w:sdt>
      <w:r>
        <w:t>.</w:t>
      </w:r>
      <w:bookmarkEnd w:id="650"/>
      <w:bookmarkEnd w:id="651"/>
    </w:p>
    <w:p w14:paraId="78E1BE65" w14:textId="77777777" w:rsidR="000C2D7E" w:rsidRPr="000C2D7E" w:rsidRDefault="000C2D7E" w:rsidP="000C2D7E"/>
    <w:p w14:paraId="07523376" w14:textId="25E3B591" w:rsidR="00850ABD" w:rsidRDefault="00CF1F85" w:rsidP="002F4C06">
      <w:pPr>
        <w:rPr>
          <w:b/>
          <w:rPrChange w:id="652" w:author="Anasta" w:date="2014-05-28T13:30:00Z">
            <w:rPr/>
          </w:rPrChange>
        </w:rPr>
      </w:pPr>
      <w:r>
        <w:t xml:space="preserve">Esta classe é </w:t>
      </w:r>
      <w:del w:id="653" w:author="Anasta" w:date="2014-05-28T13:30:00Z">
        <w:r w:rsidR="006D1896">
          <w:delText xml:space="preserve">a </w:delText>
        </w:r>
      </w:del>
      <w:r>
        <w:t xml:space="preserve">uma </w:t>
      </w:r>
      <w:proofErr w:type="spellStart"/>
      <w:r w:rsidRPr="00AD56C5">
        <w:rPr>
          <w:i/>
          <w:rPrChange w:id="654" w:author="Anasta" w:date="2014-05-28T13:30:00Z">
            <w:rPr/>
          </w:rPrChange>
        </w:rPr>
        <w:t>View</w:t>
      </w:r>
      <w:proofErr w:type="spellEnd"/>
      <w:r>
        <w:t xml:space="preserve"> correspondente a um botão de dois estados (</w:t>
      </w:r>
      <w:proofErr w:type="spellStart"/>
      <w:r>
        <w:rPr>
          <w:i/>
        </w:rPr>
        <w:t>checked</w:t>
      </w:r>
      <w:proofErr w:type="spellEnd"/>
      <w:r>
        <w:t xml:space="preserve"> e </w:t>
      </w:r>
      <w:proofErr w:type="spellStart"/>
      <w:r>
        <w:rPr>
          <w:i/>
        </w:rPr>
        <w:t>unchecked</w:t>
      </w:r>
      <w:proofErr w:type="spellEnd"/>
      <w:del w:id="655" w:author="Anasta" w:date="2014-05-28T13:30:00Z">
        <w:r w:rsidR="006D1896">
          <w:delText>)</w:delText>
        </w:r>
        <w:r w:rsidR="00A6494F">
          <w:rPr>
            <w:i/>
          </w:rPr>
          <w:delText>,</w:delText>
        </w:r>
      </w:del>
      <w:ins w:id="656" w:author="Anasta" w:date="2014-05-28T13:30:00Z">
        <w:r>
          <w:t>)</w:t>
        </w:r>
        <w:r>
          <w:rPr>
            <w:i/>
          </w:rPr>
          <w:t>.</w:t>
        </w:r>
      </w:ins>
      <w:r>
        <w:rPr>
          <w:i/>
        </w:rPr>
        <w:t xml:space="preserve"> </w:t>
      </w:r>
      <w:r>
        <w:t>Os métodos mais utilizados são o “</w:t>
      </w:r>
      <w:proofErr w:type="spellStart"/>
      <w:proofErr w:type="gramStart"/>
      <w:r w:rsidRPr="00AD56C5">
        <w:rPr>
          <w:i/>
          <w:rPrChange w:id="657" w:author="Anasta" w:date="2014-05-28T13:30:00Z">
            <w:rPr/>
          </w:rPrChange>
        </w:rPr>
        <w:t>isChecked</w:t>
      </w:r>
      <w:proofErr w:type="spellEnd"/>
      <w:proofErr w:type="gramEnd"/>
      <w:r w:rsidRPr="00AD56C5">
        <w:rPr>
          <w:i/>
          <w:rPrChange w:id="658" w:author="Anasta" w:date="2014-05-28T13:30:00Z">
            <w:rPr/>
          </w:rPrChange>
        </w:rPr>
        <w:t>()”</w:t>
      </w:r>
      <w:r>
        <w:t xml:space="preserve"> que retorna valor </w:t>
      </w:r>
      <w:r w:rsidRPr="00D32F0D">
        <w:t>booleano</w:t>
      </w:r>
      <w:r>
        <w:t xml:space="preserve"> informando se o </w:t>
      </w:r>
      <w:proofErr w:type="spellStart"/>
      <w:r w:rsidRPr="003406EA">
        <w:rPr>
          <w:i/>
          <w:rPrChange w:id="659" w:author="Anasta" w:date="2014-05-28T13:30:00Z">
            <w:rPr/>
          </w:rPrChange>
        </w:rPr>
        <w:t>CheckBox</w:t>
      </w:r>
      <w:proofErr w:type="spellEnd"/>
      <w:r>
        <w:t xml:space="preserve"> está no estado </w:t>
      </w:r>
      <w:proofErr w:type="spellStart"/>
      <w:r>
        <w:rPr>
          <w:i/>
        </w:rPr>
        <w:t>checked</w:t>
      </w:r>
      <w:proofErr w:type="spellEnd"/>
      <w:r>
        <w:rPr>
          <w:i/>
        </w:rPr>
        <w:t xml:space="preserve"> </w:t>
      </w:r>
      <w:r>
        <w:t xml:space="preserve">(retornando </w:t>
      </w:r>
      <w:proofErr w:type="spellStart"/>
      <w:r>
        <w:rPr>
          <w:i/>
        </w:rPr>
        <w:t>true</w:t>
      </w:r>
      <w:proofErr w:type="spellEnd"/>
      <w:r>
        <w:t xml:space="preserve">) ou </w:t>
      </w:r>
      <w:proofErr w:type="spellStart"/>
      <w:r>
        <w:rPr>
          <w:i/>
        </w:rPr>
        <w:t>unchecked</w:t>
      </w:r>
      <w:proofErr w:type="spellEnd"/>
      <w:r>
        <w:rPr>
          <w:i/>
        </w:rPr>
        <w:t xml:space="preserve"> </w:t>
      </w:r>
      <w:r>
        <w:t xml:space="preserve">(retornando </w:t>
      </w:r>
      <w:r>
        <w:rPr>
          <w:i/>
        </w:rPr>
        <w:t>false</w:t>
      </w:r>
      <w:r>
        <w:t>).</w:t>
      </w:r>
    </w:p>
    <w:p w14:paraId="2BB94602" w14:textId="77777777" w:rsidR="00850ABD" w:rsidRDefault="00850ABD" w:rsidP="00E7739D">
      <w:pPr>
        <w:ind w:firstLine="709"/>
        <w:rPr>
          <w:del w:id="660" w:author="Anasta" w:date="2014-05-28T13:30:00Z"/>
          <w:b/>
        </w:rPr>
      </w:pPr>
    </w:p>
    <w:p w14:paraId="778CF8A0" w14:textId="77777777" w:rsidR="000C2D7E" w:rsidRDefault="00F8660F" w:rsidP="00F8660F">
      <w:pPr>
        <w:ind w:firstLine="709"/>
        <w:jc w:val="center"/>
        <w:rPr>
          <w:b/>
        </w:rPr>
      </w:pPr>
      <w:r>
        <w:rPr>
          <w:b/>
        </w:rPr>
        <w:t>JUSTIFICATIVA</w:t>
      </w:r>
    </w:p>
    <w:p w14:paraId="762B0C41" w14:textId="77777777" w:rsidR="00F8660F" w:rsidRDefault="00F8660F" w:rsidP="00F8660F"/>
    <w:p w14:paraId="6C821CCF" w14:textId="77777777" w:rsidR="00F6318B" w:rsidRDefault="00F6318B" w:rsidP="00F6318B">
      <w:r>
        <w:t xml:space="preserve">Neste projeto, utilizaram-se subclasses de </w:t>
      </w:r>
      <w:proofErr w:type="spellStart"/>
      <w:r w:rsidRPr="00393345">
        <w:rPr>
          <w:i/>
        </w:rPr>
        <w:t>Views</w:t>
      </w:r>
      <w:proofErr w:type="spellEnd"/>
      <w:r>
        <w:t xml:space="preserve"> - </w:t>
      </w:r>
      <w:proofErr w:type="spellStart"/>
      <w:proofErr w:type="gramStart"/>
      <w:r w:rsidRPr="003406EA">
        <w:rPr>
          <w:i/>
          <w:rPrChange w:id="661" w:author="Anasta" w:date="2014-05-28T13:30:00Z">
            <w:rPr/>
          </w:rPrChange>
        </w:rPr>
        <w:t>ListView</w:t>
      </w:r>
      <w:proofErr w:type="spellEnd"/>
      <w:proofErr w:type="gramEnd"/>
      <w:r w:rsidRPr="003406EA">
        <w:rPr>
          <w:i/>
          <w:rPrChange w:id="662" w:author="Anasta" w:date="2014-05-28T13:30:00Z">
            <w:rPr/>
          </w:rPrChange>
        </w:rPr>
        <w:t xml:space="preserve">, </w:t>
      </w:r>
      <w:proofErr w:type="spellStart"/>
      <w:r w:rsidRPr="003406EA">
        <w:rPr>
          <w:i/>
          <w:rPrChange w:id="663" w:author="Anasta" w:date="2014-05-28T13:30:00Z">
            <w:rPr/>
          </w:rPrChange>
        </w:rPr>
        <w:t>TextView</w:t>
      </w:r>
      <w:proofErr w:type="spellEnd"/>
      <w:r>
        <w:t xml:space="preserve"> e </w:t>
      </w:r>
      <w:proofErr w:type="spellStart"/>
      <w:r w:rsidRPr="003406EA">
        <w:rPr>
          <w:i/>
          <w:rPrChange w:id="664" w:author="Anasta" w:date="2014-05-28T13:30:00Z">
            <w:rPr/>
          </w:rPrChange>
        </w:rPr>
        <w:t>CheckBox</w:t>
      </w:r>
      <w:proofErr w:type="spellEnd"/>
      <w:r>
        <w:t xml:space="preserve"> - para compor a interface gráfica equivalente a lista de tarefas com itens. Os itens recuperados da camada de dados referentes a uma lista serão armazenados em um </w:t>
      </w:r>
      <w:proofErr w:type="spellStart"/>
      <w:r>
        <w:rPr>
          <w:i/>
        </w:rPr>
        <w:t>arraylist</w:t>
      </w:r>
      <w:proofErr w:type="spellEnd"/>
      <w:r>
        <w:t xml:space="preserve">. Uma instância de </w:t>
      </w:r>
      <w:proofErr w:type="spellStart"/>
      <w:proofErr w:type="gramStart"/>
      <w:r w:rsidRPr="003406EA">
        <w:rPr>
          <w:i/>
          <w:rPrChange w:id="665" w:author="Anasta" w:date="2014-05-28T13:30:00Z">
            <w:rPr/>
          </w:rPrChange>
        </w:rPr>
        <w:t>ArrayAdapter</w:t>
      </w:r>
      <w:proofErr w:type="spellEnd"/>
      <w:proofErr w:type="gramEnd"/>
      <w:r>
        <w:t xml:space="preserve"> utilizará o </w:t>
      </w:r>
      <w:proofErr w:type="spellStart"/>
      <w:r>
        <w:rPr>
          <w:i/>
        </w:rPr>
        <w:t>arraylist</w:t>
      </w:r>
      <w:proofErr w:type="spellEnd"/>
      <w:r>
        <w:t xml:space="preserve"> para customizar a exibição final de cada item dessa lista de tarefas.</w:t>
      </w:r>
    </w:p>
    <w:p w14:paraId="56983380" w14:textId="7DBF7564" w:rsidR="00F6318B" w:rsidRDefault="00F6318B" w:rsidP="00F6318B">
      <w:r>
        <w:t xml:space="preserve">Foi utilizada uma subclasse de </w:t>
      </w:r>
      <w:proofErr w:type="spellStart"/>
      <w:proofErr w:type="gramStart"/>
      <w:r w:rsidRPr="003406EA">
        <w:rPr>
          <w:i/>
          <w:rPrChange w:id="666" w:author="Anasta" w:date="2014-05-28T13:30:00Z">
            <w:rPr/>
          </w:rPrChange>
        </w:rPr>
        <w:t>ListView</w:t>
      </w:r>
      <w:proofErr w:type="spellEnd"/>
      <w:proofErr w:type="gramEnd"/>
      <w:r>
        <w:t xml:space="preserve"> de forma a gerar uma interface personalizada de lista, conhecida como </w:t>
      </w:r>
      <w:proofErr w:type="spellStart"/>
      <w:r>
        <w:rPr>
          <w:i/>
        </w:rPr>
        <w:t>Swipelistview</w:t>
      </w:r>
      <w:proofErr w:type="spellEnd"/>
      <w:sdt>
        <w:sdtPr>
          <w:rPr>
            <w:i/>
          </w:rPr>
          <w:id w:val="1125576867"/>
          <w:citation/>
        </w:sdtPr>
        <w:sdtContent>
          <w:r w:rsidR="003570CB">
            <w:rPr>
              <w:rPrChange w:id="667" w:author="Anasta" w:date="2014-05-28T13:30:00Z">
                <w:rPr>
                  <w:i/>
                </w:rPr>
              </w:rPrChange>
            </w:rPr>
            <w:fldChar w:fldCharType="begin"/>
          </w:r>
          <w:r w:rsidR="003570CB">
            <w:instrText xml:space="preserve"> CITATION Aha14 \l 1046 </w:instrText>
          </w:r>
          <w:r w:rsidR="003570CB">
            <w:rPr>
              <w:rPrChange w:id="668" w:author="Anasta" w:date="2014-05-28T13:30:00Z">
                <w:rPr>
                  <w:i/>
                </w:rPr>
              </w:rPrChange>
            </w:rPr>
            <w:fldChar w:fldCharType="separate"/>
          </w:r>
          <w:r>
            <w:rPr>
              <w:noProof/>
            </w:rPr>
            <w:t xml:space="preserve"> [4]</w:t>
          </w:r>
          <w:r w:rsidR="003570CB">
            <w:rPr>
              <w:rPrChange w:id="669" w:author="Anasta" w:date="2014-05-28T13:30:00Z">
                <w:rPr>
                  <w:i/>
                </w:rPr>
              </w:rPrChange>
            </w:rPr>
            <w:fldChar w:fldCharType="end"/>
          </w:r>
        </w:sdtContent>
      </w:sdt>
      <w:r>
        <w:t xml:space="preserve">. Ela utiliza o padrão de ferramentas </w:t>
      </w:r>
      <w:del w:id="670" w:author="Anasta" w:date="2014-05-28T13:30:00Z">
        <w:r w:rsidR="00DC697F">
          <w:delText>contextuais</w:delText>
        </w:r>
      </w:del>
      <w:ins w:id="671" w:author="Anasta" w:date="2014-05-28T13:30:00Z">
        <w:r>
          <w:t>contextual</w:t>
        </w:r>
      </w:ins>
      <w:r>
        <w:t xml:space="preserve"> não modal </w:t>
      </w:r>
      <w:sdt>
        <w:sdtPr>
          <w:id w:val="1865478234"/>
          <w:citation/>
        </w:sdtPr>
        <w:sdtContent>
          <w:r w:rsidR="003570CB">
            <w:fldChar w:fldCharType="begin"/>
          </w:r>
          <w:r w:rsidR="003570CB">
            <w:instrText xml:space="preserve">CITATION The12 \l 1046 </w:instrText>
          </w:r>
          <w:r w:rsidR="003570CB">
            <w:fldChar w:fldCharType="separate"/>
          </w:r>
          <w:r>
            <w:rPr>
              <w:noProof/>
            </w:rPr>
            <w:t>[5]</w:t>
          </w:r>
          <w:r w:rsidR="003570CB">
            <w:rPr>
              <w:noProof/>
            </w:rPr>
            <w:fldChar w:fldCharType="end"/>
          </w:r>
        </w:sdtContent>
      </w:sdt>
      <w:r>
        <w:t>, no qual se permite a exibição de ferramentas relativas a um item, o que será útil quando se desejar realizar ações sobre um item de uma lista.</w:t>
      </w:r>
    </w:p>
    <w:p w14:paraId="27FC8A8C" w14:textId="77777777" w:rsidR="00F6318B" w:rsidRDefault="00F6318B" w:rsidP="00F6318B">
      <w:r>
        <w:t xml:space="preserve">Para a exibição das listas criadas pelo usuário, utilizou-se um objeto comum da classe </w:t>
      </w:r>
      <w:proofErr w:type="spellStart"/>
      <w:proofErr w:type="gramStart"/>
      <w:r w:rsidRPr="003406EA">
        <w:rPr>
          <w:i/>
          <w:rPrChange w:id="672" w:author="Anasta" w:date="2014-05-28T13:30:00Z">
            <w:rPr/>
          </w:rPrChange>
        </w:rPr>
        <w:t>ListView</w:t>
      </w:r>
      <w:proofErr w:type="spellEnd"/>
      <w:proofErr w:type="gramEnd"/>
      <w:r w:rsidRPr="003406EA">
        <w:rPr>
          <w:i/>
          <w:rPrChange w:id="673" w:author="Anasta" w:date="2014-05-28T13:30:00Z">
            <w:rPr/>
          </w:rPrChange>
        </w:rPr>
        <w:t>.</w:t>
      </w:r>
    </w:p>
    <w:p w14:paraId="1E5BD68E" w14:textId="35078626" w:rsidR="00F6318B" w:rsidRPr="00961C81" w:rsidRDefault="00F6318B" w:rsidP="00F6318B">
      <w:r>
        <w:t xml:space="preserve">A aparência e uso final das listas e outros artefatos visuais será </w:t>
      </w:r>
      <w:proofErr w:type="gramStart"/>
      <w:r>
        <w:t>melhor</w:t>
      </w:r>
      <w:proofErr w:type="gramEnd"/>
      <w:r>
        <w:t xml:space="preserve"> esclarecido durante a descrição das funcionalidades do aplicativo, no capítulo </w:t>
      </w:r>
      <w:del w:id="674" w:author="Anasta" w:date="2014-05-28T13:30:00Z">
        <w:r w:rsidR="004C1719">
          <w:fldChar w:fldCharType="begin"/>
        </w:r>
        <w:r w:rsidR="004C1719">
          <w:delInstrText xml:space="preserve"> REF _Ref388912332 \w \h </w:delInstrText>
        </w:r>
        <w:r w:rsidR="004C1719">
          <w:fldChar w:fldCharType="separate"/>
        </w:r>
        <w:r w:rsidR="00985FA2">
          <w:delText>4</w:delText>
        </w:r>
        <w:r w:rsidR="004C1719">
          <w:fldChar w:fldCharType="end"/>
        </w:r>
        <w:r w:rsidR="00664A26">
          <w:delText>.</w:delText>
        </w:r>
      </w:del>
      <w:ins w:id="675" w:author="Anasta" w:date="2014-05-28T13:30:00Z">
        <w:r w:rsidR="0088363D">
          <w:fldChar w:fldCharType="begin"/>
        </w:r>
        <w:r>
          <w:instrText xml:space="preserve"> REF _Ref455598419 \w \h </w:instrText>
        </w:r>
        <w:r w:rsidR="0088363D">
          <w:fldChar w:fldCharType="separate"/>
        </w:r>
        <w:r w:rsidR="00A5041A">
          <w:rPr>
            <w:b/>
            <w:bCs/>
          </w:rPr>
          <w:t xml:space="preserve">Erro! Fonte de referência não </w:t>
        </w:r>
        <w:proofErr w:type="gramStart"/>
        <w:r w:rsidR="00A5041A">
          <w:rPr>
            <w:b/>
            <w:bCs/>
          </w:rPr>
          <w:t>encontrada.</w:t>
        </w:r>
        <w:proofErr w:type="gramEnd"/>
        <w:r w:rsidR="0088363D">
          <w:fldChar w:fldCharType="end"/>
        </w:r>
        <w:r>
          <w:t>.</w:t>
        </w:r>
      </w:ins>
    </w:p>
    <w:p w14:paraId="7CB22D5A" w14:textId="77777777" w:rsidR="000C2D7E" w:rsidRDefault="000C2D7E" w:rsidP="00902041">
      <w:pPr>
        <w:rPr>
          <w:del w:id="676" w:author="Anasta" w:date="2014-05-28T13:30:00Z"/>
          <w:b/>
        </w:rPr>
      </w:pPr>
    </w:p>
    <w:p w14:paraId="5A82D5D2" w14:textId="77777777" w:rsidR="000C2D7E" w:rsidRDefault="000C2D7E" w:rsidP="00E7739D">
      <w:pPr>
        <w:ind w:firstLine="709"/>
        <w:rPr>
          <w:del w:id="677" w:author="Anasta" w:date="2014-05-28T13:30:00Z"/>
          <w:b/>
        </w:rPr>
      </w:pPr>
    </w:p>
    <w:p w14:paraId="4442DA2E" w14:textId="77777777" w:rsidR="000C2D7E" w:rsidRDefault="000C2D7E" w:rsidP="00E7739D">
      <w:pPr>
        <w:ind w:firstLine="709"/>
        <w:rPr>
          <w:b/>
        </w:rPr>
      </w:pPr>
    </w:p>
    <w:p w14:paraId="53B8F352" w14:textId="77777777" w:rsidR="000C2D7E" w:rsidRPr="00EC5E7B" w:rsidRDefault="003B7CD7" w:rsidP="003B7CD7">
      <w:pPr>
        <w:pStyle w:val="Heading3"/>
      </w:pPr>
      <w:bookmarkStart w:id="678" w:name="_Toc389005547"/>
      <w:bookmarkStart w:id="679" w:name="_Toc388915904"/>
      <w:r>
        <w:t>CAMADA DE NEGÓCIOS</w:t>
      </w:r>
      <w:bookmarkEnd w:id="678"/>
      <w:bookmarkEnd w:id="679"/>
    </w:p>
    <w:p w14:paraId="795B7E1B" w14:textId="77777777" w:rsidR="0033029F" w:rsidRPr="00344633" w:rsidRDefault="0033029F" w:rsidP="003F3363">
      <w:pPr>
        <w:rPr>
          <w:b/>
          <w:i/>
          <w:rPrChange w:id="680" w:author="Anasta" w:date="2014-05-28T13:30:00Z">
            <w:rPr>
              <w:b/>
            </w:rPr>
          </w:rPrChange>
        </w:rPr>
      </w:pPr>
      <w:proofErr w:type="spellStart"/>
      <w:r w:rsidRPr="00344633">
        <w:rPr>
          <w:b/>
          <w:i/>
          <w:rPrChange w:id="681" w:author="Anasta" w:date="2014-05-28T13:30:00Z">
            <w:rPr>
              <w:b/>
            </w:rPr>
          </w:rPrChange>
        </w:rPr>
        <w:t>Content</w:t>
      </w:r>
      <w:proofErr w:type="spellEnd"/>
      <w:r w:rsidRPr="00344633">
        <w:rPr>
          <w:b/>
          <w:i/>
          <w:rPrChange w:id="682" w:author="Anasta" w:date="2014-05-28T13:30:00Z">
            <w:rPr>
              <w:b/>
            </w:rPr>
          </w:rPrChange>
        </w:rPr>
        <w:t xml:space="preserve"> </w:t>
      </w:r>
      <w:proofErr w:type="spellStart"/>
      <w:r w:rsidRPr="00344633">
        <w:rPr>
          <w:b/>
          <w:i/>
          <w:rPrChange w:id="683" w:author="Anasta" w:date="2014-05-28T13:30:00Z">
            <w:rPr>
              <w:b/>
            </w:rPr>
          </w:rPrChange>
        </w:rPr>
        <w:t>Provider</w:t>
      </w:r>
      <w:proofErr w:type="spellEnd"/>
    </w:p>
    <w:p w14:paraId="4601D289" w14:textId="77777777" w:rsidR="003D26D2" w:rsidRDefault="003D26D2" w:rsidP="003F3363">
      <w:pPr>
        <w:rPr>
          <w:b/>
          <w:noProof/>
          <w:lang w:eastAsia="pt-BR"/>
        </w:rPr>
      </w:pPr>
    </w:p>
    <w:p w14:paraId="4EF6AE01" w14:textId="77777777" w:rsidR="003D26D2" w:rsidRDefault="003D26D2" w:rsidP="005007E3">
      <w:pPr>
        <w:keepNext/>
        <w:jc w:val="center"/>
      </w:pPr>
      <w:r>
        <w:rPr>
          <w:b/>
          <w:noProof/>
          <w:lang w:eastAsia="pt-BR"/>
        </w:rPr>
        <w:drawing>
          <wp:inline distT="0" distB="0" distL="0" distR="0">
            <wp:extent cx="2892795" cy="1559859"/>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5">
                      <a:extLst>
                        <a:ext uri="{BEBA8EAE-BF5A-486C-A8C5-ECC9F3942E4B}">
                          <a14:imgProps xmlns:a14="http://schemas.microsoft.com/office/drawing/2010/main">
                            <a14:imgLayer r:embed="rId26">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p>
    <w:p w14:paraId="687E4D34" w14:textId="77777777" w:rsidR="000C2D7E" w:rsidRDefault="000C2D7E" w:rsidP="003D26D2">
      <w:pPr>
        <w:keepNext/>
      </w:pPr>
    </w:p>
    <w:p w14:paraId="5064B2DC" w14:textId="77777777" w:rsidR="00D1682F" w:rsidRPr="00857D75" w:rsidRDefault="003D26D2" w:rsidP="00857D75">
      <w:pPr>
        <w:pStyle w:val="Caption"/>
      </w:pPr>
      <w:bookmarkStart w:id="684" w:name="_Toc389005851"/>
      <w:bookmarkStart w:id="685" w:name="_Toc388915937"/>
      <w:r w:rsidRPr="00857D75">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7</w:t>
      </w:r>
      <w:r w:rsidR="0088363D">
        <w:fldChar w:fldCharType="end"/>
      </w:r>
      <w:r w:rsidR="00857D75">
        <w:t xml:space="preserve"> – Hierarquia de classes do </w:t>
      </w:r>
      <w:proofErr w:type="spellStart"/>
      <w:r w:rsidR="00857D75" w:rsidRPr="00A5041A">
        <w:rPr>
          <w:i/>
          <w:rPrChange w:id="686" w:author="Anasta" w:date="2014-05-28T13:30:00Z">
            <w:rPr/>
          </w:rPrChange>
        </w:rPr>
        <w:t>ContentProvider</w:t>
      </w:r>
      <w:proofErr w:type="spellEnd"/>
      <w:sdt>
        <w:sdtPr>
          <w:id w:val="-99963197"/>
          <w:citation/>
        </w:sdtPr>
        <w:sdtContent>
          <w:r w:rsidR="0088363D">
            <w:fldChar w:fldCharType="begin"/>
          </w:r>
          <w:r w:rsidR="00ED1B5C">
            <w:instrText xml:space="preserve"> CITATION And149 \l 1046 </w:instrText>
          </w:r>
          <w:r w:rsidR="0088363D">
            <w:fldChar w:fldCharType="separate"/>
          </w:r>
          <w:r w:rsidR="00985FA2">
            <w:rPr>
              <w:noProof/>
            </w:rPr>
            <w:t xml:space="preserve"> [3]</w:t>
          </w:r>
          <w:r w:rsidR="0088363D">
            <w:fldChar w:fldCharType="end"/>
          </w:r>
        </w:sdtContent>
      </w:sdt>
      <w:bookmarkEnd w:id="684"/>
      <w:bookmarkEnd w:id="685"/>
    </w:p>
    <w:p w14:paraId="422E7C23" w14:textId="77777777" w:rsidR="00175EDA" w:rsidRDefault="00175EDA" w:rsidP="003F3363">
      <w:pPr>
        <w:rPr>
          <w:b/>
        </w:rPr>
      </w:pPr>
    </w:p>
    <w:p w14:paraId="0C5D18DE" w14:textId="24D2A250" w:rsidR="00344633" w:rsidRDefault="00344633" w:rsidP="00344633">
      <w:r>
        <w:t xml:space="preserve">Os </w:t>
      </w:r>
      <w:proofErr w:type="spellStart"/>
      <w:r w:rsidRPr="00485063">
        <w:rPr>
          <w:i/>
        </w:rPr>
        <w:t>Content</w:t>
      </w:r>
      <w:proofErr w:type="spellEnd"/>
      <w:r w:rsidRPr="00485063">
        <w:rPr>
          <w:i/>
        </w:rPr>
        <w:t xml:space="preserve"> </w:t>
      </w:r>
      <w:proofErr w:type="spellStart"/>
      <w:r w:rsidRPr="00485063">
        <w:rPr>
          <w:i/>
        </w:rPr>
        <w:t>Provider</w:t>
      </w:r>
      <w:r>
        <w:t>s</w:t>
      </w:r>
      <w:proofErr w:type="spellEnd"/>
      <w:r>
        <w:t xml:space="preserve"> são parte da arquitetura de um sistema </w:t>
      </w:r>
      <w:proofErr w:type="spellStart"/>
      <w:r w:rsidRPr="00424367">
        <w:rPr>
          <w:i/>
          <w:rPrChange w:id="687" w:author="Anasta" w:date="2014-05-28T13:30:00Z">
            <w:rPr/>
          </w:rPrChange>
        </w:rPr>
        <w:t>Android</w:t>
      </w:r>
      <w:proofErr w:type="spellEnd"/>
      <w:r>
        <w:t xml:space="preserve"> e são responsáveis por prover às aplicações </w:t>
      </w:r>
      <w:ins w:id="688" w:author="Anasta" w:date="2014-05-28T13:30:00Z">
        <w:r w:rsidRPr="00B02BBE">
          <w:t>e</w:t>
        </w:r>
        <w:r>
          <w:t xml:space="preserve"> </w:t>
        </w:r>
      </w:ins>
      <w:r>
        <w:t>os dados necessários que elas precisam para funcionar. Eles gerenciam o acesso a um repositório central de dados e permite que aplicações diferentes compartilhem os mesmo dados. Com isso</w:t>
      </w:r>
      <w:ins w:id="689" w:author="Anasta" w:date="2014-05-28T13:30:00Z">
        <w:r>
          <w:t>,</w:t>
        </w:r>
      </w:ins>
      <w:r>
        <w:t xml:space="preserve"> as aplicações conseguem facilmente</w:t>
      </w:r>
      <w:del w:id="690" w:author="Anasta" w:date="2014-05-28T13:30:00Z">
        <w:r w:rsidR="00FA5D38">
          <w:delText>,</w:delText>
        </w:r>
      </w:del>
      <w:r>
        <w:t xml:space="preserve"> acessar os dados de um contato</w:t>
      </w:r>
      <w:del w:id="691" w:author="Anasta" w:date="2014-05-28T13:30:00Z">
        <w:r w:rsidR="00FA5D38">
          <w:delText>,</w:delText>
        </w:r>
      </w:del>
      <w:r>
        <w:t xml:space="preserve"> da agenda ou ler mensagens recebidas.</w:t>
      </w:r>
    </w:p>
    <w:p w14:paraId="6A8FC16E" w14:textId="77777777" w:rsidR="00344633" w:rsidRPr="00B02BBE" w:rsidRDefault="00344633" w:rsidP="00344633">
      <w:pPr>
        <w:rPr>
          <w:i/>
        </w:rPr>
      </w:pPr>
      <w:r>
        <w:t xml:space="preserve">Quando se quer acessar um dado em um </w:t>
      </w:r>
      <w:proofErr w:type="spellStart"/>
      <w:r>
        <w:rPr>
          <w:i/>
        </w:rPr>
        <w:t>content</w:t>
      </w:r>
      <w:proofErr w:type="spellEnd"/>
      <w:r>
        <w:t xml:space="preserve"> </w:t>
      </w:r>
      <w:proofErr w:type="spellStart"/>
      <w:r>
        <w:rPr>
          <w:i/>
        </w:rPr>
        <w:t>provider</w:t>
      </w:r>
      <w:proofErr w:type="spellEnd"/>
      <w:r>
        <w:t xml:space="preserve">, a aplicação cliente deve utilizar um objeto </w:t>
      </w:r>
      <w:proofErr w:type="spellStart"/>
      <w:r>
        <w:rPr>
          <w:i/>
        </w:rPr>
        <w:t>Content</w:t>
      </w:r>
      <w:proofErr w:type="spellEnd"/>
      <w:r>
        <w:rPr>
          <w:i/>
        </w:rPr>
        <w:t xml:space="preserve"> Resolver</w:t>
      </w:r>
      <w:r>
        <w:t xml:space="preserve"> juntamente com o objeto </w:t>
      </w:r>
      <w:proofErr w:type="spellStart"/>
      <w:r w:rsidRPr="00F73EBB">
        <w:rPr>
          <w:i/>
        </w:rPr>
        <w:t>Context</w:t>
      </w:r>
      <w:proofErr w:type="spellEnd"/>
      <w:r>
        <w:t xml:space="preserve"> para se comunicar com o </w:t>
      </w:r>
      <w:proofErr w:type="spellStart"/>
      <w:r>
        <w:rPr>
          <w:i/>
        </w:rPr>
        <w:t>provider</w:t>
      </w:r>
      <w:proofErr w:type="spellEnd"/>
      <w:r>
        <w:rPr>
          <w:i/>
        </w:rPr>
        <w:t xml:space="preserve">. </w:t>
      </w:r>
      <w:r w:rsidRPr="00925872">
        <w:t>O objeto do tipo</w:t>
      </w:r>
      <w:r>
        <w:rPr>
          <w:i/>
        </w:rPr>
        <w:t xml:space="preserve"> </w:t>
      </w:r>
      <w:proofErr w:type="spellStart"/>
      <w:proofErr w:type="gramStart"/>
      <w:r>
        <w:rPr>
          <w:i/>
        </w:rPr>
        <w:t>ContentResolver</w:t>
      </w:r>
      <w:proofErr w:type="spellEnd"/>
      <w:proofErr w:type="gramEnd"/>
      <w:r>
        <w:rPr>
          <w:i/>
        </w:rPr>
        <w:t xml:space="preserve"> </w:t>
      </w:r>
      <w:r>
        <w:t xml:space="preserve">se comunicará com a instância que </w:t>
      </w:r>
      <w:proofErr w:type="spellStart"/>
      <w:r w:rsidRPr="00B02BBE">
        <w:t>implementa</w:t>
      </w:r>
      <w:r w:rsidRPr="00B02BBE">
        <w:rPr>
          <w:i/>
        </w:rPr>
        <w:t>ContentProvider</w:t>
      </w:r>
      <w:proofErr w:type="spellEnd"/>
      <w:r w:rsidRPr="00B02BBE">
        <w:rPr>
          <w:i/>
        </w:rPr>
        <w:t>.</w:t>
      </w:r>
    </w:p>
    <w:p w14:paraId="27FC8F6D" w14:textId="77777777" w:rsidR="00E05502" w:rsidRPr="00884021" w:rsidRDefault="00E05502" w:rsidP="00E05502">
      <w:pPr>
        <w:rPr>
          <w:b/>
        </w:rPr>
      </w:pPr>
      <w:proofErr w:type="spellStart"/>
      <w:r w:rsidRPr="00884021">
        <w:rPr>
          <w:b/>
        </w:rPr>
        <w:t>Application</w:t>
      </w:r>
      <w:proofErr w:type="spellEnd"/>
    </w:p>
    <w:p w14:paraId="1F1702BF" w14:textId="77777777" w:rsidR="00E05502" w:rsidRDefault="00E05502" w:rsidP="00E05502"/>
    <w:p w14:paraId="50D10B10" w14:textId="77777777" w:rsidR="00E05502" w:rsidRDefault="00E05502" w:rsidP="00E05502">
      <w:pPr>
        <w:keepNext/>
        <w:jc w:val="center"/>
      </w:pPr>
      <w:r>
        <w:rPr>
          <w:noProof/>
          <w:lang w:eastAsia="pt-BR"/>
        </w:rPr>
        <w:drawing>
          <wp:inline distT="0" distB="0" distL="0" distR="0">
            <wp:extent cx="3581584" cy="3010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81584" cy="3010055"/>
                    </a:xfrm>
                    <a:prstGeom prst="rect">
                      <a:avLst/>
                    </a:prstGeom>
                  </pic:spPr>
                </pic:pic>
              </a:graphicData>
            </a:graphic>
          </wp:inline>
        </w:drawing>
      </w:r>
    </w:p>
    <w:p w14:paraId="7EA24F0F" w14:textId="77777777" w:rsidR="00E05502" w:rsidRPr="00A5041A" w:rsidRDefault="00E05502" w:rsidP="00E05502">
      <w:pPr>
        <w:pStyle w:val="Caption"/>
        <w:rPr>
          <w:i/>
          <w:rPrChange w:id="692" w:author="Anasta" w:date="2014-05-28T13:30:00Z">
            <w:rPr/>
          </w:rPrChange>
        </w:rPr>
      </w:pPr>
      <w:bookmarkStart w:id="693" w:name="_Toc389005852"/>
      <w:bookmarkStart w:id="694" w:name="_Toc388915938"/>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8</w:t>
      </w:r>
      <w:r w:rsidR="0088363D">
        <w:fldChar w:fldCharType="end"/>
      </w:r>
      <w:r>
        <w:t xml:space="preserve"> – Hierarquia de classes do </w:t>
      </w:r>
      <w:proofErr w:type="spellStart"/>
      <w:r w:rsidRPr="00A5041A">
        <w:rPr>
          <w:i/>
          <w:rPrChange w:id="695" w:author="Anasta" w:date="2014-05-28T13:30:00Z">
            <w:rPr/>
          </w:rPrChange>
        </w:rPr>
        <w:t>Application</w:t>
      </w:r>
      <w:bookmarkEnd w:id="693"/>
      <w:bookmarkEnd w:id="694"/>
      <w:proofErr w:type="spellEnd"/>
    </w:p>
    <w:p w14:paraId="33BFE205" w14:textId="77777777" w:rsidR="00E05502" w:rsidRDefault="00E05502" w:rsidP="00E05502"/>
    <w:p w14:paraId="634E9F20" w14:textId="77777777" w:rsidR="00E05502" w:rsidRDefault="00E05502" w:rsidP="00E05502">
      <w:r w:rsidRPr="00E802E8">
        <w:rPr>
          <w:color w:val="FF0000"/>
          <w:rPrChange w:id="696" w:author="Anasta" w:date="2014-05-28T13:30:00Z">
            <w:rPr/>
          </w:rPrChange>
        </w:rPr>
        <w:t xml:space="preserve">A classe </w:t>
      </w:r>
      <w:proofErr w:type="spellStart"/>
      <w:r w:rsidRPr="00A5041A">
        <w:rPr>
          <w:i/>
          <w:color w:val="FF0000"/>
          <w:rPrChange w:id="697" w:author="Anasta" w:date="2014-05-28T13:30:00Z">
            <w:rPr/>
          </w:rPrChange>
        </w:rPr>
        <w:t>Application</w:t>
      </w:r>
      <w:proofErr w:type="spellEnd"/>
      <w:r w:rsidRPr="00E802E8">
        <w:rPr>
          <w:color w:val="FF0000"/>
          <w:rPrChange w:id="698" w:author="Anasta" w:date="2014-05-28T13:30:00Z">
            <w:rPr/>
          </w:rPrChange>
        </w:rPr>
        <w:t xml:space="preserve"> </w:t>
      </w:r>
      <w:ins w:id="699" w:author="Anasta" w:date="2014-05-28T13:30:00Z">
        <w:r w:rsidR="00E802E8" w:rsidRPr="00E802E8">
          <w:rPr>
            <w:color w:val="FF0000"/>
          </w:rPr>
          <w:t xml:space="preserve">é </w:t>
        </w:r>
      </w:ins>
      <w:r w:rsidRPr="00E802E8">
        <w:rPr>
          <w:color w:val="FF0000"/>
          <w:rPrChange w:id="700" w:author="Anasta" w:date="2014-05-28T13:30:00Z">
            <w:rPr/>
          </w:rPrChange>
        </w:rPr>
        <w:t>para os desenvolvedores que precisam manter o estado da aplicação</w:t>
      </w:r>
      <w:r>
        <w:t xml:space="preserve">. </w:t>
      </w:r>
    </w:p>
    <w:p w14:paraId="5A3B6923" w14:textId="68EC4281" w:rsidR="00E05502" w:rsidRDefault="00E05502" w:rsidP="00E05502">
      <w:r>
        <w:t xml:space="preserve">Quando se decide por </w:t>
      </w:r>
      <w:proofErr w:type="gramStart"/>
      <w:r>
        <w:t>implementar</w:t>
      </w:r>
      <w:proofErr w:type="gramEnd"/>
      <w:r>
        <w:t xml:space="preserve"> a classe</w:t>
      </w:r>
      <w:del w:id="701" w:author="Anasta" w:date="2014-05-28T13:30:00Z">
        <w:r>
          <w:delText>,</w:delText>
        </w:r>
      </w:del>
      <w:r>
        <w:t xml:space="preserve"> é preciso declarar o nome da classe </w:t>
      </w:r>
      <w:del w:id="702" w:author="Anasta" w:date="2014-05-28T13:30:00Z">
        <w:r>
          <w:delText>extendida</w:delText>
        </w:r>
      </w:del>
      <w:ins w:id="703" w:author="Anasta" w:date="2014-05-28T13:30:00Z">
        <w:r w:rsidR="00FD7629">
          <w:t>entendida</w:t>
        </w:r>
      </w:ins>
      <w:r>
        <w:t xml:space="preserve"> no elemento XML &lt;</w:t>
      </w:r>
      <w:proofErr w:type="spellStart"/>
      <w:r>
        <w:t>application</w:t>
      </w:r>
      <w:proofErr w:type="spellEnd"/>
      <w:r>
        <w:t xml:space="preserve">&gt; de </w:t>
      </w:r>
      <w:r w:rsidRPr="00E802E8">
        <w:rPr>
          <w:i/>
          <w:rPrChange w:id="704" w:author="Anasta" w:date="2014-05-28T13:30:00Z">
            <w:rPr/>
          </w:rPrChange>
        </w:rPr>
        <w:t>AndroidManifest.xml.</w:t>
      </w:r>
      <w:r>
        <w:t xml:space="preserve"> Dessa forma, uma instância dessa classe será criada pelo </w:t>
      </w:r>
      <w:proofErr w:type="spellStart"/>
      <w:r w:rsidRPr="00E802E8">
        <w:rPr>
          <w:i/>
          <w:rPrChange w:id="705" w:author="Anasta" w:date="2014-05-28T13:30:00Z">
            <w:rPr/>
          </w:rPrChange>
        </w:rPr>
        <w:t>Android</w:t>
      </w:r>
      <w:proofErr w:type="spellEnd"/>
      <w:r>
        <w:t xml:space="preserve"> ao se iniciar o processo da aplicação. Para isso, a instância de </w:t>
      </w:r>
      <w:proofErr w:type="spellStart"/>
      <w:r w:rsidRPr="00E802E8">
        <w:rPr>
          <w:i/>
          <w:rPrChange w:id="706" w:author="Anasta" w:date="2014-05-28T13:30:00Z">
            <w:rPr/>
          </w:rPrChange>
        </w:rPr>
        <w:t>Application</w:t>
      </w:r>
      <w:proofErr w:type="spellEnd"/>
      <w:r>
        <w:t xml:space="preserve"> pode ser recuperada por meio da chamada da função </w:t>
      </w:r>
      <w:proofErr w:type="spellStart"/>
      <w:proofErr w:type="gramStart"/>
      <w:r w:rsidRPr="00E802E8">
        <w:rPr>
          <w:i/>
          <w:rPrChange w:id="707" w:author="Anasta" w:date="2014-05-28T13:30:00Z">
            <w:rPr/>
          </w:rPrChange>
        </w:rPr>
        <w:t>Context.</w:t>
      </w:r>
      <w:proofErr w:type="gramEnd"/>
      <w:r w:rsidRPr="00E802E8">
        <w:rPr>
          <w:i/>
          <w:rPrChange w:id="708" w:author="Anasta" w:date="2014-05-28T13:30:00Z">
            <w:rPr/>
          </w:rPrChange>
        </w:rPr>
        <w:t>getApplicationContext</w:t>
      </w:r>
      <w:proofErr w:type="spellEnd"/>
      <w:r w:rsidRPr="00E802E8">
        <w:rPr>
          <w:i/>
          <w:rPrChange w:id="709" w:author="Anasta" w:date="2014-05-28T13:30:00Z">
            <w:rPr/>
          </w:rPrChange>
        </w:rPr>
        <w:t>().</w:t>
      </w:r>
    </w:p>
    <w:p w14:paraId="343D4DBD" w14:textId="77777777" w:rsidR="00E05502" w:rsidRDefault="00E05502" w:rsidP="00E05502"/>
    <w:p w14:paraId="2EDC2653" w14:textId="77777777" w:rsidR="00E05502" w:rsidRPr="00A5041A" w:rsidRDefault="00E05502" w:rsidP="00E05502">
      <w:pPr>
        <w:rPr>
          <w:b/>
          <w:i/>
          <w:rPrChange w:id="710" w:author="Anasta" w:date="2014-05-28T13:30:00Z">
            <w:rPr>
              <w:b/>
            </w:rPr>
          </w:rPrChange>
        </w:rPr>
      </w:pPr>
      <w:proofErr w:type="spellStart"/>
      <w:r w:rsidRPr="00A5041A">
        <w:rPr>
          <w:b/>
          <w:i/>
          <w:rPrChange w:id="711" w:author="Anasta" w:date="2014-05-28T13:30:00Z">
            <w:rPr>
              <w:b/>
            </w:rPr>
          </w:rPrChange>
        </w:rPr>
        <w:t>Context</w:t>
      </w:r>
      <w:proofErr w:type="spellEnd"/>
    </w:p>
    <w:p w14:paraId="4EB70FC0" w14:textId="77777777" w:rsidR="00E05502" w:rsidRDefault="00E05502" w:rsidP="00E05502"/>
    <w:p w14:paraId="5FE40B2B" w14:textId="77777777" w:rsidR="00E05502" w:rsidRDefault="00E05502" w:rsidP="00E05502">
      <w:pPr>
        <w:keepNext/>
        <w:jc w:val="center"/>
      </w:pPr>
      <w:r>
        <w:rPr>
          <w:noProof/>
          <w:lang w:eastAsia="pt-BR"/>
        </w:rPr>
        <w:drawing>
          <wp:inline distT="0" distB="0" distL="0" distR="0">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p>
    <w:p w14:paraId="4A8D6955" w14:textId="77777777" w:rsidR="00E05502" w:rsidRPr="00A5041A" w:rsidRDefault="00E05502" w:rsidP="00E05502">
      <w:pPr>
        <w:pStyle w:val="Caption"/>
        <w:rPr>
          <w:i/>
          <w:rPrChange w:id="712" w:author="Anasta" w:date="2014-05-28T13:30:00Z">
            <w:rPr/>
          </w:rPrChange>
        </w:rPr>
      </w:pPr>
      <w:bookmarkStart w:id="713" w:name="_Toc389005853"/>
      <w:bookmarkStart w:id="714" w:name="_Toc388915939"/>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9</w:t>
      </w:r>
      <w:r w:rsidR="0088363D">
        <w:fldChar w:fldCharType="end"/>
      </w:r>
      <w:r>
        <w:t xml:space="preserve"> – Hierarquia de classes do </w:t>
      </w:r>
      <w:proofErr w:type="spellStart"/>
      <w:r w:rsidRPr="00A5041A">
        <w:rPr>
          <w:i/>
          <w:rPrChange w:id="715" w:author="Anasta" w:date="2014-05-28T13:30:00Z">
            <w:rPr/>
          </w:rPrChange>
        </w:rPr>
        <w:t>Context</w:t>
      </w:r>
      <w:bookmarkEnd w:id="713"/>
      <w:bookmarkEnd w:id="714"/>
      <w:proofErr w:type="spellEnd"/>
    </w:p>
    <w:p w14:paraId="2E0EAD42" w14:textId="77777777" w:rsidR="00E05502" w:rsidRDefault="00E05502" w:rsidP="00E05502">
      <w:r>
        <w:t xml:space="preserve"> </w:t>
      </w:r>
    </w:p>
    <w:p w14:paraId="04198C7B" w14:textId="77777777" w:rsidR="00E05502" w:rsidRPr="00F947CC" w:rsidRDefault="00E05502" w:rsidP="00E05502">
      <w:r>
        <w:t xml:space="preserve">O contexto é uma classe abstrata que serve de interface de acesso a informações globais, bem como a recursos e classes, pertencentes à aplicação. Parte da </w:t>
      </w:r>
      <w:proofErr w:type="gramStart"/>
      <w:r>
        <w:t>implementação</w:t>
      </w:r>
      <w:proofErr w:type="gramEnd"/>
      <w:r>
        <w:t xml:space="preserve"> é feita pelo </w:t>
      </w:r>
      <w:proofErr w:type="spellStart"/>
      <w:r>
        <w:t>Android</w:t>
      </w:r>
      <w:proofErr w:type="spellEnd"/>
      <w:r>
        <w:t>.</w:t>
      </w:r>
    </w:p>
    <w:p w14:paraId="632EF371" w14:textId="77777777" w:rsidR="00E05502" w:rsidRPr="002F23E3" w:rsidRDefault="00E05502" w:rsidP="00E05502"/>
    <w:p w14:paraId="4AC04EC4" w14:textId="77777777" w:rsidR="00E05502" w:rsidRPr="002F23E3" w:rsidRDefault="00E05502" w:rsidP="00E05502">
      <w:pPr>
        <w:rPr>
          <w:del w:id="716" w:author="Anasta" w:date="2014-05-28T13:30:00Z"/>
        </w:rPr>
      </w:pPr>
    </w:p>
    <w:p w14:paraId="1B3E2F10" w14:textId="4E9A915D" w:rsidR="00E05502" w:rsidRDefault="00E05502" w:rsidP="00E05502">
      <w:pPr>
        <w:rPr>
          <w:ins w:id="717" w:author="Anasta" w:date="2014-05-28T13:30:00Z"/>
        </w:rPr>
      </w:pPr>
      <w:r>
        <w:t>Dentro do</w:t>
      </w:r>
      <w:r w:rsidR="00FD7629">
        <w:t xml:space="preserve"> projeto da IDE, foram </w:t>
      </w:r>
      <w:del w:id="718" w:author="Anasta" w:date="2014-05-28T13:30:00Z">
        <w:r>
          <w:delText>utilizadas as</w:delText>
        </w:r>
      </w:del>
      <w:ins w:id="719" w:author="Anasta" w:date="2014-05-28T13:30:00Z">
        <w:r w:rsidR="00FD7629">
          <w:t>utilizados o</w:t>
        </w:r>
        <w:r>
          <w:t>s</w:t>
        </w:r>
      </w:ins>
      <w:r>
        <w:t xml:space="preserve"> seguintes diretórios:</w:t>
      </w:r>
    </w:p>
    <w:p w14:paraId="3BA039B3" w14:textId="77777777" w:rsidR="00FD7629" w:rsidRDefault="00FD7629" w:rsidP="00E05502"/>
    <w:p w14:paraId="0CD26D69" w14:textId="77777777" w:rsidR="00E05502" w:rsidRPr="00B157A1" w:rsidRDefault="00E05502" w:rsidP="00E05502">
      <w:pPr>
        <w:rPr>
          <w:b/>
          <w:i/>
          <w:rPrChange w:id="720" w:author="Anasta" w:date="2014-05-28T13:30:00Z">
            <w:rPr>
              <w:b/>
            </w:rPr>
          </w:rPrChange>
        </w:rPr>
      </w:pPr>
      <w:r w:rsidRPr="00B157A1">
        <w:rPr>
          <w:b/>
          <w:i/>
          <w:rPrChange w:id="721" w:author="Anasta" w:date="2014-05-28T13:30:00Z">
            <w:rPr>
              <w:b/>
            </w:rPr>
          </w:rPrChange>
        </w:rPr>
        <w:t>/</w:t>
      </w:r>
      <w:proofErr w:type="gramStart"/>
      <w:r w:rsidRPr="00B157A1">
        <w:rPr>
          <w:b/>
          <w:i/>
          <w:rPrChange w:id="722" w:author="Anasta" w:date="2014-05-28T13:30:00Z">
            <w:rPr>
              <w:b/>
            </w:rPr>
          </w:rPrChange>
        </w:rPr>
        <w:t>AndroidManifest</w:t>
      </w:r>
      <w:proofErr w:type="gramEnd"/>
      <w:r w:rsidRPr="00B157A1">
        <w:rPr>
          <w:b/>
          <w:i/>
          <w:rPrChange w:id="723" w:author="Anasta" w:date="2014-05-28T13:30:00Z">
            <w:rPr>
              <w:b/>
            </w:rPr>
          </w:rPrChange>
        </w:rPr>
        <w:t>.xml</w:t>
      </w:r>
    </w:p>
    <w:p w14:paraId="7FBBFF67" w14:textId="77777777" w:rsidR="00E05502" w:rsidRDefault="00E05502" w:rsidP="00E05502">
      <w:pPr>
        <w:rPr>
          <w:b/>
        </w:rPr>
      </w:pPr>
    </w:p>
    <w:p w14:paraId="6A41FD57" w14:textId="77777777" w:rsidR="00E05502" w:rsidRDefault="00E05502" w:rsidP="00E05502">
      <w:r>
        <w:t xml:space="preserve">Esse arquivo contém configurações da aplicação que o </w:t>
      </w:r>
      <w:proofErr w:type="spellStart"/>
      <w:r w:rsidRPr="00B157A1">
        <w:rPr>
          <w:i/>
          <w:rPrChange w:id="724" w:author="Anasta" w:date="2014-05-28T13:30:00Z">
            <w:rPr/>
          </w:rPrChange>
        </w:rPr>
        <w:t>Android</w:t>
      </w:r>
      <w:proofErr w:type="spellEnd"/>
      <w:r w:rsidRPr="00B157A1">
        <w:rPr>
          <w:i/>
          <w:rPrChange w:id="725" w:author="Anasta" w:date="2014-05-28T13:30:00Z">
            <w:rPr/>
          </w:rPrChange>
        </w:rPr>
        <w:t xml:space="preserve"> </w:t>
      </w:r>
      <w:r>
        <w:t xml:space="preserve">obtém para oferecer as funcionalidades e permissões de que o aplicativo precisa para funcionar. A </w:t>
      </w:r>
      <w:r w:rsidR="0088363D">
        <w:fldChar w:fldCharType="begin"/>
      </w:r>
      <w:r>
        <w:instrText xml:space="preserve"> REF _Ref382344490 \h </w:instrText>
      </w:r>
      <w:r w:rsidR="0088363D">
        <w:fldChar w:fldCharType="separate"/>
      </w:r>
      <w:r w:rsidR="00A5041A">
        <w:t xml:space="preserve">FIG. </w:t>
      </w:r>
      <w:r w:rsidR="00A5041A">
        <w:rPr>
          <w:noProof/>
        </w:rPr>
        <w:t>3</w:t>
      </w:r>
      <w:r w:rsidR="00A5041A">
        <w:t>.</w:t>
      </w:r>
      <w:r w:rsidR="00A5041A">
        <w:rPr>
          <w:noProof/>
        </w:rPr>
        <w:t>10</w:t>
      </w:r>
      <w:r w:rsidR="0088363D">
        <w:fldChar w:fldCharType="end"/>
      </w:r>
      <w:r>
        <w:t xml:space="preserve">, mostra como o arquivo </w:t>
      </w:r>
      <w:proofErr w:type="gramStart"/>
      <w:r w:rsidRPr="00B157A1">
        <w:rPr>
          <w:i/>
          <w:rPrChange w:id="726" w:author="Anasta" w:date="2014-05-28T13:30:00Z">
            <w:rPr/>
          </w:rPrChange>
        </w:rPr>
        <w:t>AndroidManifest</w:t>
      </w:r>
      <w:proofErr w:type="gramEnd"/>
      <w:r w:rsidRPr="00B157A1">
        <w:rPr>
          <w:i/>
          <w:rPrChange w:id="727" w:author="Anasta" w:date="2014-05-28T13:30:00Z">
            <w:rPr/>
          </w:rPrChange>
        </w:rPr>
        <w:t>.xml</w:t>
      </w:r>
      <w:r>
        <w:t xml:space="preserve"> colabora com os demais componentes do </w:t>
      </w:r>
      <w:proofErr w:type="spellStart"/>
      <w:r w:rsidRPr="00B157A1">
        <w:rPr>
          <w:i/>
          <w:rPrChange w:id="728" w:author="Anasta" w:date="2014-05-28T13:30:00Z">
            <w:rPr/>
          </w:rPrChange>
        </w:rPr>
        <w:t>Android</w:t>
      </w:r>
      <w:proofErr w:type="spellEnd"/>
      <w:r>
        <w:t>.</w:t>
      </w:r>
    </w:p>
    <w:p w14:paraId="00A0D43E" w14:textId="77777777" w:rsidR="00E05502" w:rsidRDefault="00E05502" w:rsidP="00E05502">
      <w:r>
        <w:rPr>
          <w:noProof/>
          <w:lang w:eastAsia="pt-BR"/>
        </w:rPr>
        <w:drawing>
          <wp:inline distT="0" distB="0" distL="0" distR="0">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34FAF5A3" w14:textId="77777777" w:rsidR="00E05502" w:rsidRPr="003D2A0B" w:rsidRDefault="00E05502" w:rsidP="00E05502">
      <w:pPr>
        <w:pStyle w:val="Caption"/>
      </w:pPr>
      <w:bookmarkStart w:id="729" w:name="_Ref382344490"/>
      <w:bookmarkStart w:id="730" w:name="_Toc383100139"/>
      <w:bookmarkStart w:id="731" w:name="_Toc389005854"/>
      <w:bookmarkStart w:id="732" w:name="_Toc388915940"/>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10</w:t>
      </w:r>
      <w:r w:rsidR="0088363D">
        <w:fldChar w:fldCharType="end"/>
      </w:r>
      <w:bookmarkEnd w:id="729"/>
      <w:r>
        <w:t xml:space="preserve"> – Componentes para funcionamento do </w:t>
      </w:r>
      <w:proofErr w:type="spellStart"/>
      <w:r w:rsidRPr="00B157A1">
        <w:rPr>
          <w:i/>
          <w:rPrChange w:id="733" w:author="Anasta" w:date="2014-05-28T13:30:00Z">
            <w:rPr/>
          </w:rPrChange>
        </w:rPr>
        <w:t>Android</w:t>
      </w:r>
      <w:proofErr w:type="spellEnd"/>
      <w:r w:rsidRPr="00B157A1">
        <w:rPr>
          <w:i/>
          <w:rPrChange w:id="734" w:author="Anasta" w:date="2014-05-28T13:30:00Z">
            <w:rPr/>
          </w:rPrChange>
        </w:rPr>
        <w:t xml:space="preserve"> </w:t>
      </w:r>
      <w:sdt>
        <w:sdtPr>
          <w:id w:val="1981411439"/>
          <w:citation/>
        </w:sdtPr>
        <w:sdtContent>
          <w:r w:rsidR="0088363D">
            <w:fldChar w:fldCharType="begin"/>
          </w:r>
          <w:r>
            <w:instrText xml:space="preserve"> CITATION UML13 \l 1046 </w:instrText>
          </w:r>
          <w:r w:rsidR="0088363D">
            <w:fldChar w:fldCharType="separate"/>
          </w:r>
          <w:r w:rsidR="00985FA2">
            <w:rPr>
              <w:noProof/>
            </w:rPr>
            <w:t>[6]</w:t>
          </w:r>
          <w:r w:rsidR="0088363D">
            <w:fldChar w:fldCharType="end"/>
          </w:r>
        </w:sdtContent>
      </w:sdt>
      <w:bookmarkEnd w:id="730"/>
      <w:bookmarkEnd w:id="731"/>
      <w:bookmarkEnd w:id="732"/>
    </w:p>
    <w:p w14:paraId="1AAE4104" w14:textId="77777777" w:rsidR="00E05502" w:rsidRDefault="00E05502" w:rsidP="00E05502"/>
    <w:p w14:paraId="2A00EA6B" w14:textId="77777777" w:rsidR="00E05502" w:rsidRDefault="00E05502" w:rsidP="00E05502">
      <w:r>
        <w:t xml:space="preserve">Quando se utiliza o </w:t>
      </w:r>
      <w:r w:rsidRPr="009B287E">
        <w:rPr>
          <w:i/>
        </w:rPr>
        <w:t>framework</w:t>
      </w:r>
      <w:r>
        <w:t xml:space="preserve"> de desenvolvimento incluso no </w:t>
      </w:r>
      <w:r w:rsidRPr="00B157A1">
        <w:rPr>
          <w:i/>
          <w:rPrChange w:id="735" w:author="Anasta" w:date="2014-05-28T13:30:00Z">
            <w:rPr/>
          </w:rPrChange>
        </w:rPr>
        <w:t>ADT-</w:t>
      </w:r>
      <w:proofErr w:type="spellStart"/>
      <w:r w:rsidRPr="00B157A1">
        <w:rPr>
          <w:i/>
          <w:rPrChange w:id="736" w:author="Anasta" w:date="2014-05-28T13:30:00Z">
            <w:rPr/>
          </w:rPrChange>
        </w:rPr>
        <w:t>Bundle</w:t>
      </w:r>
      <w:proofErr w:type="spellEnd"/>
      <w:r>
        <w:t xml:space="preserve">, alguns elementos XML do </w:t>
      </w:r>
      <w:proofErr w:type="gramStart"/>
      <w:r w:rsidRPr="00DE53A6">
        <w:rPr>
          <w:i/>
        </w:rPr>
        <w:t>AndroidManifest</w:t>
      </w:r>
      <w:proofErr w:type="gramEnd"/>
      <w:r w:rsidRPr="00DE53A6">
        <w:rPr>
          <w:i/>
        </w:rPr>
        <w:t>.xml</w:t>
      </w:r>
      <w:r>
        <w:rPr>
          <w:i/>
        </w:rPr>
        <w:t xml:space="preserve"> </w:t>
      </w:r>
      <w:r>
        <w:t xml:space="preserve">são previamente configurados. Os elementos e atributos XML que mais tiveram seus valores </w:t>
      </w:r>
      <w:proofErr w:type="spellStart"/>
      <w:r>
        <w:t>setados</w:t>
      </w:r>
      <w:proofErr w:type="spellEnd"/>
      <w:r>
        <w:t xml:space="preserve"> manualmente neste trabalho foram:</w:t>
      </w:r>
    </w:p>
    <w:p w14:paraId="002DD04C" w14:textId="1AC786A9" w:rsidR="00E05502" w:rsidRDefault="00E05502" w:rsidP="00E05502">
      <w:r w:rsidRPr="00366D5E">
        <w:rPr>
          <w:b/>
          <w:i/>
          <w:rPrChange w:id="737" w:author="Anasta" w:date="2014-05-28T13:30:00Z">
            <w:rPr/>
          </w:rPrChange>
        </w:rPr>
        <w:t>&lt;</w:t>
      </w:r>
      <w:proofErr w:type="spellStart"/>
      <w:r w:rsidRPr="00366D5E">
        <w:rPr>
          <w:b/>
          <w:i/>
          <w:rPrChange w:id="738" w:author="Anasta" w:date="2014-05-28T13:30:00Z">
            <w:rPr/>
          </w:rPrChange>
        </w:rPr>
        <w:t>activity</w:t>
      </w:r>
      <w:proofErr w:type="spellEnd"/>
      <w:r w:rsidRPr="00366D5E">
        <w:rPr>
          <w:b/>
          <w:i/>
          <w:rPrChange w:id="739" w:author="Anasta" w:date="2014-05-28T13:30:00Z">
            <w:rPr/>
          </w:rPrChange>
        </w:rPr>
        <w:t>&gt;</w:t>
      </w:r>
      <w:r>
        <w:t xml:space="preserve"> - utilizada para declarar uma </w:t>
      </w:r>
      <w:proofErr w:type="spellStart"/>
      <w:r>
        <w:rPr>
          <w:i/>
        </w:rPr>
        <w:t>activity</w:t>
      </w:r>
      <w:proofErr w:type="spellEnd"/>
      <w:r>
        <w:t xml:space="preserve"> que será utilizada na aplicação, bem como suas co</w:t>
      </w:r>
      <w:r w:rsidR="00570B33">
        <w:t>nfigurações. Declara-se também</w:t>
      </w:r>
      <w:del w:id="740" w:author="Anasta" w:date="2014-05-28T13:30:00Z">
        <w:r>
          <w:delText xml:space="preserve"> </w:delText>
        </w:r>
      </w:del>
      <w:r w:rsidR="00570B33">
        <w:t xml:space="preserve"> </w:t>
      </w:r>
      <w:r>
        <w:t xml:space="preserve">os recursos e permissões do </w:t>
      </w:r>
      <w:proofErr w:type="spellStart"/>
      <w:r>
        <w:t>Android</w:t>
      </w:r>
      <w:proofErr w:type="spellEnd"/>
      <w:r>
        <w:t xml:space="preserve"> necessários para o funcionamento do aplicativo.</w:t>
      </w:r>
    </w:p>
    <w:p w14:paraId="789C9F07" w14:textId="77777777" w:rsidR="00E05502" w:rsidRPr="006E472F" w:rsidRDefault="00E05502" w:rsidP="00E05502">
      <w:proofErr w:type="spellStart"/>
      <w:proofErr w:type="gramStart"/>
      <w:r w:rsidRPr="00366D5E">
        <w:rPr>
          <w:b/>
          <w:i/>
          <w:rPrChange w:id="741" w:author="Anasta" w:date="2014-05-28T13:30:00Z">
            <w:rPr/>
          </w:rPrChange>
        </w:rPr>
        <w:t>android</w:t>
      </w:r>
      <w:proofErr w:type="gramEnd"/>
      <w:r w:rsidRPr="00366D5E">
        <w:rPr>
          <w:b/>
          <w:i/>
          <w:rPrChange w:id="742" w:author="Anasta" w:date="2014-05-28T13:30:00Z">
            <w:rPr/>
          </w:rPrChange>
        </w:rPr>
        <w:t>:parentActivityName</w:t>
      </w:r>
      <w:proofErr w:type="spellEnd"/>
      <w:r>
        <w:t xml:space="preserve"> – </w:t>
      </w:r>
      <w:r w:rsidRPr="0028295B">
        <w:rPr>
          <w:i/>
          <w:rPrChange w:id="743" w:author="Anasta" w:date="2014-05-28T13:30:00Z">
            <w:rPr/>
          </w:rPrChange>
        </w:rPr>
        <w:t>atributo</w:t>
      </w:r>
      <w:r>
        <w:t xml:space="preserve"> do elemento </w:t>
      </w:r>
      <w:r w:rsidRPr="003D17F7">
        <w:rPr>
          <w:i/>
          <w:rPrChange w:id="744" w:author="Anasta" w:date="2014-05-28T13:30:00Z">
            <w:rPr/>
          </w:rPrChange>
        </w:rPr>
        <w:t>&lt;</w:t>
      </w:r>
      <w:proofErr w:type="spellStart"/>
      <w:r w:rsidRPr="003D17F7">
        <w:rPr>
          <w:i/>
          <w:rPrChange w:id="745" w:author="Anasta" w:date="2014-05-28T13:30:00Z">
            <w:rPr/>
          </w:rPrChange>
        </w:rPr>
        <w:t>activity</w:t>
      </w:r>
      <w:proofErr w:type="spellEnd"/>
      <w:r w:rsidRPr="003D17F7">
        <w:rPr>
          <w:i/>
          <w:rPrChange w:id="746" w:author="Anasta" w:date="2014-05-28T13:30:00Z">
            <w:rPr/>
          </w:rPrChange>
        </w:rPr>
        <w:t>&gt;</w:t>
      </w:r>
      <w:r>
        <w:t xml:space="preserve"> que serve para citar o nome da </w:t>
      </w:r>
      <w:proofErr w:type="spellStart"/>
      <w:r>
        <w:rPr>
          <w:i/>
        </w:rPr>
        <w:t>activity</w:t>
      </w:r>
      <w:proofErr w:type="spellEnd"/>
      <w:r>
        <w:t xml:space="preserve"> pai da que está sendo configurada. </w:t>
      </w:r>
    </w:p>
    <w:p w14:paraId="2B8DC692" w14:textId="77777777" w:rsidR="00E05502" w:rsidRDefault="00E05502" w:rsidP="00E05502">
      <w:pPr>
        <w:rPr>
          <w:b/>
        </w:rPr>
      </w:pPr>
    </w:p>
    <w:p w14:paraId="79079265" w14:textId="6F415519" w:rsidR="00E05502" w:rsidRPr="00664FB3" w:rsidRDefault="00E05502" w:rsidP="00E05502">
      <w:r>
        <w:rPr>
          <w:b/>
        </w:rPr>
        <w:t xml:space="preserve">Pasta de </w:t>
      </w:r>
      <w:proofErr w:type="spellStart"/>
      <w:r>
        <w:rPr>
          <w:b/>
          <w:i/>
        </w:rPr>
        <w:t>resources</w:t>
      </w:r>
      <w:proofErr w:type="spellEnd"/>
      <w:r>
        <w:rPr>
          <w:b/>
          <w:i/>
        </w:rPr>
        <w:t xml:space="preserve">: </w:t>
      </w:r>
      <w:r>
        <w:t xml:space="preserve">Conforme recomendado por </w:t>
      </w:r>
      <w:proofErr w:type="spellStart"/>
      <w:r w:rsidRPr="0028295B">
        <w:rPr>
          <w:i/>
          <w:highlight w:val="red"/>
          <w:rPrChange w:id="747" w:author="Anasta" w:date="2014-05-28T13:30:00Z">
            <w:rPr>
              <w:highlight w:val="red"/>
            </w:rPr>
          </w:rPrChange>
        </w:rPr>
        <w:t>Android</w:t>
      </w:r>
      <w:proofErr w:type="spellEnd"/>
      <w:customXmlInsRangeStart w:id="748" w:author="Anasta" w:date="2014-05-28T13:30:00Z"/>
      <w:sdt>
        <w:sdtPr>
          <w:rPr>
            <w:i/>
            <w:highlight w:val="red"/>
          </w:rPr>
          <w:id w:val="1239128418"/>
          <w:citation/>
        </w:sdtPr>
        <w:sdtContent>
          <w:customXmlInsRangeEnd w:id="748"/>
          <w:ins w:id="749" w:author="Anasta" w:date="2014-05-28T13:30:00Z">
            <w:r w:rsidR="003570CB">
              <w:rPr>
                <w:i/>
                <w:highlight w:val="red"/>
              </w:rPr>
              <w:fldChar w:fldCharType="begin"/>
            </w:r>
            <w:r w:rsidR="003570CB">
              <w:rPr>
                <w:i/>
                <w:highlight w:val="red"/>
              </w:rPr>
              <w:instrText xml:space="preserve"> CITATION And149 \l 1046 </w:instrText>
            </w:r>
            <w:r w:rsidR="003570CB">
              <w:rPr>
                <w:i/>
                <w:highlight w:val="red"/>
              </w:rPr>
              <w:fldChar w:fldCharType="separate"/>
            </w:r>
            <w:r w:rsidR="003570CB">
              <w:rPr>
                <w:i/>
                <w:noProof/>
                <w:highlight w:val="red"/>
              </w:rPr>
              <w:t xml:space="preserve"> </w:t>
            </w:r>
            <w:r w:rsidR="003570CB" w:rsidRPr="003570CB">
              <w:rPr>
                <w:noProof/>
                <w:highlight w:val="red"/>
              </w:rPr>
              <w:t>[3]</w:t>
            </w:r>
            <w:r w:rsidR="003570CB">
              <w:rPr>
                <w:i/>
                <w:highlight w:val="red"/>
              </w:rPr>
              <w:fldChar w:fldCharType="end"/>
            </w:r>
          </w:ins>
          <w:customXmlInsRangeStart w:id="750" w:author="Anasta" w:date="2014-05-28T13:30:00Z"/>
        </w:sdtContent>
      </w:sdt>
      <w:customXmlInsRangeEnd w:id="750"/>
      <w:r>
        <w:t xml:space="preserve">, qualquer recurso da aplicação deve ser </w:t>
      </w:r>
      <w:proofErr w:type="spellStart"/>
      <w:r>
        <w:t>externalizado</w:t>
      </w:r>
      <w:proofErr w:type="spellEnd"/>
      <w:r>
        <w:t xml:space="preserve"> em arquivos específicos de nomes convenc</w:t>
      </w:r>
      <w:r w:rsidR="0028295B">
        <w:t>ionados. Por meio dessa prática</w:t>
      </w:r>
      <w:del w:id="751" w:author="Anasta" w:date="2014-05-28T13:30:00Z">
        <w:r>
          <w:delText>,</w:delText>
        </w:r>
      </w:del>
      <w:r>
        <w:t xml:space="preserve"> é possível prover recursos alternativos para cada dispositivo com diferentes configurações e tornar o próprio sistema operacional responsável por decidir </w:t>
      </w:r>
      <w:r w:rsidR="0028295B">
        <w:t xml:space="preserve">quando utilizá-los Dentre os </w:t>
      </w:r>
      <w:del w:id="752" w:author="Anasta" w:date="2014-05-28T13:30:00Z">
        <w:r>
          <w:delText>prícipais</w:delText>
        </w:r>
      </w:del>
      <w:ins w:id="753" w:author="Anasta" w:date="2014-05-28T13:30:00Z">
        <w:r w:rsidR="0028295B">
          <w:t>prin</w:t>
        </w:r>
        <w:r>
          <w:t>cipais</w:t>
        </w:r>
      </w:ins>
      <w:r>
        <w:t xml:space="preserve"> diretórios de recursos utilizados neste projeto, encontram-se:</w:t>
      </w:r>
    </w:p>
    <w:p w14:paraId="32883836" w14:textId="6C5D703B" w:rsidR="00E05502" w:rsidRDefault="00E05502" w:rsidP="00E05502">
      <w:r>
        <w:rPr>
          <w:b/>
        </w:rPr>
        <w:t>/res/</w:t>
      </w:r>
      <w:proofErr w:type="spellStart"/>
      <w:r>
        <w:rPr>
          <w:b/>
        </w:rPr>
        <w:t>values</w:t>
      </w:r>
      <w:proofErr w:type="spellEnd"/>
      <w:r>
        <w:rPr>
          <w:b/>
        </w:rPr>
        <w:t xml:space="preserve"> </w:t>
      </w:r>
      <w:r w:rsidR="00366D5E">
        <w:t xml:space="preserve">– </w:t>
      </w:r>
      <w:del w:id="754" w:author="Anasta" w:date="2014-05-28T13:30:00Z">
        <w:r>
          <w:delText>Pasta</w:delText>
        </w:r>
      </w:del>
      <w:ins w:id="755" w:author="Anasta" w:date="2014-05-28T13:30:00Z">
        <w:r w:rsidR="00366D5E">
          <w:t>p</w:t>
        </w:r>
        <w:r>
          <w:t>asta</w:t>
        </w:r>
      </w:ins>
      <w:r>
        <w:t xml:space="preserve"> que contém arquivos XML relacionados a valores simples como </w:t>
      </w:r>
      <w:proofErr w:type="spellStart"/>
      <w:r w:rsidRPr="00E02DCE">
        <w:rPr>
          <w:i/>
        </w:rPr>
        <w:t>strings</w:t>
      </w:r>
      <w:proofErr w:type="spellEnd"/>
      <w:r w:rsidR="00366D5E">
        <w:t>, inteiros, e cores</w:t>
      </w:r>
      <w:del w:id="756" w:author="Anasta" w:date="2014-05-28T13:30:00Z">
        <w:r>
          <w:delText xml:space="preserve">, </w:delText>
        </w:r>
      </w:del>
      <w:ins w:id="757" w:author="Anasta" w:date="2014-05-28T13:30:00Z">
        <w:r w:rsidR="00366D5E">
          <w:t>.</w:t>
        </w:r>
      </w:ins>
      <w:r w:rsidR="00366D5E">
        <w:t xml:space="preserve"> </w:t>
      </w:r>
      <w:r>
        <w:t>Os arquivos mais comuns são:</w:t>
      </w:r>
    </w:p>
    <w:p w14:paraId="2EE12B7C" w14:textId="57A77EDE" w:rsidR="00E05502" w:rsidRPr="00457916" w:rsidRDefault="00E05502" w:rsidP="00E05502">
      <w:r>
        <w:tab/>
      </w:r>
      <w:proofErr w:type="gramStart"/>
      <w:r w:rsidR="00366D5E" w:rsidRPr="00366D5E">
        <w:rPr>
          <w:b/>
          <w:i/>
          <w:rPrChange w:id="758" w:author="Anasta" w:date="2014-05-28T13:30:00Z">
            <w:rPr/>
          </w:rPrChange>
        </w:rPr>
        <w:t>colors</w:t>
      </w:r>
      <w:proofErr w:type="gramEnd"/>
      <w:r w:rsidR="00366D5E" w:rsidRPr="00366D5E">
        <w:rPr>
          <w:b/>
          <w:i/>
          <w:rPrChange w:id="759" w:author="Anasta" w:date="2014-05-28T13:30:00Z">
            <w:rPr/>
          </w:rPrChange>
        </w:rPr>
        <w:t>.xml</w:t>
      </w:r>
      <w:r w:rsidR="00366D5E">
        <w:t xml:space="preserve"> – </w:t>
      </w:r>
      <w:del w:id="760" w:author="Anasta" w:date="2014-05-28T13:30:00Z">
        <w:r w:rsidRPr="00457916">
          <w:delText>Utlilizado</w:delText>
        </w:r>
      </w:del>
      <w:ins w:id="761" w:author="Anasta" w:date="2014-05-28T13:30:00Z">
        <w:r w:rsidR="00366D5E">
          <w:t>ut</w:t>
        </w:r>
        <w:r w:rsidRPr="00457916">
          <w:t>ilizado</w:t>
        </w:r>
      </w:ins>
      <w:r w:rsidRPr="00457916">
        <w:t xml:space="preserve"> para conter todas as cores personalizadas pelo desenvolvedor.</w:t>
      </w:r>
    </w:p>
    <w:p w14:paraId="0F4E12E9" w14:textId="4FBAF92B" w:rsidR="00E05502" w:rsidRPr="00457916" w:rsidRDefault="00366D5E" w:rsidP="00E05502">
      <w:r>
        <w:tab/>
      </w:r>
      <w:proofErr w:type="gramStart"/>
      <w:r w:rsidRPr="00366D5E">
        <w:rPr>
          <w:b/>
          <w:i/>
          <w:rPrChange w:id="762" w:author="Anasta" w:date="2014-05-28T13:30:00Z">
            <w:rPr/>
          </w:rPrChange>
        </w:rPr>
        <w:t>dimension</w:t>
      </w:r>
      <w:proofErr w:type="gramEnd"/>
      <w:r w:rsidRPr="00366D5E">
        <w:rPr>
          <w:b/>
          <w:i/>
          <w:rPrChange w:id="763" w:author="Anasta" w:date="2014-05-28T13:30:00Z">
            <w:rPr/>
          </w:rPrChange>
        </w:rPr>
        <w:t>.xml</w:t>
      </w:r>
      <w:r>
        <w:t xml:space="preserve"> – </w:t>
      </w:r>
      <w:del w:id="764" w:author="Anasta" w:date="2014-05-28T13:30:00Z">
        <w:r w:rsidR="00E05502" w:rsidRPr="00457916">
          <w:delText>Utilizado</w:delText>
        </w:r>
      </w:del>
      <w:ins w:id="765" w:author="Anasta" w:date="2014-05-28T13:30:00Z">
        <w:r>
          <w:t>u</w:t>
        </w:r>
        <w:r w:rsidR="00E05502" w:rsidRPr="00457916">
          <w:t>tilizado</w:t>
        </w:r>
      </w:ins>
      <w:r w:rsidR="00E05502" w:rsidRPr="00457916">
        <w:t xml:space="preserve"> para armazenar dimensões personalizadas pelo desenvolvedor.</w:t>
      </w:r>
    </w:p>
    <w:p w14:paraId="41382679" w14:textId="52F5BD63" w:rsidR="00E05502" w:rsidRPr="00457916" w:rsidRDefault="00E05502" w:rsidP="00E05502">
      <w:pPr>
        <w:ind w:firstLine="709"/>
      </w:pPr>
      <w:proofErr w:type="gramStart"/>
      <w:r w:rsidRPr="00366D5E">
        <w:rPr>
          <w:b/>
          <w:i/>
          <w:rPrChange w:id="766" w:author="Anasta" w:date="2014-05-28T13:30:00Z">
            <w:rPr/>
          </w:rPrChange>
        </w:rPr>
        <w:t>string</w:t>
      </w:r>
      <w:proofErr w:type="gramEnd"/>
      <w:r w:rsidRPr="00366D5E">
        <w:rPr>
          <w:b/>
          <w:i/>
          <w:rPrChange w:id="767" w:author="Anasta" w:date="2014-05-28T13:30:00Z">
            <w:rPr/>
          </w:rPrChange>
        </w:rPr>
        <w:t>.xml</w:t>
      </w:r>
      <w:r w:rsidRPr="00457916">
        <w:t xml:space="preserve"> – </w:t>
      </w:r>
      <w:del w:id="768" w:author="Anasta" w:date="2014-05-28T13:30:00Z">
        <w:r w:rsidRPr="00457916">
          <w:delText>Utilizado</w:delText>
        </w:r>
      </w:del>
      <w:ins w:id="769" w:author="Anasta" w:date="2014-05-28T13:30:00Z">
        <w:r w:rsidR="00366D5E">
          <w:t>u</w:t>
        </w:r>
        <w:r w:rsidRPr="00457916">
          <w:t>tilizado</w:t>
        </w:r>
      </w:ins>
      <w:r w:rsidRPr="00457916">
        <w:t xml:space="preserve"> para armazenar </w:t>
      </w:r>
      <w:proofErr w:type="spellStart"/>
      <w:r w:rsidRPr="00366D5E">
        <w:rPr>
          <w:i/>
          <w:rPrChange w:id="770" w:author="Anasta" w:date="2014-05-28T13:30:00Z">
            <w:rPr/>
          </w:rPrChange>
        </w:rPr>
        <w:t>strings</w:t>
      </w:r>
      <w:proofErr w:type="spellEnd"/>
      <w:r w:rsidRPr="00457916">
        <w:t xml:space="preserve"> que serão comumente utilizadas pelo usuário.</w:t>
      </w:r>
    </w:p>
    <w:p w14:paraId="2228C1C8" w14:textId="386F65D8" w:rsidR="00E05502" w:rsidRPr="00457916" w:rsidRDefault="00E05502" w:rsidP="00E05502">
      <w:pPr>
        <w:ind w:firstLine="709"/>
      </w:pPr>
      <w:proofErr w:type="gramStart"/>
      <w:r w:rsidRPr="00366D5E">
        <w:rPr>
          <w:b/>
          <w:i/>
          <w:rPrChange w:id="771" w:author="Anasta" w:date="2014-05-28T13:30:00Z">
            <w:rPr/>
          </w:rPrChange>
        </w:rPr>
        <w:t>style</w:t>
      </w:r>
      <w:proofErr w:type="gramEnd"/>
      <w:r w:rsidRPr="00366D5E">
        <w:rPr>
          <w:b/>
          <w:i/>
          <w:rPrChange w:id="772" w:author="Anasta" w:date="2014-05-28T13:30:00Z">
            <w:rPr/>
          </w:rPrChange>
        </w:rPr>
        <w:t>.xml</w:t>
      </w:r>
      <w:r w:rsidR="00366D5E">
        <w:t xml:space="preserve"> – </w:t>
      </w:r>
      <w:del w:id="773" w:author="Anasta" w:date="2014-05-28T13:30:00Z">
        <w:r w:rsidRPr="00457916">
          <w:delText>Utilizado</w:delText>
        </w:r>
      </w:del>
      <w:ins w:id="774" w:author="Anasta" w:date="2014-05-28T13:30:00Z">
        <w:r w:rsidR="00366D5E">
          <w:t>u</w:t>
        </w:r>
        <w:r w:rsidRPr="00457916">
          <w:t>tilizado</w:t>
        </w:r>
      </w:ins>
      <w:r w:rsidRPr="00457916">
        <w:t xml:space="preserve"> para armazenar configurações de aparência e formato para a interface de usuário.</w:t>
      </w:r>
    </w:p>
    <w:p w14:paraId="109ED69F" w14:textId="24A2D202" w:rsidR="00E05502" w:rsidRDefault="00E05502" w:rsidP="00E05502">
      <w:r>
        <w:rPr>
          <w:b/>
        </w:rPr>
        <w:t>/res/layout</w:t>
      </w:r>
      <w:proofErr w:type="gramStart"/>
      <w:r>
        <w:rPr>
          <w:b/>
        </w:rPr>
        <w:t xml:space="preserve"> </w:t>
      </w:r>
      <w:r w:rsidR="00366D5E">
        <w:t xml:space="preserve"> </w:t>
      </w:r>
      <w:proofErr w:type="gramEnd"/>
      <w:r w:rsidR="00366D5E">
        <w:t xml:space="preserve">- </w:t>
      </w:r>
      <w:del w:id="775" w:author="Anasta" w:date="2014-05-28T13:30:00Z">
        <w:r>
          <w:delText>Contém</w:delText>
        </w:r>
      </w:del>
      <w:ins w:id="776" w:author="Anasta" w:date="2014-05-28T13:30:00Z">
        <w:r w:rsidR="00366D5E">
          <w:t>c</w:t>
        </w:r>
        <w:r>
          <w:t>ontém</w:t>
        </w:r>
      </w:ins>
      <w:r>
        <w:t xml:space="preserve"> arquivos XML responsáveis por armazenar configurações de </w:t>
      </w:r>
      <w:r w:rsidRPr="00293873">
        <w:rPr>
          <w:i/>
        </w:rPr>
        <w:t>layout</w:t>
      </w:r>
      <w:r>
        <w:t xml:space="preserve"> da interface de usuário.</w:t>
      </w:r>
    </w:p>
    <w:p w14:paraId="389C57BF" w14:textId="77777777" w:rsidR="00C2648D" w:rsidRDefault="00C2648D" w:rsidP="00C2648D">
      <w:pPr>
        <w:jc w:val="center"/>
        <w:rPr>
          <w:b/>
        </w:rPr>
      </w:pPr>
      <w:r w:rsidRPr="00382676">
        <w:rPr>
          <w:b/>
        </w:rPr>
        <w:t>JUSTIFICATIVA</w:t>
      </w:r>
    </w:p>
    <w:p w14:paraId="60DF06E3" w14:textId="52091315" w:rsidR="00C97C61" w:rsidRDefault="0081534C" w:rsidP="00C97C61">
      <w:r>
        <w:t>Durante a utilização do aplicativo</w:t>
      </w:r>
      <w:del w:id="777" w:author="Anasta" w:date="2014-05-28T13:30:00Z">
        <w:r>
          <w:delText>,</w:delText>
        </w:r>
      </w:del>
      <w:r>
        <w:t xml:space="preserve"> </w:t>
      </w:r>
      <w:r w:rsidR="009210C3">
        <w:t xml:space="preserve">o usuário irá transitar entre várias telas, tais como a de </w:t>
      </w:r>
      <w:proofErr w:type="gramStart"/>
      <w:r w:rsidR="009210C3">
        <w:t>menu</w:t>
      </w:r>
      <w:proofErr w:type="gramEnd"/>
      <w:r w:rsidR="009210C3">
        <w:t xml:space="preserve"> principal, a da lista aberta</w:t>
      </w:r>
      <w:r w:rsidR="000231FA">
        <w:t xml:space="preserve"> pelo usuário, dentre outras. O uso de hierarquias ente </w:t>
      </w:r>
      <w:r w:rsidR="009210C3">
        <w:t xml:space="preserve">elas, no </w:t>
      </w:r>
      <w:proofErr w:type="spellStart"/>
      <w:r w:rsidR="009210C3" w:rsidRPr="002B429B">
        <w:rPr>
          <w:i/>
          <w:rPrChange w:id="778" w:author="Anasta" w:date="2014-05-28T13:30:00Z">
            <w:rPr/>
          </w:rPrChange>
        </w:rPr>
        <w:t>Android</w:t>
      </w:r>
      <w:proofErr w:type="spellEnd"/>
      <w:r w:rsidR="009210C3">
        <w:t>, facilita</w:t>
      </w:r>
      <w:r w:rsidR="00A668A4">
        <w:t xml:space="preserve"> a navegabilidade para o usuário</w:t>
      </w:r>
      <w:r w:rsidR="00A53251">
        <w:t xml:space="preserve">, por meio dos </w:t>
      </w:r>
      <w:del w:id="779" w:author="Anasta" w:date="2014-05-28T13:30:00Z">
        <w:r w:rsidR="00A53251">
          <w:delText>butões</w:delText>
        </w:r>
      </w:del>
      <w:ins w:id="780" w:author="Anasta" w:date="2014-05-28T13:30:00Z">
        <w:r w:rsidR="002B429B">
          <w:t>botões</w:t>
        </w:r>
      </w:ins>
      <w:r w:rsidR="00A53251">
        <w:t xml:space="preserve"> </w:t>
      </w:r>
      <w:proofErr w:type="spellStart"/>
      <w:r w:rsidR="00A53251" w:rsidRPr="00A53251">
        <w:rPr>
          <w:i/>
        </w:rPr>
        <w:t>up</w:t>
      </w:r>
      <w:proofErr w:type="spellEnd"/>
      <w:r w:rsidR="00A53251">
        <w:t xml:space="preserve"> e </w:t>
      </w:r>
      <w:proofErr w:type="spellStart"/>
      <w:r w:rsidR="00A53251" w:rsidRPr="00A53251">
        <w:rPr>
          <w:i/>
        </w:rPr>
        <w:t>back</w:t>
      </w:r>
      <w:proofErr w:type="spellEnd"/>
      <w:r w:rsidR="00A668A4">
        <w:t>.</w:t>
      </w:r>
      <w:r w:rsidR="00870F1E">
        <w:t xml:space="preserve"> A fim de prover isso</w:t>
      </w:r>
      <w:del w:id="781" w:author="Anasta" w:date="2014-05-28T13:30:00Z">
        <w:r w:rsidR="00C97C61">
          <w:delText>,</w:delText>
        </w:r>
      </w:del>
      <w:r w:rsidR="00C97C61">
        <w:t xml:space="preserve"> utilizou-se, no arquivo </w:t>
      </w:r>
      <w:r w:rsidR="00C97C61" w:rsidRPr="002B429B">
        <w:rPr>
          <w:i/>
          <w:rPrChange w:id="782" w:author="Anasta" w:date="2014-05-28T13:30:00Z">
            <w:rPr/>
          </w:rPrChange>
        </w:rPr>
        <w:t>“</w:t>
      </w:r>
      <w:proofErr w:type="gramStart"/>
      <w:r w:rsidR="00C97C61" w:rsidRPr="002B429B">
        <w:rPr>
          <w:i/>
          <w:rPrChange w:id="783" w:author="Anasta" w:date="2014-05-28T13:30:00Z">
            <w:rPr/>
          </w:rPrChange>
        </w:rPr>
        <w:t>AndroidManifest</w:t>
      </w:r>
      <w:proofErr w:type="gramEnd"/>
      <w:r w:rsidR="00C97C61" w:rsidRPr="002B429B">
        <w:rPr>
          <w:i/>
          <w:rPrChange w:id="784" w:author="Anasta" w:date="2014-05-28T13:30:00Z">
            <w:rPr/>
          </w:rPrChange>
        </w:rPr>
        <w:t>.xml“,</w:t>
      </w:r>
      <w:r w:rsidR="00C97C61">
        <w:t xml:space="preserve"> dentro de alguns elementos </w:t>
      </w:r>
      <w:r w:rsidR="00C97C61" w:rsidRPr="002B429B">
        <w:rPr>
          <w:i/>
          <w:rPrChange w:id="785" w:author="Anasta" w:date="2014-05-28T13:30:00Z">
            <w:rPr/>
          </w:rPrChange>
        </w:rPr>
        <w:t>&lt;</w:t>
      </w:r>
      <w:proofErr w:type="spellStart"/>
      <w:r w:rsidR="00C97C61" w:rsidRPr="002B429B">
        <w:rPr>
          <w:i/>
          <w:rPrChange w:id="786" w:author="Anasta" w:date="2014-05-28T13:30:00Z">
            <w:rPr/>
          </w:rPrChange>
        </w:rPr>
        <w:t>activity</w:t>
      </w:r>
      <w:proofErr w:type="spellEnd"/>
      <w:r w:rsidR="00C97C61" w:rsidRPr="002B429B">
        <w:rPr>
          <w:i/>
          <w:rPrChange w:id="787" w:author="Anasta" w:date="2014-05-28T13:30:00Z">
            <w:rPr/>
          </w:rPrChange>
        </w:rPr>
        <w:t>&gt;,</w:t>
      </w:r>
      <w:r w:rsidR="00C97C61">
        <w:t xml:space="preserve"> o atributo </w:t>
      </w:r>
      <w:r w:rsidR="00C97C61" w:rsidRPr="002B429B">
        <w:rPr>
          <w:i/>
          <w:rPrChange w:id="788" w:author="Anasta" w:date="2014-05-28T13:30:00Z">
            <w:rPr/>
          </w:rPrChange>
        </w:rPr>
        <w:t>“</w:t>
      </w:r>
      <w:proofErr w:type="spellStart"/>
      <w:r w:rsidR="00C97C61" w:rsidRPr="002B429B">
        <w:rPr>
          <w:i/>
          <w:rPrChange w:id="789" w:author="Anasta" w:date="2014-05-28T13:30:00Z">
            <w:rPr/>
          </w:rPrChange>
        </w:rPr>
        <w:t>android:parentActivityName</w:t>
      </w:r>
      <w:proofErr w:type="spellEnd"/>
      <w:r w:rsidR="00C97C61" w:rsidRPr="002B429B">
        <w:rPr>
          <w:i/>
          <w:rPrChange w:id="790" w:author="Anasta" w:date="2014-05-28T13:30:00Z">
            <w:rPr/>
          </w:rPrChange>
        </w:rPr>
        <w:t>”</w:t>
      </w:r>
      <w:r w:rsidR="00C97C61">
        <w:t xml:space="preserve"> para que </w:t>
      </w:r>
      <w:r w:rsidR="00233D7D">
        <w:t xml:space="preserve">a atividade com esse atributo possa </w:t>
      </w:r>
      <w:r w:rsidR="00216343">
        <w:t xml:space="preserve">levar o usuário </w:t>
      </w:r>
      <w:r w:rsidR="00C97C61">
        <w:t xml:space="preserve">à </w:t>
      </w:r>
      <w:proofErr w:type="spellStart"/>
      <w:r w:rsidR="00C97C61">
        <w:rPr>
          <w:i/>
        </w:rPr>
        <w:t>acitivity</w:t>
      </w:r>
      <w:proofErr w:type="spellEnd"/>
      <w:r w:rsidR="00C97C61">
        <w:t xml:space="preserve"> pai</w:t>
      </w:r>
      <w:r w:rsidR="00216343">
        <w:t xml:space="preserve"> em questão</w:t>
      </w:r>
      <w:r w:rsidR="00C97C61">
        <w:t xml:space="preserve"> e, assim, facilitar a navegação entre as listas.</w:t>
      </w:r>
    </w:p>
    <w:p w14:paraId="67181DC3" w14:textId="77777777" w:rsidR="00A120F2" w:rsidRPr="006D791C" w:rsidRDefault="00A120F2" w:rsidP="00C97C61">
      <w:pPr>
        <w:rPr>
          <w:i/>
        </w:rPr>
      </w:pPr>
      <w:r>
        <w:t>Uma</w:t>
      </w:r>
      <w:r w:rsidR="00B70076">
        <w:t xml:space="preserve"> instância</w:t>
      </w:r>
      <w:r w:rsidR="00C67651">
        <w:t xml:space="preserve"> da</w:t>
      </w:r>
      <w:r w:rsidR="00B70076">
        <w:t xml:space="preserve"> subclasse </w:t>
      </w:r>
      <w:r>
        <w:t xml:space="preserve">da classe </w:t>
      </w:r>
      <w:proofErr w:type="spellStart"/>
      <w:r>
        <w:rPr>
          <w:i/>
        </w:rPr>
        <w:t>Application</w:t>
      </w:r>
      <w:proofErr w:type="spellEnd"/>
      <w:r>
        <w:t xml:space="preserve"> servirá como controlador do apl</w:t>
      </w:r>
      <w:r w:rsidR="00C86EAC">
        <w:t xml:space="preserve">icativo, intermediando </w:t>
      </w:r>
      <w:r>
        <w:t>parte da navegaç</w:t>
      </w:r>
      <w:r w:rsidR="00C86EAC">
        <w:t>ão entre as telas e</w:t>
      </w:r>
      <w:r>
        <w:t xml:space="preserve"> coordenando a comunicação entre</w:t>
      </w:r>
      <w:r w:rsidR="00EB6C98">
        <w:t xml:space="preserve"> a camada de dados e a camada de apresentação.</w:t>
      </w:r>
      <w:r w:rsidR="0093750E">
        <w:t xml:space="preserve"> Cada subclasse de </w:t>
      </w:r>
      <w:proofErr w:type="spellStart"/>
      <w:r w:rsidR="00B00FD0">
        <w:rPr>
          <w:i/>
        </w:rPr>
        <w:t>Activity</w:t>
      </w:r>
      <w:proofErr w:type="spellEnd"/>
      <w:r w:rsidR="00C67651">
        <w:t xml:space="preserve"> </w:t>
      </w:r>
      <w:r w:rsidR="00B00FD0">
        <w:t xml:space="preserve">se comunicará </w:t>
      </w:r>
      <w:r w:rsidR="00C67651">
        <w:t xml:space="preserve">com o controlador informando </w:t>
      </w:r>
      <w:r w:rsidR="006D791C">
        <w:t xml:space="preserve">o contexto da aplicação, encapsulado em um objeto </w:t>
      </w:r>
      <w:proofErr w:type="spellStart"/>
      <w:r w:rsidR="006D791C">
        <w:rPr>
          <w:i/>
        </w:rPr>
        <w:t>Context</w:t>
      </w:r>
      <w:proofErr w:type="spellEnd"/>
      <w:r w:rsidR="006D791C">
        <w:rPr>
          <w:i/>
        </w:rPr>
        <w:t>.</w:t>
      </w:r>
    </w:p>
    <w:p w14:paraId="233A9FE0" w14:textId="77777777" w:rsidR="00382676" w:rsidRDefault="00382676" w:rsidP="00C2648D">
      <w:pPr>
        <w:jc w:val="center"/>
        <w:rPr>
          <w:b/>
        </w:rPr>
      </w:pPr>
    </w:p>
    <w:p w14:paraId="412DED70" w14:textId="77777777" w:rsidR="00382676" w:rsidRPr="00382676" w:rsidRDefault="00382676" w:rsidP="00382676">
      <w:pPr>
        <w:rPr>
          <w:del w:id="791" w:author="Anasta" w:date="2014-05-28T13:30:00Z"/>
        </w:rPr>
      </w:pPr>
      <w:bookmarkStart w:id="792" w:name="_Toc389005548"/>
    </w:p>
    <w:p w14:paraId="1B142CA5" w14:textId="77777777" w:rsidR="00E05502" w:rsidRPr="00D1682F" w:rsidRDefault="00E05502" w:rsidP="00E05502">
      <w:pPr>
        <w:pStyle w:val="Heading3"/>
      </w:pPr>
      <w:bookmarkStart w:id="793" w:name="_Toc388915905"/>
      <w:r>
        <w:t>CAMADA DE DADOS</w:t>
      </w:r>
      <w:bookmarkEnd w:id="792"/>
      <w:bookmarkEnd w:id="793"/>
    </w:p>
    <w:p w14:paraId="7001685E" w14:textId="77777777" w:rsidR="0033029F" w:rsidRPr="00175EDA" w:rsidRDefault="0033029F" w:rsidP="003F3363">
      <w:pPr>
        <w:rPr>
          <w:b/>
        </w:rPr>
      </w:pPr>
    </w:p>
    <w:p w14:paraId="010DC15C" w14:textId="77777777" w:rsidR="00C65810" w:rsidRDefault="00C65810" w:rsidP="003F3363">
      <w:r>
        <w:t xml:space="preserve">Dentre as bibliotecas </w:t>
      </w:r>
      <w:r w:rsidR="00474C85">
        <w:t>disponibilizadas pelo</w:t>
      </w:r>
      <w:r w:rsidR="000C2D7E">
        <w:t xml:space="preserve"> </w:t>
      </w:r>
      <w:proofErr w:type="spellStart"/>
      <w:r w:rsidR="000C2D7E" w:rsidRPr="002B429B">
        <w:rPr>
          <w:i/>
          <w:rPrChange w:id="794" w:author="Anasta" w:date="2014-05-28T13:30:00Z">
            <w:rPr/>
          </w:rPrChange>
        </w:rPr>
        <w:t>Android</w:t>
      </w:r>
      <w:proofErr w:type="spellEnd"/>
      <w:r w:rsidR="000C2D7E">
        <w:t>, o projeto fará uso de:</w:t>
      </w:r>
    </w:p>
    <w:p w14:paraId="07BF866C" w14:textId="77777777" w:rsidR="00474C85" w:rsidRDefault="00474C85" w:rsidP="003F3363"/>
    <w:p w14:paraId="59947FDA" w14:textId="77777777" w:rsidR="00A5041A" w:rsidRDefault="00A5041A" w:rsidP="003F3363">
      <w:pPr>
        <w:rPr>
          <w:ins w:id="795" w:author="Anasta" w:date="2014-05-28T13:30:00Z"/>
        </w:rPr>
      </w:pPr>
    </w:p>
    <w:p w14:paraId="30F9B064" w14:textId="77777777" w:rsidR="00A5041A" w:rsidRDefault="00A5041A" w:rsidP="003F3363">
      <w:pPr>
        <w:rPr>
          <w:ins w:id="796" w:author="Anasta" w:date="2014-05-28T13:30:00Z"/>
        </w:rPr>
      </w:pPr>
    </w:p>
    <w:p w14:paraId="75F0B48E" w14:textId="77777777" w:rsidR="00474C85" w:rsidRPr="00A5041A" w:rsidRDefault="00474C85" w:rsidP="003F3363">
      <w:pPr>
        <w:rPr>
          <w:b/>
          <w:i/>
          <w:rPrChange w:id="797" w:author="Anasta" w:date="2014-05-28T13:30:00Z">
            <w:rPr>
              <w:b/>
            </w:rPr>
          </w:rPrChange>
        </w:rPr>
      </w:pPr>
      <w:proofErr w:type="spellStart"/>
      <w:proofErr w:type="gramStart"/>
      <w:r w:rsidRPr="00A5041A">
        <w:rPr>
          <w:b/>
          <w:i/>
          <w:rPrChange w:id="798" w:author="Anasta" w:date="2014-05-28T13:30:00Z">
            <w:rPr>
              <w:b/>
            </w:rPr>
          </w:rPrChange>
        </w:rPr>
        <w:t>SQLite</w:t>
      </w:r>
      <w:proofErr w:type="spellEnd"/>
      <w:proofErr w:type="gramEnd"/>
    </w:p>
    <w:p w14:paraId="2E4BAFB0" w14:textId="77777777" w:rsidR="00F75972" w:rsidRDefault="00F75972" w:rsidP="003F3363">
      <w:pPr>
        <w:rPr>
          <w:b/>
        </w:rPr>
      </w:pPr>
    </w:p>
    <w:p w14:paraId="289FAF68" w14:textId="19FAAF3E" w:rsidR="00F75972" w:rsidRDefault="00F75972" w:rsidP="003F3363">
      <w:r>
        <w:t xml:space="preserve">No </w:t>
      </w:r>
      <w:proofErr w:type="spellStart"/>
      <w:r w:rsidRPr="002B429B">
        <w:rPr>
          <w:i/>
          <w:rPrChange w:id="799" w:author="Anasta" w:date="2014-05-28T13:30:00Z">
            <w:rPr/>
          </w:rPrChange>
        </w:rPr>
        <w:t>Android</w:t>
      </w:r>
      <w:proofErr w:type="spellEnd"/>
      <w:del w:id="800" w:author="Anasta" w:date="2014-05-28T13:30:00Z">
        <w:r>
          <w:delText>,</w:delText>
        </w:r>
      </w:del>
      <w:r>
        <w:t xml:space="preserve"> é possível utilizar o pacote </w:t>
      </w:r>
      <w:r w:rsidRPr="002B429B">
        <w:rPr>
          <w:i/>
          <w:rPrChange w:id="801" w:author="Anasta" w:date="2014-05-28T13:30:00Z">
            <w:rPr/>
          </w:rPrChange>
        </w:rPr>
        <w:t>“</w:t>
      </w:r>
      <w:proofErr w:type="spellStart"/>
      <w:proofErr w:type="gramStart"/>
      <w:r w:rsidRPr="002B429B">
        <w:rPr>
          <w:i/>
          <w:rPrChange w:id="802" w:author="Anasta" w:date="2014-05-28T13:30:00Z">
            <w:rPr/>
          </w:rPrChange>
        </w:rPr>
        <w:t>android.</w:t>
      </w:r>
      <w:proofErr w:type="gramEnd"/>
      <w:r w:rsidRPr="002B429B">
        <w:rPr>
          <w:i/>
          <w:rPrChange w:id="803" w:author="Anasta" w:date="2014-05-28T13:30:00Z">
            <w:rPr/>
          </w:rPrChange>
        </w:rPr>
        <w:t>database.sqlite</w:t>
      </w:r>
      <w:proofErr w:type="spellEnd"/>
      <w:r w:rsidRPr="002B429B">
        <w:rPr>
          <w:i/>
          <w:rPrChange w:id="804" w:author="Anasta" w:date="2014-05-28T13:30:00Z">
            <w:rPr/>
          </w:rPrChange>
        </w:rPr>
        <w:t>”</w:t>
      </w:r>
      <w:r w:rsidR="00D67625" w:rsidRPr="002B429B">
        <w:rPr>
          <w:i/>
          <w:rPrChange w:id="805" w:author="Anasta" w:date="2014-05-28T13:30:00Z">
            <w:rPr/>
          </w:rPrChange>
        </w:rPr>
        <w:t>.</w:t>
      </w:r>
      <w:r w:rsidR="00D67625">
        <w:t xml:space="preserve"> Nesse pacote se encontram as classes que uma </w:t>
      </w:r>
      <w:r w:rsidR="00790C40">
        <w:t>a</w:t>
      </w:r>
      <w:r w:rsidR="00D67625">
        <w:t>plicação</w:t>
      </w:r>
      <w:r w:rsidR="00790C40">
        <w:t xml:space="preserve"> precisa para administrar sua </w:t>
      </w:r>
      <w:proofErr w:type="spellStart"/>
      <w:r w:rsidR="00790C40">
        <w:rPr>
          <w:i/>
        </w:rPr>
        <w:t>database</w:t>
      </w:r>
      <w:proofErr w:type="spellEnd"/>
      <w:r w:rsidR="00790C40">
        <w:rPr>
          <w:i/>
        </w:rPr>
        <w:t xml:space="preserve"> </w:t>
      </w:r>
      <w:r w:rsidR="00790C40">
        <w:t>privada.</w:t>
      </w:r>
    </w:p>
    <w:p w14:paraId="1118F2AA" w14:textId="77777777" w:rsidR="005148A3" w:rsidRDefault="005148A3" w:rsidP="003F3363">
      <w:r>
        <w:t>As classes mais utilizadas do pacote são:</w:t>
      </w:r>
    </w:p>
    <w:p w14:paraId="05221AFC" w14:textId="77777777" w:rsidR="00852634" w:rsidRDefault="00852634" w:rsidP="003F3363"/>
    <w:p w14:paraId="0871E402" w14:textId="77777777" w:rsidR="005148A3" w:rsidRPr="00A5041A" w:rsidRDefault="005148A3" w:rsidP="003F3363">
      <w:pPr>
        <w:rPr>
          <w:b/>
          <w:i/>
          <w:rPrChange w:id="806" w:author="Anasta" w:date="2014-05-28T13:30:00Z">
            <w:rPr>
              <w:b/>
            </w:rPr>
          </w:rPrChange>
        </w:rPr>
      </w:pPr>
      <w:r>
        <w:tab/>
      </w:r>
      <w:proofErr w:type="spellStart"/>
      <w:proofErr w:type="gramStart"/>
      <w:r w:rsidRPr="00A5041A">
        <w:rPr>
          <w:b/>
          <w:i/>
          <w:rPrChange w:id="807" w:author="Anasta" w:date="2014-05-28T13:30:00Z">
            <w:rPr>
              <w:b/>
            </w:rPr>
          </w:rPrChange>
        </w:rPr>
        <w:t>SQLiteDatabase</w:t>
      </w:r>
      <w:proofErr w:type="spellEnd"/>
      <w:proofErr w:type="gramEnd"/>
    </w:p>
    <w:p w14:paraId="1444C585" w14:textId="77777777" w:rsidR="00DC520A" w:rsidRPr="00DC520A" w:rsidRDefault="00DC520A" w:rsidP="003F3363">
      <w:pPr>
        <w:rPr>
          <w:b/>
        </w:rPr>
      </w:pPr>
    </w:p>
    <w:p w14:paraId="2D5A39E9" w14:textId="77777777" w:rsidR="005148A3" w:rsidRDefault="005148A3" w:rsidP="005007E3">
      <w:pPr>
        <w:keepNext/>
        <w:jc w:val="center"/>
      </w:pPr>
      <w:r>
        <w:rPr>
          <w:noProof/>
          <w:lang w:eastAsia="pt-BR"/>
        </w:rPr>
        <w:drawing>
          <wp:inline distT="0" distB="0" distL="0" distR="0">
            <wp:extent cx="3683189" cy="18669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32">
                      <a:extLst>
                        <a:ext uri="{BEBA8EAE-BF5A-486C-A8C5-ECC9F3942E4B}">
                          <a14:imgProps xmlns:a14="http://schemas.microsoft.com/office/drawing/2010/main">
                            <a14:imgLayer r:embed="rId3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p>
    <w:p w14:paraId="796C7B21" w14:textId="77777777" w:rsidR="005148A3" w:rsidRDefault="005148A3" w:rsidP="005148A3">
      <w:pPr>
        <w:pStyle w:val="Caption"/>
      </w:pPr>
      <w:bookmarkStart w:id="808" w:name="_Toc389005855"/>
      <w:bookmarkStart w:id="809" w:name="_Toc388915941"/>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11</w:t>
      </w:r>
      <w:r w:rsidR="0088363D">
        <w:fldChar w:fldCharType="end"/>
      </w:r>
      <w:r>
        <w:t xml:space="preserve"> </w:t>
      </w:r>
      <w:r w:rsidR="00DC520A">
        <w:t>–</w:t>
      </w:r>
      <w:r>
        <w:t xml:space="preserve"> </w:t>
      </w:r>
      <w:r w:rsidR="00DC520A">
        <w:t xml:space="preserve">Hierarquia de classes do </w:t>
      </w:r>
      <w:proofErr w:type="spellStart"/>
      <w:r w:rsidR="00DC520A" w:rsidRPr="002B429B">
        <w:rPr>
          <w:i/>
          <w:rPrChange w:id="810" w:author="Anasta" w:date="2014-05-28T13:30:00Z">
            <w:rPr/>
          </w:rPrChange>
        </w:rPr>
        <w:t>SQLiteDatabase</w:t>
      </w:r>
      <w:bookmarkEnd w:id="808"/>
      <w:bookmarkEnd w:id="809"/>
      <w:proofErr w:type="spellEnd"/>
    </w:p>
    <w:p w14:paraId="51BC98DF" w14:textId="77777777" w:rsidR="00852634" w:rsidRPr="00852634" w:rsidRDefault="00852634" w:rsidP="00852634"/>
    <w:p w14:paraId="4B4194D4" w14:textId="412190ED" w:rsidR="003C3A4D" w:rsidRDefault="00DC520A" w:rsidP="003F3363">
      <w:r>
        <w:t xml:space="preserve">O </w:t>
      </w:r>
      <w:proofErr w:type="spellStart"/>
      <w:proofErr w:type="gramStart"/>
      <w:r w:rsidRPr="002B429B">
        <w:rPr>
          <w:i/>
          <w:rPrChange w:id="811" w:author="Anasta" w:date="2014-05-28T13:30:00Z">
            <w:rPr/>
          </w:rPrChange>
        </w:rPr>
        <w:t>SQLliteDatabase</w:t>
      </w:r>
      <w:proofErr w:type="spellEnd"/>
      <w:proofErr w:type="gramEnd"/>
      <w:r w:rsidRPr="002B429B">
        <w:rPr>
          <w:i/>
          <w:rPrChange w:id="812" w:author="Anasta" w:date="2014-05-28T13:30:00Z">
            <w:rPr/>
          </w:rPrChange>
        </w:rPr>
        <w:t xml:space="preserve"> </w:t>
      </w:r>
      <w:r>
        <w:t>é respons</w:t>
      </w:r>
      <w:r w:rsidR="00BB1117">
        <w:t xml:space="preserve">ável por expor os métodos que gerenciam um </w:t>
      </w:r>
      <w:r w:rsidR="00294394">
        <w:t xml:space="preserve">banco de dados </w:t>
      </w:r>
      <w:r w:rsidR="00BB1117">
        <w:t xml:space="preserve">do </w:t>
      </w:r>
      <w:proofErr w:type="spellStart"/>
      <w:r w:rsidR="00BB1117" w:rsidRPr="002B429B">
        <w:rPr>
          <w:i/>
          <w:rPrChange w:id="813" w:author="Anasta" w:date="2014-05-28T13:30:00Z">
            <w:rPr/>
          </w:rPrChange>
        </w:rPr>
        <w:t>SQLite</w:t>
      </w:r>
      <w:proofErr w:type="spellEnd"/>
      <w:r w:rsidR="00D67D6A">
        <w:t>.</w:t>
      </w:r>
      <w:r w:rsidR="00E07A54">
        <w:t xml:space="preserve"> Dentre os métodos</w:t>
      </w:r>
      <w:del w:id="814" w:author="Anasta" w:date="2014-05-28T13:30:00Z">
        <w:r w:rsidR="00E07A54">
          <w:delText>,</w:delText>
        </w:r>
      </w:del>
      <w:r w:rsidR="00E07A54">
        <w:t xml:space="preserve"> se encontram aqueles</w:t>
      </w:r>
      <w:r w:rsidR="00294394">
        <w:t xml:space="preserve"> de criar, excluir, executar comandos SQL e realizar outras tarefas comuns de banco de dados.</w:t>
      </w:r>
    </w:p>
    <w:p w14:paraId="2DF75F7C" w14:textId="77777777" w:rsidR="00852634" w:rsidRDefault="00852634" w:rsidP="003F3363"/>
    <w:p w14:paraId="0616E30E" w14:textId="77777777" w:rsidR="00383DE6" w:rsidRPr="002B429B" w:rsidRDefault="00383DE6" w:rsidP="003F3363">
      <w:pPr>
        <w:rPr>
          <w:b/>
          <w:i/>
          <w:rPrChange w:id="815" w:author="Anasta" w:date="2014-05-28T13:30:00Z">
            <w:rPr>
              <w:b/>
            </w:rPr>
          </w:rPrChange>
        </w:rPr>
      </w:pPr>
      <w:r>
        <w:tab/>
      </w:r>
      <w:proofErr w:type="spellStart"/>
      <w:proofErr w:type="gramStart"/>
      <w:r w:rsidR="00ED66EF" w:rsidRPr="002B429B">
        <w:rPr>
          <w:b/>
          <w:i/>
          <w:rPrChange w:id="816" w:author="Anasta" w:date="2014-05-28T13:30:00Z">
            <w:rPr>
              <w:b/>
            </w:rPr>
          </w:rPrChange>
        </w:rPr>
        <w:t>SQLiteOpenHelper</w:t>
      </w:r>
      <w:proofErr w:type="spellEnd"/>
      <w:proofErr w:type="gramEnd"/>
    </w:p>
    <w:p w14:paraId="37113CBE" w14:textId="77777777" w:rsidR="00852634" w:rsidRDefault="00852634" w:rsidP="003F3363"/>
    <w:p w14:paraId="2B5428C1" w14:textId="77777777" w:rsidR="00AE0792" w:rsidRDefault="00AE0792" w:rsidP="005007E3">
      <w:pPr>
        <w:keepNext/>
        <w:jc w:val="center"/>
      </w:pPr>
      <w:r>
        <w:rPr>
          <w:noProof/>
          <w:lang w:eastAsia="pt-BR"/>
        </w:rPr>
        <w:drawing>
          <wp:inline distT="0" distB="0" distL="0" distR="0">
            <wp:extent cx="3594285" cy="170188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p>
    <w:p w14:paraId="56AC44E3" w14:textId="77777777" w:rsidR="00ED66EF" w:rsidRDefault="00AE0792" w:rsidP="00AE0792">
      <w:pPr>
        <w:pStyle w:val="Caption"/>
      </w:pPr>
      <w:bookmarkStart w:id="817" w:name="_Toc389005856"/>
      <w:bookmarkStart w:id="818" w:name="_Toc388915942"/>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12</w:t>
      </w:r>
      <w:r w:rsidR="0088363D">
        <w:fldChar w:fldCharType="end"/>
      </w:r>
      <w:r>
        <w:t xml:space="preserve"> – Hierarquia de classes do </w:t>
      </w:r>
      <w:proofErr w:type="spellStart"/>
      <w:r w:rsidRPr="002B429B">
        <w:rPr>
          <w:i/>
          <w:rPrChange w:id="819" w:author="Anasta" w:date="2014-05-28T13:30:00Z">
            <w:rPr/>
          </w:rPrChange>
        </w:rPr>
        <w:t>SQLiteOpenHelper</w:t>
      </w:r>
      <w:bookmarkEnd w:id="817"/>
      <w:bookmarkEnd w:id="818"/>
      <w:proofErr w:type="spellEnd"/>
    </w:p>
    <w:p w14:paraId="29DB8AF6" w14:textId="77777777" w:rsidR="00852634" w:rsidRPr="00852634" w:rsidRDefault="00852634" w:rsidP="00852634"/>
    <w:p w14:paraId="666ED8AE" w14:textId="54D0C065" w:rsidR="006F7FC1" w:rsidRPr="006F7FC1" w:rsidRDefault="006F7FC1" w:rsidP="006F7FC1">
      <w:r>
        <w:t xml:space="preserve">O </w:t>
      </w:r>
      <w:proofErr w:type="spellStart"/>
      <w:proofErr w:type="gramStart"/>
      <w:r w:rsidRPr="002B429B">
        <w:rPr>
          <w:i/>
          <w:rPrChange w:id="820" w:author="Anasta" w:date="2014-05-28T13:30:00Z">
            <w:rPr/>
          </w:rPrChange>
        </w:rPr>
        <w:t>SQLiteOpenHelper</w:t>
      </w:r>
      <w:proofErr w:type="spellEnd"/>
      <w:proofErr w:type="gramEnd"/>
      <w:r>
        <w:t xml:space="preserve"> é responsável </w:t>
      </w:r>
      <w:r w:rsidR="00795B89">
        <w:t xml:space="preserve">pela </w:t>
      </w:r>
      <w:r w:rsidR="00666F8D">
        <w:t>criação</w:t>
      </w:r>
      <w:del w:id="821" w:author="Anasta" w:date="2014-05-28T13:30:00Z">
        <w:r w:rsidR="00666F8D">
          <w:delText>, bem como</w:delText>
        </w:r>
      </w:del>
      <w:ins w:id="822" w:author="Anasta" w:date="2014-05-28T13:30:00Z">
        <w:r w:rsidR="002B429B">
          <w:t xml:space="preserve"> e</w:t>
        </w:r>
      </w:ins>
      <w:r w:rsidR="002B429B">
        <w:t xml:space="preserve"> pelo</w:t>
      </w:r>
      <w:r w:rsidR="00795B89">
        <w:t xml:space="preserve"> </w:t>
      </w:r>
      <w:r w:rsidR="00666F8D">
        <w:t>versionamento</w:t>
      </w:r>
      <w:del w:id="823" w:author="Anasta" w:date="2014-05-28T13:30:00Z">
        <w:r w:rsidR="00666F8D">
          <w:delText>,</w:delText>
        </w:r>
      </w:del>
      <w:r w:rsidR="00666F8D">
        <w:t xml:space="preserve"> de banco de dados.</w:t>
      </w:r>
      <w:r w:rsidR="003E777E">
        <w:t xml:space="preserve"> Ela também é responsável por abrir um banco d</w:t>
      </w:r>
      <w:r w:rsidR="002B429B">
        <w:t>e dados, criar um se não existe</w:t>
      </w:r>
      <w:del w:id="824" w:author="Anasta" w:date="2014-05-28T13:30:00Z">
        <w:r w:rsidR="003E777E">
          <w:delText>,</w:delText>
        </w:r>
      </w:del>
      <w:r w:rsidR="003E777E">
        <w:t xml:space="preserve"> e atualizar sua versão</w:t>
      </w:r>
      <w:ins w:id="825" w:author="Anasta" w:date="2014-05-28T13:30:00Z">
        <w:r w:rsidR="002B429B">
          <w:t>,</w:t>
        </w:r>
      </w:ins>
      <w:r w:rsidR="003E777E">
        <w:t xml:space="preserve"> se necessário</w:t>
      </w:r>
      <w:ins w:id="826" w:author="Anasta" w:date="2014-05-28T13:30:00Z">
        <w:r w:rsidR="002B429B">
          <w:t>.</w:t>
        </w:r>
      </w:ins>
    </w:p>
    <w:p w14:paraId="457B78D5" w14:textId="6771D854" w:rsidR="00DC520A" w:rsidRDefault="003E777E" w:rsidP="003F3363">
      <w:r>
        <w:t>Para que essas funcionalidades existam</w:t>
      </w:r>
      <w:del w:id="827" w:author="Anasta" w:date="2014-05-28T13:30:00Z">
        <w:r>
          <w:delText>,</w:delText>
        </w:r>
      </w:del>
      <w:r>
        <w:t xml:space="preserve"> o programador </w:t>
      </w:r>
      <w:r w:rsidR="00795B89">
        <w:t xml:space="preserve">deve </w:t>
      </w:r>
      <w:proofErr w:type="gramStart"/>
      <w:r w:rsidR="00795B89">
        <w:t>implementar</w:t>
      </w:r>
      <w:proofErr w:type="gramEnd"/>
      <w:r w:rsidR="00795B89">
        <w:t xml:space="preserve"> os métodos </w:t>
      </w:r>
      <w:proofErr w:type="spellStart"/>
      <w:r w:rsidR="0030635B" w:rsidRPr="002B429B">
        <w:rPr>
          <w:i/>
          <w:rPrChange w:id="828" w:author="Anasta" w:date="2014-05-28T13:30:00Z">
            <w:rPr/>
          </w:rPrChange>
        </w:rPr>
        <w:t>onCreate</w:t>
      </w:r>
      <w:proofErr w:type="spellEnd"/>
      <w:r w:rsidR="0030635B" w:rsidRPr="002B429B">
        <w:rPr>
          <w:i/>
          <w:rPrChange w:id="829" w:author="Anasta" w:date="2014-05-28T13:30:00Z">
            <w:rPr/>
          </w:rPrChange>
        </w:rPr>
        <w:t>(</w:t>
      </w:r>
      <w:proofErr w:type="spellStart"/>
      <w:r w:rsidR="0030635B" w:rsidRPr="002B429B">
        <w:rPr>
          <w:i/>
          <w:rPrChange w:id="830" w:author="Anasta" w:date="2014-05-28T13:30:00Z">
            <w:rPr/>
          </w:rPrChange>
        </w:rPr>
        <w:t>SQLiteDatabase</w:t>
      </w:r>
      <w:proofErr w:type="spellEnd"/>
      <w:r w:rsidR="0030635B" w:rsidRPr="002B429B">
        <w:rPr>
          <w:i/>
          <w:rPrChange w:id="831" w:author="Anasta" w:date="2014-05-28T13:30:00Z">
            <w:rPr/>
          </w:rPrChange>
        </w:rPr>
        <w:t xml:space="preserve">), </w:t>
      </w:r>
      <w:proofErr w:type="spellStart"/>
      <w:r w:rsidR="0030635B" w:rsidRPr="002B429B">
        <w:rPr>
          <w:i/>
          <w:rPrChange w:id="832" w:author="Anasta" w:date="2014-05-28T13:30:00Z">
            <w:rPr/>
          </w:rPrChange>
        </w:rPr>
        <w:t>onUpgrade</w:t>
      </w:r>
      <w:proofErr w:type="spellEnd"/>
      <w:r w:rsidR="0030635B" w:rsidRPr="002B429B">
        <w:rPr>
          <w:i/>
          <w:rPrChange w:id="833" w:author="Anasta" w:date="2014-05-28T13:30:00Z">
            <w:rPr/>
          </w:rPrChange>
        </w:rPr>
        <w:t>(</w:t>
      </w:r>
      <w:proofErr w:type="spellStart"/>
      <w:r w:rsidR="0030635B" w:rsidRPr="002B429B">
        <w:rPr>
          <w:i/>
          <w:rPrChange w:id="834" w:author="Anasta" w:date="2014-05-28T13:30:00Z">
            <w:rPr/>
          </w:rPrChange>
        </w:rPr>
        <w:t>SQLiteDatabase</w:t>
      </w:r>
      <w:proofErr w:type="spellEnd"/>
      <w:r w:rsidR="0030635B" w:rsidRPr="002B429B">
        <w:rPr>
          <w:i/>
          <w:rPrChange w:id="835" w:author="Anasta" w:date="2014-05-28T13:30:00Z">
            <w:rPr/>
          </w:rPrChange>
        </w:rPr>
        <w:t xml:space="preserve">, </w:t>
      </w:r>
      <w:proofErr w:type="spellStart"/>
      <w:r w:rsidR="0030635B" w:rsidRPr="002B429B">
        <w:rPr>
          <w:i/>
          <w:rPrChange w:id="836" w:author="Anasta" w:date="2014-05-28T13:30:00Z">
            <w:rPr/>
          </w:rPrChange>
        </w:rPr>
        <w:t>int</w:t>
      </w:r>
      <w:proofErr w:type="spellEnd"/>
      <w:r w:rsidR="0030635B" w:rsidRPr="002B429B">
        <w:rPr>
          <w:i/>
          <w:rPrChange w:id="837" w:author="Anasta" w:date="2014-05-28T13:30:00Z">
            <w:rPr/>
          </w:rPrChange>
        </w:rPr>
        <w:t xml:space="preserve">, </w:t>
      </w:r>
      <w:proofErr w:type="spellStart"/>
      <w:r w:rsidR="0030635B" w:rsidRPr="002B429B">
        <w:rPr>
          <w:i/>
          <w:rPrChange w:id="838" w:author="Anasta" w:date="2014-05-28T13:30:00Z">
            <w:rPr/>
          </w:rPrChange>
        </w:rPr>
        <w:t>int</w:t>
      </w:r>
      <w:proofErr w:type="spellEnd"/>
      <w:r w:rsidR="0030635B" w:rsidRPr="002B429B">
        <w:rPr>
          <w:i/>
          <w:rPrChange w:id="839" w:author="Anasta" w:date="2014-05-28T13:30:00Z">
            <w:rPr/>
          </w:rPrChange>
        </w:rPr>
        <w:t>)</w:t>
      </w:r>
      <w:r w:rsidR="0030635B" w:rsidRPr="0030635B">
        <w:t xml:space="preserve"> </w:t>
      </w:r>
      <w:r w:rsidR="0030635B">
        <w:t xml:space="preserve">e, opcionalmente, </w:t>
      </w:r>
      <w:proofErr w:type="spellStart"/>
      <w:r w:rsidR="0030635B" w:rsidRPr="002B429B">
        <w:rPr>
          <w:i/>
          <w:rPrChange w:id="840" w:author="Anasta" w:date="2014-05-28T13:30:00Z">
            <w:rPr/>
          </w:rPrChange>
        </w:rPr>
        <w:t>onOpen</w:t>
      </w:r>
      <w:proofErr w:type="spellEnd"/>
      <w:r w:rsidR="0030635B" w:rsidRPr="002B429B">
        <w:rPr>
          <w:i/>
          <w:rPrChange w:id="841" w:author="Anasta" w:date="2014-05-28T13:30:00Z">
            <w:rPr/>
          </w:rPrChange>
        </w:rPr>
        <w:t>(</w:t>
      </w:r>
      <w:proofErr w:type="spellStart"/>
      <w:r w:rsidR="0030635B" w:rsidRPr="002B429B">
        <w:rPr>
          <w:i/>
          <w:rPrChange w:id="842" w:author="Anasta" w:date="2014-05-28T13:30:00Z">
            <w:rPr/>
          </w:rPrChange>
        </w:rPr>
        <w:t>SQLiteDatabase</w:t>
      </w:r>
      <w:proofErr w:type="spellEnd"/>
      <w:r w:rsidR="0030635B" w:rsidRPr="002B429B">
        <w:rPr>
          <w:i/>
          <w:rPrChange w:id="843" w:author="Anasta" w:date="2014-05-28T13:30:00Z">
            <w:rPr/>
          </w:rPrChange>
        </w:rPr>
        <w:t>).</w:t>
      </w:r>
    </w:p>
    <w:p w14:paraId="2CD75341" w14:textId="77777777" w:rsidR="00BC52A5" w:rsidRDefault="00BC52A5" w:rsidP="003F3363"/>
    <w:p w14:paraId="5BA1B037" w14:textId="77777777" w:rsidR="00BC52A5" w:rsidRDefault="00BC52A5" w:rsidP="005007E3">
      <w:pPr>
        <w:keepNext/>
        <w:jc w:val="center"/>
      </w:pPr>
      <w:r>
        <w:rPr>
          <w:noProof/>
          <w:lang w:eastAsia="pt-BR"/>
        </w:rPr>
        <w:drawing>
          <wp:inline distT="0" distB="0" distL="0" distR="0">
            <wp:extent cx="3873699" cy="21718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p>
    <w:p w14:paraId="64F21262" w14:textId="77777777" w:rsidR="00BC52A5" w:rsidRDefault="00BC52A5" w:rsidP="00BC52A5">
      <w:pPr>
        <w:pStyle w:val="Caption"/>
      </w:pPr>
      <w:bookmarkStart w:id="844" w:name="_Toc389005857"/>
      <w:bookmarkStart w:id="845" w:name="_Toc388915943"/>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13</w:t>
      </w:r>
      <w:r w:rsidR="0088363D">
        <w:fldChar w:fldCharType="end"/>
      </w:r>
      <w:r>
        <w:t xml:space="preserve"> – Hierarquia de classes do </w:t>
      </w:r>
      <w:proofErr w:type="spellStart"/>
      <w:r w:rsidRPr="002B429B">
        <w:rPr>
          <w:i/>
          <w:rPrChange w:id="846" w:author="Anasta" w:date="2014-05-28T13:30:00Z">
            <w:rPr/>
          </w:rPrChange>
        </w:rPr>
        <w:t>SQLiteCursor</w:t>
      </w:r>
      <w:bookmarkEnd w:id="844"/>
      <w:bookmarkEnd w:id="845"/>
      <w:proofErr w:type="spellEnd"/>
    </w:p>
    <w:p w14:paraId="35B822BA" w14:textId="77777777" w:rsidR="00BC52A5" w:rsidRDefault="00BC52A5" w:rsidP="00BC52A5"/>
    <w:p w14:paraId="74190D56" w14:textId="77777777" w:rsidR="00BC52A5" w:rsidRDefault="00E74AED" w:rsidP="00BC52A5">
      <w:r>
        <w:t xml:space="preserve">O </w:t>
      </w:r>
      <w:proofErr w:type="spellStart"/>
      <w:proofErr w:type="gramStart"/>
      <w:r w:rsidRPr="002B429B">
        <w:rPr>
          <w:i/>
          <w:rPrChange w:id="847" w:author="Anasta" w:date="2014-05-28T13:30:00Z">
            <w:rPr/>
          </w:rPrChange>
        </w:rPr>
        <w:t>SQLiteCursor</w:t>
      </w:r>
      <w:proofErr w:type="spellEnd"/>
      <w:proofErr w:type="gramEnd"/>
      <w:r>
        <w:t xml:space="preserve"> é responsável por </w:t>
      </w:r>
      <w:r w:rsidR="00436034">
        <w:t xml:space="preserve">expor os resultados de uma </w:t>
      </w:r>
      <w:r w:rsidR="00436034">
        <w:rPr>
          <w:i/>
        </w:rPr>
        <w:t xml:space="preserve">query </w:t>
      </w:r>
      <w:r w:rsidR="00436034">
        <w:t xml:space="preserve">sobre um </w:t>
      </w:r>
      <w:proofErr w:type="spellStart"/>
      <w:r w:rsidR="00436034">
        <w:rPr>
          <w:i/>
        </w:rPr>
        <w:t>SQL</w:t>
      </w:r>
      <w:r w:rsidR="002F23E3">
        <w:rPr>
          <w:i/>
        </w:rPr>
        <w:t>ite</w:t>
      </w:r>
      <w:r w:rsidR="00436034">
        <w:rPr>
          <w:i/>
        </w:rPr>
        <w:t>Database</w:t>
      </w:r>
      <w:proofErr w:type="spellEnd"/>
      <w:r w:rsidR="002F23E3">
        <w:t>.</w:t>
      </w:r>
    </w:p>
    <w:p w14:paraId="00219F4C" w14:textId="77777777" w:rsidR="00884021" w:rsidRDefault="00884021" w:rsidP="00BC52A5"/>
    <w:p w14:paraId="24E8CE40" w14:textId="77777777" w:rsidR="00DB57AD" w:rsidRPr="006246B1" w:rsidRDefault="00DB57AD" w:rsidP="00DB57AD">
      <w:pPr>
        <w:pStyle w:val="Subtitle"/>
      </w:pPr>
      <w:r w:rsidRPr="005279E9">
        <w:rPr>
          <w:highlight w:val="red"/>
        </w:rPr>
        <w:t>JUSTIFICATIVA</w:t>
      </w:r>
    </w:p>
    <w:p w14:paraId="123D241A" w14:textId="1585061B" w:rsidR="007E510D" w:rsidRDefault="00FD4C84" w:rsidP="008E67AA">
      <w:r>
        <w:t xml:space="preserve">Utilizaram-se as classes </w:t>
      </w:r>
      <w:r w:rsidR="00D01331" w:rsidRPr="002B429B">
        <w:rPr>
          <w:i/>
          <w:rPrChange w:id="848" w:author="Anasta" w:date="2014-05-28T13:30:00Z">
            <w:rPr/>
          </w:rPrChange>
        </w:rPr>
        <w:t>Cursor</w:t>
      </w:r>
      <w:r w:rsidR="00D01331">
        <w:t xml:space="preserve">, </w:t>
      </w:r>
      <w:proofErr w:type="spellStart"/>
      <w:proofErr w:type="gramStart"/>
      <w:r w:rsidR="00D01331" w:rsidRPr="002B429B">
        <w:rPr>
          <w:i/>
          <w:rPrChange w:id="849" w:author="Anasta" w:date="2014-05-28T13:30:00Z">
            <w:rPr/>
          </w:rPrChange>
        </w:rPr>
        <w:t>SQLiteDatabase</w:t>
      </w:r>
      <w:proofErr w:type="spellEnd"/>
      <w:proofErr w:type="gramEnd"/>
      <w:r w:rsidR="008E67AA">
        <w:t xml:space="preserve"> e</w:t>
      </w:r>
      <w:r w:rsidR="00D01331">
        <w:t xml:space="preserve"> </w:t>
      </w:r>
      <w:proofErr w:type="spellStart"/>
      <w:r w:rsidR="008E67AA" w:rsidRPr="002B429B">
        <w:rPr>
          <w:i/>
          <w:rPrChange w:id="850" w:author="Anasta" w:date="2014-05-28T13:30:00Z">
            <w:rPr/>
          </w:rPrChange>
        </w:rPr>
        <w:t>SQLiteOpenHelper</w:t>
      </w:r>
      <w:proofErr w:type="spellEnd"/>
      <w:r w:rsidR="008E67AA">
        <w:t xml:space="preserve"> para que colaborem entre si para gerenciamento interno de banco de dados. Dessa forma</w:t>
      </w:r>
      <w:r w:rsidR="00563F33">
        <w:t>,</w:t>
      </w:r>
      <w:r w:rsidR="008E67AA">
        <w:t xml:space="preserve"> a aplicação poderá persi</w:t>
      </w:r>
      <w:r w:rsidR="00563F33">
        <w:t>stir as informações</w:t>
      </w:r>
      <w:r w:rsidR="00192D85">
        <w:t xml:space="preserve"> contidas nos </w:t>
      </w:r>
      <w:del w:id="851" w:author="Anasta" w:date="2014-05-28T13:30:00Z">
        <w:r w:rsidR="00192D85">
          <w:delText>ítens</w:delText>
        </w:r>
      </w:del>
      <w:ins w:id="852" w:author="Anasta" w:date="2014-05-28T13:30:00Z">
        <w:r w:rsidR="002B429B">
          <w:t>itens</w:t>
        </w:r>
      </w:ins>
      <w:r w:rsidR="00192D85">
        <w:t xml:space="preserve"> da lista do usuário.</w:t>
      </w:r>
    </w:p>
    <w:p w14:paraId="4E9EB9CF" w14:textId="77777777" w:rsidR="00572397" w:rsidRDefault="00572397" w:rsidP="00572397">
      <w:pPr>
        <w:pStyle w:val="Heading2"/>
      </w:pPr>
      <w:bookmarkStart w:id="853" w:name="_Ref382437258"/>
      <w:bookmarkStart w:id="854" w:name="_Toc389005549"/>
      <w:bookmarkStart w:id="855" w:name="_Ref382331817"/>
      <w:bookmarkStart w:id="856" w:name="_Toc388915906"/>
      <w:r>
        <w:t>GOOGLE CALENDAR</w:t>
      </w:r>
      <w:bookmarkEnd w:id="853"/>
      <w:bookmarkEnd w:id="854"/>
      <w:bookmarkEnd w:id="856"/>
    </w:p>
    <w:p w14:paraId="3A4B152A" w14:textId="77777777" w:rsidR="00572397" w:rsidRDefault="00572397" w:rsidP="00572397"/>
    <w:p w14:paraId="6D77B35D" w14:textId="2B47E964" w:rsidR="00572397" w:rsidRDefault="002B429B" w:rsidP="00572397">
      <w:r>
        <w:t>A seguir</w:t>
      </w:r>
      <w:del w:id="857" w:author="Anasta" w:date="2014-05-28T13:30:00Z">
        <w:r w:rsidR="00572397">
          <w:delText>,</w:delText>
        </w:r>
      </w:del>
      <w:ins w:id="858" w:author="Anasta" w:date="2014-05-28T13:30:00Z">
        <w:r>
          <w:t xml:space="preserve"> será apresentada</w:t>
        </w:r>
      </w:ins>
      <w:r w:rsidR="00572397">
        <w:t xml:space="preserve"> uma breve descrição dos componentes do </w:t>
      </w:r>
      <w:proofErr w:type="spellStart"/>
      <w:r w:rsidR="00572397" w:rsidRPr="002B429B">
        <w:rPr>
          <w:i/>
          <w:rPrChange w:id="859" w:author="Anasta" w:date="2014-05-28T13:30:00Z">
            <w:rPr/>
          </w:rPrChange>
        </w:rPr>
        <w:t>Android</w:t>
      </w:r>
      <w:proofErr w:type="spellEnd"/>
      <w:r w:rsidR="00572397">
        <w:t xml:space="preserve"> necessários para o funcionamento dos casos de uso envolvendo o </w:t>
      </w:r>
      <w:r w:rsidR="00572397" w:rsidRPr="002B429B">
        <w:rPr>
          <w:i/>
          <w:rPrChange w:id="860" w:author="Anasta" w:date="2014-05-28T13:30:00Z">
            <w:rPr/>
          </w:rPrChange>
        </w:rPr>
        <w:t xml:space="preserve">Google </w:t>
      </w:r>
      <w:proofErr w:type="spellStart"/>
      <w:r w:rsidR="00572397" w:rsidRPr="002B429B">
        <w:rPr>
          <w:i/>
          <w:rPrChange w:id="861" w:author="Anasta" w:date="2014-05-28T13:30:00Z">
            <w:rPr/>
          </w:rPrChange>
        </w:rPr>
        <w:t>Calendar</w:t>
      </w:r>
      <w:proofErr w:type="spellEnd"/>
      <w:r w:rsidR="00572397">
        <w:t>.</w:t>
      </w:r>
    </w:p>
    <w:p w14:paraId="2428DF16" w14:textId="77777777" w:rsidR="008042A5" w:rsidRDefault="008042A5" w:rsidP="00572397"/>
    <w:p w14:paraId="4F0322D6" w14:textId="77777777" w:rsidR="00572397" w:rsidRDefault="00572397" w:rsidP="005068B5">
      <w:pPr>
        <w:pStyle w:val="Subtitle"/>
      </w:pPr>
      <w:r w:rsidRPr="005068B5">
        <w:rPr>
          <w:highlight w:val="red"/>
        </w:rPr>
        <w:t>CONTENT PROVIDER</w:t>
      </w:r>
    </w:p>
    <w:p w14:paraId="465C4F66" w14:textId="77777777" w:rsidR="00572397" w:rsidRDefault="00572397" w:rsidP="00572397"/>
    <w:p w14:paraId="5E5EC5DC" w14:textId="77777777" w:rsidR="009D2630" w:rsidRDefault="00787C1D" w:rsidP="00572397">
      <w:proofErr w:type="spellStart"/>
      <w:r w:rsidRPr="0029269B">
        <w:rPr>
          <w:i/>
        </w:rPr>
        <w:t>Content</w:t>
      </w:r>
      <w:proofErr w:type="spellEnd"/>
      <w:r w:rsidR="00764D53" w:rsidRPr="0029269B">
        <w:rPr>
          <w:i/>
        </w:rPr>
        <w:t xml:space="preserve"> </w:t>
      </w:r>
      <w:proofErr w:type="spellStart"/>
      <w:r w:rsidR="0029269B" w:rsidRPr="0029269B">
        <w:rPr>
          <w:i/>
        </w:rPr>
        <w:t>Provider</w:t>
      </w:r>
      <w:r w:rsidR="0029269B">
        <w:rPr>
          <w:i/>
        </w:rPr>
        <w:t>s</w:t>
      </w:r>
      <w:proofErr w:type="spellEnd"/>
      <w:r w:rsidR="0029269B">
        <w:t xml:space="preserve"> geram acesso a conjuntos de dados, encapsulando</w:t>
      </w:r>
      <w:r w:rsidR="003A2387">
        <w:t xml:space="preserve">-os e fornecendo mecanismos </w:t>
      </w:r>
      <w:r w:rsidR="00131EDF">
        <w:t>para garantir sua segurança</w:t>
      </w:r>
      <w:r w:rsidR="00351A80">
        <w:t xml:space="preserve"> </w:t>
      </w:r>
      <w:sdt>
        <w:sdtPr>
          <w:id w:val="1637227745"/>
          <w:citation/>
        </w:sdtPr>
        <w:sdtContent>
          <w:r w:rsidR="0088363D">
            <w:fldChar w:fldCharType="begin"/>
          </w:r>
          <w:r w:rsidR="00351A80">
            <w:instrText xml:space="preserve"> CITATION And149 \l 1046 </w:instrText>
          </w:r>
          <w:r w:rsidR="0088363D">
            <w:fldChar w:fldCharType="separate"/>
          </w:r>
          <w:r w:rsidR="00985FA2">
            <w:rPr>
              <w:noProof/>
            </w:rPr>
            <w:t>[3]</w:t>
          </w:r>
          <w:r w:rsidR="0088363D">
            <w:fldChar w:fldCharType="end"/>
          </w:r>
        </w:sdtContent>
      </w:sdt>
      <w:r w:rsidR="00131EDF">
        <w:t>.</w:t>
      </w:r>
      <w:r w:rsidR="009D2630">
        <w:t xml:space="preserve"> </w:t>
      </w:r>
    </w:p>
    <w:p w14:paraId="74D95F89" w14:textId="77777777" w:rsidR="00572397" w:rsidRPr="009D2630" w:rsidRDefault="009D2630" w:rsidP="00572397">
      <w:r>
        <w:t xml:space="preserve">Para requisitar algum dado, uma aplicação cliente deve usar um objeto da classe </w:t>
      </w:r>
      <w:proofErr w:type="spellStart"/>
      <w:proofErr w:type="gramStart"/>
      <w:r>
        <w:rPr>
          <w:i/>
        </w:rPr>
        <w:t>ContentResolver</w:t>
      </w:r>
      <w:proofErr w:type="spellEnd"/>
      <w:proofErr w:type="gramEnd"/>
      <w:r>
        <w:t xml:space="preserve"> </w:t>
      </w:r>
      <w:r w:rsidR="008C55BA">
        <w:t xml:space="preserve">como </w:t>
      </w:r>
      <w:r w:rsidR="001B180A">
        <w:t>interface para a requisição a</w:t>
      </w:r>
      <w:r w:rsidR="00B619CC">
        <w:t xml:space="preserve"> determinada instância de</w:t>
      </w:r>
      <w:r w:rsidR="001B180A">
        <w:t xml:space="preserve"> </w:t>
      </w:r>
      <w:proofErr w:type="spellStart"/>
      <w:r w:rsidR="001B180A" w:rsidRPr="001B180A">
        <w:rPr>
          <w:i/>
        </w:rPr>
        <w:t>Content</w:t>
      </w:r>
      <w:proofErr w:type="spellEnd"/>
      <w:r w:rsidR="001B180A" w:rsidRPr="001B180A">
        <w:rPr>
          <w:i/>
        </w:rPr>
        <w:t xml:space="preserve"> </w:t>
      </w:r>
      <w:proofErr w:type="spellStart"/>
      <w:r w:rsidR="001B180A" w:rsidRPr="001B180A">
        <w:rPr>
          <w:i/>
        </w:rPr>
        <w:t>Provider</w:t>
      </w:r>
      <w:proofErr w:type="spellEnd"/>
      <w:r w:rsidR="00B619CC">
        <w:rPr>
          <w:i/>
        </w:rPr>
        <w:t>.</w:t>
      </w:r>
    </w:p>
    <w:p w14:paraId="52330A12" w14:textId="77777777" w:rsidR="00572397" w:rsidRPr="004C5D52" w:rsidRDefault="00572397" w:rsidP="005068B5">
      <w:pPr>
        <w:pStyle w:val="Subtitle"/>
        <w:rPr>
          <w:i/>
          <w:rPrChange w:id="862" w:author="Anasta" w:date="2014-05-28T13:30:00Z">
            <w:rPr/>
          </w:rPrChange>
        </w:rPr>
      </w:pPr>
      <w:r w:rsidRPr="004C5D52">
        <w:rPr>
          <w:i/>
          <w:rPrChange w:id="863" w:author="Anasta" w:date="2014-05-28T13:30:00Z">
            <w:rPr/>
          </w:rPrChange>
        </w:rPr>
        <w:t>CALENDAR PROVIDER</w:t>
      </w:r>
    </w:p>
    <w:p w14:paraId="0B1645C2" w14:textId="77777777" w:rsidR="00572397" w:rsidRDefault="00572397" w:rsidP="00572397"/>
    <w:p w14:paraId="707EE88F" w14:textId="77777777" w:rsidR="00572397" w:rsidRDefault="00572397" w:rsidP="00572397">
      <w:r>
        <w:t xml:space="preserve">O </w:t>
      </w:r>
      <w:proofErr w:type="spellStart"/>
      <w:r w:rsidRPr="00D32FF4">
        <w:rPr>
          <w:i/>
        </w:rPr>
        <w:t>Calendar</w:t>
      </w:r>
      <w:proofErr w:type="spellEnd"/>
      <w:r w:rsidRPr="00D32FF4">
        <w:rPr>
          <w:i/>
        </w:rPr>
        <w:t xml:space="preserve"> </w:t>
      </w:r>
      <w:proofErr w:type="spellStart"/>
      <w:r w:rsidRPr="00D32FF4">
        <w:rPr>
          <w:i/>
        </w:rPr>
        <w:t>Provider</w:t>
      </w:r>
      <w:proofErr w:type="spellEnd"/>
      <w:r>
        <w:t xml:space="preserve"> permite às aplicações terem acesso aos eventos do calendário como realizar uma inserção, uma remoção, uma atualização ou simplesmente uma busca sobre os eventos do dia. </w:t>
      </w:r>
    </w:p>
    <w:p w14:paraId="4FACA1EC" w14:textId="77777777" w:rsidR="00572397" w:rsidRDefault="00572397" w:rsidP="00572397">
      <w:r>
        <w:t xml:space="preserve">Uma aplicação pode realizar uma escrita ou leitura em um calendário desde que tenha as permissões de aplicação necessárias. Essas operações de escrita e leitura são feitas utilizando um conjunto de rotinas fornecidas pelo </w:t>
      </w:r>
      <w:proofErr w:type="spellStart"/>
      <w:r w:rsidRPr="00D32FF4">
        <w:rPr>
          <w:i/>
        </w:rPr>
        <w:t>Calendar</w:t>
      </w:r>
      <w:proofErr w:type="spellEnd"/>
      <w:r w:rsidRPr="00D32FF4">
        <w:rPr>
          <w:i/>
        </w:rPr>
        <w:t xml:space="preserve"> </w:t>
      </w:r>
      <w:proofErr w:type="spellStart"/>
      <w:r w:rsidRPr="00D32FF4">
        <w:rPr>
          <w:i/>
        </w:rPr>
        <w:t>Provider</w:t>
      </w:r>
      <w:proofErr w:type="spellEnd"/>
      <w:r>
        <w:t>.</w:t>
      </w:r>
    </w:p>
    <w:p w14:paraId="2CCCAAD6" w14:textId="33A09B7C" w:rsidR="00722CB7" w:rsidRPr="009464ED" w:rsidRDefault="00722CB7" w:rsidP="00572397">
      <w:r>
        <w:t xml:space="preserve">Qualquer dado nele armazenado possui </w:t>
      </w:r>
      <w:proofErr w:type="gramStart"/>
      <w:r>
        <w:t>uma URI</w:t>
      </w:r>
      <w:proofErr w:type="gramEnd"/>
      <w:r>
        <w:t xml:space="preserve"> pública</w:t>
      </w:r>
      <w:r w:rsidR="0094594E">
        <w:t>, única e</w:t>
      </w:r>
      <w:r>
        <w:t xml:space="preserve"> </w:t>
      </w:r>
      <w:del w:id="864" w:author="Anasta" w:date="2014-05-28T13:30:00Z">
        <w:r w:rsidR="008866C4">
          <w:delText>encaspulada</w:delText>
        </w:r>
      </w:del>
      <w:ins w:id="865" w:author="Anasta" w:date="2014-05-28T13:30:00Z">
        <w:r w:rsidR="008866C4">
          <w:t>encap</w:t>
        </w:r>
        <w:r w:rsidR="004C5D52">
          <w:t>s</w:t>
        </w:r>
        <w:r w:rsidR="008866C4">
          <w:t>ulada</w:t>
        </w:r>
      </w:ins>
      <w:r w:rsidR="008866C4">
        <w:t xml:space="preserve"> em um objeto </w:t>
      </w:r>
      <w:r w:rsidR="008866C4">
        <w:rPr>
          <w:i/>
        </w:rPr>
        <w:t>Uri</w:t>
      </w:r>
      <w:r w:rsidR="008866C4">
        <w:t>.</w:t>
      </w:r>
      <w:r w:rsidR="00163467">
        <w:t xml:space="preserve"> </w:t>
      </w:r>
      <w:r w:rsidR="00400AE3">
        <w:t>No esquema de dados</w:t>
      </w:r>
      <w:r w:rsidR="004D72AC">
        <w:t xml:space="preserve">, elas </w:t>
      </w:r>
      <w:r w:rsidR="00400AE3">
        <w:t>referenciam tabelas e colunas.</w:t>
      </w:r>
      <w:r w:rsidR="004C5D52">
        <w:t xml:space="preserve"> </w:t>
      </w:r>
      <w:del w:id="866" w:author="Anasta" w:date="2014-05-28T13:30:00Z">
        <w:r w:rsidR="00B55E59">
          <w:delText>Todos</w:delText>
        </w:r>
      </w:del>
      <w:ins w:id="867" w:author="Anasta" w:date="2014-05-28T13:30:00Z">
        <w:r w:rsidR="004C5D52">
          <w:t>Toda</w:t>
        </w:r>
        <w:r w:rsidR="00B55E59">
          <w:t>s</w:t>
        </w:r>
      </w:ins>
      <w:r w:rsidR="00B55E59">
        <w:t xml:space="preserve"> as </w:t>
      </w:r>
      <w:proofErr w:type="spellStart"/>
      <w:proofErr w:type="gramStart"/>
      <w:r w:rsidR="00B55E59">
        <w:t>URIs</w:t>
      </w:r>
      <w:proofErr w:type="spellEnd"/>
      <w:proofErr w:type="gramEnd"/>
      <w:r w:rsidR="00B55E59">
        <w:t xml:space="preserve"> começam com “</w:t>
      </w:r>
      <w:proofErr w:type="spellStart"/>
      <w:r w:rsidR="00163467" w:rsidRPr="004C5D52">
        <w:rPr>
          <w:i/>
          <w:rPrChange w:id="868" w:author="Anasta" w:date="2014-05-28T13:30:00Z">
            <w:rPr/>
          </w:rPrChange>
        </w:rPr>
        <w:t>content</w:t>
      </w:r>
      <w:proofErr w:type="spellEnd"/>
      <w:r w:rsidR="00B55E59" w:rsidRPr="004C5D52">
        <w:rPr>
          <w:i/>
          <w:rPrChange w:id="869" w:author="Anasta" w:date="2014-05-28T13:30:00Z">
            <w:rPr/>
          </w:rPrChange>
        </w:rPr>
        <w:t>:</w:t>
      </w:r>
      <w:r w:rsidR="00B55E59">
        <w:t>//”</w:t>
      </w:r>
      <w:r w:rsidR="00670748">
        <w:t xml:space="preserve">, que servem para identificar qual entidade de </w:t>
      </w:r>
      <w:proofErr w:type="spellStart"/>
      <w:r w:rsidR="00670748">
        <w:rPr>
          <w:i/>
        </w:rPr>
        <w:t>Content</w:t>
      </w:r>
      <w:proofErr w:type="spellEnd"/>
      <w:r w:rsidR="00670748">
        <w:rPr>
          <w:i/>
        </w:rPr>
        <w:t xml:space="preserve"> </w:t>
      </w:r>
      <w:proofErr w:type="spellStart"/>
      <w:r w:rsidR="00670748">
        <w:rPr>
          <w:i/>
        </w:rPr>
        <w:t>Provider</w:t>
      </w:r>
      <w:proofErr w:type="spellEnd"/>
      <w:r w:rsidR="00670748">
        <w:t xml:space="preserve"> a est</w:t>
      </w:r>
      <w:r w:rsidR="00A45538">
        <w:t>á controlando</w:t>
      </w:r>
      <w:del w:id="870" w:author="Anasta" w:date="2014-05-28T13:30:00Z">
        <w:r w:rsidR="00A45538">
          <w:delText>;</w:delText>
        </w:r>
      </w:del>
      <w:r w:rsidR="00A45538">
        <w:t xml:space="preserve"> e possui</w:t>
      </w:r>
      <w:r w:rsidR="00A075A1">
        <w:t xml:space="preserve"> o formato &lt;</w:t>
      </w:r>
      <w:proofErr w:type="spellStart"/>
      <w:r w:rsidR="009464ED">
        <w:rPr>
          <w:i/>
        </w:rPr>
        <w:t>table</w:t>
      </w:r>
      <w:proofErr w:type="spellEnd"/>
      <w:r w:rsidR="00A075A1">
        <w:rPr>
          <w:i/>
        </w:rPr>
        <w:t>&gt;.CONTENT_URI</w:t>
      </w:r>
      <w:r w:rsidR="009464ED">
        <w:t>.</w:t>
      </w:r>
    </w:p>
    <w:p w14:paraId="42C28DE3" w14:textId="77777777" w:rsidR="00874322" w:rsidRDefault="00874322" w:rsidP="00572397"/>
    <w:p w14:paraId="3CCA1582" w14:textId="77777777" w:rsidR="00572397" w:rsidRDefault="00572397" w:rsidP="00572397">
      <w:r>
        <w:t xml:space="preserve">A figura </w:t>
      </w:r>
      <w:r w:rsidR="0088363D">
        <w:fldChar w:fldCharType="begin"/>
      </w:r>
      <w:r w:rsidR="008359A3">
        <w:instrText xml:space="preserve"> REF _Ref382406809 \h </w:instrText>
      </w:r>
      <w:r w:rsidR="0088363D">
        <w:fldChar w:fldCharType="separate"/>
      </w:r>
      <w:r w:rsidR="00A5041A">
        <w:t xml:space="preserve">FIG. </w:t>
      </w:r>
      <w:r w:rsidR="00A5041A">
        <w:rPr>
          <w:noProof/>
        </w:rPr>
        <w:t>3</w:t>
      </w:r>
      <w:r w:rsidR="00A5041A">
        <w:t>.</w:t>
      </w:r>
      <w:r w:rsidR="00A5041A">
        <w:rPr>
          <w:noProof/>
        </w:rPr>
        <w:t>14</w:t>
      </w:r>
      <w:r w:rsidR="0088363D">
        <w:fldChar w:fldCharType="end"/>
      </w:r>
      <w:r w:rsidR="008359A3">
        <w:t xml:space="preserve"> </w:t>
      </w:r>
      <w:r w:rsidR="00A45538">
        <w:t>exibe</w:t>
      </w:r>
      <w:r>
        <w:t xml:space="preserve"> uma representação gráfica </w:t>
      </w:r>
      <w:r w:rsidR="009464ED">
        <w:t>de exemplo do</w:t>
      </w:r>
      <w:r>
        <w:t xml:space="preserve"> modelo de dados do </w:t>
      </w:r>
      <w:proofErr w:type="spellStart"/>
      <w:r w:rsidRPr="00D32FF4">
        <w:rPr>
          <w:i/>
        </w:rPr>
        <w:t>Calendar</w:t>
      </w:r>
      <w:proofErr w:type="spellEnd"/>
      <w:r w:rsidRPr="00D32FF4">
        <w:rPr>
          <w:i/>
        </w:rPr>
        <w:t xml:space="preserve"> </w:t>
      </w:r>
      <w:proofErr w:type="spellStart"/>
      <w:r w:rsidRPr="00D32FF4">
        <w:rPr>
          <w:i/>
        </w:rPr>
        <w:t>Provider</w:t>
      </w:r>
      <w:proofErr w:type="spellEnd"/>
      <w:r>
        <w:t>.</w:t>
      </w:r>
    </w:p>
    <w:p w14:paraId="2FA7E01D" w14:textId="77777777" w:rsidR="00572397" w:rsidRDefault="00572397" w:rsidP="00572397">
      <w:pPr>
        <w:keepNext/>
        <w:jc w:val="center"/>
      </w:pPr>
      <w:r>
        <w:rPr>
          <w:noProof/>
          <w:lang w:eastAsia="pt-BR"/>
        </w:rPr>
        <w:drawing>
          <wp:inline distT="0" distB="0" distL="0" distR="0">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564D81BD" w14:textId="77777777" w:rsidR="00572397" w:rsidRDefault="00572397" w:rsidP="00572397">
      <w:pPr>
        <w:pStyle w:val="Caption"/>
      </w:pPr>
      <w:bookmarkStart w:id="871" w:name="_Ref382406809"/>
      <w:bookmarkStart w:id="872" w:name="_Toc389005858"/>
      <w:bookmarkStart w:id="873" w:name="_Toc388915944"/>
      <w:r>
        <w:t xml:space="preserve">FIG. </w:t>
      </w:r>
      <w:fldSimple w:instr=" STYLEREF 1 \s ">
        <w:r w:rsidR="00A5041A">
          <w:rPr>
            <w:noProof/>
          </w:rPr>
          <w:t>3</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14</w:t>
      </w:r>
      <w:r w:rsidR="0088363D">
        <w:fldChar w:fldCharType="end"/>
      </w:r>
      <w:bookmarkEnd w:id="871"/>
      <w:r>
        <w:t xml:space="preserve"> – </w:t>
      </w:r>
      <w:proofErr w:type="spellStart"/>
      <w:r w:rsidRPr="004C5D52">
        <w:rPr>
          <w:i/>
          <w:rPrChange w:id="874" w:author="Anasta" w:date="2014-05-28T13:30:00Z">
            <w:rPr/>
          </w:rPrChange>
        </w:rPr>
        <w:t>Calendar</w:t>
      </w:r>
      <w:proofErr w:type="spellEnd"/>
      <w:r w:rsidRPr="004C5D52">
        <w:rPr>
          <w:i/>
          <w:rPrChange w:id="875" w:author="Anasta" w:date="2014-05-28T13:30:00Z">
            <w:rPr/>
          </w:rPrChange>
        </w:rPr>
        <w:t xml:space="preserve"> </w:t>
      </w:r>
      <w:proofErr w:type="spellStart"/>
      <w:r w:rsidRPr="004C5D52">
        <w:rPr>
          <w:i/>
          <w:rPrChange w:id="876" w:author="Anasta" w:date="2014-05-28T13:30:00Z">
            <w:rPr/>
          </w:rPrChange>
        </w:rPr>
        <w:t>Provider</w:t>
      </w:r>
      <w:proofErr w:type="spellEnd"/>
      <w:r w:rsidRPr="004C5D52">
        <w:rPr>
          <w:i/>
          <w:rPrChange w:id="877" w:author="Anasta" w:date="2014-05-28T13:30:00Z">
            <w:rPr/>
          </w:rPrChange>
        </w:rPr>
        <w:t xml:space="preserve"> data </w:t>
      </w:r>
      <w:proofErr w:type="spellStart"/>
      <w:r w:rsidRPr="004C5D52">
        <w:rPr>
          <w:i/>
          <w:rPrChange w:id="878" w:author="Anasta" w:date="2014-05-28T13:30:00Z">
            <w:rPr/>
          </w:rPrChange>
        </w:rPr>
        <w:t>model</w:t>
      </w:r>
      <w:proofErr w:type="spellEnd"/>
      <w:sdt>
        <w:sdtPr>
          <w:id w:val="1669369869"/>
          <w:citation/>
        </w:sdtPr>
        <w:sdtContent>
          <w:r w:rsidR="0088363D">
            <w:fldChar w:fldCharType="begin"/>
          </w:r>
          <w:r>
            <w:instrText xml:space="preserve"> CITATION And1415 \l 1046 </w:instrText>
          </w:r>
          <w:r w:rsidR="0088363D">
            <w:fldChar w:fldCharType="separate"/>
          </w:r>
          <w:r w:rsidR="00985FA2">
            <w:rPr>
              <w:noProof/>
            </w:rPr>
            <w:t xml:space="preserve"> [7]</w:t>
          </w:r>
          <w:r w:rsidR="0088363D">
            <w:fldChar w:fldCharType="end"/>
          </w:r>
        </w:sdtContent>
      </w:sdt>
      <w:r>
        <w:t>.</w:t>
      </w:r>
      <w:bookmarkEnd w:id="872"/>
      <w:bookmarkEnd w:id="873"/>
    </w:p>
    <w:p w14:paraId="76771B41" w14:textId="77777777" w:rsidR="005C0D4F" w:rsidRDefault="005C0D4F" w:rsidP="00572397"/>
    <w:p w14:paraId="525D8685" w14:textId="3379B2A6" w:rsidR="00572397" w:rsidRDefault="005C0D4F" w:rsidP="00572397">
      <w:r>
        <w:t xml:space="preserve">Uma aplicação pode ter acesso a mais de um calendário, Isso é possível devido ao fato de que cada Objeto </w:t>
      </w:r>
      <w:del w:id="879" w:author="Anasta" w:date="2014-05-28T13:30:00Z">
        <w:r w:rsidRPr="00D32FF4">
          <w:rPr>
            <w:i/>
          </w:rPr>
          <w:delText>Calendar</w:delText>
        </w:r>
        <w:r>
          <w:delText>s</w:delText>
        </w:r>
      </w:del>
      <w:proofErr w:type="spellStart"/>
      <w:ins w:id="880" w:author="Anasta" w:date="2014-05-28T13:30:00Z">
        <w:r w:rsidRPr="00D32FF4">
          <w:rPr>
            <w:i/>
          </w:rPr>
          <w:t>Calendar</w:t>
        </w:r>
      </w:ins>
      <w:proofErr w:type="spellEnd"/>
      <w:r>
        <w:t xml:space="preserve"> criado recebe uma identificação única de sua base de dados.</w:t>
      </w:r>
    </w:p>
    <w:p w14:paraId="68FE8A89" w14:textId="77777777" w:rsidR="00572397" w:rsidRDefault="00572397" w:rsidP="00572397"/>
    <w:p w14:paraId="08158B08" w14:textId="77777777" w:rsidR="00572397" w:rsidRDefault="000032E6" w:rsidP="000032E6">
      <w:pPr>
        <w:pStyle w:val="Subtitle"/>
      </w:pPr>
      <w:r w:rsidRPr="000032E6">
        <w:rPr>
          <w:highlight w:val="red"/>
        </w:rPr>
        <w:t>JUSTIFICATIVA</w:t>
      </w:r>
    </w:p>
    <w:p w14:paraId="3D835C8A" w14:textId="77777777" w:rsidR="000032E6" w:rsidRDefault="000032E6" w:rsidP="000032E6">
      <w:r w:rsidRPr="000032E6">
        <w:rPr>
          <w:highlight w:val="yellow"/>
        </w:rPr>
        <w:t xml:space="preserve">O uso do </w:t>
      </w:r>
      <w:proofErr w:type="spellStart"/>
      <w:r w:rsidRPr="004C5D52">
        <w:rPr>
          <w:i/>
          <w:highlight w:val="yellow"/>
          <w:rPrChange w:id="881" w:author="Anasta" w:date="2014-05-28T13:30:00Z">
            <w:rPr>
              <w:highlight w:val="yellow"/>
            </w:rPr>
          </w:rPrChange>
        </w:rPr>
        <w:t>Calendar</w:t>
      </w:r>
      <w:proofErr w:type="spellEnd"/>
      <w:r w:rsidRPr="004C5D52">
        <w:rPr>
          <w:i/>
          <w:highlight w:val="yellow"/>
          <w:rPrChange w:id="882" w:author="Anasta" w:date="2014-05-28T13:30:00Z">
            <w:rPr>
              <w:highlight w:val="yellow"/>
            </w:rPr>
          </w:rPrChange>
        </w:rPr>
        <w:t xml:space="preserve"> </w:t>
      </w:r>
      <w:proofErr w:type="spellStart"/>
      <w:r w:rsidRPr="004C5D52">
        <w:rPr>
          <w:i/>
          <w:highlight w:val="yellow"/>
          <w:rPrChange w:id="883" w:author="Anasta" w:date="2014-05-28T13:30:00Z">
            <w:rPr>
              <w:highlight w:val="yellow"/>
            </w:rPr>
          </w:rPrChange>
        </w:rPr>
        <w:t>Provider</w:t>
      </w:r>
      <w:proofErr w:type="spellEnd"/>
      <w:r w:rsidRPr="000032E6">
        <w:rPr>
          <w:highlight w:val="yellow"/>
        </w:rPr>
        <w:t xml:space="preserve"> será necessário para que o sistema desenvolvido possa obter todos os compromissos do usuário. Ele terá a responsabilidade de se comunicar com o sistema do</w:t>
      </w:r>
      <w:r w:rsidR="005C46B8">
        <w:rPr>
          <w:highlight w:val="yellow"/>
        </w:rPr>
        <w:t xml:space="preserve"> </w:t>
      </w:r>
      <w:r w:rsidR="005C46B8" w:rsidRPr="004C5D52">
        <w:rPr>
          <w:i/>
          <w:highlight w:val="yellow"/>
          <w:rPrChange w:id="884" w:author="Anasta" w:date="2014-05-28T13:30:00Z">
            <w:rPr>
              <w:highlight w:val="yellow"/>
            </w:rPr>
          </w:rPrChange>
        </w:rPr>
        <w:t xml:space="preserve">Google </w:t>
      </w:r>
      <w:proofErr w:type="spellStart"/>
      <w:r w:rsidR="005C46B8" w:rsidRPr="004C5D52">
        <w:rPr>
          <w:i/>
          <w:highlight w:val="yellow"/>
          <w:rPrChange w:id="885" w:author="Anasta" w:date="2014-05-28T13:30:00Z">
            <w:rPr>
              <w:highlight w:val="yellow"/>
            </w:rPr>
          </w:rPrChange>
        </w:rPr>
        <w:t>Calendar</w:t>
      </w:r>
      <w:proofErr w:type="spellEnd"/>
      <w:r w:rsidR="005C46B8">
        <w:rPr>
          <w:highlight w:val="yellow"/>
        </w:rPr>
        <w:t xml:space="preserve"> para gerenciar</w:t>
      </w:r>
      <w:r w:rsidRPr="000032E6">
        <w:rPr>
          <w:highlight w:val="yellow"/>
        </w:rPr>
        <w:t xml:space="preserve"> não só as informações de </w:t>
      </w:r>
      <w:proofErr w:type="spellStart"/>
      <w:r w:rsidRPr="000032E6">
        <w:rPr>
          <w:i/>
          <w:highlight w:val="yellow"/>
        </w:rPr>
        <w:t>login</w:t>
      </w:r>
      <w:proofErr w:type="spellEnd"/>
      <w:r w:rsidR="005C46B8">
        <w:rPr>
          <w:highlight w:val="yellow"/>
        </w:rPr>
        <w:t>,</w:t>
      </w:r>
      <w:r w:rsidRPr="000032E6">
        <w:rPr>
          <w:highlight w:val="yellow"/>
        </w:rPr>
        <w:t xml:space="preserve"> </w:t>
      </w:r>
      <w:r w:rsidR="005C46B8">
        <w:rPr>
          <w:highlight w:val="yellow"/>
        </w:rPr>
        <w:t>mas também</w:t>
      </w:r>
      <w:r w:rsidRPr="000032E6">
        <w:rPr>
          <w:highlight w:val="yellow"/>
        </w:rPr>
        <w:t xml:space="preserve"> os compromissos do usuário. Assim, o sistema desenvolvido não terá responsabilidade alguma sobre o gerenciamento de dados referentes ao </w:t>
      </w:r>
      <w:r w:rsidRPr="004C5D52">
        <w:rPr>
          <w:i/>
          <w:highlight w:val="yellow"/>
          <w:rPrChange w:id="886" w:author="Anasta" w:date="2014-05-28T13:30:00Z">
            <w:rPr>
              <w:highlight w:val="yellow"/>
            </w:rPr>
          </w:rPrChange>
        </w:rPr>
        <w:t xml:space="preserve">Google </w:t>
      </w:r>
      <w:proofErr w:type="spellStart"/>
      <w:r w:rsidRPr="004C5D52">
        <w:rPr>
          <w:i/>
          <w:highlight w:val="yellow"/>
          <w:rPrChange w:id="887" w:author="Anasta" w:date="2014-05-28T13:30:00Z">
            <w:rPr>
              <w:highlight w:val="yellow"/>
            </w:rPr>
          </w:rPrChange>
        </w:rPr>
        <w:t>Calendar</w:t>
      </w:r>
      <w:proofErr w:type="spellEnd"/>
      <w:r w:rsidRPr="000032E6">
        <w:rPr>
          <w:highlight w:val="yellow"/>
        </w:rPr>
        <w:t xml:space="preserve"> do usuário. O</w:t>
      </w:r>
      <w:r w:rsidR="00FC3013">
        <w:rPr>
          <w:highlight w:val="yellow"/>
        </w:rPr>
        <w:t xml:space="preserve"> aplicativo</w:t>
      </w:r>
      <w:r w:rsidRPr="000032E6">
        <w:rPr>
          <w:highlight w:val="yellow"/>
        </w:rPr>
        <w:t xml:space="preserve"> fica</w:t>
      </w:r>
      <w:r w:rsidR="00FC3013">
        <w:rPr>
          <w:highlight w:val="yellow"/>
        </w:rPr>
        <w:t>rá</w:t>
      </w:r>
      <w:r w:rsidRPr="000032E6">
        <w:rPr>
          <w:highlight w:val="yellow"/>
        </w:rPr>
        <w:t xml:space="preserve"> responsável</w:t>
      </w:r>
      <w:r w:rsidR="00FC3013">
        <w:rPr>
          <w:highlight w:val="yellow"/>
        </w:rPr>
        <w:t xml:space="preserve"> apenas</w:t>
      </w:r>
      <w:ins w:id="888" w:author="Anasta" w:date="2014-05-28T13:30:00Z">
        <w:r w:rsidR="00FC3013">
          <w:rPr>
            <w:highlight w:val="yellow"/>
          </w:rPr>
          <w:t xml:space="preserve"> </w:t>
        </w:r>
        <w:r w:rsidR="004C5D52">
          <w:rPr>
            <w:highlight w:val="yellow"/>
          </w:rPr>
          <w:t>por</w:t>
        </w:r>
      </w:ins>
      <w:r w:rsidR="004C5D52">
        <w:rPr>
          <w:highlight w:val="yellow"/>
        </w:rPr>
        <w:t xml:space="preserve"> </w:t>
      </w:r>
      <w:r w:rsidR="00FC3013">
        <w:rPr>
          <w:highlight w:val="yellow"/>
        </w:rPr>
        <w:t xml:space="preserve">intermediar </w:t>
      </w:r>
      <w:r w:rsidRPr="000032E6">
        <w:rPr>
          <w:highlight w:val="yellow"/>
        </w:rPr>
        <w:t xml:space="preserve">solicitações do usuário como </w:t>
      </w:r>
      <w:proofErr w:type="gramStart"/>
      <w:r w:rsidRPr="000032E6">
        <w:rPr>
          <w:highlight w:val="yellow"/>
        </w:rPr>
        <w:t>deletar</w:t>
      </w:r>
      <w:proofErr w:type="gramEnd"/>
      <w:r w:rsidRPr="000032E6">
        <w:rPr>
          <w:highlight w:val="yellow"/>
        </w:rPr>
        <w:t xml:space="preserve"> ou criar novo compromisso.</w:t>
      </w:r>
    </w:p>
    <w:p w14:paraId="73820188" w14:textId="77777777" w:rsidR="005C46B8" w:rsidRDefault="005C46B8" w:rsidP="005C46B8">
      <w:r>
        <w:t xml:space="preserve">Apesar de não ser uma necessidade para o projeto, </w:t>
      </w:r>
    </w:p>
    <w:p w14:paraId="5D81B1B8" w14:textId="77777777" w:rsidR="005C46B8" w:rsidRPr="000032E6" w:rsidRDefault="005C46B8" w:rsidP="000032E6"/>
    <w:p w14:paraId="538BCEA9" w14:textId="77777777" w:rsidR="00572397" w:rsidRDefault="00572397" w:rsidP="00572397"/>
    <w:p w14:paraId="5EC75289" w14:textId="77777777" w:rsidR="00572397" w:rsidRDefault="00572397" w:rsidP="00572397">
      <w:pPr>
        <w:rPr>
          <w:del w:id="889" w:author="Anasta" w:date="2014-05-28T13:30:00Z"/>
        </w:rPr>
      </w:pPr>
      <w:bookmarkStart w:id="890" w:name="_Ref388912249"/>
      <w:bookmarkStart w:id="891" w:name="_Ref388912264"/>
      <w:bookmarkStart w:id="892" w:name="_Ref388912296"/>
      <w:bookmarkStart w:id="893" w:name="_Ref388912332"/>
      <w:bookmarkStart w:id="894" w:name="_Toc389005550"/>
    </w:p>
    <w:p w14:paraId="1FB62F82" w14:textId="77777777" w:rsidR="00572397" w:rsidRDefault="00572397" w:rsidP="00572397">
      <w:pPr>
        <w:rPr>
          <w:del w:id="895" w:author="Anasta" w:date="2014-05-28T13:30:00Z"/>
        </w:rPr>
      </w:pPr>
    </w:p>
    <w:p w14:paraId="2B494A9F" w14:textId="77777777" w:rsidR="00572397" w:rsidRDefault="00572397" w:rsidP="00572397">
      <w:pPr>
        <w:rPr>
          <w:del w:id="896" w:author="Anasta" w:date="2014-05-28T13:30:00Z"/>
        </w:rPr>
      </w:pPr>
    </w:p>
    <w:p w14:paraId="35C078AC" w14:textId="77777777" w:rsidR="00572397" w:rsidRPr="00572397" w:rsidRDefault="00572397" w:rsidP="00572397">
      <w:pPr>
        <w:rPr>
          <w:del w:id="897" w:author="Anasta" w:date="2014-05-28T13:30:00Z"/>
        </w:rPr>
      </w:pPr>
    </w:p>
    <w:p w14:paraId="33E24031" w14:textId="77777777" w:rsidR="00572397" w:rsidRPr="00572397" w:rsidRDefault="00572397" w:rsidP="00572397">
      <w:pPr>
        <w:rPr>
          <w:del w:id="898" w:author="Anasta" w:date="2014-05-28T13:30:00Z"/>
        </w:rPr>
      </w:pPr>
    </w:p>
    <w:p w14:paraId="35841C09" w14:textId="77777777" w:rsidR="00D40E12" w:rsidRDefault="0002435C" w:rsidP="00D40E12">
      <w:pPr>
        <w:pStyle w:val="Heading1"/>
        <w:rPr>
          <w:highlight w:val="yellow"/>
        </w:rPr>
      </w:pPr>
      <w:bookmarkStart w:id="899" w:name="_Toc388915907"/>
      <w:r>
        <w:t>FUNCIONAMENTO</w:t>
      </w:r>
      <w:bookmarkEnd w:id="890"/>
      <w:bookmarkEnd w:id="891"/>
      <w:bookmarkEnd w:id="892"/>
      <w:bookmarkEnd w:id="893"/>
      <w:bookmarkEnd w:id="894"/>
      <w:bookmarkEnd w:id="899"/>
    </w:p>
    <w:p w14:paraId="28345BAA" w14:textId="77777777" w:rsidR="005E716E" w:rsidRDefault="005E716E" w:rsidP="003B1713">
      <w:pPr>
        <w:rPr>
          <w:highlight w:val="yellow"/>
        </w:rPr>
      </w:pPr>
    </w:p>
    <w:p w14:paraId="7BAD4CCA" w14:textId="75D67B8F" w:rsidR="003B1713" w:rsidRPr="003B1713" w:rsidRDefault="00B54DC6" w:rsidP="003B1713">
      <w:r>
        <w:t>Para satisfazer às especificações do aplicativo</w:t>
      </w:r>
      <w:del w:id="900" w:author="Anasta" w:date="2014-05-28T13:30:00Z">
        <w:r>
          <w:delText>, utilizou-se</w:delText>
        </w:r>
      </w:del>
      <w:ins w:id="901" w:author="Anasta" w:date="2014-05-28T13:30:00Z">
        <w:r w:rsidR="004C5D52">
          <w:t xml:space="preserve"> foram utilizados</w:t>
        </w:r>
      </w:ins>
      <w:r>
        <w:t xml:space="preserve"> os elementos mencionados no capítulo 3, organizados conforme a </w:t>
      </w:r>
      <w:r w:rsidR="0088363D">
        <w:fldChar w:fldCharType="begin"/>
      </w:r>
      <w:r w:rsidR="00857D04">
        <w:instrText xml:space="preserve"> REF _Ref387965701 \h </w:instrText>
      </w:r>
      <w:r w:rsidR="0088363D">
        <w:fldChar w:fldCharType="separate"/>
      </w:r>
      <w:r w:rsidR="00A5041A">
        <w:t xml:space="preserve">FIG. </w:t>
      </w:r>
      <w:r w:rsidR="00A5041A">
        <w:rPr>
          <w:noProof/>
        </w:rPr>
        <w:t>4</w:t>
      </w:r>
      <w:r w:rsidR="00A5041A">
        <w:t>.</w:t>
      </w:r>
      <w:r w:rsidR="00A5041A">
        <w:rPr>
          <w:noProof/>
        </w:rPr>
        <w:t>1</w:t>
      </w:r>
      <w:r w:rsidR="0088363D">
        <w:fldChar w:fldCharType="end"/>
      </w:r>
      <w:del w:id="902" w:author="Anasta" w:date="2014-05-28T13:30:00Z">
        <w:r w:rsidR="00857D04">
          <w:delText>:</w:delText>
        </w:r>
      </w:del>
      <w:ins w:id="903" w:author="Anasta" w:date="2014-05-28T13:30:00Z">
        <w:r w:rsidR="004C5D52">
          <w:t>.</w:t>
        </w:r>
      </w:ins>
    </w:p>
    <w:p w14:paraId="4267DEE3" w14:textId="77777777" w:rsidR="005E716E" w:rsidRDefault="005E716E" w:rsidP="005E716E">
      <w:pPr>
        <w:keepNext/>
      </w:pPr>
      <w:r>
        <w:rPr>
          <w:noProof/>
          <w:lang w:eastAsia="pt-BR"/>
        </w:rPr>
        <w:drawing>
          <wp:inline distT="0" distB="0" distL="0" distR="0">
            <wp:extent cx="2724050" cy="821523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24050" cy="8215238"/>
                    </a:xfrm>
                    <a:prstGeom prst="rect">
                      <a:avLst/>
                    </a:prstGeom>
                  </pic:spPr>
                </pic:pic>
              </a:graphicData>
            </a:graphic>
          </wp:inline>
        </w:drawing>
      </w:r>
    </w:p>
    <w:p w14:paraId="25DE8DE6" w14:textId="77777777" w:rsidR="000111DF" w:rsidRDefault="005E716E" w:rsidP="00857D04">
      <w:pPr>
        <w:pStyle w:val="Caption"/>
      </w:pPr>
      <w:bookmarkStart w:id="904" w:name="_Ref387965701"/>
      <w:bookmarkStart w:id="905" w:name="_Toc389005859"/>
      <w:bookmarkStart w:id="906" w:name="_Toc388915945"/>
      <w:r>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w:t>
      </w:r>
      <w:r w:rsidR="0088363D">
        <w:fldChar w:fldCharType="end"/>
      </w:r>
      <w:bookmarkEnd w:id="904"/>
      <w:r>
        <w:t xml:space="preserve"> – Modelo da arquitetura da aplicação</w:t>
      </w:r>
      <w:bookmarkEnd w:id="905"/>
      <w:bookmarkEnd w:id="906"/>
    </w:p>
    <w:p w14:paraId="65F66574" w14:textId="77777777" w:rsidR="002A020A" w:rsidRDefault="002A020A" w:rsidP="00857D04"/>
    <w:p w14:paraId="389EF61F" w14:textId="77777777" w:rsidR="00857D04" w:rsidRDefault="00857D04" w:rsidP="00857D04">
      <w:r>
        <w:t>As classes de projeto do aplicativo colaborarão entre si de forma a prover as seguintes funcionalidades:</w:t>
      </w:r>
    </w:p>
    <w:p w14:paraId="4554DB14" w14:textId="404F1283" w:rsidR="00857D04" w:rsidRDefault="00857D04" w:rsidP="00857D04">
      <w:pPr>
        <w:pStyle w:val="ListParagraph"/>
        <w:numPr>
          <w:ilvl w:val="0"/>
          <w:numId w:val="39"/>
        </w:numPr>
      </w:pPr>
      <w:r>
        <w:t>Acessar listas</w:t>
      </w:r>
      <w:del w:id="907" w:author="Anasta" w:date="2014-05-28T13:30:00Z">
        <w:r>
          <w:delText>;</w:delText>
        </w:r>
      </w:del>
    </w:p>
    <w:p w14:paraId="6365639B" w14:textId="34860548" w:rsidR="00857D04" w:rsidRDefault="00857D04" w:rsidP="00857D04">
      <w:pPr>
        <w:pStyle w:val="ListParagraph"/>
        <w:numPr>
          <w:ilvl w:val="0"/>
          <w:numId w:val="39"/>
        </w:numPr>
      </w:pPr>
      <w:r>
        <w:t xml:space="preserve">Adicionar </w:t>
      </w:r>
      <w:r w:rsidR="008E3F8D">
        <w:t>item</w:t>
      </w:r>
      <w:del w:id="908" w:author="Anasta" w:date="2014-05-28T13:30:00Z">
        <w:r>
          <w:delText>;</w:delText>
        </w:r>
      </w:del>
    </w:p>
    <w:p w14:paraId="43AB2D3D" w14:textId="14855EE5" w:rsidR="00857D04" w:rsidRDefault="00857D04" w:rsidP="00857D04">
      <w:pPr>
        <w:pStyle w:val="ListParagraph"/>
        <w:numPr>
          <w:ilvl w:val="0"/>
          <w:numId w:val="39"/>
        </w:numPr>
      </w:pPr>
      <w:r>
        <w:t xml:space="preserve">Remover </w:t>
      </w:r>
      <w:r w:rsidR="008E3F8D">
        <w:t>item</w:t>
      </w:r>
      <w:del w:id="909" w:author="Anasta" w:date="2014-05-28T13:30:00Z">
        <w:r>
          <w:delText>;</w:delText>
        </w:r>
      </w:del>
    </w:p>
    <w:p w14:paraId="18F367A3" w14:textId="5B963275" w:rsidR="00857D04" w:rsidRDefault="008604C9" w:rsidP="00857D04">
      <w:pPr>
        <w:pStyle w:val="ListParagraph"/>
        <w:numPr>
          <w:ilvl w:val="0"/>
          <w:numId w:val="39"/>
        </w:numPr>
      </w:pPr>
      <w:r>
        <w:t xml:space="preserve">Remanejar </w:t>
      </w:r>
      <w:r w:rsidR="008E3F8D">
        <w:t>item</w:t>
      </w:r>
      <w:del w:id="910" w:author="Anasta" w:date="2014-05-28T13:30:00Z">
        <w:r w:rsidR="00E070C3">
          <w:delText>;</w:delText>
        </w:r>
      </w:del>
    </w:p>
    <w:p w14:paraId="4CDB8FF6" w14:textId="2C1AA658" w:rsidR="001D7997" w:rsidRDefault="001D7997" w:rsidP="00857D04">
      <w:pPr>
        <w:pStyle w:val="ListParagraph"/>
        <w:numPr>
          <w:ilvl w:val="0"/>
          <w:numId w:val="39"/>
        </w:numPr>
      </w:pPr>
      <w:r>
        <w:t xml:space="preserve">Compartilhar </w:t>
      </w:r>
      <w:r w:rsidR="008E3F8D">
        <w:t>item</w:t>
      </w:r>
      <w:del w:id="911" w:author="Anasta" w:date="2014-05-28T13:30:00Z">
        <w:r>
          <w:delText>;</w:delText>
        </w:r>
      </w:del>
    </w:p>
    <w:p w14:paraId="1E2EAF9A" w14:textId="156C50C4" w:rsidR="008604C9" w:rsidRDefault="008604C9" w:rsidP="008604C9">
      <w:r>
        <w:t xml:space="preserve">As colaborações de cada </w:t>
      </w:r>
      <w:del w:id="912" w:author="Anasta" w:date="2014-05-28T13:30:00Z">
        <w:r>
          <w:delText>funcionalidades</w:delText>
        </w:r>
      </w:del>
      <w:ins w:id="913" w:author="Anasta" w:date="2014-05-28T13:30:00Z">
        <w:r>
          <w:t>funcionalidade</w:t>
        </w:r>
      </w:ins>
      <w:r>
        <w:t xml:space="preserve"> serão detalhadas a seguir.</w:t>
      </w:r>
    </w:p>
    <w:p w14:paraId="00137B9E" w14:textId="77777777" w:rsidR="00465F02" w:rsidRDefault="00465F02" w:rsidP="008604C9">
      <w:r w:rsidRPr="00A22FC6">
        <w:rPr>
          <w:highlight w:val="yellow"/>
        </w:rPr>
        <w:t xml:space="preserve">Sempre que desejar o usuário pode voltar a tela do </w:t>
      </w:r>
      <w:proofErr w:type="gramStart"/>
      <w:r w:rsidRPr="00A22FC6">
        <w:rPr>
          <w:highlight w:val="yellow"/>
        </w:rPr>
        <w:t>menu</w:t>
      </w:r>
      <w:proofErr w:type="gramEnd"/>
      <w:r w:rsidRPr="00A22FC6">
        <w:rPr>
          <w:highlight w:val="yellow"/>
        </w:rPr>
        <w:t xml:space="preserve"> principal, pressionando o botão </w:t>
      </w:r>
      <w:r w:rsidRPr="004C5D52">
        <w:rPr>
          <w:i/>
          <w:highlight w:val="yellow"/>
          <w:rPrChange w:id="914" w:author="Anasta" w:date="2014-05-28T13:30:00Z">
            <w:rPr>
              <w:highlight w:val="yellow"/>
            </w:rPr>
          </w:rPrChange>
        </w:rPr>
        <w:t>“</w:t>
      </w:r>
      <w:proofErr w:type="spellStart"/>
      <w:r w:rsidRPr="004C5D52">
        <w:rPr>
          <w:i/>
          <w:highlight w:val="yellow"/>
          <w:rPrChange w:id="915" w:author="Anasta" w:date="2014-05-28T13:30:00Z">
            <w:rPr>
              <w:highlight w:val="yellow"/>
            </w:rPr>
          </w:rPrChange>
        </w:rPr>
        <w:t>up</w:t>
      </w:r>
      <w:proofErr w:type="spellEnd"/>
      <w:r w:rsidRPr="004C5D52">
        <w:rPr>
          <w:i/>
          <w:highlight w:val="yellow"/>
          <w:rPrChange w:id="916" w:author="Anasta" w:date="2014-05-28T13:30:00Z">
            <w:rPr>
              <w:highlight w:val="yellow"/>
            </w:rPr>
          </w:rPrChange>
        </w:rPr>
        <w:t>”</w:t>
      </w:r>
      <w:r w:rsidRPr="00A22FC6">
        <w:rPr>
          <w:highlight w:val="yellow"/>
        </w:rPr>
        <w:t xml:space="preserve"> localizado no canto superior esquerdo de qualquer tela.</w:t>
      </w:r>
    </w:p>
    <w:p w14:paraId="067A199E" w14:textId="77777777" w:rsidR="008604C9" w:rsidRDefault="00E070C3" w:rsidP="00E070C3">
      <w:pPr>
        <w:pStyle w:val="Heading2"/>
      </w:pPr>
      <w:bookmarkStart w:id="917" w:name="_Toc389005551"/>
      <w:bookmarkStart w:id="918" w:name="_Toc388915908"/>
      <w:r>
        <w:t>ACESSAR LISTAS</w:t>
      </w:r>
      <w:bookmarkEnd w:id="917"/>
      <w:bookmarkEnd w:id="918"/>
    </w:p>
    <w:p w14:paraId="1535853D" w14:textId="0F7012E2" w:rsidR="00402E96" w:rsidRDefault="00533954" w:rsidP="00AD368E">
      <w:pPr>
        <w:rPr>
          <w:shd w:val="clear" w:color="auto" w:fill="FFFF00"/>
        </w:rPr>
      </w:pPr>
      <w:r>
        <w:t xml:space="preserve">Uma vez no </w:t>
      </w:r>
      <w:proofErr w:type="gramStart"/>
      <w:r w:rsidRPr="004C5D52">
        <w:t>menu</w:t>
      </w:r>
      <w:proofErr w:type="gramEnd"/>
      <w:r w:rsidRPr="004C5D52">
        <w:t xml:space="preserve"> </w:t>
      </w:r>
      <w:r>
        <w:t>inicial</w:t>
      </w:r>
      <w:del w:id="919" w:author="Anasta" w:date="2014-05-28T13:30:00Z">
        <w:r>
          <w:delText>,</w:delText>
        </w:r>
      </w:del>
      <w:ins w:id="920" w:author="Anasta" w:date="2014-05-28T13:30:00Z">
        <w:r w:rsidR="00AF0F5F">
          <w:t xml:space="preserve"> o usuário</w:t>
        </w:r>
      </w:ins>
      <w:r>
        <w:t xml:space="preserve"> terá a sua disposição o acesso às 5 listas principais do GTD</w:t>
      </w:r>
      <w:del w:id="921" w:author="Anasta" w:date="2014-05-28T13:30:00Z">
        <w:r w:rsidR="007E2626">
          <w:delText xml:space="preserve"> – Nomeadas</w:delText>
        </w:r>
      </w:del>
      <w:ins w:id="922" w:author="Anasta" w:date="2014-05-28T13:30:00Z">
        <w:r w:rsidR="00AF0F5F">
          <w:t>,</w:t>
        </w:r>
        <w:r w:rsidR="007E2626">
          <w:t xml:space="preserve"> </w:t>
        </w:r>
        <w:r w:rsidR="00AF0F5F">
          <w:t>n</w:t>
        </w:r>
        <w:r w:rsidR="007E2626">
          <w:t>omeadas</w:t>
        </w:r>
      </w:ins>
      <w:r w:rsidR="007E2626">
        <w:t xml:space="preserve"> de </w:t>
      </w:r>
      <w:commentRangeStart w:id="923"/>
      <w:r w:rsidR="007E2626">
        <w:t>Caixa de Entrada, Próximas Ações, Agenda,</w:t>
      </w:r>
      <w:r w:rsidR="00B87885">
        <w:t xml:space="preserve"> Delegados, Talvez</w:t>
      </w:r>
      <w:commentRangeEnd w:id="923"/>
      <w:r w:rsidR="000F2AA0">
        <w:rPr>
          <w:rStyle w:val="CommentReference"/>
        </w:rPr>
        <w:commentReference w:id="923"/>
      </w:r>
      <w:r w:rsidR="003F605F">
        <w:t xml:space="preserve"> e Incubadora. Adicionalmente, é </w:t>
      </w:r>
      <w:del w:id="924" w:author="Anasta" w:date="2014-05-28T13:30:00Z">
        <w:r w:rsidR="003F605F">
          <w:delText>exibida</w:delText>
        </w:r>
      </w:del>
      <w:ins w:id="925" w:author="Anasta" w:date="2014-05-28T13:30:00Z">
        <w:r w:rsidR="00AF0F5F">
          <w:t>exposta</w:t>
        </w:r>
      </w:ins>
      <w:r w:rsidR="003F605F">
        <w:t xml:space="preserve"> a opção de exibir as demais listas que, por ventura, o usuário decida criar</w:t>
      </w:r>
      <w:r w:rsidR="006C7A6E">
        <w:t xml:space="preserve">, conforme </w:t>
      </w:r>
      <w:del w:id="926" w:author="Anasta" w:date="2014-05-28T13:30:00Z">
        <w:r w:rsidR="006C7A6E">
          <w:delText>exibido</w:delText>
        </w:r>
      </w:del>
      <w:ins w:id="927" w:author="Anasta" w:date="2014-05-28T13:30:00Z">
        <w:r w:rsidR="00AF0F5F">
          <w:t>mostrado</w:t>
        </w:r>
      </w:ins>
      <w:r w:rsidR="006C7A6E">
        <w:t xml:space="preserve"> na </w:t>
      </w:r>
      <w:r w:rsidR="0088363D">
        <w:rPr>
          <w:shd w:val="clear" w:color="auto" w:fill="FFFF00"/>
        </w:rPr>
        <w:fldChar w:fldCharType="begin"/>
      </w:r>
      <w:r w:rsidR="00E834C9">
        <w:instrText xml:space="preserve"> REF _Ref388707979 \h </w:instrText>
      </w:r>
      <w:r w:rsidR="0088363D">
        <w:rPr>
          <w:shd w:val="clear" w:color="auto" w:fill="FFFF00"/>
        </w:rPr>
      </w:r>
      <w:r w:rsidR="0088363D">
        <w:rPr>
          <w:shd w:val="clear" w:color="auto" w:fill="FFFF00"/>
        </w:rPr>
        <w:fldChar w:fldCharType="separate"/>
      </w:r>
      <w:r w:rsidR="00A5041A">
        <w:t xml:space="preserve">FIG. </w:t>
      </w:r>
      <w:r w:rsidR="00A5041A">
        <w:rPr>
          <w:noProof/>
        </w:rPr>
        <w:t>4</w:t>
      </w:r>
      <w:r w:rsidR="00A5041A">
        <w:t>.</w:t>
      </w:r>
      <w:r w:rsidR="00A5041A">
        <w:rPr>
          <w:noProof/>
        </w:rPr>
        <w:t>2</w:t>
      </w:r>
      <w:proofErr w:type="gramStart"/>
      <w:r w:rsidR="0088363D">
        <w:rPr>
          <w:shd w:val="clear" w:color="auto" w:fill="FFFF00"/>
        </w:rPr>
        <w:fldChar w:fldCharType="end"/>
      </w:r>
      <w:proofErr w:type="gramEnd"/>
    </w:p>
    <w:p w14:paraId="41453731" w14:textId="77777777" w:rsidR="00BB29B9" w:rsidRDefault="005C1685" w:rsidP="00BB29B9">
      <w:pPr>
        <w:keepNext/>
        <w:jc w:val="center"/>
      </w:pPr>
      <w:r>
        <w:rPr>
          <w:noProof/>
          <w:lang w:eastAsia="pt-BR"/>
        </w:rPr>
        <w:drawing>
          <wp:inline distT="0" distB="0" distL="0" distR="0">
            <wp:extent cx="2297969" cy="382994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97969" cy="3829948"/>
                    </a:xfrm>
                    <a:prstGeom prst="rect">
                      <a:avLst/>
                    </a:prstGeom>
                  </pic:spPr>
                </pic:pic>
              </a:graphicData>
            </a:graphic>
          </wp:inline>
        </w:drawing>
      </w:r>
    </w:p>
    <w:p w14:paraId="176325C5" w14:textId="77777777" w:rsidR="008E1A72" w:rsidRDefault="00BB29B9" w:rsidP="00BB29B9">
      <w:pPr>
        <w:pStyle w:val="Caption"/>
      </w:pPr>
      <w:bookmarkStart w:id="928" w:name="_Ref388707979"/>
      <w:bookmarkStart w:id="929" w:name="_Toc389005860"/>
      <w:bookmarkStart w:id="930" w:name="_Toc388915946"/>
      <w:r>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2</w:t>
      </w:r>
      <w:r w:rsidR="0088363D">
        <w:fldChar w:fldCharType="end"/>
      </w:r>
      <w:bookmarkEnd w:id="928"/>
      <w:r w:rsidR="00876976">
        <w:t xml:space="preserve"> – Tela inicial</w:t>
      </w:r>
      <w:bookmarkEnd w:id="929"/>
      <w:bookmarkEnd w:id="930"/>
    </w:p>
    <w:p w14:paraId="51ACA519" w14:textId="77777777" w:rsidR="00486385" w:rsidRPr="00486385" w:rsidRDefault="00486385" w:rsidP="00486385"/>
    <w:p w14:paraId="67468234" w14:textId="59911C53" w:rsidR="005C1685" w:rsidRDefault="00402E96" w:rsidP="00AD368E">
      <w:r>
        <w:t xml:space="preserve">Caso o usuário escolha uma das principais listas, uma nova tela é </w:t>
      </w:r>
      <w:del w:id="931" w:author="Anasta" w:date="2014-05-28T13:30:00Z">
        <w:r>
          <w:delText>exibida, exibindo</w:delText>
        </w:r>
      </w:del>
      <w:ins w:id="932" w:author="Anasta" w:date="2014-05-28T13:30:00Z">
        <w:r w:rsidR="00AF0F5F">
          <w:t>ostentada</w:t>
        </w:r>
        <w:r>
          <w:t xml:space="preserve">, </w:t>
        </w:r>
        <w:r w:rsidR="00AF0F5F">
          <w:t>apresentando</w:t>
        </w:r>
      </w:ins>
      <w:r>
        <w:t xml:space="preserve"> os itens nela contidos</w:t>
      </w:r>
      <w:r w:rsidR="006C7A6E">
        <w:t xml:space="preserve">, conforme a </w:t>
      </w:r>
      <w:r w:rsidR="0088363D">
        <w:rPr>
          <w:highlight w:val="yellow"/>
        </w:rPr>
        <w:fldChar w:fldCharType="begin"/>
      </w:r>
      <w:r w:rsidR="00E834C9">
        <w:instrText xml:space="preserve"> REF _Ref388707995 \h </w:instrText>
      </w:r>
      <w:r w:rsidR="0088363D">
        <w:rPr>
          <w:highlight w:val="yellow"/>
        </w:rPr>
      </w:r>
      <w:r w:rsidR="0088363D">
        <w:rPr>
          <w:highlight w:val="yellow"/>
        </w:rPr>
        <w:fldChar w:fldCharType="separate"/>
      </w:r>
      <w:r w:rsidR="00A5041A" w:rsidRPr="00876976">
        <w:t xml:space="preserve">FIG. </w:t>
      </w:r>
      <w:r w:rsidR="00A5041A">
        <w:rPr>
          <w:noProof/>
        </w:rPr>
        <w:t>4</w:t>
      </w:r>
      <w:r w:rsidR="00A5041A">
        <w:t>.</w:t>
      </w:r>
      <w:r w:rsidR="00A5041A">
        <w:rPr>
          <w:noProof/>
        </w:rPr>
        <w:t>3</w:t>
      </w:r>
      <w:r w:rsidR="0088363D">
        <w:rPr>
          <w:highlight w:val="yellow"/>
        </w:rPr>
        <w:fldChar w:fldCharType="end"/>
      </w:r>
      <w:r w:rsidR="00AA2035">
        <w:t xml:space="preserve">. </w:t>
      </w:r>
    </w:p>
    <w:p w14:paraId="16FDE1BB" w14:textId="77777777" w:rsidR="00BB29B9" w:rsidRPr="00876976" w:rsidRDefault="0001768A" w:rsidP="00876976">
      <w:pPr>
        <w:keepNext/>
        <w:jc w:val="center"/>
      </w:pPr>
      <w:r w:rsidRPr="00876976">
        <w:rPr>
          <w:noProof/>
          <w:lang w:eastAsia="pt-BR"/>
        </w:rPr>
        <w:drawing>
          <wp:inline distT="0" distB="0" distL="0" distR="0">
            <wp:extent cx="2297969" cy="382994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97969" cy="3829948"/>
                    </a:xfrm>
                    <a:prstGeom prst="rect">
                      <a:avLst/>
                    </a:prstGeom>
                  </pic:spPr>
                </pic:pic>
              </a:graphicData>
            </a:graphic>
          </wp:inline>
        </w:drawing>
      </w:r>
    </w:p>
    <w:p w14:paraId="24C9786F" w14:textId="77777777" w:rsidR="005C1685" w:rsidRDefault="00BB29B9" w:rsidP="001F6C6E">
      <w:pPr>
        <w:pStyle w:val="Caption"/>
      </w:pPr>
      <w:bookmarkStart w:id="933" w:name="_Ref388707995"/>
      <w:bookmarkStart w:id="934" w:name="_Toc389005861"/>
      <w:bookmarkStart w:id="935" w:name="_Toc388915947"/>
      <w:r w:rsidRPr="00876976">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3</w:t>
      </w:r>
      <w:r w:rsidR="0088363D">
        <w:fldChar w:fldCharType="end"/>
      </w:r>
      <w:bookmarkEnd w:id="933"/>
      <w:r w:rsidR="00876976" w:rsidRPr="00876976">
        <w:t xml:space="preserve"> – Uma lista aberta</w:t>
      </w:r>
      <w:bookmarkEnd w:id="934"/>
      <w:bookmarkEnd w:id="935"/>
    </w:p>
    <w:p w14:paraId="601E0853" w14:textId="77777777" w:rsidR="00486385" w:rsidRPr="00486385" w:rsidRDefault="00486385" w:rsidP="00486385"/>
    <w:p w14:paraId="7B32355C" w14:textId="104B9AFD" w:rsidR="00E6385A" w:rsidRDefault="00E6385A" w:rsidP="00E6385A">
      <w:pPr>
        <w:rPr>
          <w:ins w:id="936" w:author="Anasta" w:date="2014-05-28T13:30:00Z"/>
        </w:rPr>
      </w:pPr>
      <w:r>
        <w:t xml:space="preserve">Caso o usuário opte por exibir as demais listas, uma tela </w:t>
      </w:r>
      <w:del w:id="937" w:author="Anasta" w:date="2014-05-28T13:30:00Z">
        <w:r w:rsidR="00AA2035">
          <w:delText>exibindo</w:delText>
        </w:r>
      </w:del>
      <w:ins w:id="938" w:author="Anasta" w:date="2014-05-28T13:30:00Z">
        <w:r w:rsidRPr="00BB0E18">
          <w:t>mostrando</w:t>
        </w:r>
      </w:ins>
      <w:r>
        <w:t xml:space="preserve"> as listas criadas pelo usuário é </w:t>
      </w:r>
      <w:del w:id="939" w:author="Anasta" w:date="2014-05-28T13:30:00Z">
        <w:r w:rsidR="00AA2035">
          <w:delText>exibida</w:delText>
        </w:r>
      </w:del>
      <w:ins w:id="940" w:author="Anasta" w:date="2014-05-28T13:30:00Z">
        <w:r w:rsidRPr="00BB0E18">
          <w:t>apresentada</w:t>
        </w:r>
      </w:ins>
      <w:r>
        <w:t xml:space="preserve">, conforme </w:t>
      </w:r>
      <w:r w:rsidR="0088363D">
        <w:rPr>
          <w:highlight w:val="yellow"/>
        </w:rPr>
        <w:fldChar w:fldCharType="begin"/>
      </w:r>
      <w:r>
        <w:instrText xml:space="preserve"> REF _Ref388708021 \h </w:instrText>
      </w:r>
      <w:r w:rsidR="0088363D">
        <w:rPr>
          <w:highlight w:val="yellow"/>
        </w:rPr>
      </w:r>
      <w:r w:rsidR="0088363D">
        <w:rPr>
          <w:highlight w:val="yellow"/>
        </w:rPr>
        <w:fldChar w:fldCharType="separate"/>
      </w:r>
      <w:r w:rsidR="00A5041A">
        <w:t xml:space="preserve">FIG. </w:t>
      </w:r>
      <w:r w:rsidR="00A5041A">
        <w:rPr>
          <w:noProof/>
        </w:rPr>
        <w:t>4</w:t>
      </w:r>
      <w:r w:rsidR="00A5041A">
        <w:t>.</w:t>
      </w:r>
      <w:r w:rsidR="00A5041A">
        <w:rPr>
          <w:noProof/>
        </w:rPr>
        <w:t>4</w:t>
      </w:r>
      <w:r w:rsidR="0088363D">
        <w:rPr>
          <w:highlight w:val="yellow"/>
        </w:rPr>
        <w:fldChar w:fldCharType="end"/>
      </w:r>
      <w:r>
        <w:t xml:space="preserve">. </w:t>
      </w:r>
    </w:p>
    <w:p w14:paraId="50360920" w14:textId="77777777" w:rsidR="00E6385A" w:rsidRDefault="00E6385A" w:rsidP="00AD368E"/>
    <w:p w14:paraId="4408F075" w14:textId="77777777" w:rsidR="00BB29B9" w:rsidRDefault="004C4592" w:rsidP="00876976">
      <w:pPr>
        <w:keepNext/>
        <w:jc w:val="center"/>
      </w:pPr>
      <w:r>
        <w:rPr>
          <w:noProof/>
          <w:lang w:eastAsia="pt-BR"/>
        </w:rPr>
        <w:drawing>
          <wp:inline distT="0" distB="0" distL="0" distR="0">
            <wp:extent cx="2297969" cy="3829948"/>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97969" cy="3829948"/>
                    </a:xfrm>
                    <a:prstGeom prst="rect">
                      <a:avLst/>
                    </a:prstGeom>
                  </pic:spPr>
                </pic:pic>
              </a:graphicData>
            </a:graphic>
          </wp:inline>
        </w:drawing>
      </w:r>
    </w:p>
    <w:p w14:paraId="25FD9E8F" w14:textId="77777777" w:rsidR="00E32AD0" w:rsidRDefault="00BB29B9" w:rsidP="00876976">
      <w:pPr>
        <w:pStyle w:val="Caption"/>
      </w:pPr>
      <w:bookmarkStart w:id="941" w:name="_Ref388708021"/>
      <w:bookmarkStart w:id="942" w:name="_Toc389005862"/>
      <w:bookmarkStart w:id="943" w:name="_Toc388915948"/>
      <w:r>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4</w:t>
      </w:r>
      <w:r w:rsidR="0088363D">
        <w:fldChar w:fldCharType="end"/>
      </w:r>
      <w:bookmarkEnd w:id="941"/>
      <w:r w:rsidR="00876976">
        <w:t xml:space="preserve"> – Outras Listas</w:t>
      </w:r>
      <w:bookmarkEnd w:id="942"/>
      <w:bookmarkEnd w:id="943"/>
    </w:p>
    <w:p w14:paraId="0DB89690" w14:textId="77777777" w:rsidR="00486385" w:rsidRPr="00486385" w:rsidRDefault="00486385" w:rsidP="00486385"/>
    <w:p w14:paraId="7D74D824" w14:textId="3F858785" w:rsidR="00AD368E" w:rsidRPr="00AD368E" w:rsidRDefault="001E217C" w:rsidP="00AD368E">
      <w:r>
        <w:t>O usuário ao escolher a lista</w:t>
      </w:r>
      <w:del w:id="944" w:author="Anasta" w:date="2014-05-28T13:30:00Z">
        <w:r>
          <w:delText>,</w:delText>
        </w:r>
      </w:del>
      <w:r>
        <w:t xml:space="preserve"> é levado à tela que exibe os itens dessa lista</w:t>
      </w:r>
      <w:r w:rsidR="0014055D">
        <w:t>.</w:t>
      </w:r>
      <w:r w:rsidR="00A938D7">
        <w:t xml:space="preserve"> </w:t>
      </w:r>
    </w:p>
    <w:p w14:paraId="0694E860" w14:textId="77777777" w:rsidR="00E070C3" w:rsidRDefault="00E070C3" w:rsidP="00E070C3"/>
    <w:p w14:paraId="19A351C4" w14:textId="77777777" w:rsidR="00E070C3" w:rsidRDefault="00E070C3" w:rsidP="00E070C3">
      <w:pPr>
        <w:pStyle w:val="Heading2"/>
      </w:pPr>
      <w:bookmarkStart w:id="945" w:name="_Toc389005552"/>
      <w:bookmarkStart w:id="946" w:name="_Toc388915909"/>
      <w:r>
        <w:t xml:space="preserve">ADICIONAR </w:t>
      </w:r>
      <w:r w:rsidR="008E3F8D">
        <w:t>ITEM</w:t>
      </w:r>
      <w:bookmarkEnd w:id="945"/>
      <w:bookmarkEnd w:id="946"/>
    </w:p>
    <w:p w14:paraId="29848A18" w14:textId="00ACC838" w:rsidR="00D80941" w:rsidRDefault="00A22FC6" w:rsidP="00A22FC6">
      <w:r>
        <w:t>Uma vez que se encontre em alguma das listas abertas</w:t>
      </w:r>
      <w:del w:id="947" w:author="Anasta" w:date="2014-05-28T13:30:00Z">
        <w:r>
          <w:delText>,</w:delText>
        </w:r>
      </w:del>
      <w:r>
        <w:t xml:space="preserve"> o usuário pode adicionar </w:t>
      </w:r>
      <w:r w:rsidR="00350E29">
        <w:t xml:space="preserve">um novo </w:t>
      </w:r>
      <w:r w:rsidR="008E3F8D">
        <w:t>item</w:t>
      </w:r>
      <w:r w:rsidR="00350E29">
        <w:t xml:space="preserve"> pressionando o botão com </w:t>
      </w:r>
      <w:ins w:id="948" w:author="Anasta" w:date="2014-05-28T13:30:00Z">
        <w:r w:rsidR="00E6385A">
          <w:t xml:space="preserve">o </w:t>
        </w:r>
      </w:ins>
      <w:r w:rsidR="00350E29">
        <w:t>símbolo “+”</w:t>
      </w:r>
      <w:r w:rsidR="0014055D">
        <w:t xml:space="preserve"> no canto superior direito da tela, conforme </w:t>
      </w:r>
      <w:r w:rsidR="0088363D">
        <w:rPr>
          <w:highlight w:val="yellow"/>
        </w:rPr>
        <w:fldChar w:fldCharType="begin"/>
      </w:r>
      <w:r w:rsidR="00E834C9">
        <w:instrText xml:space="preserve"> REF _Ref388707995 \h </w:instrText>
      </w:r>
      <w:r w:rsidR="0088363D">
        <w:rPr>
          <w:highlight w:val="yellow"/>
        </w:rPr>
      </w:r>
      <w:r w:rsidR="0088363D">
        <w:rPr>
          <w:highlight w:val="yellow"/>
        </w:rPr>
        <w:fldChar w:fldCharType="separate"/>
      </w:r>
      <w:r w:rsidR="00A5041A" w:rsidRPr="00876976">
        <w:t xml:space="preserve">FIG. </w:t>
      </w:r>
      <w:r w:rsidR="00A5041A">
        <w:rPr>
          <w:noProof/>
        </w:rPr>
        <w:t>4</w:t>
      </w:r>
      <w:r w:rsidR="00A5041A">
        <w:t>.</w:t>
      </w:r>
      <w:r w:rsidR="00A5041A">
        <w:rPr>
          <w:noProof/>
        </w:rPr>
        <w:t>3</w:t>
      </w:r>
      <w:r w:rsidR="0088363D">
        <w:rPr>
          <w:highlight w:val="yellow"/>
        </w:rPr>
        <w:fldChar w:fldCharType="end"/>
      </w:r>
      <w:r w:rsidR="00D80941">
        <w:t xml:space="preserve">. </w:t>
      </w:r>
    </w:p>
    <w:p w14:paraId="5CB295E8" w14:textId="77777777" w:rsidR="004C4592" w:rsidRDefault="004C4592" w:rsidP="00A22FC6"/>
    <w:p w14:paraId="4A2DC14B" w14:textId="641A7B3E" w:rsidR="00D80941" w:rsidRDefault="00D80941" w:rsidP="00A22FC6">
      <w:del w:id="949" w:author="Anasta" w:date="2014-05-28T13:30:00Z">
        <w:r>
          <w:delText>Uma vez optado</w:delText>
        </w:r>
      </w:del>
      <w:ins w:id="950" w:author="Anasta" w:date="2014-05-28T13:30:00Z">
        <w:r w:rsidR="00E6385A">
          <w:t>Ao optar</w:t>
        </w:r>
      </w:ins>
      <w:r>
        <w:t xml:space="preserve"> por adicionar o </w:t>
      </w:r>
      <w:r w:rsidR="008E3F8D">
        <w:t>item</w:t>
      </w:r>
      <w:del w:id="951" w:author="Anasta" w:date="2014-05-28T13:30:00Z">
        <w:r>
          <w:delText>,</w:delText>
        </w:r>
      </w:del>
      <w:r>
        <w:t xml:space="preserve"> </w:t>
      </w:r>
      <w:r w:rsidR="00275C11">
        <w:t>uma caixa de diálogo é exibida oferecendo um campo para que o usuário</w:t>
      </w:r>
      <w:r w:rsidR="008B36E1">
        <w:t xml:space="preserve"> digite o texto do novo </w:t>
      </w:r>
      <w:r w:rsidR="008E3F8D">
        <w:t>item</w:t>
      </w:r>
      <w:r w:rsidR="008B36E1">
        <w:t xml:space="preserve"> que será criado, conforme a </w:t>
      </w:r>
      <w:r w:rsidR="0088363D">
        <w:rPr>
          <w:highlight w:val="yellow"/>
        </w:rPr>
        <w:fldChar w:fldCharType="begin"/>
      </w:r>
      <w:r w:rsidR="00E834C9">
        <w:instrText xml:space="preserve"> REF _Ref388708115 \h </w:instrText>
      </w:r>
      <w:r w:rsidR="0088363D">
        <w:rPr>
          <w:highlight w:val="yellow"/>
        </w:rPr>
      </w:r>
      <w:r w:rsidR="0088363D">
        <w:rPr>
          <w:highlight w:val="yellow"/>
        </w:rPr>
        <w:fldChar w:fldCharType="separate"/>
      </w:r>
      <w:r w:rsidR="00A5041A">
        <w:t xml:space="preserve">FIG. </w:t>
      </w:r>
      <w:r w:rsidR="00A5041A">
        <w:rPr>
          <w:noProof/>
        </w:rPr>
        <w:t>4</w:t>
      </w:r>
      <w:r w:rsidR="00A5041A">
        <w:t>.</w:t>
      </w:r>
      <w:r w:rsidR="00A5041A">
        <w:rPr>
          <w:noProof/>
        </w:rPr>
        <w:t>5</w:t>
      </w:r>
      <w:r w:rsidR="0088363D">
        <w:rPr>
          <w:highlight w:val="yellow"/>
        </w:rPr>
        <w:fldChar w:fldCharType="end"/>
      </w:r>
      <w:r w:rsidR="005F1242">
        <w:t xml:space="preserve">. </w:t>
      </w:r>
    </w:p>
    <w:p w14:paraId="585D362F" w14:textId="77777777" w:rsidR="00BB29B9" w:rsidRDefault="001C5A63" w:rsidP="006012C2">
      <w:pPr>
        <w:keepNext/>
        <w:jc w:val="center"/>
      </w:pPr>
      <w:r>
        <w:rPr>
          <w:noProof/>
          <w:lang w:eastAsia="pt-BR"/>
        </w:rPr>
        <w:drawing>
          <wp:inline distT="0" distB="0" distL="0" distR="0">
            <wp:extent cx="2297969" cy="3829948"/>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97969" cy="3829948"/>
                    </a:xfrm>
                    <a:prstGeom prst="rect">
                      <a:avLst/>
                    </a:prstGeom>
                  </pic:spPr>
                </pic:pic>
              </a:graphicData>
            </a:graphic>
          </wp:inline>
        </w:drawing>
      </w:r>
    </w:p>
    <w:p w14:paraId="0AF47E0C" w14:textId="77777777" w:rsidR="001C5A63" w:rsidRDefault="00BB29B9" w:rsidP="006012C2">
      <w:pPr>
        <w:pStyle w:val="Caption"/>
      </w:pPr>
      <w:bookmarkStart w:id="952" w:name="_Ref388708115"/>
      <w:bookmarkStart w:id="953" w:name="_Toc389005863"/>
      <w:bookmarkStart w:id="954" w:name="_Toc388915949"/>
      <w:r>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5</w:t>
      </w:r>
      <w:r w:rsidR="0088363D">
        <w:fldChar w:fldCharType="end"/>
      </w:r>
      <w:bookmarkEnd w:id="952"/>
      <w:r w:rsidR="006012C2">
        <w:t xml:space="preserve"> – Adicionando </w:t>
      </w:r>
      <w:r w:rsidR="00902B4D">
        <w:t>item</w:t>
      </w:r>
      <w:bookmarkEnd w:id="953"/>
      <w:bookmarkEnd w:id="954"/>
    </w:p>
    <w:p w14:paraId="60944516" w14:textId="77777777" w:rsidR="00486385" w:rsidRPr="00486385" w:rsidRDefault="00486385" w:rsidP="00486385"/>
    <w:p w14:paraId="332B35B5" w14:textId="66F6E964" w:rsidR="005F1242" w:rsidRDefault="005F1242" w:rsidP="00A22FC6">
      <w:r>
        <w:t>Caso o usuário se encontre na lista</w:t>
      </w:r>
      <w:r w:rsidR="00DE1C02">
        <w:t xml:space="preserve"> Agenda</w:t>
      </w:r>
      <w:r w:rsidR="00E6385A">
        <w:t>,</w:t>
      </w:r>
      <w:r w:rsidR="00DE1C02">
        <w:t xml:space="preserve"> ao optar por adicionar </w:t>
      </w:r>
      <w:ins w:id="955" w:author="Anasta" w:date="2014-05-28T13:30:00Z">
        <w:r w:rsidR="00E6385A">
          <w:t xml:space="preserve">um </w:t>
        </w:r>
      </w:ins>
      <w:r w:rsidR="00DE1C02">
        <w:t xml:space="preserve">novo </w:t>
      </w:r>
      <w:r w:rsidR="008E3F8D">
        <w:t>item</w:t>
      </w:r>
      <w:r w:rsidR="00DE1C02">
        <w:t xml:space="preserve">, </w:t>
      </w:r>
      <w:r>
        <w:t>o aplicativo delegará</w:t>
      </w:r>
      <w:r w:rsidR="000B50A2">
        <w:t xml:space="preserve"> a um aplicativo de calendário</w:t>
      </w:r>
      <w:r w:rsidR="002A6B8F">
        <w:t>,</w:t>
      </w:r>
      <w:r w:rsidR="000B50A2">
        <w:t xml:space="preserve"> a ser escolhido pelo</w:t>
      </w:r>
      <w:r>
        <w:t xml:space="preserve"> usuário</w:t>
      </w:r>
      <w:r w:rsidR="002A6B8F">
        <w:t xml:space="preserve"> </w:t>
      </w:r>
      <w:del w:id="956" w:author="Anasta" w:date="2014-05-28T13:30:00Z">
        <w:r w:rsidR="002A6B8F">
          <w:delText xml:space="preserve">(FIG </w:delText>
        </w:r>
      </w:del>
      <w:ins w:id="957" w:author="Anasta" w:date="2014-05-28T13:30:00Z">
        <w:r w:rsidR="002A6B8F">
          <w:t>(</w:t>
        </w:r>
      </w:ins>
      <w:r w:rsidR="0088363D">
        <w:rPr>
          <w:highlight w:val="yellow"/>
        </w:rPr>
        <w:fldChar w:fldCharType="begin"/>
      </w:r>
      <w:r w:rsidR="00E834C9">
        <w:instrText xml:space="preserve"> REF _Ref388708132 \h </w:instrText>
      </w:r>
      <w:r w:rsidR="0088363D">
        <w:rPr>
          <w:highlight w:val="yellow"/>
        </w:rPr>
      </w:r>
      <w:r w:rsidR="0088363D">
        <w:rPr>
          <w:highlight w:val="yellow"/>
        </w:rPr>
        <w:fldChar w:fldCharType="separate"/>
      </w:r>
      <w:r w:rsidR="00A5041A">
        <w:t xml:space="preserve">FIG. </w:t>
      </w:r>
      <w:r w:rsidR="00A5041A">
        <w:rPr>
          <w:noProof/>
        </w:rPr>
        <w:t>4</w:t>
      </w:r>
      <w:r w:rsidR="00A5041A">
        <w:t>.</w:t>
      </w:r>
      <w:r w:rsidR="00A5041A">
        <w:rPr>
          <w:noProof/>
        </w:rPr>
        <w:t>6</w:t>
      </w:r>
      <w:r w:rsidR="0088363D">
        <w:rPr>
          <w:highlight w:val="yellow"/>
        </w:rPr>
        <w:fldChar w:fldCharType="end"/>
      </w:r>
      <w:r w:rsidR="002A6B8F">
        <w:t>),</w:t>
      </w:r>
      <w:r>
        <w:t xml:space="preserve"> para </w:t>
      </w:r>
      <w:r w:rsidR="00DE1C02">
        <w:t xml:space="preserve">que o novo </w:t>
      </w:r>
      <w:r w:rsidR="008E3F8D">
        <w:t>item</w:t>
      </w:r>
      <w:r w:rsidR="000B50A2">
        <w:t xml:space="preserve"> – no caso, um compromisso - </w:t>
      </w:r>
      <w:r w:rsidR="00DE1C02">
        <w:t>seja criado.</w:t>
      </w:r>
    </w:p>
    <w:p w14:paraId="1BB83CFE" w14:textId="77777777" w:rsidR="00BB29B9" w:rsidRDefault="00F817A1" w:rsidP="006012C2">
      <w:pPr>
        <w:keepNext/>
        <w:jc w:val="center"/>
      </w:pPr>
      <w:r>
        <w:rPr>
          <w:noProof/>
          <w:lang w:eastAsia="pt-BR"/>
        </w:rPr>
        <w:drawing>
          <wp:inline distT="0" distB="0" distL="0" distR="0">
            <wp:extent cx="2297969" cy="382994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97969" cy="3829948"/>
                    </a:xfrm>
                    <a:prstGeom prst="rect">
                      <a:avLst/>
                    </a:prstGeom>
                  </pic:spPr>
                </pic:pic>
              </a:graphicData>
            </a:graphic>
          </wp:inline>
        </w:drawing>
      </w:r>
    </w:p>
    <w:p w14:paraId="0608A6C2" w14:textId="77777777" w:rsidR="001C5A63" w:rsidRPr="00A22FC6" w:rsidRDefault="00BB29B9" w:rsidP="006012C2">
      <w:pPr>
        <w:pStyle w:val="Caption"/>
      </w:pPr>
      <w:bookmarkStart w:id="958" w:name="_Ref388708132"/>
      <w:bookmarkStart w:id="959" w:name="_Toc389005864"/>
      <w:bookmarkStart w:id="960" w:name="_Toc388915950"/>
      <w:r>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6</w:t>
      </w:r>
      <w:r w:rsidR="0088363D">
        <w:fldChar w:fldCharType="end"/>
      </w:r>
      <w:bookmarkEnd w:id="958"/>
      <w:r w:rsidR="006012C2">
        <w:t xml:space="preserve"> </w:t>
      </w:r>
      <w:r w:rsidR="00094D14">
        <w:t>– Criando evento utilizando aplicativo externo</w:t>
      </w:r>
      <w:bookmarkEnd w:id="959"/>
      <w:bookmarkEnd w:id="960"/>
    </w:p>
    <w:p w14:paraId="14F202B9" w14:textId="77777777" w:rsidR="00E070C3" w:rsidRDefault="00E070C3" w:rsidP="00E070C3"/>
    <w:p w14:paraId="235F270F" w14:textId="77777777" w:rsidR="00E070C3" w:rsidRDefault="00E070C3" w:rsidP="00E070C3">
      <w:pPr>
        <w:pStyle w:val="Heading2"/>
      </w:pPr>
      <w:bookmarkStart w:id="961" w:name="_Toc389005553"/>
      <w:bookmarkStart w:id="962" w:name="_Toc388915910"/>
      <w:r>
        <w:t xml:space="preserve">REMOVER </w:t>
      </w:r>
      <w:r w:rsidR="008E3F8D">
        <w:t>ITEM</w:t>
      </w:r>
      <w:bookmarkEnd w:id="961"/>
      <w:bookmarkEnd w:id="962"/>
    </w:p>
    <w:p w14:paraId="146A389A" w14:textId="0FECC5C0" w:rsidR="0057778C" w:rsidRDefault="0057778C" w:rsidP="0057778C">
      <w:r>
        <w:t>Em qualquer lista que o usuário se encontre</w:t>
      </w:r>
      <w:del w:id="963" w:author="Anasta" w:date="2014-05-28T13:30:00Z">
        <w:r>
          <w:delText>,</w:delText>
        </w:r>
      </w:del>
      <w:r w:rsidR="00052286">
        <w:t xml:space="preserve"> é possível que ele opte por excluir determinado </w:t>
      </w:r>
      <w:r w:rsidR="008E3F8D">
        <w:t>item</w:t>
      </w:r>
      <w:r w:rsidR="000531B2">
        <w:t xml:space="preserve"> de sua lista. Para isso, basta que </w:t>
      </w:r>
      <w:r w:rsidR="00E75273">
        <w:t xml:space="preserve">o usuário </w:t>
      </w:r>
      <w:r w:rsidR="0013570D">
        <w:t xml:space="preserve">exiba </w:t>
      </w:r>
      <w:ins w:id="964" w:author="Anasta" w:date="2014-05-28T13:30:00Z">
        <w:r w:rsidR="00E75273">
          <w:t xml:space="preserve">o </w:t>
        </w:r>
      </w:ins>
      <w:proofErr w:type="gramStart"/>
      <w:r w:rsidR="00F96CAF">
        <w:t>menu</w:t>
      </w:r>
      <w:proofErr w:type="gramEnd"/>
      <w:r w:rsidR="00F96CAF">
        <w:t xml:space="preserve"> de ferramentas</w:t>
      </w:r>
      <w:r w:rsidR="000531B2">
        <w:t xml:space="preserve"> man</w:t>
      </w:r>
      <w:r w:rsidR="00F96CAF">
        <w:t>tendo</w:t>
      </w:r>
      <w:r w:rsidR="000531B2">
        <w:t xml:space="preserve"> pressionado</w:t>
      </w:r>
      <w:r w:rsidR="00F96CAF">
        <w:t xml:space="preserve"> por longo tempo o </w:t>
      </w:r>
      <w:r w:rsidR="008E3F8D">
        <w:t>item</w:t>
      </w:r>
      <w:r w:rsidR="00F96CAF">
        <w:t xml:space="preserve"> desejado. Após ter aberto o </w:t>
      </w:r>
      <w:proofErr w:type="gramStart"/>
      <w:r w:rsidR="00F96CAF">
        <w:t>menu</w:t>
      </w:r>
      <w:proofErr w:type="gramEnd"/>
      <w:r w:rsidR="00F96CAF">
        <w:t>,</w:t>
      </w:r>
      <w:r w:rsidR="00CF1C1A">
        <w:t xml:space="preserve"> demonstrado na </w:t>
      </w:r>
      <w:del w:id="965" w:author="Anasta" w:date="2014-05-28T13:30:00Z">
        <w:r w:rsidR="00CF1C1A">
          <w:delText xml:space="preserve">figura </w:delText>
        </w:r>
      </w:del>
      <w:r w:rsidR="0088363D">
        <w:fldChar w:fldCharType="begin"/>
      </w:r>
      <w:r w:rsidR="00C21C68">
        <w:instrText xml:space="preserve"> REF _Ref388708158 \h </w:instrText>
      </w:r>
      <w:r w:rsidR="0088363D">
        <w:fldChar w:fldCharType="separate"/>
      </w:r>
      <w:r w:rsidR="00A5041A">
        <w:t xml:space="preserve">FIG. </w:t>
      </w:r>
      <w:r w:rsidR="00A5041A">
        <w:rPr>
          <w:noProof/>
        </w:rPr>
        <w:t>4</w:t>
      </w:r>
      <w:r w:rsidR="00A5041A">
        <w:t>.</w:t>
      </w:r>
      <w:r w:rsidR="00A5041A">
        <w:rPr>
          <w:noProof/>
        </w:rPr>
        <w:t>7</w:t>
      </w:r>
      <w:r w:rsidR="0088363D">
        <w:fldChar w:fldCharType="end"/>
      </w:r>
      <w:ins w:id="966" w:author="Anasta" w:date="2014-05-28T13:30:00Z">
        <w:r w:rsidR="00E75273">
          <w:t>,</w:t>
        </w:r>
      </w:ins>
      <w:r w:rsidR="00C21C68">
        <w:t xml:space="preserve"> </w:t>
      </w:r>
      <w:r w:rsidR="00F96CAF">
        <w:t>basta que o usuário clique em excluir</w:t>
      </w:r>
      <w:r w:rsidR="008F44EF">
        <w:t xml:space="preserve"> – representado por um ícone em forma de lixeira</w:t>
      </w:r>
      <w:r w:rsidR="00F96CAF">
        <w:t>.</w:t>
      </w:r>
    </w:p>
    <w:p w14:paraId="4A0A30BB" w14:textId="77777777" w:rsidR="00BB29B9" w:rsidRDefault="00D673B8" w:rsidP="00AB45D1">
      <w:pPr>
        <w:keepNext/>
        <w:jc w:val="center"/>
      </w:pPr>
      <w:r>
        <w:rPr>
          <w:noProof/>
          <w:lang w:eastAsia="pt-BR"/>
        </w:rPr>
        <w:drawing>
          <wp:inline distT="0" distB="0" distL="0" distR="0">
            <wp:extent cx="2297969" cy="3829948"/>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97969" cy="3829948"/>
                    </a:xfrm>
                    <a:prstGeom prst="rect">
                      <a:avLst/>
                    </a:prstGeom>
                  </pic:spPr>
                </pic:pic>
              </a:graphicData>
            </a:graphic>
          </wp:inline>
        </w:drawing>
      </w:r>
    </w:p>
    <w:p w14:paraId="03FC4609" w14:textId="77777777" w:rsidR="00D673B8" w:rsidRPr="0057778C" w:rsidRDefault="00BB29B9" w:rsidP="00AB45D1">
      <w:pPr>
        <w:pStyle w:val="Caption"/>
      </w:pPr>
      <w:bookmarkStart w:id="967" w:name="_Ref388708158"/>
      <w:bookmarkStart w:id="968" w:name="_Toc389005865"/>
      <w:bookmarkStart w:id="969" w:name="_Toc388915951"/>
      <w:r>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7</w:t>
      </w:r>
      <w:r w:rsidR="0088363D">
        <w:fldChar w:fldCharType="end"/>
      </w:r>
      <w:bookmarkEnd w:id="967"/>
      <w:r w:rsidR="00094D14">
        <w:t xml:space="preserve"> – Menu de ferramentas para o </w:t>
      </w:r>
      <w:r w:rsidR="00486385">
        <w:t>item</w:t>
      </w:r>
      <w:bookmarkEnd w:id="968"/>
      <w:bookmarkEnd w:id="969"/>
    </w:p>
    <w:p w14:paraId="0017816B" w14:textId="77777777" w:rsidR="00E070C3" w:rsidRDefault="00E070C3" w:rsidP="00E070C3"/>
    <w:p w14:paraId="20CC978D" w14:textId="77777777" w:rsidR="00E070C3" w:rsidRDefault="00E070C3" w:rsidP="00E070C3">
      <w:pPr>
        <w:pStyle w:val="Heading2"/>
      </w:pPr>
      <w:bookmarkStart w:id="970" w:name="_Toc389005554"/>
      <w:bookmarkStart w:id="971" w:name="_Toc388915911"/>
      <w:r>
        <w:t xml:space="preserve">REMANEJAR </w:t>
      </w:r>
      <w:r w:rsidR="008E3F8D">
        <w:t>ITEM</w:t>
      </w:r>
      <w:bookmarkEnd w:id="970"/>
      <w:bookmarkEnd w:id="971"/>
    </w:p>
    <w:p w14:paraId="63DEC01B" w14:textId="5EBCC498" w:rsidR="00D143AC" w:rsidRDefault="00D143AC" w:rsidP="00D143AC">
      <w:commentRangeStart w:id="972"/>
      <w:r w:rsidRPr="0079132C">
        <w:rPr>
          <w:highlight w:val="yellow"/>
        </w:rPr>
        <w:t>Seguindo os preceitos do GTD, no qual um item deve ser remanejado entre diversos contextos</w:t>
      </w:r>
      <w:ins w:id="973" w:author="Anasta" w:date="2014-05-28T13:30:00Z">
        <w:r w:rsidR="00013CD7">
          <w:rPr>
            <w:highlight w:val="yellow"/>
          </w:rPr>
          <w:t>,</w:t>
        </w:r>
      </w:ins>
      <w:r>
        <w:rPr>
          <w:highlight w:val="yellow"/>
        </w:rPr>
        <w:t xml:space="preserve"> </w:t>
      </w:r>
      <w:r w:rsidRPr="0079132C">
        <w:rPr>
          <w:highlight w:val="yellow"/>
        </w:rPr>
        <w:t>conforme a necessidade</w:t>
      </w:r>
      <w:del w:id="974" w:author="Anasta" w:date="2014-05-28T13:30:00Z">
        <w:r w:rsidRPr="0079132C">
          <w:rPr>
            <w:highlight w:val="yellow"/>
          </w:rPr>
          <w:delText xml:space="preserve"> –</w:delText>
        </w:r>
      </w:del>
      <w:ins w:id="975" w:author="Anasta" w:date="2014-05-28T13:30:00Z">
        <w:r w:rsidR="00013CD7">
          <w:rPr>
            <w:highlight w:val="yellow"/>
          </w:rPr>
          <w:t>,</w:t>
        </w:r>
      </w:ins>
      <w:r w:rsidR="00013CD7">
        <w:rPr>
          <w:highlight w:val="yellow"/>
        </w:rPr>
        <w:t xml:space="preserve"> </w:t>
      </w:r>
      <w:r w:rsidRPr="0079132C">
        <w:rPr>
          <w:highlight w:val="yellow"/>
        </w:rPr>
        <w:t>representado, no aplicativo, por listas</w:t>
      </w:r>
      <w:del w:id="976" w:author="Anasta" w:date="2014-05-28T13:30:00Z">
        <w:r w:rsidRPr="0079132C">
          <w:rPr>
            <w:highlight w:val="yellow"/>
          </w:rPr>
          <w:delText xml:space="preserve"> -,</w:delText>
        </w:r>
      </w:del>
      <w:ins w:id="977" w:author="Anasta" w:date="2014-05-28T13:30:00Z">
        <w:r w:rsidR="00013CD7">
          <w:rPr>
            <w:highlight w:val="yellow"/>
          </w:rPr>
          <w:t>,</w:t>
        </w:r>
      </w:ins>
      <w:r w:rsidRPr="0079132C">
        <w:rPr>
          <w:highlight w:val="yellow"/>
        </w:rPr>
        <w:t xml:space="preserve"> o aplicativo permitirá o remanejamento de itens entre listas.</w:t>
      </w:r>
      <w:r>
        <w:t xml:space="preserve"> O </w:t>
      </w:r>
      <w:r w:rsidRPr="00BF39BC">
        <w:rPr>
          <w:highlight w:val="yellow"/>
        </w:rPr>
        <w:t xml:space="preserve">remanejamento envolverá apenas o envio de uma cópia do </w:t>
      </w:r>
      <w:r>
        <w:rPr>
          <w:highlight w:val="yellow"/>
        </w:rPr>
        <w:t>item</w:t>
      </w:r>
      <w:r w:rsidRPr="00BF39BC">
        <w:rPr>
          <w:highlight w:val="yellow"/>
        </w:rPr>
        <w:t xml:space="preserve"> para outra lista, uma vez que o usuário </w:t>
      </w:r>
      <w:del w:id="978" w:author="Anasta" w:date="2014-05-28T13:30:00Z">
        <w:r w:rsidRPr="00BF39BC">
          <w:rPr>
            <w:highlight w:val="yellow"/>
          </w:rPr>
          <w:delText>provavelmente queira</w:delText>
        </w:r>
      </w:del>
      <w:ins w:id="979" w:author="Anasta" w:date="2014-05-28T13:30:00Z">
        <w:r w:rsidR="00013CD7">
          <w:rPr>
            <w:highlight w:val="yellow"/>
          </w:rPr>
          <w:t>pode querer</w:t>
        </w:r>
      </w:ins>
      <w:r w:rsidRPr="00BF39BC">
        <w:rPr>
          <w:highlight w:val="yellow"/>
        </w:rPr>
        <w:t xml:space="preserve"> realizar outras ações sobre o mesmo </w:t>
      </w:r>
      <w:r>
        <w:rPr>
          <w:highlight w:val="yellow"/>
        </w:rPr>
        <w:t>item</w:t>
      </w:r>
      <w:r w:rsidRPr="00BF39BC">
        <w:rPr>
          <w:highlight w:val="yellow"/>
        </w:rPr>
        <w:t xml:space="preserve"> e ele só deverá ser descartado quando ele</w:t>
      </w:r>
      <w:r>
        <w:rPr>
          <w:highlight w:val="yellow"/>
        </w:rPr>
        <w:t xml:space="preserve"> finalmente</w:t>
      </w:r>
      <w:r w:rsidRPr="00BF39BC">
        <w:rPr>
          <w:highlight w:val="yellow"/>
        </w:rPr>
        <w:t xml:space="preserve"> utilizar a funcionalidade de excluir</w:t>
      </w:r>
      <w:r>
        <w:rPr>
          <w:highlight w:val="yellow"/>
        </w:rPr>
        <w:t xml:space="preserve"> o item</w:t>
      </w:r>
      <w:r w:rsidRPr="00BF39BC">
        <w:rPr>
          <w:highlight w:val="yellow"/>
        </w:rPr>
        <w:t>.</w:t>
      </w:r>
      <w:r>
        <w:t xml:space="preserve"> </w:t>
      </w:r>
      <w:commentRangeEnd w:id="972"/>
      <w:r>
        <w:rPr>
          <w:rStyle w:val="CommentReference"/>
        </w:rPr>
        <w:commentReference w:id="972"/>
      </w:r>
    </w:p>
    <w:p w14:paraId="737CC903" w14:textId="004E94DC" w:rsidR="001D7997" w:rsidRDefault="008F44EF" w:rsidP="001D7997">
      <w:r>
        <w:t>Em qualquer lista que o usuário se encontre</w:t>
      </w:r>
      <w:del w:id="980" w:author="Anasta" w:date="2014-05-28T13:30:00Z">
        <w:r>
          <w:delText>,</w:delText>
        </w:r>
      </w:del>
      <w:r>
        <w:t xml:space="preserve"> é possível que ele opte por remanejar determinado </w:t>
      </w:r>
      <w:r w:rsidR="008E3F8D">
        <w:t>item</w:t>
      </w:r>
      <w:r>
        <w:t xml:space="preserve"> para </w:t>
      </w:r>
      <w:del w:id="981" w:author="Anasta" w:date="2014-05-28T13:30:00Z">
        <w:r>
          <w:delText xml:space="preserve">uma </w:delText>
        </w:r>
      </w:del>
      <w:r>
        <w:t xml:space="preserve">outra lista. Para isso, com o </w:t>
      </w:r>
      <w:proofErr w:type="gramStart"/>
      <w:r>
        <w:t>menu</w:t>
      </w:r>
      <w:proofErr w:type="gramEnd"/>
      <w:r>
        <w:t xml:space="preserve"> de ferramentas do </w:t>
      </w:r>
      <w:r w:rsidR="008E3F8D">
        <w:t>item</w:t>
      </w:r>
      <w:r>
        <w:t xml:space="preserve"> aberto, </w:t>
      </w:r>
      <w:r w:rsidR="002B532D">
        <w:t xml:space="preserve">basta que </w:t>
      </w:r>
      <w:del w:id="982" w:author="Anasta" w:date="2014-05-28T13:30:00Z">
        <w:r w:rsidR="002B532D">
          <w:delText xml:space="preserve">o usuário </w:delText>
        </w:r>
      </w:del>
      <w:r w:rsidR="006C0A18">
        <w:t>pressione o botão de remanejar</w:t>
      </w:r>
      <w:del w:id="983" w:author="Anasta" w:date="2014-05-28T13:30:00Z">
        <w:r w:rsidR="002B532D">
          <w:delText xml:space="preserve"> –</w:delText>
        </w:r>
      </w:del>
      <w:ins w:id="984" w:author="Anasta" w:date="2014-05-28T13:30:00Z">
        <w:r w:rsidR="006C0A18">
          <w:t>,</w:t>
        </w:r>
      </w:ins>
      <w:r w:rsidR="002B532D">
        <w:t xml:space="preserve"> representado por uma seta, conforme exibido na </w:t>
      </w:r>
      <w:r w:rsidR="0088363D">
        <w:fldChar w:fldCharType="begin"/>
      </w:r>
      <w:r w:rsidR="00C21C68">
        <w:instrText xml:space="preserve"> REF _Ref388708158 \h </w:instrText>
      </w:r>
      <w:r w:rsidR="0088363D">
        <w:fldChar w:fldCharType="separate"/>
      </w:r>
      <w:r w:rsidR="00A5041A">
        <w:t xml:space="preserve">FIG. </w:t>
      </w:r>
      <w:r w:rsidR="00A5041A">
        <w:rPr>
          <w:noProof/>
        </w:rPr>
        <w:t>4</w:t>
      </w:r>
      <w:r w:rsidR="00A5041A">
        <w:t>.</w:t>
      </w:r>
      <w:r w:rsidR="00A5041A">
        <w:rPr>
          <w:noProof/>
        </w:rPr>
        <w:t>7</w:t>
      </w:r>
      <w:r w:rsidR="0088363D">
        <w:fldChar w:fldCharType="end"/>
      </w:r>
      <w:r w:rsidR="002B532D">
        <w:t>.</w:t>
      </w:r>
    </w:p>
    <w:p w14:paraId="153865F0" w14:textId="61B17AC9" w:rsidR="002B532D" w:rsidRDefault="002B532D" w:rsidP="001D7997">
      <w:r>
        <w:t xml:space="preserve">Em seguida, será </w:t>
      </w:r>
      <w:del w:id="985" w:author="Anasta" w:date="2014-05-28T13:30:00Z">
        <w:r>
          <w:delText>exibido</w:delText>
        </w:r>
      </w:del>
      <w:ins w:id="986" w:author="Anasta" w:date="2014-05-28T13:30:00Z">
        <w:r w:rsidR="006C0A18">
          <w:t>exibida</w:t>
        </w:r>
      </w:ins>
      <w:r>
        <w:t xml:space="preserve"> para o usuário uma lista </w:t>
      </w:r>
      <w:r w:rsidR="00F371CE">
        <w:t xml:space="preserve">contendo todas as listas para que ele possa escolher o destino do </w:t>
      </w:r>
      <w:r w:rsidR="008E3F8D">
        <w:t>item</w:t>
      </w:r>
      <w:r w:rsidR="0020093F">
        <w:t xml:space="preserve"> a ser remanejado, conforme ilustra a </w:t>
      </w:r>
      <w:r w:rsidR="0088363D">
        <w:fldChar w:fldCharType="begin"/>
      </w:r>
      <w:r w:rsidR="00C21C68">
        <w:instrText xml:space="preserve"> REF _Ref388708192 \h </w:instrText>
      </w:r>
      <w:r w:rsidR="0088363D">
        <w:fldChar w:fldCharType="separate"/>
      </w:r>
      <w:r w:rsidR="00A5041A">
        <w:t xml:space="preserve">FIG. </w:t>
      </w:r>
      <w:r w:rsidR="00A5041A">
        <w:rPr>
          <w:noProof/>
        </w:rPr>
        <w:t>4</w:t>
      </w:r>
      <w:r w:rsidR="00A5041A">
        <w:t>.</w:t>
      </w:r>
      <w:r w:rsidR="00A5041A">
        <w:rPr>
          <w:noProof/>
        </w:rPr>
        <w:t>8</w:t>
      </w:r>
      <w:r w:rsidR="0088363D">
        <w:fldChar w:fldCharType="end"/>
      </w:r>
      <w:r w:rsidR="0079132C">
        <w:t>.</w:t>
      </w:r>
    </w:p>
    <w:p w14:paraId="2FAB66C1" w14:textId="77777777" w:rsidR="00BB29B9" w:rsidRDefault="0000053A" w:rsidP="00BB29B9">
      <w:pPr>
        <w:keepNext/>
        <w:jc w:val="center"/>
      </w:pPr>
      <w:r>
        <w:rPr>
          <w:noProof/>
          <w:lang w:eastAsia="pt-BR"/>
        </w:rPr>
        <w:drawing>
          <wp:inline distT="0" distB="0" distL="0" distR="0">
            <wp:extent cx="2297969" cy="382994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97969" cy="3829948"/>
                    </a:xfrm>
                    <a:prstGeom prst="rect">
                      <a:avLst/>
                    </a:prstGeom>
                  </pic:spPr>
                </pic:pic>
              </a:graphicData>
            </a:graphic>
          </wp:inline>
        </w:drawing>
      </w:r>
    </w:p>
    <w:p w14:paraId="5D91C74A" w14:textId="77777777" w:rsidR="00D673B8" w:rsidRDefault="00BB29B9" w:rsidP="00BB29B9">
      <w:pPr>
        <w:pStyle w:val="Caption"/>
      </w:pPr>
      <w:bookmarkStart w:id="987" w:name="_Ref388708192"/>
      <w:bookmarkStart w:id="988" w:name="_Toc389005866"/>
      <w:bookmarkStart w:id="989" w:name="_Toc388915952"/>
      <w:r>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8</w:t>
      </w:r>
      <w:r w:rsidR="0088363D">
        <w:fldChar w:fldCharType="end"/>
      </w:r>
      <w:bookmarkEnd w:id="987"/>
      <w:r w:rsidR="00AB45D1">
        <w:t xml:space="preserve"> – Remanejando um item</w:t>
      </w:r>
      <w:bookmarkEnd w:id="988"/>
      <w:bookmarkEnd w:id="989"/>
    </w:p>
    <w:p w14:paraId="3C973F2B" w14:textId="77777777" w:rsidR="00AB45D1" w:rsidRPr="00AB45D1" w:rsidRDefault="00AB45D1" w:rsidP="00AB45D1"/>
    <w:p w14:paraId="115F33EF" w14:textId="1E4C3FBB" w:rsidR="00831114" w:rsidRDefault="00831114" w:rsidP="001D7997">
      <w:r>
        <w:t>Caso a</w:t>
      </w:r>
      <w:r w:rsidR="006B5700">
        <w:t xml:space="preserve"> lista de destino seja a Agenda</w:t>
      </w:r>
      <w:del w:id="990" w:author="Anasta" w:date="2014-05-28T13:30:00Z">
        <w:r>
          <w:delText>,</w:delText>
        </w:r>
      </w:del>
      <w:r w:rsidR="00D3014F">
        <w:t xml:space="preserve"> </w:t>
      </w:r>
      <w:r w:rsidR="006D637F">
        <w:t>o usuário deverá escolher um aplicativo</w:t>
      </w:r>
      <w:r w:rsidR="00053CD5">
        <w:t xml:space="preserve"> externo de calendário</w:t>
      </w:r>
      <w:r w:rsidR="006D637F">
        <w:t xml:space="preserve"> para criar um evento</w:t>
      </w:r>
      <w:r w:rsidR="00053CD5">
        <w:t>. O evento conterá em seu campo de preenchimento</w:t>
      </w:r>
      <w:r w:rsidR="007158A0">
        <w:t xml:space="preserve"> de evento do aplicativo</w:t>
      </w:r>
      <w:del w:id="991" w:author="Anasta" w:date="2014-05-28T13:30:00Z">
        <w:r w:rsidR="00053CD5">
          <w:delText>,</w:delText>
        </w:r>
      </w:del>
      <w:r w:rsidR="006D637F">
        <w:t xml:space="preserve"> o texto </w:t>
      </w:r>
      <w:r w:rsidR="007158A0">
        <w:t>associado</w:t>
      </w:r>
      <w:r w:rsidR="006D637F">
        <w:t xml:space="preserve"> ao </w:t>
      </w:r>
      <w:r w:rsidR="007158A0">
        <w:t>i</w:t>
      </w:r>
      <w:r w:rsidR="006D637F">
        <w:t>tem escolhido para ser remanejado.</w:t>
      </w:r>
    </w:p>
    <w:p w14:paraId="0C580D1A" w14:textId="6E359EA8" w:rsidR="0020093F" w:rsidRDefault="0020093F" w:rsidP="001D7997">
      <w:del w:id="992" w:author="Anasta" w:date="2014-05-28T13:30:00Z">
        <w:r>
          <w:delText>Após</w:delText>
        </w:r>
      </w:del>
      <w:ins w:id="993" w:author="Anasta" w:date="2014-05-28T13:30:00Z">
        <w:r w:rsidR="006B5700">
          <w:t>Depois de</w:t>
        </w:r>
      </w:ins>
      <w:r>
        <w:t xml:space="preserve"> feita </w:t>
      </w:r>
      <w:r w:rsidR="00831114">
        <w:t>qualquer</w:t>
      </w:r>
      <w:r>
        <w:t xml:space="preserve"> escolha</w:t>
      </w:r>
      <w:r w:rsidR="007158A0">
        <w:t xml:space="preserve"> de lista</w:t>
      </w:r>
      <w:r>
        <w:t>,</w:t>
      </w:r>
      <w:r w:rsidR="007158A0">
        <w:t xml:space="preserve"> no final,</w:t>
      </w:r>
      <w:r>
        <w:t xml:space="preserve"> </w:t>
      </w:r>
      <w:r w:rsidR="00831114">
        <w:t xml:space="preserve">o aplicativo retorna para a </w:t>
      </w:r>
      <w:r w:rsidR="00A47848">
        <w:t>última lista aberta.</w:t>
      </w:r>
    </w:p>
    <w:p w14:paraId="28FB578B" w14:textId="77777777" w:rsidR="001D7997" w:rsidRPr="001D7997" w:rsidRDefault="001D7997" w:rsidP="001D7997">
      <w:pPr>
        <w:pStyle w:val="Heading2"/>
      </w:pPr>
      <w:bookmarkStart w:id="994" w:name="_Toc389005555"/>
      <w:bookmarkStart w:id="995" w:name="_Toc388915912"/>
      <w:r>
        <w:t xml:space="preserve">COMPARTILHAR </w:t>
      </w:r>
      <w:r w:rsidR="008E3F8D">
        <w:t>ITEM</w:t>
      </w:r>
      <w:bookmarkEnd w:id="994"/>
      <w:bookmarkEnd w:id="995"/>
    </w:p>
    <w:p w14:paraId="4D5A32B5" w14:textId="0C807C7E" w:rsidR="00857D04" w:rsidRDefault="002E32DB" w:rsidP="00857D04">
      <w:r>
        <w:t>Em qualquer lista que o usuário se encontre</w:t>
      </w:r>
      <w:del w:id="996" w:author="Anasta" w:date="2014-05-28T13:30:00Z">
        <w:r>
          <w:delText>,</w:delText>
        </w:r>
      </w:del>
      <w:r>
        <w:t xml:space="preserve"> é possível que ele opte por compartilhar </w:t>
      </w:r>
      <w:r w:rsidR="008E3F8D">
        <w:t xml:space="preserve">o item por meio de outros aplicativos. Para isso, com o </w:t>
      </w:r>
      <w:proofErr w:type="gramStart"/>
      <w:r w:rsidR="008E3F8D">
        <w:t>menu</w:t>
      </w:r>
      <w:proofErr w:type="gramEnd"/>
      <w:r w:rsidR="008E3F8D">
        <w:t xml:space="preserve"> de ferramentas</w:t>
      </w:r>
      <w:r w:rsidR="00EE5AE1">
        <w:t xml:space="preserve"> do </w:t>
      </w:r>
      <w:del w:id="997" w:author="Anasta" w:date="2014-05-28T13:30:00Z">
        <w:r w:rsidR="00EE5AE1">
          <w:delText>ítem</w:delText>
        </w:r>
      </w:del>
      <w:ins w:id="998" w:author="Anasta" w:date="2014-05-28T13:30:00Z">
        <w:r w:rsidR="006B5700">
          <w:t>item</w:t>
        </w:r>
      </w:ins>
      <w:r w:rsidR="00EE5AE1">
        <w:t xml:space="preserve"> aberto</w:t>
      </w:r>
      <w:del w:id="999" w:author="Anasta" w:date="2014-05-28T13:30:00Z">
        <w:r w:rsidR="00EE5AE1">
          <w:delText>,</w:delText>
        </w:r>
      </w:del>
      <w:r w:rsidR="00EE5AE1">
        <w:t xml:space="preserve"> basta que</w:t>
      </w:r>
      <w:del w:id="1000" w:author="Anasta" w:date="2014-05-28T13:30:00Z">
        <w:r w:rsidR="00EE5AE1">
          <w:delText xml:space="preserve"> o usuário</w:delText>
        </w:r>
      </w:del>
      <w:r w:rsidR="00EE5AE1">
        <w:t xml:space="preserve"> pressione o botão compartilhar, conforme </w:t>
      </w:r>
      <w:r w:rsidR="0088363D">
        <w:fldChar w:fldCharType="begin"/>
      </w:r>
      <w:r w:rsidR="00941DBC">
        <w:instrText xml:space="preserve"> REF _Ref388708290 \h </w:instrText>
      </w:r>
      <w:r w:rsidR="0088363D">
        <w:fldChar w:fldCharType="separate"/>
      </w:r>
      <w:r w:rsidR="00A5041A">
        <w:t xml:space="preserve">FIG. </w:t>
      </w:r>
      <w:r w:rsidR="00A5041A">
        <w:rPr>
          <w:noProof/>
        </w:rPr>
        <w:t>4</w:t>
      </w:r>
      <w:r w:rsidR="00A5041A">
        <w:t>.</w:t>
      </w:r>
      <w:r w:rsidR="00A5041A">
        <w:rPr>
          <w:noProof/>
        </w:rPr>
        <w:t>9</w:t>
      </w:r>
      <w:r w:rsidR="0088363D">
        <w:fldChar w:fldCharType="end"/>
      </w:r>
      <w:r w:rsidR="00EE5AE1">
        <w:t>.</w:t>
      </w:r>
    </w:p>
    <w:p w14:paraId="185820F9" w14:textId="77777777" w:rsidR="00941DBC" w:rsidRDefault="00941DBC" w:rsidP="00AB45D1">
      <w:pPr>
        <w:keepNext/>
        <w:jc w:val="center"/>
      </w:pPr>
      <w:r>
        <w:rPr>
          <w:noProof/>
          <w:lang w:eastAsia="pt-BR"/>
        </w:rPr>
        <w:drawing>
          <wp:inline distT="0" distB="0" distL="0" distR="0">
            <wp:extent cx="2297969" cy="382994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97969" cy="3829948"/>
                    </a:xfrm>
                    <a:prstGeom prst="rect">
                      <a:avLst/>
                    </a:prstGeom>
                  </pic:spPr>
                </pic:pic>
              </a:graphicData>
            </a:graphic>
          </wp:inline>
        </w:drawing>
      </w:r>
    </w:p>
    <w:p w14:paraId="07F5B46C" w14:textId="77777777" w:rsidR="00941DBC" w:rsidRDefault="00941DBC" w:rsidP="00AB45D1">
      <w:pPr>
        <w:pStyle w:val="Caption"/>
      </w:pPr>
      <w:bookmarkStart w:id="1001" w:name="_Ref388708290"/>
      <w:bookmarkStart w:id="1002" w:name="_Toc389005867"/>
      <w:bookmarkStart w:id="1003" w:name="_Toc388915953"/>
      <w:r>
        <w:t xml:space="preserve">FIG. </w:t>
      </w:r>
      <w:fldSimple w:instr=" STYLEREF 1 \s ">
        <w:r w:rsidR="00A5041A">
          <w:rPr>
            <w:noProof/>
          </w:rPr>
          <w:t>4</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9</w:t>
      </w:r>
      <w:r w:rsidR="0088363D">
        <w:fldChar w:fldCharType="end"/>
      </w:r>
      <w:bookmarkEnd w:id="1001"/>
      <w:r w:rsidR="00AB45D1">
        <w:t xml:space="preserve"> – Compartilhar um item</w:t>
      </w:r>
      <w:bookmarkEnd w:id="1002"/>
      <w:bookmarkEnd w:id="1003"/>
    </w:p>
    <w:p w14:paraId="78173D0B" w14:textId="77777777" w:rsidR="00AB45D1" w:rsidRPr="00AB45D1" w:rsidRDefault="00AB45D1" w:rsidP="00AB45D1"/>
    <w:p w14:paraId="2E8DB679" w14:textId="77777777" w:rsidR="00EE5AE1" w:rsidRPr="00857D04" w:rsidRDefault="00EE5AE1" w:rsidP="00857D04">
      <w:r>
        <w:t>Em seguida o usuário deverá escolher um aplicativo para que possa</w:t>
      </w:r>
      <w:r w:rsidR="001A4A25">
        <w:t xml:space="preserve"> ser levado </w:t>
      </w:r>
      <w:ins w:id="1004" w:author="Anasta" w:date="2014-05-28T13:30:00Z">
        <w:r w:rsidR="00D625EA">
          <w:t xml:space="preserve">o item </w:t>
        </w:r>
      </w:ins>
      <w:commentRangeStart w:id="1005"/>
      <w:r w:rsidR="001A4A25">
        <w:t xml:space="preserve">ao mesmo </w:t>
      </w:r>
      <w:commentRangeEnd w:id="1005"/>
      <w:r w:rsidR="000815A0">
        <w:rPr>
          <w:rStyle w:val="CommentReference"/>
        </w:rPr>
        <w:commentReference w:id="1005"/>
      </w:r>
      <w:r w:rsidR="001A4A25">
        <w:t xml:space="preserve">e seguir outros passos, </w:t>
      </w:r>
      <w:proofErr w:type="gramStart"/>
      <w:r w:rsidR="006B5700">
        <w:t>sob responsabilidade</w:t>
      </w:r>
      <w:proofErr w:type="gramEnd"/>
      <w:r w:rsidR="001A4A25">
        <w:t xml:space="preserve"> do aplicativo escolhido.</w:t>
      </w:r>
    </w:p>
    <w:p w14:paraId="0D9E13F4" w14:textId="77777777" w:rsidR="00735B99" w:rsidRDefault="00735B99" w:rsidP="00735B99">
      <w:pPr>
        <w:pStyle w:val="Heading1"/>
      </w:pPr>
      <w:bookmarkStart w:id="1006" w:name="_Toc389005556"/>
      <w:bookmarkStart w:id="1007" w:name="_Toc388915913"/>
      <w:bookmarkEnd w:id="855"/>
      <w:r>
        <w:t>CONCLUSÃO</w:t>
      </w:r>
      <w:bookmarkEnd w:id="1006"/>
      <w:bookmarkEnd w:id="1007"/>
    </w:p>
    <w:p w14:paraId="047042DF" w14:textId="77777777" w:rsidR="00735B99" w:rsidRDefault="00735B99" w:rsidP="00735B99"/>
    <w:p w14:paraId="61C22692" w14:textId="77777777" w:rsidR="0073761D" w:rsidRDefault="0073761D" w:rsidP="00735B99">
      <w:r>
        <w:t xml:space="preserve">O presente projeto teve como objetivo desenvolver um aplicativo de organização para </w:t>
      </w:r>
      <w:proofErr w:type="spellStart"/>
      <w:r w:rsidRPr="002D2BAD">
        <w:rPr>
          <w:i/>
          <w:rPrChange w:id="1008" w:author="Anasta" w:date="2014-05-28T13:30:00Z">
            <w:rPr/>
          </w:rPrChange>
        </w:rPr>
        <w:t>Android</w:t>
      </w:r>
      <w:proofErr w:type="spellEnd"/>
      <w:r>
        <w:t xml:space="preserve"> que pudesse utilizar </w:t>
      </w:r>
      <w:ins w:id="1009" w:author="Anasta" w:date="2014-05-28T13:30:00Z">
        <w:r w:rsidR="0042118D">
          <w:t xml:space="preserve">os </w:t>
        </w:r>
      </w:ins>
      <w:r>
        <w:t xml:space="preserve">preceitos do GTD </w:t>
      </w:r>
      <w:r w:rsidR="00544FA4">
        <w:t>em suas funcionalidades.</w:t>
      </w:r>
    </w:p>
    <w:p w14:paraId="704EACC4" w14:textId="59202322" w:rsidR="00544FA4" w:rsidRDefault="004D3227" w:rsidP="00CA5E62">
      <w:r>
        <w:t>A primeira etapa do trabalho –</w:t>
      </w:r>
      <w:r w:rsidR="00922FAC">
        <w:t xml:space="preserve"> </w:t>
      </w:r>
      <w:r w:rsidR="00076619">
        <w:t xml:space="preserve">levantamento de requisitos – foi </w:t>
      </w:r>
      <w:del w:id="1010" w:author="Anasta" w:date="2014-05-28T13:30:00Z">
        <w:r w:rsidR="00076619">
          <w:delText>cumprida</w:delText>
        </w:r>
      </w:del>
      <w:ins w:id="1011" w:author="Anasta" w:date="2014-05-28T13:30:00Z">
        <w:r w:rsidR="0042118D">
          <w:t>concretizada</w:t>
        </w:r>
      </w:ins>
      <w:r w:rsidR="00CA5E62">
        <w:t xml:space="preserve"> por meio do estudo do método GTD e</w:t>
      </w:r>
      <w:del w:id="1012" w:author="Anasta" w:date="2014-05-28T13:30:00Z">
        <w:r w:rsidR="002F5310">
          <w:delText xml:space="preserve"> por meio</w:delText>
        </w:r>
      </w:del>
      <w:r w:rsidR="002F5310">
        <w:t xml:space="preserve"> da explicaç</w:t>
      </w:r>
      <w:r w:rsidR="00CA5E62">
        <w:t xml:space="preserve">ão dos preceitos </w:t>
      </w:r>
      <w:r w:rsidR="00922FAC">
        <w:t>no capítulo 2</w:t>
      </w:r>
      <w:r w:rsidR="00CA5E62">
        <w:t>.</w:t>
      </w:r>
    </w:p>
    <w:p w14:paraId="1546D377" w14:textId="6C1EA864" w:rsidR="0083077C" w:rsidRDefault="0083077C" w:rsidP="00735B99">
      <w:r>
        <w:t xml:space="preserve">A segunda </w:t>
      </w:r>
      <w:del w:id="1013" w:author="Anasta" w:date="2014-05-28T13:30:00Z">
        <w:r>
          <w:delText>etapa do trabalho</w:delText>
        </w:r>
      </w:del>
      <w:ins w:id="1014" w:author="Anasta" w:date="2014-05-28T13:30:00Z">
        <w:r w:rsidR="0042118D">
          <w:t>fase</w:t>
        </w:r>
      </w:ins>
      <w:r>
        <w:t xml:space="preserve"> – análise de requisitos – foi </w:t>
      </w:r>
      <w:del w:id="1015" w:author="Anasta" w:date="2014-05-28T13:30:00Z">
        <w:r>
          <w:delText>realizada</w:delText>
        </w:r>
      </w:del>
      <w:ins w:id="1016" w:author="Anasta" w:date="2014-05-28T13:30:00Z">
        <w:r w:rsidR="0042118D">
          <w:t>alcançada</w:t>
        </w:r>
      </w:ins>
      <w:r>
        <w:t xml:space="preserve"> com sucesso e resultou</w:t>
      </w:r>
      <w:r w:rsidR="009B79D3">
        <w:t xml:space="preserve"> no cap</w:t>
      </w:r>
      <w:r w:rsidR="00CA5E62">
        <w:t xml:space="preserve">ítulo 3 e </w:t>
      </w:r>
      <w:r>
        <w:t>nos diagramas de caso</w:t>
      </w:r>
      <w:r w:rsidR="00D13A85">
        <w:t xml:space="preserve"> de uso, localizados no apêndice </w:t>
      </w:r>
      <w:r w:rsidR="0088363D">
        <w:fldChar w:fldCharType="begin"/>
      </w:r>
      <w:r w:rsidR="00D13A85">
        <w:instrText xml:space="preserve"> REF _Ref382483496 \w \h </w:instrText>
      </w:r>
      <w:r w:rsidR="0088363D">
        <w:fldChar w:fldCharType="separate"/>
      </w:r>
      <w:r w:rsidR="00A5041A">
        <w:t>7.2</w:t>
      </w:r>
      <w:r w:rsidR="0088363D">
        <w:fldChar w:fldCharType="end"/>
      </w:r>
      <w:r w:rsidR="00D13A85">
        <w:t>.</w:t>
      </w:r>
      <w:r w:rsidR="009B79D3">
        <w:t xml:space="preserve"> </w:t>
      </w:r>
    </w:p>
    <w:p w14:paraId="592B443C" w14:textId="79748B16" w:rsidR="00470EF6" w:rsidRDefault="00470EF6" w:rsidP="00735B99">
      <w:del w:id="1017" w:author="Anasta" w:date="2014-05-28T13:30:00Z">
        <w:r>
          <w:delText>A terceira etapa do trabalho</w:delText>
        </w:r>
      </w:del>
      <w:ins w:id="1018" w:author="Anasta" w:date="2014-05-28T13:30:00Z">
        <w:r w:rsidR="0042118D">
          <w:t>O terceiro</w:t>
        </w:r>
        <w:r>
          <w:t xml:space="preserve"> </w:t>
        </w:r>
        <w:r w:rsidR="0042118D">
          <w:t>estágio</w:t>
        </w:r>
      </w:ins>
      <w:r w:rsidR="0042118D">
        <w:t xml:space="preserve"> </w:t>
      </w:r>
      <w:r>
        <w:t xml:space="preserve">– projeto do sistema – foi </w:t>
      </w:r>
      <w:del w:id="1019" w:author="Anasta" w:date="2014-05-28T13:30:00Z">
        <w:r>
          <w:delText>cumprida</w:delText>
        </w:r>
      </w:del>
      <w:ins w:id="1020" w:author="Anasta" w:date="2014-05-28T13:30:00Z">
        <w:r w:rsidR="0042118D">
          <w:t>desenvolvido</w:t>
        </w:r>
      </w:ins>
      <w:r>
        <w:t xml:space="preserve"> </w:t>
      </w:r>
      <w:r w:rsidR="00471A75">
        <w:t xml:space="preserve">e resultou no capítulo 3, onde os componentes essenciais para o funcionamento do sistema </w:t>
      </w:r>
      <w:r w:rsidR="00752D8B">
        <w:t>foram</w:t>
      </w:r>
      <w:r w:rsidR="00471A75">
        <w:t xml:space="preserve"> detalhado</w:t>
      </w:r>
      <w:r w:rsidR="00752D8B">
        <w:t>s</w:t>
      </w:r>
      <w:r w:rsidR="00471A75">
        <w:t>.</w:t>
      </w:r>
    </w:p>
    <w:p w14:paraId="6BE5A0FD" w14:textId="6871ACC0" w:rsidR="001F2912" w:rsidRDefault="001F2912" w:rsidP="00735B99">
      <w:del w:id="1021" w:author="Anasta" w:date="2014-05-28T13:30:00Z">
        <w:r>
          <w:delText>A quarta etapa do trabalho</w:delText>
        </w:r>
      </w:del>
      <w:ins w:id="1022" w:author="Anasta" w:date="2014-05-28T13:30:00Z">
        <w:r w:rsidR="0042118D">
          <w:t>O quarto</w:t>
        </w:r>
        <w:r>
          <w:t xml:space="preserve"> </w:t>
        </w:r>
        <w:r w:rsidR="0042118D">
          <w:t>passo</w:t>
        </w:r>
      </w:ins>
      <w:r>
        <w:t xml:space="preserve"> – a codificação – </w:t>
      </w:r>
      <w:del w:id="1023" w:author="Anasta" w:date="2014-05-28T13:30:00Z">
        <w:r>
          <w:delText>foi realizada</w:delText>
        </w:r>
      </w:del>
      <w:ins w:id="1024" w:author="Anasta" w:date="2014-05-28T13:30:00Z">
        <w:r w:rsidR="0042118D">
          <w:t>ocorreu</w:t>
        </w:r>
      </w:ins>
      <w:r w:rsidR="0042118D">
        <w:t xml:space="preserve"> com </w:t>
      </w:r>
      <w:del w:id="1025" w:author="Anasta" w:date="2014-05-28T13:30:00Z">
        <w:r>
          <w:delText>sucesso</w:delText>
        </w:r>
      </w:del>
      <w:ins w:id="1026" w:author="Anasta" w:date="2014-05-28T13:30:00Z">
        <w:r w:rsidR="0042118D">
          <w:t>êxito</w:t>
        </w:r>
      </w:ins>
      <w:r w:rsidR="001A088D">
        <w:t xml:space="preserve"> e </w:t>
      </w:r>
      <w:del w:id="1027" w:author="Anasta" w:date="2014-05-28T13:30:00Z">
        <w:r w:rsidR="001A088D">
          <w:delText>resultou no</w:delText>
        </w:r>
      </w:del>
      <w:ins w:id="1028" w:author="Anasta" w:date="2014-05-28T13:30:00Z">
        <w:r w:rsidR="0042118D">
          <w:t xml:space="preserve">motivou </w:t>
        </w:r>
        <w:r w:rsidR="001A088D">
          <w:t>o</w:t>
        </w:r>
      </w:ins>
      <w:r w:rsidR="001A088D">
        <w:t xml:space="preserve"> cap</w:t>
      </w:r>
      <w:r w:rsidR="0042118D">
        <w:t xml:space="preserve">ítulo 4 e </w:t>
      </w:r>
      <w:del w:id="1029" w:author="Anasta" w:date="2014-05-28T13:30:00Z">
        <w:r w:rsidR="005E33CC">
          <w:delText>no</w:delText>
        </w:r>
      </w:del>
      <w:ins w:id="1030" w:author="Anasta" w:date="2014-05-28T13:30:00Z">
        <w:r w:rsidR="005E33CC">
          <w:t>o</w:t>
        </w:r>
      </w:ins>
      <w:r w:rsidR="005E33CC">
        <w:t xml:space="preserve"> apêndice</w:t>
      </w:r>
      <w:r w:rsidR="00BA799D">
        <w:t xml:space="preserve"> </w:t>
      </w:r>
      <w:commentRangeStart w:id="1031"/>
      <w:r w:rsidR="00BA799D">
        <w:t>XXXXXXX</w:t>
      </w:r>
      <w:r w:rsidR="001A088D">
        <w:t xml:space="preserve"> </w:t>
      </w:r>
      <w:commentRangeEnd w:id="1031"/>
      <w:r w:rsidR="00BA799D">
        <w:rPr>
          <w:rStyle w:val="CommentReference"/>
        </w:rPr>
        <w:commentReference w:id="1031"/>
      </w:r>
      <w:r w:rsidR="00734080">
        <w:t xml:space="preserve">. Juntos eles </w:t>
      </w:r>
      <w:r w:rsidR="001A088D">
        <w:t>explic</w:t>
      </w:r>
      <w:r w:rsidR="00734080">
        <w:t>am</w:t>
      </w:r>
      <w:r w:rsidR="005E33CC">
        <w:t>,</w:t>
      </w:r>
      <w:r w:rsidR="001A088D">
        <w:t xml:space="preserve"> detalhadamente</w:t>
      </w:r>
      <w:r w:rsidR="005E33CC">
        <w:t>,</w:t>
      </w:r>
      <w:r w:rsidR="0093088A">
        <w:t xml:space="preserve"> o comportamento</w:t>
      </w:r>
      <w:r w:rsidR="001A088D">
        <w:t xml:space="preserve"> do sistema</w:t>
      </w:r>
      <w:r w:rsidR="0093088A">
        <w:t xml:space="preserve"> e </w:t>
      </w:r>
      <w:proofErr w:type="gramStart"/>
      <w:r w:rsidR="0093088A">
        <w:t>exibem</w:t>
      </w:r>
      <w:proofErr w:type="gramEnd"/>
      <w:r w:rsidR="0093088A">
        <w:t xml:space="preserve"> sua estrutura interna</w:t>
      </w:r>
      <w:r w:rsidR="001A088D">
        <w:t xml:space="preserve"> </w:t>
      </w:r>
      <w:del w:id="1032" w:author="Anasta" w:date="2014-05-28T13:30:00Z">
        <w:r w:rsidR="001A088D">
          <w:delText>após</w:delText>
        </w:r>
      </w:del>
      <w:ins w:id="1033" w:author="Anasta" w:date="2014-05-28T13:30:00Z">
        <w:r w:rsidR="00C734C3">
          <w:t>depois de</w:t>
        </w:r>
      </w:ins>
      <w:r w:rsidR="001A088D">
        <w:t xml:space="preserve"> realizada </w:t>
      </w:r>
      <w:del w:id="1034" w:author="Anasta" w:date="2014-05-28T13:30:00Z">
        <w:r w:rsidR="001A088D">
          <w:delText>a</w:delText>
        </w:r>
        <w:r w:rsidR="005E33CC">
          <w:delText xml:space="preserve"> </w:delText>
        </w:r>
      </w:del>
      <w:r w:rsidR="005E33CC">
        <w:t>toda a</w:t>
      </w:r>
      <w:r w:rsidR="001A088D">
        <w:t xml:space="preserve"> codificação</w:t>
      </w:r>
      <w:r w:rsidR="005E33CC">
        <w:t xml:space="preserve">. </w:t>
      </w:r>
      <w:r w:rsidR="00136CD3">
        <w:t>A</w:t>
      </w:r>
      <w:r w:rsidR="00C734C3">
        <w:t xml:space="preserve"> cada funcionalidade codificada</w:t>
      </w:r>
      <w:del w:id="1035" w:author="Anasta" w:date="2014-05-28T13:30:00Z">
        <w:r w:rsidR="00136CD3">
          <w:delText>,</w:delText>
        </w:r>
      </w:del>
      <w:r w:rsidR="00136CD3">
        <w:t xml:space="preserve"> testes foram </w:t>
      </w:r>
      <w:del w:id="1036" w:author="Anasta" w:date="2014-05-28T13:30:00Z">
        <w:r w:rsidR="00136CD3">
          <w:delText>realizados. Ao</w:delText>
        </w:r>
      </w:del>
      <w:ins w:id="1037" w:author="Anasta" w:date="2014-05-28T13:30:00Z">
        <w:r w:rsidR="00C734C3">
          <w:t>aplicados e, a</w:t>
        </w:r>
        <w:r w:rsidR="00136CD3">
          <w:t>o</w:t>
        </w:r>
      </w:ins>
      <w:r w:rsidR="00136CD3">
        <w:t xml:space="preserve"> fim, todas as funcionalidades, integradas, foram </w:t>
      </w:r>
      <w:del w:id="1038" w:author="Anasta" w:date="2014-05-28T13:30:00Z">
        <w:r w:rsidR="00136CD3">
          <w:delText>testadas</w:delText>
        </w:r>
      </w:del>
      <w:ins w:id="1039" w:author="Anasta" w:date="2014-05-28T13:30:00Z">
        <w:r w:rsidR="00C734C3">
          <w:t>colocadas em prática</w:t>
        </w:r>
      </w:ins>
      <w:r w:rsidR="00C734C3">
        <w:t>.</w:t>
      </w:r>
    </w:p>
    <w:p w14:paraId="635DF907" w14:textId="5B1B1175" w:rsidR="00D672EF" w:rsidRDefault="005F3FBF" w:rsidP="00ED5CDB">
      <w:r>
        <w:t xml:space="preserve">Desta forma, </w:t>
      </w:r>
      <w:del w:id="1040" w:author="Anasta" w:date="2014-05-28T13:30:00Z">
        <w:r>
          <w:delText>o grupo</w:delText>
        </w:r>
      </w:del>
      <w:ins w:id="1041" w:author="Anasta" w:date="2014-05-28T13:30:00Z">
        <w:r w:rsidR="00C734C3">
          <w:t>os autores</w:t>
        </w:r>
      </w:ins>
      <w:r>
        <w:t xml:space="preserve"> deste projeto </w:t>
      </w:r>
      <w:del w:id="1042" w:author="Anasta" w:date="2014-05-28T13:30:00Z">
        <w:r>
          <w:delText>conseguiu</w:delText>
        </w:r>
        <w:r w:rsidR="005018BC">
          <w:delText xml:space="preserve"> –</w:delText>
        </w:r>
      </w:del>
      <w:ins w:id="1043" w:author="Anasta" w:date="2014-05-28T13:30:00Z">
        <w:r>
          <w:t>consegui</w:t>
        </w:r>
        <w:r w:rsidR="00C734C3">
          <w:t>ram,</w:t>
        </w:r>
      </w:ins>
      <w:r w:rsidR="005018BC">
        <w:t xml:space="preserve"> por meio </w:t>
      </w:r>
      <w:r w:rsidR="00C734C3">
        <w:t xml:space="preserve">de </w:t>
      </w:r>
      <w:del w:id="1044" w:author="Anasta" w:date="2014-05-28T13:30:00Z">
        <w:r w:rsidR="005018BC">
          <w:delText>especificação, projeç</w:delText>
        </w:r>
        <w:r w:rsidR="00D672EF">
          <w:delText>ão, codificação</w:delText>
        </w:r>
      </w:del>
      <w:ins w:id="1045" w:author="Anasta" w:date="2014-05-28T13:30:00Z">
        <w:r w:rsidR="00C734C3">
          <w:t>especificações</w:t>
        </w:r>
        <w:r w:rsidR="005018BC">
          <w:t>, projeç</w:t>
        </w:r>
        <w:r w:rsidR="00C734C3">
          <w:t>ões, codificações</w:t>
        </w:r>
      </w:ins>
      <w:r w:rsidR="00D672EF">
        <w:t xml:space="preserve"> e </w:t>
      </w:r>
      <w:del w:id="1046" w:author="Anasta" w:date="2014-05-28T13:30:00Z">
        <w:r w:rsidR="00D672EF">
          <w:delText>teste –</w:delText>
        </w:r>
      </w:del>
      <w:ins w:id="1047" w:author="Anasta" w:date="2014-05-28T13:30:00Z">
        <w:r w:rsidR="00D672EF">
          <w:t>teste</w:t>
        </w:r>
        <w:r w:rsidR="00C734C3">
          <w:t>s,</w:t>
        </w:r>
      </w:ins>
      <w:r w:rsidR="00C734C3">
        <w:t xml:space="preserve"> </w:t>
      </w:r>
      <w:r>
        <w:t xml:space="preserve">desenvolver um aplicativo capaz de utilizar os conceitos de GTD e ainda prover integração com o </w:t>
      </w:r>
      <w:r w:rsidRPr="00C734C3">
        <w:rPr>
          <w:i/>
          <w:rPrChange w:id="1048" w:author="Anasta" w:date="2014-05-28T13:30:00Z">
            <w:rPr/>
          </w:rPrChange>
        </w:rPr>
        <w:t xml:space="preserve">Google </w:t>
      </w:r>
      <w:proofErr w:type="spellStart"/>
      <w:r w:rsidRPr="00C734C3">
        <w:rPr>
          <w:i/>
          <w:rPrChange w:id="1049" w:author="Anasta" w:date="2014-05-28T13:30:00Z">
            <w:rPr/>
          </w:rPrChange>
        </w:rPr>
        <w:t>Calendar</w:t>
      </w:r>
      <w:proofErr w:type="spellEnd"/>
      <w:r w:rsidR="00ED5CDB">
        <w:t xml:space="preserve">. </w:t>
      </w:r>
    </w:p>
    <w:p w14:paraId="272769C5" w14:textId="2D14F6C5" w:rsidR="00E90DE6" w:rsidRDefault="00ED5CDB" w:rsidP="005127AB">
      <w:pPr>
        <w:rPr>
          <w:ins w:id="1050" w:author="Anasta" w:date="2014-05-28T13:30:00Z"/>
        </w:rPr>
      </w:pPr>
      <w:del w:id="1051" w:author="Anasta" w:date="2014-05-28T13:30:00Z">
        <w:r>
          <w:delText>Como sugestão</w:delText>
        </w:r>
      </w:del>
      <w:ins w:id="1052" w:author="Anasta" w:date="2014-05-28T13:30:00Z">
        <w:r w:rsidR="00A11264">
          <w:t>Com a</w:t>
        </w:r>
        <w:r w:rsidR="005127AB">
          <w:t xml:space="preserve"> </w:t>
        </w:r>
        <w:r w:rsidR="00A11264">
          <w:t>realização</w:t>
        </w:r>
        <w:r w:rsidR="005127AB">
          <w:t xml:space="preserve"> deste projeto foi possível inferir que </w:t>
        </w:r>
        <w:r w:rsidR="002D2BAD">
          <w:t>o aplicativo de organização</w:t>
        </w:r>
      </w:ins>
      <w:r w:rsidR="002D2BAD">
        <w:t xml:space="preserve"> para </w:t>
      </w:r>
      <w:del w:id="1053" w:author="Anasta" w:date="2014-05-28T13:30:00Z">
        <w:r>
          <w:delText>trabalhos futuros, indica-</w:delText>
        </w:r>
      </w:del>
      <w:proofErr w:type="spellStart"/>
      <w:ins w:id="1054" w:author="Anasta" w:date="2014-05-28T13:30:00Z">
        <w:r w:rsidR="002D2BAD" w:rsidRPr="002D2BAD">
          <w:rPr>
            <w:i/>
          </w:rPr>
          <w:t>Android</w:t>
        </w:r>
        <w:proofErr w:type="spellEnd"/>
        <w:r w:rsidR="002D2BAD">
          <w:t xml:space="preserve">, utilizando os preceitos do GTD em suas funcionalidades, </w:t>
        </w:r>
        <w:r w:rsidR="00E73E7D">
          <w:t>verdadeiramente</w:t>
        </w:r>
        <w:r w:rsidR="002D2BAD">
          <w:t xml:space="preserve"> representa uma </w:t>
        </w:r>
        <w:r w:rsidR="005A5F76">
          <w:t>ferramenta</w:t>
        </w:r>
        <w:r w:rsidR="002D2BAD">
          <w:t xml:space="preserve"> para as pessoas </w:t>
        </w:r>
        <w:r w:rsidR="005127AB">
          <w:t xml:space="preserve">listarem e </w:t>
        </w:r>
        <w:r w:rsidR="002D2BAD">
          <w:t xml:space="preserve">organizarem </w:t>
        </w:r>
        <w:r w:rsidR="005127AB">
          <w:t xml:space="preserve">as </w:t>
        </w:r>
        <w:r w:rsidR="002D2BAD">
          <w:t xml:space="preserve">suas atribulações diárias, ainda mais nos dias </w:t>
        </w:r>
        <w:r w:rsidR="00E90DE6">
          <w:t>de hoje</w:t>
        </w:r>
        <w:r w:rsidR="002D2BAD">
          <w:t>, em que as rotinas e compromissos são mais dinâmico</w:t>
        </w:r>
        <w:r w:rsidR="005127AB">
          <w:t>s e há</w:t>
        </w:r>
        <w:r w:rsidR="002D2BAD">
          <w:t xml:space="preserve"> constantes cobranças </w:t>
        </w:r>
        <w:r w:rsidR="00141019">
          <w:t>por</w:t>
        </w:r>
        <w:r w:rsidR="005127AB">
          <w:t xml:space="preserve"> respostas rápidas</w:t>
        </w:r>
        <w:r w:rsidR="00E90DE6">
          <w:t>.</w:t>
        </w:r>
      </w:ins>
    </w:p>
    <w:p w14:paraId="2E117772" w14:textId="77777777" w:rsidR="0075338A" w:rsidRDefault="00583385" w:rsidP="005127AB">
      <w:pPr>
        <w:rPr>
          <w:ins w:id="1055" w:author="Anasta" w:date="2014-05-28T13:30:00Z"/>
        </w:rPr>
      </w:pPr>
      <w:ins w:id="1056" w:author="Anasta" w:date="2014-05-28T13:30:00Z">
        <w:r>
          <w:t>Diante dessa realidade é confortável contar com um instrumento</w:t>
        </w:r>
        <w:r w:rsidR="00D82A2C">
          <w:t xml:space="preserve">, como é o aplicativo de organização para </w:t>
        </w:r>
        <w:proofErr w:type="spellStart"/>
        <w:r w:rsidR="00D82A2C" w:rsidRPr="00D82A2C">
          <w:rPr>
            <w:i/>
          </w:rPr>
          <w:t>Android</w:t>
        </w:r>
        <w:proofErr w:type="spellEnd"/>
        <w:r w:rsidR="00D82A2C">
          <w:t>,</w:t>
        </w:r>
        <w:r>
          <w:t xml:space="preserve"> que </w:t>
        </w:r>
        <w:r w:rsidR="00D82A2C">
          <w:t>demonstrou nos testes efetuados, ser um grande auxiliar</w:t>
        </w:r>
        <w:r>
          <w:t xml:space="preserve"> </w:t>
        </w:r>
        <w:r w:rsidR="00D82A2C">
          <w:t>na retirada</w:t>
        </w:r>
        <w:r w:rsidR="0075338A">
          <w:t xml:space="preserve"> </w:t>
        </w:r>
        <w:r>
          <w:t xml:space="preserve">da mente </w:t>
        </w:r>
        <w:r w:rsidR="00D82A2C">
          <w:t xml:space="preserve">de </w:t>
        </w:r>
        <w:r w:rsidR="0075338A">
          <w:t xml:space="preserve">todas as </w:t>
        </w:r>
        <w:r>
          <w:t>ações a serem realizadas, armazenando-as</w:t>
        </w:r>
        <w:r w:rsidR="003C638E">
          <w:t xml:space="preserve"> e organizando-as</w:t>
        </w:r>
        <w:r>
          <w:t xml:space="preserve"> em forma de listas</w:t>
        </w:r>
        <w:r w:rsidR="005A5F76">
          <w:t xml:space="preserve"> e</w:t>
        </w:r>
        <w:r>
          <w:t xml:space="preserve"> agrupadas</w:t>
        </w:r>
        <w:r w:rsidR="005A5F76">
          <w:t xml:space="preserve">, </w:t>
        </w:r>
        <w:r w:rsidR="0075338A">
          <w:t xml:space="preserve">em </w:t>
        </w:r>
        <w:r>
          <w:t xml:space="preserve">aparelhos de telefonia ou de informática móveis, que possam ser rapidamente visualizadas em qualquer local em que </w:t>
        </w:r>
      </w:ins>
      <w:r>
        <w:t xml:space="preserve">se </w:t>
      </w:r>
      <w:ins w:id="1057" w:author="Anasta" w:date="2014-05-28T13:30:00Z">
        <w:r>
          <w:t>encontre, evitando-se</w:t>
        </w:r>
        <w:r w:rsidR="0075338A">
          <w:t xml:space="preserve"> corre</w:t>
        </w:r>
        <w:r>
          <w:t>r</w:t>
        </w:r>
        <w:r w:rsidR="0075338A">
          <w:t xml:space="preserve"> o risco de deixar </w:t>
        </w:r>
        <w:r>
          <w:t xml:space="preserve">de administrar ou esquecer que já </w:t>
        </w:r>
        <w:r w:rsidR="00281B06">
          <w:t xml:space="preserve">se </w:t>
        </w:r>
        <w:r>
          <w:t>administrou alguma</w:t>
        </w:r>
        <w:r w:rsidR="00D82A2C">
          <w:t>, al</w:t>
        </w:r>
        <w:r w:rsidR="000F4DAA">
          <w:t xml:space="preserve">ém do acesso </w:t>
        </w:r>
        <w:r w:rsidR="000F4DAA" w:rsidRPr="000F4DAA">
          <w:rPr>
            <w:i/>
          </w:rPr>
          <w:t>off-line</w:t>
        </w:r>
        <w:r w:rsidR="00DC1BF0">
          <w:t>.</w:t>
        </w:r>
      </w:ins>
    </w:p>
    <w:p w14:paraId="6F2011D3" w14:textId="0540A8DD" w:rsidR="002D2BAD" w:rsidRDefault="00A11264" w:rsidP="002D2BAD">
      <w:pPr>
        <w:pStyle w:val="NormalIP"/>
        <w:pPrChange w:id="1058" w:author="Anasta" w:date="2014-05-28T13:30:00Z">
          <w:pPr/>
        </w:pPrChange>
      </w:pPr>
      <w:ins w:id="1059" w:author="Anasta" w:date="2014-05-28T13:30:00Z">
        <w:r>
          <w:t>O desenvolvimento deste</w:t>
        </w:r>
        <w:r w:rsidR="002D2BAD">
          <w:t xml:space="preserve"> </w:t>
        </w:r>
        <w:r>
          <w:t xml:space="preserve">aplicativo realmente </w:t>
        </w:r>
        <w:r w:rsidR="005A5F76">
          <w:t>significou</w:t>
        </w:r>
        <w:r>
          <w:t xml:space="preserve"> uma oportunidade para os seus autores </w:t>
        </w:r>
        <w:r w:rsidR="002D2BAD">
          <w:t xml:space="preserve">aplicarem </w:t>
        </w:r>
        <w:r>
          <w:t xml:space="preserve">os conhecimentos transmitidos pelo curso de Engenharia de Computação e estimulou o espírito empreendedor, haja vista os pensamentos voltados para </w:t>
        </w:r>
      </w:ins>
      <w:r>
        <w:t>a</w:t>
      </w:r>
      <w:r w:rsidR="005A5F76">
        <w:t xml:space="preserve"> </w:t>
      </w:r>
      <w:r>
        <w:t xml:space="preserve">evolução </w:t>
      </w:r>
      <w:del w:id="1060" w:author="Anasta" w:date="2014-05-28T13:30:00Z">
        <w:r w:rsidR="00D672EF">
          <w:delText>desse</w:delText>
        </w:r>
      </w:del>
      <w:ins w:id="1061" w:author="Anasta" w:date="2014-05-28T13:30:00Z">
        <w:r>
          <w:t>do</w:t>
        </w:r>
      </w:ins>
      <w:r>
        <w:t xml:space="preserve"> sistema, buscando</w:t>
      </w:r>
      <w:ins w:id="1062" w:author="Anasta" w:date="2014-05-28T13:30:00Z">
        <w:r>
          <w:t>-se</w:t>
        </w:r>
      </w:ins>
      <w:r>
        <w:t xml:space="preserve"> acrescentar </w:t>
      </w:r>
      <w:ins w:id="1063" w:author="Anasta" w:date="2014-05-28T13:30:00Z">
        <w:r>
          <w:t xml:space="preserve">outras </w:t>
        </w:r>
      </w:ins>
      <w:r>
        <w:t xml:space="preserve">funcionalidades como um assistente que permita </w:t>
      </w:r>
      <w:del w:id="1064" w:author="Anasta" w:date="2014-05-28T13:30:00Z">
        <w:r w:rsidR="00E05E86">
          <w:delText>o</w:delText>
        </w:r>
      </w:del>
      <w:ins w:id="1065" w:author="Anasta" w:date="2014-05-28T13:30:00Z">
        <w:r>
          <w:t>ao</w:t>
        </w:r>
      </w:ins>
      <w:r>
        <w:t xml:space="preserve"> usuário planejar suas ações selecionando </w:t>
      </w:r>
      <w:del w:id="1066" w:author="Anasta" w:date="2014-05-28T13:30:00Z">
        <w:r w:rsidR="00A33846">
          <w:delText xml:space="preserve">os </w:delText>
        </w:r>
      </w:del>
      <w:ins w:id="1067" w:author="Anasta" w:date="2014-05-28T13:30:00Z">
        <w:r>
          <w:t>as</w:t>
        </w:r>
      </w:ins>
      <w:r>
        <w:t xml:space="preserve"> que ele pretenda executar de sua agenda e das demais listas</w:t>
      </w:r>
      <w:del w:id="1068" w:author="Anasta" w:date="2014-05-28T13:30:00Z">
        <w:r w:rsidR="00880BB3">
          <w:delText>.</w:delText>
        </w:r>
        <w:r w:rsidR="00A756FF">
          <w:delText xml:space="preserve"> Outras funcionalidades possíveis seriam</w:delText>
        </w:r>
      </w:del>
      <w:ins w:id="1069" w:author="Anasta" w:date="2014-05-28T13:30:00Z">
        <w:r w:rsidR="000F2086">
          <w:t>,</w:t>
        </w:r>
      </w:ins>
      <w:r>
        <w:t xml:space="preserve"> </w:t>
      </w:r>
      <w:proofErr w:type="spellStart"/>
      <w:r>
        <w:t>indentar</w:t>
      </w:r>
      <w:proofErr w:type="spellEnd"/>
      <w:r>
        <w:t xml:space="preserve"> (provendo hierarquia), reordenar e editar itens</w:t>
      </w:r>
      <w:r w:rsidR="00C3153C">
        <w:t>.</w:t>
      </w:r>
    </w:p>
    <w:p w14:paraId="3C58BB72" w14:textId="77777777" w:rsidR="00A11264" w:rsidRDefault="00A11264">
      <w:pPr>
        <w:widowControl/>
        <w:suppressAutoHyphens w:val="0"/>
        <w:spacing w:line="240" w:lineRule="auto"/>
        <w:ind w:firstLine="0"/>
        <w:jc w:val="left"/>
        <w:pPrChange w:id="1070" w:author="Anasta" w:date="2014-05-28T13:30:00Z">
          <w:pPr/>
        </w:pPrChange>
      </w:pPr>
    </w:p>
    <w:p w14:paraId="331BDE8E" w14:textId="1C9AEB99" w:rsidR="000F4DAA" w:rsidRDefault="00FC71A9">
      <w:pPr>
        <w:widowControl/>
        <w:suppressAutoHyphens w:val="0"/>
        <w:spacing w:line="240" w:lineRule="auto"/>
        <w:ind w:firstLine="0"/>
        <w:jc w:val="left"/>
        <w:rPr>
          <w:ins w:id="1071" w:author="Anasta" w:date="2014-05-28T13:30:00Z"/>
        </w:rPr>
      </w:pPr>
      <w:del w:id="1072" w:author="Anasta" w:date="2014-05-28T13:30:00Z">
        <w:r>
          <w:br w:type="page"/>
        </w:r>
      </w:del>
    </w:p>
    <w:p w14:paraId="4F35B4C4" w14:textId="77777777" w:rsidR="000F4DAA" w:rsidRDefault="000F4DAA">
      <w:pPr>
        <w:widowControl/>
        <w:suppressAutoHyphens w:val="0"/>
        <w:spacing w:line="240" w:lineRule="auto"/>
        <w:ind w:firstLine="0"/>
        <w:jc w:val="left"/>
        <w:rPr>
          <w:ins w:id="1073" w:author="Anasta" w:date="2014-05-28T13:30:00Z"/>
        </w:rPr>
      </w:pPr>
    </w:p>
    <w:p w14:paraId="5A64B278" w14:textId="77777777" w:rsidR="000F4DAA" w:rsidRDefault="000F4DAA">
      <w:pPr>
        <w:widowControl/>
        <w:suppressAutoHyphens w:val="0"/>
        <w:spacing w:line="240" w:lineRule="auto"/>
        <w:ind w:firstLine="0"/>
        <w:jc w:val="left"/>
        <w:rPr>
          <w:ins w:id="1074" w:author="Anasta" w:date="2014-05-28T13:30:00Z"/>
        </w:rPr>
      </w:pPr>
    </w:p>
    <w:p w14:paraId="641F9BAE" w14:textId="77777777" w:rsidR="000F4DAA" w:rsidRDefault="000F4DAA">
      <w:pPr>
        <w:widowControl/>
        <w:suppressAutoHyphens w:val="0"/>
        <w:spacing w:line="240" w:lineRule="auto"/>
        <w:ind w:firstLine="0"/>
        <w:jc w:val="left"/>
      </w:pPr>
    </w:p>
    <w:bookmarkStart w:id="1075" w:name="_Toc388915914" w:displacedByCustomXml="next"/>
    <w:sdt>
      <w:sdtPr>
        <w:rPr>
          <w:rFonts w:eastAsia="DejaVu Sans"/>
          <w:b w:val="0"/>
          <w:bCs w:val="0"/>
          <w:sz w:val="24"/>
          <w:szCs w:val="24"/>
        </w:rPr>
        <w:id w:val="300658937"/>
        <w:docPartObj>
          <w:docPartGallery w:val="Bibliographies"/>
          <w:docPartUnique/>
        </w:docPartObj>
      </w:sdtPr>
      <w:sdtContent>
        <w:commentRangeStart w:id="1076" w:displacedByCustomXml="prev"/>
        <w:bookmarkStart w:id="1077" w:name="_Toc389005557" w:displacedByCustomXml="prev"/>
        <w:p w14:paraId="2BA4463E" w14:textId="77777777" w:rsidR="005110F2" w:rsidRDefault="005C2AD8" w:rsidP="003C7D54">
          <w:pPr>
            <w:pStyle w:val="Heading1"/>
          </w:pPr>
          <w:r>
            <w:t>BILIOGRAFIA</w:t>
          </w:r>
          <w:commentRangeEnd w:id="1076"/>
          <w:r w:rsidR="00D36FE5">
            <w:rPr>
              <w:rStyle w:val="CommentReference"/>
              <w:rFonts w:eastAsia="DejaVu Sans"/>
              <w:b w:val="0"/>
              <w:bCs w:val="0"/>
            </w:rPr>
            <w:commentReference w:id="1076"/>
          </w:r>
          <w:bookmarkEnd w:id="1077"/>
          <w:bookmarkEnd w:id="1075"/>
        </w:p>
        <w:sdt>
          <w:sdtPr>
            <w:rPr>
              <w:kern w:val="1"/>
              <w:sz w:val="16"/>
              <w:lang w:val="pt-BR"/>
              <w:rPrChange w:id="1078" w:author="Anasta" w:date="2014-05-28T13:30:00Z">
                <w:rPr>
                  <w:kern w:val="1"/>
                  <w:lang w:val="pt-BR"/>
                </w:rPr>
              </w:rPrChange>
            </w:rPr>
            <w:id w:val="111145805"/>
            <w:bibliography/>
          </w:sdtPr>
          <w:sdtEndPr>
            <w:rPr>
              <w:rFonts w:eastAsia="DejaVu Sans"/>
              <w:noProof w:val="0"/>
              <w:lang w:eastAsia="ar-SA"/>
              <w:rPrChange w:id="1079" w:author="Anasta" w:date="2014-05-28T13:30:00Z">
                <w:rPr/>
              </w:rPrChange>
            </w:rPr>
          </w:sdtEndPr>
          <w:sdtContent>
            <w:commentRangeStart w:id="1080" w:displacedByCustomXml="prev"/>
            <w:p w14:paraId="58277ECE" w14:textId="77777777" w:rsidR="00985FA2" w:rsidRDefault="0088363D" w:rsidP="00985FA2">
              <w:pPr>
                <w:pStyle w:val="Bibliography"/>
                <w:rPr>
                  <w:vanish/>
                </w:rPr>
              </w:pPr>
              <w:r>
                <w:fldChar w:fldCharType="begin"/>
              </w:r>
              <w:r w:rsidR="005110F2" w:rsidRPr="0060692A">
                <w:rPr>
                  <w:lang w:val="pt-BR"/>
                </w:rPr>
                <w:instrText>BIBLIOGRAPHY</w:instrText>
              </w:r>
              <w:r>
                <w:fldChar w:fldCharType="separate"/>
              </w:r>
              <w:r w:rsidR="00985FA2">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51"/>
              </w:tblGrid>
              <w:tr w:rsidR="00985FA2" w14:paraId="1B24FA7F" w14:textId="77777777" w:rsidTr="00985FA2">
                <w:trPr>
                  <w:tblCellSpacing w:w="15" w:type="dxa"/>
                </w:trPr>
                <w:tc>
                  <w:tcPr>
                    <w:tcW w:w="0" w:type="auto"/>
                    <w:hideMark/>
                  </w:tcPr>
                  <w:p w14:paraId="7E388D35" w14:textId="77777777" w:rsidR="00985FA2" w:rsidRDefault="00985FA2">
                    <w:pPr>
                      <w:pStyle w:val="Bibliography"/>
                      <w:jc w:val="right"/>
                      <w:rPr>
                        <w:rFonts w:eastAsiaTheme="minorEastAsia"/>
                      </w:rPr>
                    </w:pPr>
                    <w:r>
                      <w:t>1.</w:t>
                    </w:r>
                  </w:p>
                </w:tc>
                <w:tc>
                  <w:tcPr>
                    <w:tcW w:w="0" w:type="auto"/>
                    <w:hideMark/>
                  </w:tcPr>
                  <w:p w14:paraId="5A8E2B6E" w14:textId="77777777" w:rsidR="00985FA2" w:rsidRDefault="00985FA2">
                    <w:pPr>
                      <w:pStyle w:val="Bibliography"/>
                      <w:rPr>
                        <w:rFonts w:eastAsiaTheme="minorEastAsia"/>
                      </w:rPr>
                    </w:pPr>
                    <w:r w:rsidRPr="00985FA2">
                      <w:rPr>
                        <w:lang w:val="pt-BR"/>
                      </w:rPr>
                      <w:t xml:space="preserve">ALLEN, D. </w:t>
                    </w:r>
                    <w:r w:rsidRPr="00985FA2">
                      <w:rPr>
                        <w:b/>
                        <w:bCs/>
                        <w:lang w:val="pt-BR"/>
                      </w:rPr>
                      <w:t>A arte de fazer acontecer</w:t>
                    </w:r>
                    <w:r w:rsidRPr="00985FA2">
                      <w:rPr>
                        <w:lang w:val="pt-BR"/>
                      </w:rPr>
                      <w:t xml:space="preserve">. 2a. ed. Rio de Janeiro: Campus, 2005. </w:t>
                    </w:r>
                    <w:r>
                      <w:t>300 p. ISBN 8535219080.</w:t>
                    </w:r>
                  </w:p>
                </w:tc>
              </w:tr>
              <w:tr w:rsidR="00985FA2" w14:paraId="18C4FB18" w14:textId="77777777" w:rsidTr="00985FA2">
                <w:trPr>
                  <w:tblCellSpacing w:w="15" w:type="dxa"/>
                </w:trPr>
                <w:tc>
                  <w:tcPr>
                    <w:tcW w:w="0" w:type="auto"/>
                    <w:hideMark/>
                  </w:tcPr>
                  <w:p w14:paraId="74AAA450" w14:textId="77777777" w:rsidR="00985FA2" w:rsidRDefault="00985FA2">
                    <w:pPr>
                      <w:pStyle w:val="Bibliography"/>
                      <w:jc w:val="right"/>
                      <w:rPr>
                        <w:rFonts w:eastAsiaTheme="minorEastAsia"/>
                      </w:rPr>
                    </w:pPr>
                    <w:r>
                      <w:t>2.</w:t>
                    </w:r>
                  </w:p>
                </w:tc>
                <w:tc>
                  <w:tcPr>
                    <w:tcW w:w="0" w:type="auto"/>
                    <w:hideMark/>
                  </w:tcPr>
                  <w:p w14:paraId="516E8A85" w14:textId="77777777" w:rsidR="00985FA2" w:rsidRDefault="00985FA2">
                    <w:pPr>
                      <w:pStyle w:val="Bibliography"/>
                      <w:rPr>
                        <w:rFonts w:eastAsiaTheme="minorEastAsia"/>
                      </w:rPr>
                    </w:pPr>
                    <w:r>
                      <w:t xml:space="preserve">ANDROID. Android Developers. </w:t>
                    </w:r>
                    <w:r>
                      <w:rPr>
                        <w:b/>
                        <w:bCs/>
                      </w:rPr>
                      <w:t>System Architecture</w:t>
                    </w:r>
                    <w:r>
                      <w:t xml:space="preserve">, 2014. </w:t>
                    </w:r>
                    <w:r w:rsidRPr="00985FA2">
                      <w:rPr>
                        <w:lang w:val="pt-BR"/>
                      </w:rPr>
                      <w:t xml:space="preserve">Disponivel em: &lt;http://developer.android.com/images/system-architecture.jpg&gt;. </w:t>
                    </w:r>
                    <w:r>
                      <w:t>Acesso em: 11 Março 2014.</w:t>
                    </w:r>
                  </w:p>
                </w:tc>
              </w:tr>
              <w:tr w:rsidR="00985FA2" w14:paraId="714BDC34" w14:textId="77777777" w:rsidTr="00985FA2">
                <w:trPr>
                  <w:tblCellSpacing w:w="15" w:type="dxa"/>
                </w:trPr>
                <w:tc>
                  <w:tcPr>
                    <w:tcW w:w="0" w:type="auto"/>
                    <w:hideMark/>
                  </w:tcPr>
                  <w:p w14:paraId="57E174F9" w14:textId="77777777" w:rsidR="00985FA2" w:rsidRDefault="00985FA2">
                    <w:pPr>
                      <w:pStyle w:val="Bibliography"/>
                      <w:jc w:val="right"/>
                      <w:rPr>
                        <w:rFonts w:eastAsiaTheme="minorEastAsia"/>
                      </w:rPr>
                    </w:pPr>
                    <w:r>
                      <w:t>3.</w:t>
                    </w:r>
                  </w:p>
                </w:tc>
                <w:tc>
                  <w:tcPr>
                    <w:tcW w:w="0" w:type="auto"/>
                    <w:hideMark/>
                  </w:tcPr>
                  <w:p w14:paraId="7F516991" w14:textId="77777777" w:rsidR="00985FA2" w:rsidRPr="00985FA2" w:rsidRDefault="00985FA2">
                    <w:pPr>
                      <w:pStyle w:val="Bibliography"/>
                      <w:rPr>
                        <w:rFonts w:eastAsiaTheme="minorEastAsia"/>
                        <w:lang w:val="pt-BR"/>
                      </w:rPr>
                    </w:pPr>
                    <w:r w:rsidRPr="00985FA2">
                      <w:rPr>
                        <w:lang w:val="pt-BR"/>
                      </w:rPr>
                      <w:t xml:space="preserve">ANDROID''''''''. Android Developers. </w:t>
                    </w:r>
                    <w:r w:rsidRPr="00985FA2">
                      <w:rPr>
                        <w:b/>
                        <w:bCs/>
                        <w:lang w:val="pt-BR"/>
                      </w:rPr>
                      <w:t>Developers</w:t>
                    </w:r>
                    <w:r w:rsidRPr="00985FA2">
                      <w:rPr>
                        <w:lang w:val="pt-BR"/>
                      </w:rPr>
                      <w:t>, 2014. Disponivel em: &lt;http://developer.android.com/index.html&gt;. Acesso em: 10 Março 2014.</w:t>
                    </w:r>
                  </w:p>
                </w:tc>
              </w:tr>
              <w:tr w:rsidR="00985FA2" w14:paraId="20F7BCB7" w14:textId="77777777" w:rsidTr="00985FA2">
                <w:trPr>
                  <w:tblCellSpacing w:w="15" w:type="dxa"/>
                </w:trPr>
                <w:tc>
                  <w:tcPr>
                    <w:tcW w:w="0" w:type="auto"/>
                    <w:hideMark/>
                  </w:tcPr>
                  <w:p w14:paraId="064BB2E7" w14:textId="77777777" w:rsidR="00985FA2" w:rsidRDefault="00985FA2">
                    <w:pPr>
                      <w:pStyle w:val="Bibliography"/>
                      <w:jc w:val="right"/>
                      <w:rPr>
                        <w:rFonts w:eastAsiaTheme="minorEastAsia"/>
                      </w:rPr>
                    </w:pPr>
                    <w:r>
                      <w:t>4.</w:t>
                    </w:r>
                  </w:p>
                </w:tc>
                <w:tc>
                  <w:tcPr>
                    <w:tcW w:w="0" w:type="auto"/>
                    <w:hideMark/>
                  </w:tcPr>
                  <w:p w14:paraId="211AECB6" w14:textId="77777777" w:rsidR="00985FA2" w:rsidRDefault="00985FA2">
                    <w:pPr>
                      <w:pStyle w:val="Bibliography"/>
                      <w:rPr>
                        <w:rFonts w:eastAsiaTheme="minorEastAsia"/>
                      </w:rPr>
                    </w:pPr>
                    <w:r>
                      <w:t xml:space="preserve">ISHAK, A. Tute Central. </w:t>
                    </w:r>
                    <w:r>
                      <w:rPr>
                        <w:b/>
                        <w:bCs/>
                      </w:rPr>
                      <w:t>Android Swipe ListView</w:t>
                    </w:r>
                    <w:r>
                      <w:t xml:space="preserve">, 2014. </w:t>
                    </w:r>
                    <w:r w:rsidRPr="00985FA2">
                      <w:rPr>
                        <w:lang w:val="pt-BR"/>
                      </w:rPr>
                      <w:t xml:space="preserve">Disponivel em: &lt;http://www.tutecentral.com/android-swipe-listview/&gt;. </w:t>
                    </w:r>
                    <w:r>
                      <w:t>Acesso em: 10 Março 2014.</w:t>
                    </w:r>
                  </w:p>
                </w:tc>
              </w:tr>
              <w:tr w:rsidR="00985FA2" w14:paraId="067C4AD6" w14:textId="77777777" w:rsidTr="00985FA2">
                <w:trPr>
                  <w:tblCellSpacing w:w="15" w:type="dxa"/>
                </w:trPr>
                <w:tc>
                  <w:tcPr>
                    <w:tcW w:w="0" w:type="auto"/>
                    <w:hideMark/>
                  </w:tcPr>
                  <w:p w14:paraId="5B0F6D9A" w14:textId="77777777" w:rsidR="00985FA2" w:rsidRDefault="00985FA2">
                    <w:pPr>
                      <w:pStyle w:val="Bibliography"/>
                      <w:jc w:val="right"/>
                      <w:rPr>
                        <w:rFonts w:eastAsiaTheme="minorEastAsia"/>
                      </w:rPr>
                    </w:pPr>
                    <w:r>
                      <w:t>5.</w:t>
                    </w:r>
                  </w:p>
                </w:tc>
                <w:tc>
                  <w:tcPr>
                    <w:tcW w:w="0" w:type="auto"/>
                    <w:hideMark/>
                  </w:tcPr>
                  <w:p w14:paraId="79ECA4D4" w14:textId="77777777" w:rsidR="00985FA2" w:rsidRDefault="00985FA2">
                    <w:pPr>
                      <w:pStyle w:val="Bibliography"/>
                      <w:rPr>
                        <w:rFonts w:eastAsiaTheme="minorEastAsia"/>
                      </w:rPr>
                    </w:pPr>
                    <w:r w:rsidRPr="00985FA2">
                      <w:rPr>
                        <w:lang w:val="pt-BR"/>
                      </w:rPr>
                      <w:t xml:space="preserve">NEIL, T. </w:t>
                    </w:r>
                    <w:r w:rsidRPr="00985FA2">
                      <w:rPr>
                        <w:b/>
                        <w:bCs/>
                        <w:lang w:val="pt-BR"/>
                      </w:rPr>
                      <w:t>Padrões de Design para Aplicativos Móveis</w:t>
                    </w:r>
                    <w:r w:rsidRPr="00985FA2">
                      <w:rPr>
                        <w:lang w:val="pt-BR"/>
                      </w:rPr>
                      <w:t xml:space="preserve">. Tradução de Eduardo Kraszczuk. 1a. ed. </w:t>
                    </w:r>
                    <w:r>
                      <w:t>São Paulo: Novatec, 2012. 208 p. ISBN 9788575223192.</w:t>
                    </w:r>
                  </w:p>
                </w:tc>
              </w:tr>
              <w:tr w:rsidR="00985FA2" w14:paraId="3A80FCA7" w14:textId="77777777" w:rsidTr="00985FA2">
                <w:trPr>
                  <w:tblCellSpacing w:w="15" w:type="dxa"/>
                </w:trPr>
                <w:tc>
                  <w:tcPr>
                    <w:tcW w:w="0" w:type="auto"/>
                    <w:hideMark/>
                  </w:tcPr>
                  <w:p w14:paraId="694FA3EB" w14:textId="77777777" w:rsidR="00985FA2" w:rsidRDefault="00985FA2">
                    <w:pPr>
                      <w:pStyle w:val="Bibliography"/>
                      <w:jc w:val="right"/>
                      <w:rPr>
                        <w:rFonts w:eastAsiaTheme="minorEastAsia"/>
                      </w:rPr>
                    </w:pPr>
                    <w:r>
                      <w:t>6.</w:t>
                    </w:r>
                  </w:p>
                </w:tc>
                <w:tc>
                  <w:tcPr>
                    <w:tcW w:w="0" w:type="auto"/>
                    <w:hideMark/>
                  </w:tcPr>
                  <w:p w14:paraId="2F5066B5" w14:textId="77777777" w:rsidR="00985FA2" w:rsidRDefault="00985FA2">
                    <w:pPr>
                      <w:pStyle w:val="Bibliography"/>
                      <w:rPr>
                        <w:rFonts w:eastAsiaTheme="minorEastAsia"/>
                      </w:rPr>
                    </w:pPr>
                    <w:r w:rsidRPr="00985FA2">
                      <w:rPr>
                        <w:lang w:val="pt-BR"/>
                      </w:rPr>
                      <w:t xml:space="preserve">UML DIAGRAMS. </w:t>
                    </w:r>
                    <w:r w:rsidRPr="00985FA2">
                      <w:rPr>
                        <w:b/>
                        <w:bCs/>
                        <w:lang w:val="pt-BR"/>
                      </w:rPr>
                      <w:t>Android UML Examples</w:t>
                    </w:r>
                    <w:r w:rsidRPr="00985FA2">
                      <w:rPr>
                        <w:lang w:val="pt-BR"/>
                      </w:rPr>
                      <w:t xml:space="preserve">, 2013. Disponivel em: &lt;http://www.uml-diagrams.org/examples/android-uml-examples.html&gt;. </w:t>
                    </w:r>
                    <w:r>
                      <w:t>Acesso em: 11 Março 2014.</w:t>
                    </w:r>
                  </w:p>
                </w:tc>
              </w:tr>
              <w:tr w:rsidR="00985FA2" w14:paraId="496363F7" w14:textId="77777777" w:rsidTr="00985FA2">
                <w:trPr>
                  <w:tblCellSpacing w:w="15" w:type="dxa"/>
                </w:trPr>
                <w:tc>
                  <w:tcPr>
                    <w:tcW w:w="0" w:type="auto"/>
                    <w:hideMark/>
                  </w:tcPr>
                  <w:p w14:paraId="016976C7" w14:textId="77777777" w:rsidR="00985FA2" w:rsidRDefault="00985FA2">
                    <w:pPr>
                      <w:pStyle w:val="Bibliography"/>
                      <w:jc w:val="right"/>
                      <w:rPr>
                        <w:rFonts w:eastAsiaTheme="minorEastAsia"/>
                      </w:rPr>
                    </w:pPr>
                    <w:r>
                      <w:t>7.</w:t>
                    </w:r>
                  </w:p>
                </w:tc>
                <w:tc>
                  <w:tcPr>
                    <w:tcW w:w="0" w:type="auto"/>
                    <w:hideMark/>
                  </w:tcPr>
                  <w:p w14:paraId="45FE572E" w14:textId="77777777" w:rsidR="00985FA2" w:rsidRDefault="00985FA2">
                    <w:pPr>
                      <w:pStyle w:val="Bibliography"/>
                      <w:rPr>
                        <w:rFonts w:eastAsiaTheme="minorEastAsia"/>
                      </w:rPr>
                    </w:pPr>
                    <w:r w:rsidRPr="00985FA2">
                      <w:rPr>
                        <w:lang w:val="pt-BR"/>
                      </w:rPr>
                      <w:t xml:space="preserve">ANDROID. Android Developers. </w:t>
                    </w:r>
                    <w:r w:rsidRPr="00985FA2">
                      <w:rPr>
                        <w:b/>
                        <w:bCs/>
                        <w:lang w:val="pt-BR"/>
                      </w:rPr>
                      <w:t>Calendar Provider</w:t>
                    </w:r>
                    <w:r w:rsidRPr="00985FA2">
                      <w:rPr>
                        <w:lang w:val="pt-BR"/>
                      </w:rPr>
                      <w:t xml:space="preserve">, 2014. Disponivel em: &lt;http://developer.android.com/guide/topics/providers/calendar-provider.html&gt;. </w:t>
                    </w:r>
                    <w:r>
                      <w:t>Acesso em: 20 Março 2014.</w:t>
                    </w:r>
                  </w:p>
                </w:tc>
              </w:tr>
              <w:tr w:rsidR="00985FA2" w14:paraId="00CFF8D0" w14:textId="77777777" w:rsidTr="00985FA2">
                <w:trPr>
                  <w:tblCellSpacing w:w="15" w:type="dxa"/>
                </w:trPr>
                <w:tc>
                  <w:tcPr>
                    <w:tcW w:w="0" w:type="auto"/>
                    <w:hideMark/>
                  </w:tcPr>
                  <w:p w14:paraId="04FEE163" w14:textId="77777777" w:rsidR="00985FA2" w:rsidRDefault="00985FA2">
                    <w:pPr>
                      <w:pStyle w:val="Bibliography"/>
                      <w:jc w:val="right"/>
                      <w:rPr>
                        <w:rFonts w:eastAsiaTheme="minorEastAsia"/>
                      </w:rPr>
                    </w:pPr>
                    <w:r>
                      <w:t>8.</w:t>
                    </w:r>
                  </w:p>
                </w:tc>
                <w:tc>
                  <w:tcPr>
                    <w:tcW w:w="0" w:type="auto"/>
                    <w:hideMark/>
                  </w:tcPr>
                  <w:p w14:paraId="41194099" w14:textId="77777777" w:rsidR="00985FA2" w:rsidRDefault="00985FA2">
                    <w:pPr>
                      <w:pStyle w:val="Bibliography"/>
                      <w:rPr>
                        <w:rFonts w:eastAsiaTheme="minorEastAsia"/>
                      </w:rPr>
                    </w:pPr>
                    <w:r>
                      <w:t xml:space="preserve">VOGEL, L. Vogella. </w:t>
                    </w:r>
                    <w:r>
                      <w:rPr>
                        <w:b/>
                        <w:bCs/>
                      </w:rPr>
                      <w:t>Using lists in Android (ListView) - Tutorial</w:t>
                    </w:r>
                    <w:r>
                      <w:t xml:space="preserve">, 2014. </w:t>
                    </w:r>
                    <w:r w:rsidRPr="00985FA2">
                      <w:rPr>
                        <w:lang w:val="pt-BR"/>
                      </w:rPr>
                      <w:t xml:space="preserve">Disponivel em: &lt;http://www.vogella.com/tutorials/AndroidListView/article.html&gt;. </w:t>
                    </w:r>
                    <w:r>
                      <w:t>Acesso em: 10 Março 2014.</w:t>
                    </w:r>
                  </w:p>
                </w:tc>
              </w:tr>
              <w:tr w:rsidR="00985FA2" w14:paraId="0AECB4A3" w14:textId="77777777" w:rsidTr="00985FA2">
                <w:trPr>
                  <w:tblCellSpacing w:w="15" w:type="dxa"/>
                </w:trPr>
                <w:tc>
                  <w:tcPr>
                    <w:tcW w:w="0" w:type="auto"/>
                    <w:hideMark/>
                  </w:tcPr>
                  <w:p w14:paraId="45890520" w14:textId="77777777" w:rsidR="00985FA2" w:rsidRDefault="00985FA2">
                    <w:pPr>
                      <w:pStyle w:val="Bibliography"/>
                      <w:jc w:val="right"/>
                      <w:rPr>
                        <w:rFonts w:eastAsiaTheme="minorEastAsia"/>
                      </w:rPr>
                    </w:pPr>
                    <w:r>
                      <w:t>9.</w:t>
                    </w:r>
                  </w:p>
                </w:tc>
                <w:tc>
                  <w:tcPr>
                    <w:tcW w:w="0" w:type="auto"/>
                    <w:hideMark/>
                  </w:tcPr>
                  <w:p w14:paraId="349673FE" w14:textId="77777777" w:rsidR="00985FA2" w:rsidRDefault="00985FA2">
                    <w:pPr>
                      <w:pStyle w:val="Bibliography"/>
                      <w:rPr>
                        <w:rFonts w:eastAsiaTheme="minorEastAsia"/>
                      </w:rPr>
                    </w:pPr>
                    <w:r>
                      <w:t xml:space="preserve">SMITH, S. Tuts+. </w:t>
                    </w:r>
                    <w:r>
                      <w:rPr>
                        <w:b/>
                        <w:bCs/>
                      </w:rPr>
                      <w:t>Android SDK:</w:t>
                    </w:r>
                    <w:r>
                      <w:t xml:space="preserve"> Implementing Drag-and-Drop Functionality, 2014. </w:t>
                    </w:r>
                    <w:r w:rsidRPr="00985FA2">
                      <w:rPr>
                        <w:lang w:val="pt-BR"/>
                      </w:rPr>
                      <w:t xml:space="preserve">Disponivel em: &lt;http://code.tutsplus.com/tutorials/android-sdk-implementing-drag-and-drop-functionality--mobile-14402&gt;. </w:t>
                    </w:r>
                    <w:r>
                      <w:t>Acesso em: 10 Março 2014.</w:t>
                    </w:r>
                  </w:p>
                </w:tc>
              </w:tr>
              <w:tr w:rsidR="00985FA2" w14:paraId="691512B2" w14:textId="77777777" w:rsidTr="00985FA2">
                <w:trPr>
                  <w:tblCellSpacing w:w="15" w:type="dxa"/>
                </w:trPr>
                <w:tc>
                  <w:tcPr>
                    <w:tcW w:w="0" w:type="auto"/>
                    <w:hideMark/>
                  </w:tcPr>
                  <w:p w14:paraId="35DA9121" w14:textId="77777777" w:rsidR="00985FA2" w:rsidRDefault="00985FA2">
                    <w:pPr>
                      <w:pStyle w:val="Bibliography"/>
                      <w:jc w:val="right"/>
                      <w:rPr>
                        <w:rFonts w:eastAsiaTheme="minorEastAsia"/>
                      </w:rPr>
                    </w:pPr>
                    <w:r>
                      <w:t>10.</w:t>
                    </w:r>
                  </w:p>
                </w:tc>
                <w:tc>
                  <w:tcPr>
                    <w:tcW w:w="0" w:type="auto"/>
                    <w:hideMark/>
                  </w:tcPr>
                  <w:p w14:paraId="1CFE7682" w14:textId="77777777" w:rsidR="00985FA2" w:rsidRPr="00985FA2" w:rsidRDefault="00985FA2">
                    <w:pPr>
                      <w:pStyle w:val="Bibliography"/>
                      <w:rPr>
                        <w:rFonts w:eastAsiaTheme="minorEastAsia"/>
                        <w:lang w:val="pt-BR"/>
                      </w:rPr>
                    </w:pPr>
                    <w:r w:rsidRPr="00985FA2">
                      <w:rPr>
                        <w:lang w:val="pt-BR"/>
                      </w:rPr>
                      <w:t xml:space="preserve">GAMMA, E. et al. </w:t>
                    </w:r>
                    <w:r w:rsidRPr="00985FA2">
                      <w:rPr>
                        <w:b/>
                        <w:bCs/>
                        <w:lang w:val="pt-BR"/>
                      </w:rPr>
                      <w:t>Padrões de Projeto - Soluções reutilizáveis de software orientado a objetos</w:t>
                    </w:r>
                    <w:r w:rsidRPr="00985FA2">
                      <w:rPr>
                        <w:lang w:val="pt-BR"/>
                      </w:rPr>
                      <w:t>. Tradução de Luiz A. Meirelles Salgado. [S.l.]: Bookman, 1994. 366 p. ISBN 978-85-7307-610-3.</w:t>
                    </w:r>
                  </w:p>
                </w:tc>
              </w:tr>
              <w:tr w:rsidR="00985FA2" w14:paraId="45B82B56" w14:textId="77777777" w:rsidTr="00985FA2">
                <w:trPr>
                  <w:tblCellSpacing w:w="15" w:type="dxa"/>
                </w:trPr>
                <w:tc>
                  <w:tcPr>
                    <w:tcW w:w="0" w:type="auto"/>
                    <w:hideMark/>
                  </w:tcPr>
                  <w:p w14:paraId="687B1CB7" w14:textId="77777777" w:rsidR="00985FA2" w:rsidRDefault="00985FA2">
                    <w:pPr>
                      <w:pStyle w:val="Bibliography"/>
                      <w:jc w:val="right"/>
                      <w:rPr>
                        <w:rFonts w:eastAsiaTheme="minorEastAsia"/>
                      </w:rPr>
                    </w:pPr>
                    <w:r>
                      <w:t>11.</w:t>
                    </w:r>
                  </w:p>
                </w:tc>
                <w:tc>
                  <w:tcPr>
                    <w:tcW w:w="0" w:type="auto"/>
                    <w:hideMark/>
                  </w:tcPr>
                  <w:p w14:paraId="56098174" w14:textId="77777777" w:rsidR="00985FA2" w:rsidRDefault="00985FA2">
                    <w:pPr>
                      <w:pStyle w:val="Bibliography"/>
                      <w:rPr>
                        <w:rFonts w:eastAsiaTheme="minorEastAsia"/>
                      </w:rPr>
                    </w:pPr>
                    <w:r>
                      <w:t xml:space="preserve">DUCKETT, C. TechRepublic. </w:t>
                    </w:r>
                    <w:r>
                      <w:rPr>
                        <w:b/>
                        <w:bCs/>
                      </w:rPr>
                      <w:t>Making a sortable ListView in Android</w:t>
                    </w:r>
                    <w:r>
                      <w:t xml:space="preserve">, 2012. </w:t>
                    </w:r>
                    <w:r w:rsidRPr="00985FA2">
                      <w:rPr>
                        <w:lang w:val="pt-BR"/>
                      </w:rPr>
                      <w:t xml:space="preserve">Disponivel em: &lt;http://www.techrepublic.com/blog/australian-technology/making-a-sortable-listview-in-android/&gt;. </w:t>
                    </w:r>
                    <w:r>
                      <w:t>Acesso em: 10 Março 2014.</w:t>
                    </w:r>
                  </w:p>
                </w:tc>
              </w:tr>
              <w:tr w:rsidR="00985FA2" w14:paraId="0933922F" w14:textId="77777777" w:rsidTr="00985FA2">
                <w:trPr>
                  <w:tblCellSpacing w:w="15" w:type="dxa"/>
                </w:trPr>
                <w:tc>
                  <w:tcPr>
                    <w:tcW w:w="0" w:type="auto"/>
                    <w:hideMark/>
                  </w:tcPr>
                  <w:p w14:paraId="4563672C" w14:textId="77777777" w:rsidR="00985FA2" w:rsidRDefault="00985FA2">
                    <w:pPr>
                      <w:pStyle w:val="Bibliography"/>
                      <w:jc w:val="right"/>
                      <w:rPr>
                        <w:rFonts w:eastAsiaTheme="minorEastAsia"/>
                      </w:rPr>
                    </w:pPr>
                    <w:r>
                      <w:t>12.</w:t>
                    </w:r>
                  </w:p>
                </w:tc>
                <w:tc>
                  <w:tcPr>
                    <w:tcW w:w="0" w:type="auto"/>
                    <w:hideMark/>
                  </w:tcPr>
                  <w:p w14:paraId="1179D02A" w14:textId="77777777" w:rsidR="00985FA2" w:rsidRDefault="00985FA2">
                    <w:pPr>
                      <w:pStyle w:val="Bibliography"/>
                      <w:rPr>
                        <w:rFonts w:eastAsiaTheme="minorEastAsia"/>
                      </w:rPr>
                    </w:pPr>
                    <w:r>
                      <w:t xml:space="preserve">DALISAY, M. Java Code Geeks. </w:t>
                    </w:r>
                    <w:r>
                      <w:rPr>
                        <w:b/>
                        <w:bCs/>
                      </w:rPr>
                      <w:t>Android ViewHolder Pattern Example</w:t>
                    </w:r>
                    <w:r>
                      <w:t xml:space="preserve">, 2013. </w:t>
                    </w:r>
                    <w:r w:rsidRPr="00985FA2">
                      <w:rPr>
                        <w:lang w:val="pt-BR"/>
                      </w:rPr>
                      <w:t xml:space="preserve">Disponivel em: &lt;http://www.javacodegeeks.com/2013/09/android-viewholder-pattern-example.html&gt;. </w:t>
                    </w:r>
                    <w:r>
                      <w:t>Acesso em: 10 Março 2014.</w:t>
                    </w:r>
                  </w:p>
                </w:tc>
              </w:tr>
              <w:tr w:rsidR="00985FA2" w14:paraId="585C4E99" w14:textId="77777777" w:rsidTr="00985FA2">
                <w:trPr>
                  <w:tblCellSpacing w:w="15" w:type="dxa"/>
                </w:trPr>
                <w:tc>
                  <w:tcPr>
                    <w:tcW w:w="0" w:type="auto"/>
                    <w:hideMark/>
                  </w:tcPr>
                  <w:p w14:paraId="1A7BCE06" w14:textId="77777777" w:rsidR="00985FA2" w:rsidRDefault="00985FA2">
                    <w:pPr>
                      <w:pStyle w:val="Bibliography"/>
                      <w:jc w:val="right"/>
                      <w:rPr>
                        <w:rFonts w:eastAsiaTheme="minorEastAsia"/>
                      </w:rPr>
                    </w:pPr>
                    <w:r>
                      <w:t>13.</w:t>
                    </w:r>
                  </w:p>
                </w:tc>
                <w:tc>
                  <w:tcPr>
                    <w:tcW w:w="0" w:type="auto"/>
                    <w:hideMark/>
                  </w:tcPr>
                  <w:p w14:paraId="1A9B7175" w14:textId="77777777" w:rsidR="00985FA2" w:rsidRDefault="00985FA2">
                    <w:pPr>
                      <w:pStyle w:val="Bibliography"/>
                      <w:rPr>
                        <w:rFonts w:eastAsiaTheme="minorEastAsia"/>
                      </w:rPr>
                    </w:pPr>
                    <w:r w:rsidRPr="00985FA2">
                      <w:rPr>
                        <w:lang w:val="pt-BR"/>
                      </w:rPr>
                      <w:t xml:space="preserve">CAFEÍNA T.I. Cafeína T.I. </w:t>
                    </w:r>
                    <w:r w:rsidRPr="00985FA2">
                      <w:rPr>
                        <w:b/>
                        <w:bCs/>
                        <w:lang w:val="pt-BR"/>
                      </w:rPr>
                      <w:t>Android – Resolvendo o problema com ListView e CheckBox</w:t>
                    </w:r>
                    <w:r w:rsidRPr="00985FA2">
                      <w:rPr>
                        <w:lang w:val="pt-BR"/>
                      </w:rPr>
                      <w:t xml:space="preserve">, 2014. Disponivel em: &lt;http://cafeinati.wordpress.com/2011/09/05/android-resolvendo-problema-com-listview-e-checkbox/&gt;. </w:t>
                    </w:r>
                    <w:r>
                      <w:t>Acesso em: 10 Março 2014.</w:t>
                    </w:r>
                  </w:p>
                </w:tc>
              </w:tr>
              <w:tr w:rsidR="00985FA2" w14:paraId="0B3B3FB7" w14:textId="77777777" w:rsidTr="00985FA2">
                <w:trPr>
                  <w:tblCellSpacing w:w="15" w:type="dxa"/>
                </w:trPr>
                <w:tc>
                  <w:tcPr>
                    <w:tcW w:w="0" w:type="auto"/>
                    <w:hideMark/>
                  </w:tcPr>
                  <w:p w14:paraId="68402D27" w14:textId="77777777" w:rsidR="00985FA2" w:rsidRDefault="00985FA2">
                    <w:pPr>
                      <w:pStyle w:val="Bibliography"/>
                      <w:jc w:val="right"/>
                      <w:rPr>
                        <w:rFonts w:eastAsiaTheme="minorEastAsia"/>
                      </w:rPr>
                    </w:pPr>
                    <w:r>
                      <w:t>14.</w:t>
                    </w:r>
                  </w:p>
                </w:tc>
                <w:tc>
                  <w:tcPr>
                    <w:tcW w:w="0" w:type="auto"/>
                    <w:hideMark/>
                  </w:tcPr>
                  <w:p w14:paraId="01112EC0" w14:textId="77777777" w:rsidR="00985FA2" w:rsidRDefault="00985FA2">
                    <w:pPr>
                      <w:pStyle w:val="Bibliography"/>
                      <w:rPr>
                        <w:rFonts w:eastAsiaTheme="minorEastAsia"/>
                      </w:rPr>
                    </w:pPr>
                    <w:r>
                      <w:t xml:space="preserve">TAMADA, R. Android Hive. </w:t>
                    </w:r>
                    <w:r>
                      <w:rPr>
                        <w:b/>
                        <w:bCs/>
                      </w:rPr>
                      <w:t>Android SQLite Database with Multiple Tables</w:t>
                    </w:r>
                    <w:r>
                      <w:t xml:space="preserve">, 2013. </w:t>
                    </w:r>
                    <w:r w:rsidRPr="00985FA2">
                      <w:rPr>
                        <w:lang w:val="pt-BR"/>
                      </w:rPr>
                      <w:t xml:space="preserve">Disponivel em: &lt;http://www.androidhive.info/2013/09/android-sqlite-database-with-multiple-tables/ &gt;. </w:t>
                    </w:r>
                    <w:r>
                      <w:t>Acesso em: 12 Março 2014.</w:t>
                    </w:r>
                  </w:p>
                </w:tc>
              </w:tr>
              <w:tr w:rsidR="00985FA2" w14:paraId="4756A09A" w14:textId="77777777" w:rsidTr="00985FA2">
                <w:trPr>
                  <w:tblCellSpacing w:w="15" w:type="dxa"/>
                </w:trPr>
                <w:tc>
                  <w:tcPr>
                    <w:tcW w:w="0" w:type="auto"/>
                    <w:hideMark/>
                  </w:tcPr>
                  <w:p w14:paraId="7B07F94A" w14:textId="77777777" w:rsidR="00985FA2" w:rsidRDefault="00985FA2">
                    <w:pPr>
                      <w:pStyle w:val="Bibliography"/>
                      <w:jc w:val="right"/>
                      <w:rPr>
                        <w:rFonts w:eastAsiaTheme="minorEastAsia"/>
                      </w:rPr>
                    </w:pPr>
                    <w:r>
                      <w:t>15.</w:t>
                    </w:r>
                  </w:p>
                </w:tc>
                <w:tc>
                  <w:tcPr>
                    <w:tcW w:w="0" w:type="auto"/>
                    <w:hideMark/>
                  </w:tcPr>
                  <w:p w14:paraId="7BF37EDB" w14:textId="77777777" w:rsidR="00985FA2" w:rsidRDefault="00985FA2">
                    <w:pPr>
                      <w:pStyle w:val="Bibliography"/>
                      <w:rPr>
                        <w:rFonts w:eastAsiaTheme="minorEastAsia"/>
                      </w:rPr>
                    </w:pPr>
                    <w:r>
                      <w:t xml:space="preserve">DEITEL, P. et al. </w:t>
                    </w:r>
                    <w:r>
                      <w:rPr>
                        <w:b/>
                        <w:bCs/>
                      </w:rPr>
                      <w:t>Android for Programmers, An App-Driven Approach</w:t>
                    </w:r>
                    <w:r>
                      <w:t>. [S.l.]: Prentice Hall, 2012.</w:t>
                    </w:r>
                  </w:p>
                </w:tc>
              </w:tr>
            </w:tbl>
            <w:p w14:paraId="615C1653" w14:textId="77777777" w:rsidR="00985FA2" w:rsidRDefault="00985FA2" w:rsidP="00985FA2">
              <w:pPr>
                <w:pStyle w:val="Bibliography"/>
                <w:rPr>
                  <w:rFonts w:eastAsiaTheme="minorEastAsia"/>
                  <w:vanish/>
                </w:rPr>
              </w:pPr>
              <w:r>
                <w:rPr>
                  <w:vanish/>
                </w:rPr>
                <w:t>x</w:t>
              </w:r>
            </w:p>
            <w:p w14:paraId="24D15AF3" w14:textId="77777777" w:rsidR="007E510D" w:rsidRDefault="0088363D" w:rsidP="00985FA2">
              <w:r>
                <w:rPr>
                  <w:b/>
                  <w:bCs/>
                </w:rPr>
                <w:fldChar w:fldCharType="end"/>
              </w:r>
              <w:commentRangeEnd w:id="1080"/>
              <w:r w:rsidR="00CB19BF">
                <w:rPr>
                  <w:rStyle w:val="CommentReference"/>
                </w:rPr>
                <w:commentReference w:id="1080"/>
              </w:r>
            </w:p>
          </w:sdtContent>
        </w:sdt>
      </w:sdtContent>
    </w:sdt>
    <w:p w14:paraId="0E9AEC3B" w14:textId="77777777" w:rsidR="00CF5B48" w:rsidRDefault="00CF5B48" w:rsidP="00CA5E8A"/>
    <w:p w14:paraId="68653FA4" w14:textId="77777777" w:rsidR="00CF5B48" w:rsidRDefault="00CF5B48" w:rsidP="00CA5E8A"/>
    <w:p w14:paraId="0F4756DD" w14:textId="77777777" w:rsidR="00CF5B48" w:rsidRDefault="00CF5B48" w:rsidP="00CA5E8A"/>
    <w:p w14:paraId="3EDC1F6C" w14:textId="77777777" w:rsidR="00CF5B48" w:rsidRDefault="00CF5B48" w:rsidP="00CA5E8A"/>
    <w:p w14:paraId="1DAE427C" w14:textId="77777777" w:rsidR="00CF5B48" w:rsidRDefault="00CF5B48" w:rsidP="00CA5E8A"/>
    <w:p w14:paraId="41395721" w14:textId="77777777" w:rsidR="00CF5B48" w:rsidRDefault="00CF5B48" w:rsidP="00CA5E8A"/>
    <w:p w14:paraId="4FD05CC9" w14:textId="77777777" w:rsidR="00CF5B48" w:rsidRDefault="00CF5B48" w:rsidP="00CA5E8A"/>
    <w:p w14:paraId="07847605" w14:textId="77777777" w:rsidR="00CF5B48" w:rsidRDefault="00CF5B48" w:rsidP="00CA5E8A"/>
    <w:p w14:paraId="7FB05FF9" w14:textId="77777777" w:rsidR="00CF5B48" w:rsidRDefault="00CF5B48" w:rsidP="00CA5E8A"/>
    <w:p w14:paraId="2C5EE292" w14:textId="77777777" w:rsidR="00E0150A" w:rsidRDefault="00E0150A" w:rsidP="00CA5E8A"/>
    <w:p w14:paraId="4F26D27B" w14:textId="77777777" w:rsidR="00E0150A" w:rsidRDefault="00E0150A" w:rsidP="00CA5E8A"/>
    <w:p w14:paraId="1F65918D" w14:textId="77777777" w:rsidR="00E0150A" w:rsidRDefault="00E0150A" w:rsidP="00CA5E8A"/>
    <w:p w14:paraId="168D9209" w14:textId="77777777" w:rsidR="00E0150A" w:rsidRDefault="00E0150A" w:rsidP="00CA5E8A"/>
    <w:p w14:paraId="50282581" w14:textId="77777777" w:rsidR="00E0150A" w:rsidRDefault="00E0150A" w:rsidP="00CA5E8A"/>
    <w:p w14:paraId="2F33B595" w14:textId="77777777" w:rsidR="00E0150A" w:rsidRDefault="00E0150A" w:rsidP="00CA5E8A"/>
    <w:p w14:paraId="6DC9E84C" w14:textId="77777777" w:rsidR="00E0150A" w:rsidRDefault="00E0150A" w:rsidP="00CA5E8A"/>
    <w:p w14:paraId="75E19D46" w14:textId="77777777" w:rsidR="00E0150A" w:rsidRDefault="00E0150A" w:rsidP="00CA5E8A"/>
    <w:p w14:paraId="6B5B7565" w14:textId="77777777" w:rsidR="00E0150A" w:rsidRDefault="00E0150A" w:rsidP="00CA5E8A"/>
    <w:p w14:paraId="2EB3A458" w14:textId="77777777" w:rsidR="00E0150A" w:rsidRDefault="00E0150A" w:rsidP="00CA5E8A"/>
    <w:p w14:paraId="3CB4992A" w14:textId="77777777" w:rsidR="00E0150A" w:rsidRDefault="00E0150A" w:rsidP="00CA5E8A"/>
    <w:p w14:paraId="7764A7E3" w14:textId="77777777" w:rsidR="00CF5B48" w:rsidRDefault="00CF5B48" w:rsidP="00CA5E8A"/>
    <w:p w14:paraId="6B89A22D" w14:textId="77777777" w:rsidR="00CF5B48" w:rsidRDefault="00CF5B48" w:rsidP="00CA5E8A"/>
    <w:p w14:paraId="1A1F9C26" w14:textId="77777777" w:rsidR="00CF5B48" w:rsidRDefault="00CF5B48" w:rsidP="00CA5E8A"/>
    <w:p w14:paraId="49B624C3" w14:textId="77777777" w:rsidR="00CF5B48" w:rsidRDefault="00CF5B48" w:rsidP="00CA5E8A"/>
    <w:p w14:paraId="6BAD2733" w14:textId="77777777" w:rsidR="00CF5B48" w:rsidRDefault="00CF5B48" w:rsidP="00CA5E8A"/>
    <w:p w14:paraId="7E4D00BB" w14:textId="77777777" w:rsidR="00CF5B48" w:rsidRDefault="00CF5B48" w:rsidP="00CA5E8A">
      <w:pPr>
        <w:rPr>
          <w:del w:id="1081" w:author="Anasta" w:date="2014-05-28T13:30:00Z"/>
        </w:rPr>
      </w:pPr>
      <w:bookmarkStart w:id="1082" w:name="_Toc389005558"/>
    </w:p>
    <w:p w14:paraId="6B21EFF4" w14:textId="77777777" w:rsidR="00CF5B48" w:rsidRDefault="00CF5B48" w:rsidP="00CA5E8A">
      <w:pPr>
        <w:rPr>
          <w:del w:id="1083" w:author="Anasta" w:date="2014-05-28T13:30:00Z"/>
        </w:rPr>
      </w:pPr>
    </w:p>
    <w:p w14:paraId="6CC5D1FA" w14:textId="77777777" w:rsidR="00A20FCE" w:rsidRDefault="00A20FCE" w:rsidP="00A20FCE">
      <w:pPr>
        <w:pStyle w:val="Heading1"/>
      </w:pPr>
      <w:bookmarkStart w:id="1084" w:name="_Toc388915915"/>
      <w:r>
        <w:t>APÊNDICE</w:t>
      </w:r>
      <w:bookmarkEnd w:id="1082"/>
      <w:bookmarkEnd w:id="1084"/>
    </w:p>
    <w:p w14:paraId="0FFF64BF" w14:textId="77777777" w:rsidR="00A20FCE" w:rsidRDefault="00A20FCE" w:rsidP="00A20FCE">
      <w:pPr>
        <w:rPr>
          <w:del w:id="1085" w:author="Anasta" w:date="2014-05-28T13:30:00Z"/>
        </w:rPr>
      </w:pPr>
      <w:bookmarkStart w:id="1086" w:name="_Toc389005559"/>
    </w:p>
    <w:p w14:paraId="7C1546CC" w14:textId="77777777" w:rsidR="00A20FCE" w:rsidRDefault="00017D84" w:rsidP="00A20FCE">
      <w:pPr>
        <w:pStyle w:val="Heading2"/>
      </w:pPr>
      <w:bookmarkStart w:id="1087" w:name="_Toc388915916"/>
      <w:r>
        <w:t>DIAGRAMA DE TELAS</w:t>
      </w:r>
      <w:bookmarkEnd w:id="1086"/>
      <w:bookmarkEnd w:id="1087"/>
    </w:p>
    <w:p w14:paraId="53C8A5AA" w14:textId="77777777" w:rsidR="00017D84" w:rsidRDefault="00017D84" w:rsidP="00017D84">
      <w:pPr>
        <w:keepNext/>
        <w:rPr>
          <w:del w:id="1088" w:author="Anasta" w:date="2014-05-28T13:30:00Z"/>
        </w:rPr>
      </w:pPr>
      <w:del w:id="1089" w:author="Anasta" w:date="2014-05-28T13:30:00Z">
        <w:r>
          <w:rPr>
            <w:noProof/>
            <w:lang w:eastAsia="pt-BR"/>
          </w:rPr>
          <w:drawing>
            <wp:inline distT="0" distB="0" distL="0" distR="0" wp14:anchorId="53884006" wp14:editId="2D0D1B25">
              <wp:extent cx="5759450" cy="3343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8">
                        <a:extLst>
                          <a:ext uri="{28A0092B-C50C-407E-A947-70E740481C1C}">
                            <a14:useLocalDpi xmlns:a14="http://schemas.microsoft.com/office/drawing/2010/main" val="0"/>
                          </a:ext>
                        </a:extLst>
                      </a:blip>
                      <a:stretch>
                        <a:fillRect/>
                      </a:stretch>
                    </pic:blipFill>
                    <pic:spPr>
                      <a:xfrm>
                        <a:off x="0" y="0"/>
                        <a:ext cx="5759450" cy="3343910"/>
                      </a:xfrm>
                      <a:prstGeom prst="rect">
                        <a:avLst/>
                      </a:prstGeom>
                    </pic:spPr>
                  </pic:pic>
                </a:graphicData>
              </a:graphic>
            </wp:inline>
          </w:drawing>
        </w:r>
      </w:del>
    </w:p>
    <w:p w14:paraId="5749FE5D" w14:textId="77777777" w:rsidR="00017D84" w:rsidRDefault="00017D84" w:rsidP="00017D84">
      <w:pPr>
        <w:keepNext/>
        <w:rPr>
          <w:ins w:id="1090" w:author="Anasta" w:date="2014-05-28T13:30:00Z"/>
        </w:rPr>
      </w:pPr>
      <w:ins w:id="1091" w:author="Anasta" w:date="2014-05-28T13:30:00Z">
        <w:r>
          <w:rPr>
            <w:noProof/>
            <w:lang w:eastAsia="pt-BR"/>
          </w:rPr>
          <w:drawing>
            <wp:inline distT="0" distB="0" distL="0" distR="0">
              <wp:extent cx="5493230" cy="334704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8">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ins>
    </w:p>
    <w:p w14:paraId="4CB0122C" w14:textId="77777777" w:rsidR="00017D84" w:rsidRPr="00017D84" w:rsidRDefault="00017D84" w:rsidP="00017D84">
      <w:pPr>
        <w:pStyle w:val="Caption"/>
      </w:pPr>
      <w:bookmarkStart w:id="1092" w:name="_Toc389005868"/>
      <w:bookmarkStart w:id="1093" w:name="_Toc388915954"/>
      <w:r>
        <w:t xml:space="preserve">FIG. </w:t>
      </w:r>
      <w:fldSimple w:instr=" STYLEREF 1 \s ">
        <w:r w:rsidR="00A5041A">
          <w:rPr>
            <w:noProof/>
          </w:rPr>
          <w:t>7</w:t>
        </w:r>
      </w:fldSimple>
      <w:proofErr w:type="gramStart"/>
      <w:r w:rsidR="003030DE">
        <w:t>.</w:t>
      </w:r>
      <w:proofErr w:type="gramEnd"/>
      <w:r w:rsidR="0088363D">
        <w:fldChar w:fldCharType="begin"/>
      </w:r>
      <w:r w:rsidR="00C851B1">
        <w:instrText xml:space="preserve"> SEQ FIG. \* ARABIC \s 1 </w:instrText>
      </w:r>
      <w:r w:rsidR="0088363D">
        <w:fldChar w:fldCharType="separate"/>
      </w:r>
      <w:r w:rsidR="00A5041A">
        <w:rPr>
          <w:noProof/>
        </w:rPr>
        <w:t>1</w:t>
      </w:r>
      <w:r w:rsidR="0088363D">
        <w:fldChar w:fldCharType="end"/>
      </w:r>
      <w:r>
        <w:t xml:space="preserve"> – DIAGRAMA DE NAVEGAÇÃO ENTRE TELAS</w:t>
      </w:r>
      <w:bookmarkEnd w:id="1092"/>
      <w:bookmarkEnd w:id="1093"/>
    </w:p>
    <w:p w14:paraId="19B5FA67" w14:textId="77777777" w:rsidR="007E510D" w:rsidRDefault="007E510D" w:rsidP="007E510D"/>
    <w:p w14:paraId="755401C7" w14:textId="77777777" w:rsidR="007E510D" w:rsidRDefault="007E510D" w:rsidP="007E510D"/>
    <w:p w14:paraId="6AD722AC" w14:textId="77777777" w:rsidR="007E510D" w:rsidRDefault="007E510D" w:rsidP="007E510D">
      <w:pPr>
        <w:rPr>
          <w:del w:id="1094" w:author="Anasta" w:date="2014-05-28T13:30:00Z"/>
        </w:rPr>
      </w:pPr>
      <w:bookmarkStart w:id="1095" w:name="_Ref382483496"/>
      <w:bookmarkStart w:id="1096" w:name="_Toc389005560"/>
    </w:p>
    <w:p w14:paraId="5A59FE38" w14:textId="77777777" w:rsidR="007E510D" w:rsidRPr="007E510D" w:rsidRDefault="007E510D" w:rsidP="00017D84">
      <w:pPr>
        <w:rPr>
          <w:del w:id="1097" w:author="Anasta" w:date="2014-05-28T13:30:00Z"/>
        </w:rPr>
      </w:pPr>
    </w:p>
    <w:p w14:paraId="32D5309F" w14:textId="77777777" w:rsidR="00E21DEA" w:rsidRDefault="0093356C" w:rsidP="00E21DEA">
      <w:pPr>
        <w:pStyle w:val="Heading2"/>
      </w:pPr>
      <w:bookmarkStart w:id="1098" w:name="_Toc388915917"/>
      <w:r>
        <w:t>DESCRIÇÃO DE CASOS DE USO</w:t>
      </w:r>
      <w:bookmarkEnd w:id="1095"/>
      <w:bookmarkEnd w:id="1096"/>
      <w:bookmarkEnd w:id="1098"/>
    </w:p>
    <w:p w14:paraId="497A8D2D" w14:textId="77777777" w:rsidR="00A979DB" w:rsidRDefault="00A979DB" w:rsidP="00A979DB">
      <w:pPr>
        <w:rPr>
          <w:del w:id="1099" w:author="Anasta" w:date="2014-05-28T13:30:00Z"/>
        </w:rPr>
      </w:pPr>
      <w:bookmarkStart w:id="1100" w:name="_Toc389005561"/>
    </w:p>
    <w:p w14:paraId="37B70B05" w14:textId="7D86C139" w:rsidR="00A979DB" w:rsidRPr="00D85071" w:rsidRDefault="00F074BD" w:rsidP="00A979DB">
      <w:pPr>
        <w:pStyle w:val="Heading3"/>
      </w:pPr>
      <w:bookmarkStart w:id="1101" w:name="_Toc388915918"/>
      <w:r>
        <w:t xml:space="preserve">Inserir </w:t>
      </w:r>
      <w:del w:id="1102" w:author="Anasta" w:date="2014-05-28T13:30:00Z">
        <w:r w:rsidR="00A979DB" w:rsidRPr="00D85071">
          <w:delText xml:space="preserve"> Item</w:delText>
        </w:r>
      </w:del>
      <w:ins w:id="1103" w:author="Anasta" w:date="2014-05-28T13:30:00Z">
        <w:r>
          <w:t>i</w:t>
        </w:r>
        <w:r w:rsidR="00A979DB" w:rsidRPr="00D85071">
          <w:t>tem</w:t>
        </w:r>
      </w:ins>
      <w:r w:rsidR="00A979DB" w:rsidRPr="00D85071">
        <w:t xml:space="preserve"> </w:t>
      </w:r>
      <w:commentRangeStart w:id="1104"/>
      <w:r w:rsidR="00A979DB" w:rsidRPr="00D85071">
        <w:t>rápido</w:t>
      </w:r>
      <w:commentRangeEnd w:id="1104"/>
      <w:r w:rsidR="00CB19BF">
        <w:rPr>
          <w:rStyle w:val="CommentReference"/>
          <w:rFonts w:eastAsia="DejaVu Sans"/>
          <w:b w:val="0"/>
          <w:bCs w:val="0"/>
        </w:rPr>
        <w:commentReference w:id="1104"/>
      </w:r>
      <w:bookmarkEnd w:id="1100"/>
      <w:bookmarkEnd w:id="1101"/>
    </w:p>
    <w:p w14:paraId="042E8EB2" w14:textId="77777777" w:rsidR="00A979DB" w:rsidRPr="00D85071" w:rsidRDefault="00A979DB" w:rsidP="00A979DB"/>
    <w:p w14:paraId="0924E7E8" w14:textId="77777777" w:rsidR="00A979DB" w:rsidRPr="00D85071" w:rsidRDefault="00A979DB" w:rsidP="00A979DB">
      <w:r w:rsidRPr="00D85071">
        <w:t>Ator Principal: Usuário</w:t>
      </w:r>
    </w:p>
    <w:p w14:paraId="67E16D52" w14:textId="77777777" w:rsidR="00A979DB" w:rsidRDefault="00A979DB" w:rsidP="00A979DB">
      <w:r w:rsidRPr="00E05458">
        <w:t xml:space="preserve">Precondição: </w:t>
      </w:r>
      <w:r>
        <w:t>Nenhuma das listas se encontra aberta</w:t>
      </w:r>
    </w:p>
    <w:p w14:paraId="4E2BCBEA" w14:textId="77777777" w:rsidR="00A979DB" w:rsidRPr="00E05458" w:rsidRDefault="00A979DB" w:rsidP="00A979DB">
      <w:r>
        <w:t>Fluxo Básico de eventos:</w:t>
      </w:r>
    </w:p>
    <w:p w14:paraId="013AA3C8" w14:textId="77777777" w:rsidR="00A979DB" w:rsidRDefault="00A979DB" w:rsidP="0041730B">
      <w:pPr>
        <w:pStyle w:val="ListParagraph"/>
        <w:numPr>
          <w:ilvl w:val="0"/>
          <w:numId w:val="24"/>
        </w:numPr>
      </w:pPr>
      <w:r w:rsidRPr="00F3509B">
        <w:t>Esse caso de uso começa quando o usu</w:t>
      </w:r>
      <w:r>
        <w:t xml:space="preserve">ário opta por inserir novo </w:t>
      </w:r>
      <w:r w:rsidR="009450A1">
        <w:t>item</w:t>
      </w:r>
      <w:r>
        <w:t xml:space="preserve"> rápido;</w:t>
      </w:r>
    </w:p>
    <w:p w14:paraId="41A9E5FB" w14:textId="77777777" w:rsidR="00A979DB" w:rsidRDefault="00A979DB" w:rsidP="0041730B">
      <w:pPr>
        <w:pStyle w:val="ListParagraph"/>
        <w:numPr>
          <w:ilvl w:val="0"/>
          <w:numId w:val="24"/>
        </w:numPr>
      </w:pPr>
      <w:r>
        <w:t>O sistema fornece o espaço para que o usuário insira as informações;</w:t>
      </w:r>
    </w:p>
    <w:p w14:paraId="2DE89C1D" w14:textId="77777777" w:rsidR="00A979DB" w:rsidRDefault="00A979DB" w:rsidP="0041730B">
      <w:pPr>
        <w:pStyle w:val="ListParagraph"/>
        <w:numPr>
          <w:ilvl w:val="0"/>
          <w:numId w:val="24"/>
        </w:numPr>
      </w:pPr>
      <w:r>
        <w:t>O usuário insere as informações e confirma;</w:t>
      </w:r>
    </w:p>
    <w:p w14:paraId="4FB9BFE1" w14:textId="2F5920ED" w:rsidR="00A979DB" w:rsidRDefault="00A979DB" w:rsidP="0041730B">
      <w:pPr>
        <w:pStyle w:val="ListParagraph"/>
        <w:numPr>
          <w:ilvl w:val="0"/>
          <w:numId w:val="24"/>
        </w:numPr>
      </w:pPr>
      <w:commentRangeStart w:id="1105"/>
      <w:r w:rsidRPr="00CB19BF">
        <w:rPr>
          <w:highlight w:val="red"/>
        </w:rPr>
        <w:t>O</w:t>
      </w:r>
      <w:commentRangeEnd w:id="1105"/>
      <w:r w:rsidR="00CB19BF">
        <w:rPr>
          <w:rStyle w:val="CommentReference"/>
        </w:rPr>
        <w:commentReference w:id="1105"/>
      </w:r>
      <w:r>
        <w:t xml:space="preserve"> sistema armazena a informaç</w:t>
      </w:r>
      <w:r w:rsidR="00F074BD">
        <w:t xml:space="preserve">ão na lista “caixa de entrada” </w:t>
      </w:r>
      <w:del w:id="1106" w:author="Anasta" w:date="2014-05-28T13:30:00Z">
        <w:r>
          <w:delText xml:space="preserve"> </w:delText>
        </w:r>
      </w:del>
      <w:r w:rsidR="00F074BD">
        <w:t>e o caso de uso termina</w:t>
      </w:r>
      <w:del w:id="1107" w:author="Anasta" w:date="2014-05-28T13:30:00Z">
        <w:r>
          <w:delText>;</w:delText>
        </w:r>
      </w:del>
      <w:ins w:id="1108" w:author="Anasta" w:date="2014-05-28T13:30:00Z">
        <w:r w:rsidR="00F074BD">
          <w:t>.</w:t>
        </w:r>
      </w:ins>
    </w:p>
    <w:p w14:paraId="2402EF2F" w14:textId="02029F2F" w:rsidR="00A979DB" w:rsidRDefault="00A979DB" w:rsidP="00A979DB">
      <w:r>
        <w:t xml:space="preserve">Pós-Condição: (Sucesso) O sistema </w:t>
      </w:r>
      <w:del w:id="1109" w:author="Anasta" w:date="2014-05-28T13:30:00Z">
        <w:r>
          <w:delText xml:space="preserve">adicionou </w:delText>
        </w:r>
      </w:del>
      <w:r>
        <w:t xml:space="preserve">inseriu o novo </w:t>
      </w:r>
      <w:r w:rsidR="009450A1">
        <w:t>item</w:t>
      </w:r>
      <w:r w:rsidR="00A91E79">
        <w:t xml:space="preserve"> na caixa de entrada</w:t>
      </w:r>
      <w:del w:id="1110" w:author="Anasta" w:date="2014-05-28T13:30:00Z">
        <w:r>
          <w:delText>;</w:delText>
        </w:r>
      </w:del>
    </w:p>
    <w:p w14:paraId="1F9EACC0" w14:textId="77777777" w:rsidR="00A979DB" w:rsidRDefault="00A979DB" w:rsidP="00A979DB">
      <w:r>
        <w:t xml:space="preserve">Outras Informações: 1- O sistema, por padrão, colocará o novo </w:t>
      </w:r>
      <w:r w:rsidR="009450A1">
        <w:t>item</w:t>
      </w:r>
      <w:r>
        <w:t xml:space="preserve"> na última posição da lista “caixa de entrada</w:t>
      </w:r>
      <w:r w:rsidR="002B413B">
        <w:t>”.</w:t>
      </w:r>
    </w:p>
    <w:p w14:paraId="255610F3" w14:textId="77777777" w:rsidR="00A979DB" w:rsidRPr="00F074BD" w:rsidRDefault="00A979DB" w:rsidP="00A979DB">
      <w:pPr>
        <w:rPr>
          <w:color w:val="FF0000"/>
          <w:rPrChange w:id="1111" w:author="Anasta" w:date="2014-05-28T13:30:00Z">
            <w:rPr/>
          </w:rPrChange>
        </w:rPr>
      </w:pPr>
      <w:r w:rsidRPr="00F074BD">
        <w:rPr>
          <w:color w:val="FF0000"/>
          <w:rPrChange w:id="1112" w:author="Anasta" w:date="2014-05-28T13:30:00Z">
            <w:rPr/>
          </w:rPrChange>
        </w:rPr>
        <w:t xml:space="preserve">2 – A maneira de realizar o passo </w:t>
      </w:r>
      <w:proofErr w:type="gramStart"/>
      <w:r w:rsidRPr="00F074BD">
        <w:rPr>
          <w:color w:val="FF0000"/>
          <w:rPrChange w:id="1113" w:author="Anasta" w:date="2014-05-28T13:30:00Z">
            <w:rPr/>
          </w:rPrChange>
        </w:rPr>
        <w:t>1</w:t>
      </w:r>
      <w:proofErr w:type="gramEnd"/>
      <w:r w:rsidRPr="00F074BD">
        <w:rPr>
          <w:color w:val="FF0000"/>
          <w:rPrChange w:id="1114" w:author="Anasta" w:date="2014-05-28T13:30:00Z">
            <w:rPr/>
          </w:rPrChange>
        </w:rPr>
        <w:t xml:space="preserve"> ainda não está definida.</w:t>
      </w:r>
    </w:p>
    <w:p w14:paraId="39A18393" w14:textId="77777777" w:rsidR="00A979DB" w:rsidRDefault="00A979DB" w:rsidP="00A979DB">
      <w:pPr>
        <w:rPr>
          <w:del w:id="1115" w:author="Anasta" w:date="2014-05-28T13:30:00Z"/>
        </w:rPr>
      </w:pPr>
      <w:bookmarkStart w:id="1116" w:name="_Toc389005562"/>
    </w:p>
    <w:p w14:paraId="71D513E4" w14:textId="77777777" w:rsidR="00A979DB" w:rsidRDefault="00A979DB" w:rsidP="00A979DB">
      <w:pPr>
        <w:pStyle w:val="Heading3"/>
      </w:pPr>
      <w:bookmarkStart w:id="1117" w:name="_Toc388915919"/>
      <w:r>
        <w:t>Inserir Item</w:t>
      </w:r>
      <w:bookmarkEnd w:id="1116"/>
      <w:bookmarkEnd w:id="1117"/>
    </w:p>
    <w:p w14:paraId="1668F4F6" w14:textId="77777777" w:rsidR="00A979DB" w:rsidRDefault="00A979DB" w:rsidP="00A979DB"/>
    <w:p w14:paraId="538A40D5" w14:textId="77777777" w:rsidR="00A979DB" w:rsidRDefault="00A979DB" w:rsidP="00A979DB">
      <w:r>
        <w:t>Ator Principal: Usuário</w:t>
      </w:r>
    </w:p>
    <w:p w14:paraId="79E5FF72" w14:textId="77777777" w:rsidR="00A979DB" w:rsidRDefault="00A979DB" w:rsidP="00A979DB">
      <w:proofErr w:type="gramStart"/>
      <w:r w:rsidRPr="00691BFD">
        <w:t>Precondição :</w:t>
      </w:r>
      <w:proofErr w:type="gramEnd"/>
      <w:r w:rsidRPr="00691BFD">
        <w:t xml:space="preserve"> Que alguma lista, com exceção da agenda, esteja sendo utilizada. </w:t>
      </w:r>
    </w:p>
    <w:p w14:paraId="0785B0FA" w14:textId="77777777" w:rsidR="00A979DB" w:rsidRDefault="00A979DB" w:rsidP="00A979DB">
      <w:r>
        <w:t>Fluxo Básico de Eventos:</w:t>
      </w:r>
    </w:p>
    <w:p w14:paraId="04416C69" w14:textId="77777777" w:rsidR="00A979DB" w:rsidRDefault="00A979DB" w:rsidP="00A979DB">
      <w:pPr>
        <w:rPr>
          <w:del w:id="1118" w:author="Anasta" w:date="2014-05-28T13:30:00Z"/>
        </w:rPr>
      </w:pPr>
    </w:p>
    <w:p w14:paraId="2EE32456" w14:textId="6340D920" w:rsidR="00A979DB" w:rsidRDefault="00A979DB" w:rsidP="0041730B">
      <w:pPr>
        <w:pStyle w:val="ListParagraph"/>
        <w:numPr>
          <w:ilvl w:val="0"/>
          <w:numId w:val="25"/>
        </w:numPr>
      </w:pPr>
      <w:r>
        <w:t xml:space="preserve">Esse caso de uso começa quando o usuário opta por inserir um novo item na lista </w:t>
      </w:r>
      <w:del w:id="1119" w:author="Anasta" w:date="2014-05-28T13:30:00Z">
        <w:r>
          <w:delText xml:space="preserve">em </w:delText>
        </w:r>
      </w:del>
      <w:r w:rsidR="00F074BD">
        <w:t>que</w:t>
      </w:r>
      <w:r>
        <w:t xml:space="preserve"> </w:t>
      </w:r>
      <w:del w:id="1120" w:author="Anasta" w:date="2014-05-28T13:30:00Z">
        <w:r>
          <w:delText>o usuário esteja</w:delText>
        </w:r>
      </w:del>
      <w:ins w:id="1121" w:author="Anasta" w:date="2014-05-28T13:30:00Z">
        <w:r w:rsidR="00F074BD">
          <w:t>está</w:t>
        </w:r>
      </w:ins>
      <w:r>
        <w:t xml:space="preserve"> utilizando</w:t>
      </w:r>
      <w:ins w:id="1122" w:author="Anasta" w:date="2014-05-28T13:30:00Z">
        <w:r w:rsidR="00F074BD">
          <w:t>;</w:t>
        </w:r>
      </w:ins>
    </w:p>
    <w:p w14:paraId="5AF5D5F3" w14:textId="49D68135" w:rsidR="00A979DB" w:rsidRDefault="00A979DB" w:rsidP="0041730B">
      <w:pPr>
        <w:pStyle w:val="ListParagraph"/>
        <w:numPr>
          <w:ilvl w:val="0"/>
          <w:numId w:val="25"/>
        </w:numPr>
      </w:pPr>
      <w:r>
        <w:t xml:space="preserve">Um espaço é gerado na lista pelo sistema e o sistema solicita que </w:t>
      </w:r>
      <w:r w:rsidR="00F074BD">
        <w:t>o usuário insira as informações</w:t>
      </w:r>
      <w:del w:id="1123" w:author="Anasta" w:date="2014-05-28T13:30:00Z">
        <w:r>
          <w:delText>.</w:delText>
        </w:r>
      </w:del>
      <w:ins w:id="1124" w:author="Anasta" w:date="2014-05-28T13:30:00Z">
        <w:r w:rsidR="00F074BD">
          <w:t>;</w:t>
        </w:r>
      </w:ins>
    </w:p>
    <w:p w14:paraId="241DBBE6" w14:textId="77777777" w:rsidR="00A979DB" w:rsidRDefault="00A979DB" w:rsidP="0041730B">
      <w:pPr>
        <w:pStyle w:val="ListParagraph"/>
        <w:numPr>
          <w:ilvl w:val="0"/>
          <w:numId w:val="25"/>
        </w:numPr>
      </w:pPr>
      <w:r>
        <w:t>O usuário digita as informações no espaço gerado;</w:t>
      </w:r>
    </w:p>
    <w:p w14:paraId="23BE1A42" w14:textId="4527AD43" w:rsidR="00A979DB" w:rsidRDefault="00A979DB" w:rsidP="0041730B">
      <w:pPr>
        <w:pStyle w:val="ListParagraph"/>
        <w:numPr>
          <w:ilvl w:val="0"/>
          <w:numId w:val="25"/>
        </w:numPr>
      </w:pPr>
      <w:r>
        <w:t xml:space="preserve">O sistema armazena as informações </w:t>
      </w:r>
      <w:r w:rsidR="00F074BD">
        <w:t>geradas e o caso de uso termina</w:t>
      </w:r>
      <w:del w:id="1125" w:author="Anasta" w:date="2014-05-28T13:30:00Z">
        <w:r>
          <w:delText>;</w:delText>
        </w:r>
      </w:del>
      <w:ins w:id="1126" w:author="Anasta" w:date="2014-05-28T13:30:00Z">
        <w:r w:rsidR="00F074BD">
          <w:t>.</w:t>
        </w:r>
      </w:ins>
    </w:p>
    <w:p w14:paraId="4F021631" w14:textId="1E2EC978" w:rsidR="00A91E79" w:rsidRDefault="00A979DB" w:rsidP="00A979DB">
      <w:r>
        <w:t xml:space="preserve">Pós-Condição: (Sucesso) O sistema insere </w:t>
      </w:r>
      <w:r w:rsidR="00A91E79">
        <w:t>o novo item criado pelo usuário</w:t>
      </w:r>
      <w:del w:id="1127" w:author="Anasta" w:date="2014-05-28T13:30:00Z">
        <w:r>
          <w:delText>;</w:delText>
        </w:r>
      </w:del>
      <w:ins w:id="1128" w:author="Anasta" w:date="2014-05-28T13:30:00Z">
        <w:r w:rsidR="00A91E79">
          <w:t>.</w:t>
        </w:r>
      </w:ins>
    </w:p>
    <w:p w14:paraId="03F3CA2D" w14:textId="77777777" w:rsidR="00A979DB" w:rsidRDefault="00A979DB" w:rsidP="00A979DB">
      <w:pPr>
        <w:rPr>
          <w:del w:id="1129" w:author="Anasta" w:date="2014-05-28T13:30:00Z"/>
        </w:rPr>
      </w:pPr>
    </w:p>
    <w:p w14:paraId="1E1A22D4" w14:textId="22B03EC1" w:rsidR="00A979DB" w:rsidRDefault="00A979DB" w:rsidP="00A979DB">
      <w:r>
        <w:t xml:space="preserve">Outras Informações: 1 – Ao optar </w:t>
      </w:r>
      <w:ins w:id="1130" w:author="Anasta" w:date="2014-05-28T13:30:00Z">
        <w:r w:rsidR="00F074BD">
          <w:t xml:space="preserve">por </w:t>
        </w:r>
      </w:ins>
      <w:r>
        <w:t>inserir novo item</w:t>
      </w:r>
      <w:del w:id="1131" w:author="Anasta" w:date="2014-05-28T13:30:00Z">
        <w:r>
          <w:delText>,</w:delText>
        </w:r>
      </w:del>
      <w:r>
        <w:t xml:space="preserve"> o usuário pode escolher, por meio de gesto ou outro recurso a ser definido posteriormente, em que p</w:t>
      </w:r>
      <w:r w:rsidR="00F074BD">
        <w:t xml:space="preserve">osição na lista ele quer </w:t>
      </w:r>
      <w:del w:id="1132" w:author="Anasta" w:date="2014-05-28T13:30:00Z">
        <w:r>
          <w:delText>inserir o novo item</w:delText>
        </w:r>
      </w:del>
      <w:ins w:id="1133" w:author="Anasta" w:date="2014-05-28T13:30:00Z">
        <w:r w:rsidR="00F074BD">
          <w:t>inseri-lo</w:t>
        </w:r>
      </w:ins>
      <w:r>
        <w:t>.</w:t>
      </w:r>
    </w:p>
    <w:p w14:paraId="6BB6EE5D" w14:textId="77777777" w:rsidR="00A979DB" w:rsidRDefault="00A979DB" w:rsidP="00A979DB">
      <w:pPr>
        <w:pStyle w:val="Heading3"/>
      </w:pPr>
      <w:bookmarkStart w:id="1134" w:name="_Toc389005563"/>
      <w:bookmarkStart w:id="1135" w:name="_Toc388915920"/>
      <w:r>
        <w:t>Inserir Compromisso</w:t>
      </w:r>
      <w:bookmarkEnd w:id="1134"/>
      <w:bookmarkEnd w:id="1135"/>
    </w:p>
    <w:p w14:paraId="63E34D56" w14:textId="77777777" w:rsidR="00A979DB" w:rsidRDefault="00A979DB" w:rsidP="00A979DB"/>
    <w:p w14:paraId="5E643BC4" w14:textId="77777777" w:rsidR="00A979DB" w:rsidRDefault="00A979DB" w:rsidP="00A979DB">
      <w:pPr>
        <w:rPr>
          <w:del w:id="1136" w:author="Anasta" w:date="2014-05-28T13:30:00Z"/>
        </w:rPr>
      </w:pPr>
    </w:p>
    <w:p w14:paraId="221AB748" w14:textId="77777777" w:rsidR="00A979DB" w:rsidRDefault="00A979DB" w:rsidP="00A979DB">
      <w:commentRangeStart w:id="1137"/>
      <w:r w:rsidRPr="007E1F2E">
        <w:rPr>
          <w:shd w:val="clear" w:color="auto" w:fill="FF0000"/>
        </w:rPr>
        <w:t>Precondição</w:t>
      </w:r>
      <w:commentRangeEnd w:id="1137"/>
      <w:r w:rsidR="007E1F2E" w:rsidRPr="007E1F2E">
        <w:rPr>
          <w:rStyle w:val="CommentReference"/>
          <w:shd w:val="clear" w:color="auto" w:fill="FF0000"/>
        </w:rPr>
        <w:commentReference w:id="1137"/>
      </w:r>
      <w:r w:rsidRPr="00691BFD">
        <w:t xml:space="preserve">: </w:t>
      </w:r>
      <w:r>
        <w:t xml:space="preserve">O sistema deve possuir uma conta de usuário do </w:t>
      </w:r>
      <w:r w:rsidRPr="00F074BD">
        <w:rPr>
          <w:i/>
          <w:rPrChange w:id="1138" w:author="Anasta" w:date="2014-05-28T13:30:00Z">
            <w:rPr/>
          </w:rPrChange>
        </w:rPr>
        <w:t xml:space="preserve">Google </w:t>
      </w:r>
      <w:proofErr w:type="spellStart"/>
      <w:r w:rsidRPr="00F074BD">
        <w:rPr>
          <w:i/>
          <w:rPrChange w:id="1139" w:author="Anasta" w:date="2014-05-28T13:30:00Z">
            <w:rPr/>
          </w:rPrChange>
        </w:rPr>
        <w:t>Calendar</w:t>
      </w:r>
      <w:proofErr w:type="spellEnd"/>
      <w:r>
        <w:t xml:space="preserve"> cadastrada.</w:t>
      </w:r>
    </w:p>
    <w:p w14:paraId="75F6133B" w14:textId="77777777" w:rsidR="00A979DB" w:rsidRDefault="00A979DB" w:rsidP="00A979DB">
      <w:r>
        <w:t>Ator Principal: Usuário</w:t>
      </w:r>
    </w:p>
    <w:p w14:paraId="7C4CA29C" w14:textId="77777777" w:rsidR="00A979DB" w:rsidRDefault="00A979DB" w:rsidP="00A979DB">
      <w:r>
        <w:t>Fluxo Básico de Eventos:</w:t>
      </w:r>
    </w:p>
    <w:p w14:paraId="4655BD3F" w14:textId="77777777" w:rsidR="00A979DB" w:rsidRDefault="00A979DB" w:rsidP="00A979DB">
      <w:pPr>
        <w:rPr>
          <w:del w:id="1140" w:author="Anasta" w:date="2014-05-28T13:30:00Z"/>
        </w:rPr>
      </w:pPr>
    </w:p>
    <w:p w14:paraId="23073555" w14:textId="77777777" w:rsidR="00A979DB" w:rsidRDefault="00A979DB" w:rsidP="0041730B">
      <w:pPr>
        <w:pStyle w:val="ListParagraph"/>
        <w:numPr>
          <w:ilvl w:val="0"/>
          <w:numId w:val="26"/>
        </w:numPr>
      </w:pPr>
      <w:r>
        <w:t>Esse caso de uso começa quando o usuário opta por inserir um novo compromisso;</w:t>
      </w:r>
    </w:p>
    <w:p w14:paraId="6695BEB1" w14:textId="77777777" w:rsidR="00A979DB" w:rsidRDefault="00A979DB" w:rsidP="0041730B">
      <w:pPr>
        <w:pStyle w:val="ListParagraph"/>
        <w:numPr>
          <w:ilvl w:val="0"/>
          <w:numId w:val="26"/>
        </w:numPr>
      </w:pPr>
      <w:r>
        <w:t>O usuário fornece informações como nome do compromisso, data de início e data de término;</w:t>
      </w:r>
    </w:p>
    <w:p w14:paraId="19C16AB7" w14:textId="6249FB11" w:rsidR="00A979DB" w:rsidRDefault="00A979DB" w:rsidP="0041730B">
      <w:pPr>
        <w:pStyle w:val="ListParagraph"/>
        <w:numPr>
          <w:ilvl w:val="0"/>
          <w:numId w:val="26"/>
        </w:numPr>
      </w:pPr>
      <w:r>
        <w:t>O sistema armazena as informações, confirmando visualmente a inserção do novo comp</w:t>
      </w:r>
      <w:r w:rsidR="00A91E79">
        <w:t>romisso e o caso de uso termina</w:t>
      </w:r>
      <w:del w:id="1141" w:author="Anasta" w:date="2014-05-28T13:30:00Z">
        <w:r>
          <w:delText>;</w:delText>
        </w:r>
      </w:del>
      <w:ins w:id="1142" w:author="Anasta" w:date="2014-05-28T13:30:00Z">
        <w:r w:rsidR="00A91E79">
          <w:t>.</w:t>
        </w:r>
      </w:ins>
    </w:p>
    <w:p w14:paraId="2C279CDD" w14:textId="658D021A" w:rsidR="00A979DB" w:rsidRDefault="003C33D4" w:rsidP="00A979DB">
      <w:r>
        <w:t>Pós</w:t>
      </w:r>
      <w:del w:id="1143" w:author="Anasta" w:date="2014-05-28T13:30:00Z">
        <w:r w:rsidR="00A979DB">
          <w:delText xml:space="preserve"> </w:delText>
        </w:r>
      </w:del>
      <w:ins w:id="1144" w:author="Anasta" w:date="2014-05-28T13:30:00Z">
        <w:r>
          <w:t>-</w:t>
        </w:r>
      </w:ins>
      <w:r>
        <w:t>Condição</w:t>
      </w:r>
      <w:r w:rsidR="00A91E79">
        <w:t xml:space="preserve">: </w:t>
      </w:r>
      <w:del w:id="1145" w:author="Anasta" w:date="2014-05-28T13:30:00Z">
        <w:r w:rsidR="00A979DB">
          <w:delText xml:space="preserve">- </w:delText>
        </w:r>
      </w:del>
      <w:r w:rsidR="00A979DB">
        <w:t>O siste</w:t>
      </w:r>
      <w:r w:rsidR="00A91E79">
        <w:t>ma armazenou o novo compromisso</w:t>
      </w:r>
      <w:del w:id="1146" w:author="Anasta" w:date="2014-05-28T13:30:00Z">
        <w:r w:rsidR="00A979DB">
          <w:delText>;</w:delText>
        </w:r>
      </w:del>
      <w:ins w:id="1147" w:author="Anasta" w:date="2014-05-28T13:30:00Z">
        <w:r w:rsidR="00A91E79">
          <w:t>.</w:t>
        </w:r>
      </w:ins>
    </w:p>
    <w:p w14:paraId="06B98E79" w14:textId="77777777" w:rsidR="00A979DB" w:rsidRDefault="00A979DB" w:rsidP="00A979DB">
      <w:r>
        <w:t xml:space="preserve">Outras Informações: 1 - </w:t>
      </w:r>
      <w:commentRangeStart w:id="1148"/>
      <w:r w:rsidRPr="00CB19BF">
        <w:rPr>
          <w:highlight w:val="red"/>
        </w:rPr>
        <w:t xml:space="preserve">Um compromisso equivale a um </w:t>
      </w:r>
      <w:proofErr w:type="gramStart"/>
      <w:r w:rsidR="009450A1" w:rsidRPr="00CB19BF">
        <w:rPr>
          <w:highlight w:val="red"/>
        </w:rPr>
        <w:t>item</w:t>
      </w:r>
      <w:r>
        <w:t>.</w:t>
      </w:r>
      <w:commentRangeEnd w:id="1148"/>
      <w:proofErr w:type="gramEnd"/>
      <w:r w:rsidR="00CB19BF">
        <w:rPr>
          <w:rStyle w:val="CommentReference"/>
        </w:rPr>
        <w:commentReference w:id="1148"/>
      </w:r>
    </w:p>
    <w:p w14:paraId="6D9691B5" w14:textId="77777777" w:rsidR="00A979DB" w:rsidRDefault="00A979DB" w:rsidP="00A979DB">
      <w:pPr>
        <w:rPr>
          <w:del w:id="1149" w:author="Anasta" w:date="2014-05-28T13:30:00Z"/>
        </w:rPr>
      </w:pPr>
      <w:bookmarkStart w:id="1150" w:name="_Toc389005564"/>
    </w:p>
    <w:p w14:paraId="179B76AD" w14:textId="77777777" w:rsidR="00A979DB" w:rsidRDefault="00A979DB" w:rsidP="00A979DB">
      <w:pPr>
        <w:pStyle w:val="Heading3"/>
      </w:pPr>
      <w:bookmarkStart w:id="1151" w:name="_Toc388915921"/>
      <w:r>
        <w:t xml:space="preserve">Sincronizar com o </w:t>
      </w:r>
      <w:r w:rsidRPr="0047129E">
        <w:rPr>
          <w:i/>
          <w:rPrChange w:id="1152" w:author="Anasta" w:date="2014-05-28T13:30:00Z">
            <w:rPr/>
          </w:rPrChange>
        </w:rPr>
        <w:t xml:space="preserve">Google </w:t>
      </w:r>
      <w:proofErr w:type="spellStart"/>
      <w:r w:rsidRPr="0047129E">
        <w:rPr>
          <w:i/>
          <w:rPrChange w:id="1153" w:author="Anasta" w:date="2014-05-28T13:30:00Z">
            <w:rPr/>
          </w:rPrChange>
        </w:rPr>
        <w:t>Calendar</w:t>
      </w:r>
      <w:bookmarkEnd w:id="1150"/>
      <w:bookmarkEnd w:id="1151"/>
      <w:proofErr w:type="spellEnd"/>
    </w:p>
    <w:p w14:paraId="42247F99" w14:textId="77777777" w:rsidR="00A91E79" w:rsidRDefault="00A91E79" w:rsidP="00A979DB"/>
    <w:p w14:paraId="0D3FE5A1" w14:textId="77777777" w:rsidR="00A979DB" w:rsidRDefault="00A979DB" w:rsidP="00A979DB">
      <w:r>
        <w:t xml:space="preserve">Precondição: O sistema deve possuir um usuário de </w:t>
      </w:r>
      <w:r w:rsidRPr="0047129E">
        <w:rPr>
          <w:i/>
          <w:rPrChange w:id="1154" w:author="Anasta" w:date="2014-05-28T13:30:00Z">
            <w:rPr/>
          </w:rPrChange>
        </w:rPr>
        <w:t xml:space="preserve">Google </w:t>
      </w:r>
      <w:proofErr w:type="spellStart"/>
      <w:r w:rsidRPr="0047129E">
        <w:rPr>
          <w:i/>
          <w:rPrChange w:id="1155" w:author="Anasta" w:date="2014-05-28T13:30:00Z">
            <w:rPr/>
          </w:rPrChange>
        </w:rPr>
        <w:t>Calendar</w:t>
      </w:r>
      <w:proofErr w:type="spellEnd"/>
      <w:r>
        <w:t xml:space="preserve"> cadastrado</w:t>
      </w:r>
    </w:p>
    <w:p w14:paraId="67590B2E" w14:textId="77777777" w:rsidR="00A979DB" w:rsidRDefault="00A979DB" w:rsidP="00A979DB">
      <w:r>
        <w:t>Ator Principal: Usuário</w:t>
      </w:r>
    </w:p>
    <w:p w14:paraId="5E0EDEAB" w14:textId="77777777" w:rsidR="00A979DB" w:rsidRDefault="00A979DB" w:rsidP="00A979DB">
      <w:r>
        <w:t xml:space="preserve">Ator Secundário: Sistema </w:t>
      </w:r>
      <w:r w:rsidRPr="0047129E">
        <w:rPr>
          <w:i/>
          <w:rPrChange w:id="1156" w:author="Anasta" w:date="2014-05-28T13:30:00Z">
            <w:rPr/>
          </w:rPrChange>
        </w:rPr>
        <w:t xml:space="preserve">Google </w:t>
      </w:r>
      <w:proofErr w:type="spellStart"/>
      <w:r w:rsidRPr="0047129E">
        <w:rPr>
          <w:i/>
          <w:rPrChange w:id="1157" w:author="Anasta" w:date="2014-05-28T13:30:00Z">
            <w:rPr/>
          </w:rPrChange>
        </w:rPr>
        <w:t>Calendar</w:t>
      </w:r>
      <w:proofErr w:type="spellEnd"/>
    </w:p>
    <w:p w14:paraId="7B8122BB" w14:textId="77777777" w:rsidR="00A979DB" w:rsidRDefault="00A979DB" w:rsidP="00A979DB">
      <w:r>
        <w:t>Fluxo Básico de Eventos:</w:t>
      </w:r>
    </w:p>
    <w:p w14:paraId="4460CD08" w14:textId="77777777" w:rsidR="00A979DB" w:rsidRDefault="00A979DB" w:rsidP="00A979DB">
      <w:pPr>
        <w:rPr>
          <w:del w:id="1158" w:author="Anasta" w:date="2014-05-28T13:30:00Z"/>
        </w:rPr>
      </w:pPr>
    </w:p>
    <w:p w14:paraId="241E4D42" w14:textId="77777777" w:rsidR="00A979DB" w:rsidRDefault="00A979DB" w:rsidP="00A979DB">
      <w:r>
        <w:t xml:space="preserve">1 – Esse caso de uso começa quando o usuário deseja sincronizar sua agenda com a do sistema </w:t>
      </w:r>
      <w:r w:rsidRPr="0047129E">
        <w:rPr>
          <w:i/>
          <w:rPrChange w:id="1159" w:author="Anasta" w:date="2014-05-28T13:30:00Z">
            <w:rPr/>
          </w:rPrChange>
        </w:rPr>
        <w:t xml:space="preserve">Google </w:t>
      </w:r>
      <w:proofErr w:type="spellStart"/>
      <w:r w:rsidRPr="0047129E">
        <w:rPr>
          <w:i/>
          <w:rPrChange w:id="1160" w:author="Anasta" w:date="2014-05-28T13:30:00Z">
            <w:rPr/>
          </w:rPrChange>
        </w:rPr>
        <w:t>Calendar</w:t>
      </w:r>
      <w:proofErr w:type="spellEnd"/>
      <w:r>
        <w:t>;</w:t>
      </w:r>
    </w:p>
    <w:p w14:paraId="3986910D" w14:textId="50A6848C" w:rsidR="00A979DB" w:rsidRDefault="00A979DB" w:rsidP="00A979DB">
      <w:r>
        <w:t xml:space="preserve">2 – O sistema sincroniza a agenda local com a do </w:t>
      </w:r>
      <w:r w:rsidRPr="0047129E">
        <w:rPr>
          <w:i/>
          <w:rPrChange w:id="1161" w:author="Anasta" w:date="2014-05-28T13:30:00Z">
            <w:rPr/>
          </w:rPrChange>
        </w:rPr>
        <w:t xml:space="preserve">Google </w:t>
      </w:r>
      <w:proofErr w:type="spellStart"/>
      <w:r w:rsidRPr="0047129E">
        <w:rPr>
          <w:i/>
          <w:rPrChange w:id="1162" w:author="Anasta" w:date="2014-05-28T13:30:00Z">
            <w:rPr/>
          </w:rPrChange>
        </w:rPr>
        <w:t>Calendar</w:t>
      </w:r>
      <w:proofErr w:type="spellEnd"/>
      <w:r w:rsidR="00A91E79">
        <w:t xml:space="preserve"> e o caso de uso termina</w:t>
      </w:r>
      <w:del w:id="1163" w:author="Anasta" w:date="2014-05-28T13:30:00Z">
        <w:r>
          <w:delText>;</w:delText>
        </w:r>
      </w:del>
      <w:ins w:id="1164" w:author="Anasta" w:date="2014-05-28T13:30:00Z">
        <w:r w:rsidR="00A91E79">
          <w:t>.</w:t>
        </w:r>
      </w:ins>
    </w:p>
    <w:p w14:paraId="7A7782C6" w14:textId="77777777" w:rsidR="00A979DB" w:rsidRDefault="00A979DB" w:rsidP="00A979DB"/>
    <w:p w14:paraId="55E0EB14" w14:textId="77777777" w:rsidR="00A979DB" w:rsidRDefault="00A979DB" w:rsidP="00A979DB">
      <w:r>
        <w:t xml:space="preserve">Fluxo Alternativo: </w:t>
      </w:r>
    </w:p>
    <w:p w14:paraId="30A72F90" w14:textId="77777777" w:rsidR="00A979DB" w:rsidRDefault="00A979DB" w:rsidP="00A979DB">
      <w:r>
        <w:t>(Falha de Sincronização)</w:t>
      </w:r>
    </w:p>
    <w:p w14:paraId="18D8843A" w14:textId="1F37C421" w:rsidR="00A979DB" w:rsidRDefault="00A979DB" w:rsidP="00A979DB">
      <w:r>
        <w:t xml:space="preserve">1 – No passo </w:t>
      </w:r>
      <w:proofErr w:type="gramStart"/>
      <w:r>
        <w:t>2</w:t>
      </w:r>
      <w:proofErr w:type="gramEnd"/>
      <w:r>
        <w:t xml:space="preserve"> do Fluxo Básico de Eventos, caso haja falha de sincronização, o sistema deve retornar mensagem de falha de sincronização e o caso de uso termina</w:t>
      </w:r>
      <w:del w:id="1165" w:author="Anasta" w:date="2014-05-28T13:30:00Z">
        <w:r>
          <w:delText>;</w:delText>
        </w:r>
      </w:del>
      <w:ins w:id="1166" w:author="Anasta" w:date="2014-05-28T13:30:00Z">
        <w:r w:rsidR="0047129E">
          <w:t>.</w:t>
        </w:r>
      </w:ins>
    </w:p>
    <w:p w14:paraId="4555618A" w14:textId="77777777" w:rsidR="00A979DB" w:rsidRDefault="00A979DB" w:rsidP="00A979DB"/>
    <w:p w14:paraId="778BB502" w14:textId="7D930D15" w:rsidR="00A979DB" w:rsidRDefault="003C33D4" w:rsidP="00A979DB">
      <w:r>
        <w:t>Pós</w:t>
      </w:r>
      <w:del w:id="1167" w:author="Anasta" w:date="2014-05-28T13:30:00Z">
        <w:r w:rsidR="00A979DB">
          <w:delText xml:space="preserve"> </w:delText>
        </w:r>
      </w:del>
      <w:ins w:id="1168" w:author="Anasta" w:date="2014-05-28T13:30:00Z">
        <w:r>
          <w:t>-</w:t>
        </w:r>
      </w:ins>
      <w:r>
        <w:t>Condição</w:t>
      </w:r>
      <w:r w:rsidR="00A979DB">
        <w:t>: (Sucesso)</w:t>
      </w:r>
      <w:ins w:id="1169" w:author="Anasta" w:date="2014-05-28T13:30:00Z">
        <w:r w:rsidR="0047129E">
          <w:t xml:space="preserve"> </w:t>
        </w:r>
      </w:ins>
      <w:r w:rsidR="00A979DB">
        <w:t xml:space="preserve">O sistema sincronizou com o </w:t>
      </w:r>
      <w:r w:rsidR="00A979DB" w:rsidRPr="0047129E">
        <w:rPr>
          <w:i/>
          <w:rPrChange w:id="1170" w:author="Anasta" w:date="2014-05-28T13:30:00Z">
            <w:rPr/>
          </w:rPrChange>
        </w:rPr>
        <w:t xml:space="preserve">Google </w:t>
      </w:r>
      <w:proofErr w:type="spellStart"/>
      <w:r w:rsidR="00A979DB" w:rsidRPr="0047129E">
        <w:rPr>
          <w:i/>
          <w:rPrChange w:id="1171" w:author="Anasta" w:date="2014-05-28T13:30:00Z">
            <w:rPr/>
          </w:rPrChange>
        </w:rPr>
        <w:t>Calendar</w:t>
      </w:r>
      <w:proofErr w:type="spellEnd"/>
      <w:del w:id="1172" w:author="Anasta" w:date="2014-05-28T13:30:00Z">
        <w:r w:rsidR="00A979DB">
          <w:delText>;</w:delText>
        </w:r>
      </w:del>
      <w:ins w:id="1173" w:author="Anasta" w:date="2014-05-28T13:30:00Z">
        <w:r w:rsidR="00A91E79">
          <w:rPr>
            <w:i/>
          </w:rPr>
          <w:t>.</w:t>
        </w:r>
      </w:ins>
    </w:p>
    <w:p w14:paraId="45AC11AD" w14:textId="0D69E2BB" w:rsidR="00A979DB" w:rsidRDefault="00A979DB" w:rsidP="00A979DB">
      <w:r w:rsidRPr="007E1F2E">
        <w:rPr>
          <w:highlight w:val="red"/>
        </w:rPr>
        <w:t>(Falha de Sincronização)</w:t>
      </w:r>
      <w:ins w:id="1174" w:author="Anasta" w:date="2014-05-28T13:30:00Z">
        <w:r w:rsidR="0047129E">
          <w:rPr>
            <w:highlight w:val="red"/>
          </w:rPr>
          <w:t xml:space="preserve"> </w:t>
        </w:r>
      </w:ins>
      <w:r w:rsidRPr="007E1F2E">
        <w:rPr>
          <w:highlight w:val="red"/>
        </w:rPr>
        <w:t>O sistema não realiza nenhuma sincronização</w:t>
      </w:r>
      <w:del w:id="1175" w:author="Anasta" w:date="2014-05-28T13:30:00Z">
        <w:r>
          <w:delText>;</w:delText>
        </w:r>
      </w:del>
      <w:ins w:id="1176" w:author="Anasta" w:date="2014-05-28T13:30:00Z">
        <w:r w:rsidR="0047129E">
          <w:t>.</w:t>
        </w:r>
      </w:ins>
    </w:p>
    <w:p w14:paraId="322BDC67" w14:textId="77777777" w:rsidR="00A979DB" w:rsidRPr="001277D6" w:rsidRDefault="00A979DB" w:rsidP="00A979DB">
      <w:pPr>
        <w:rPr>
          <w:del w:id="1177" w:author="Anasta" w:date="2014-05-28T13:30:00Z"/>
        </w:rPr>
      </w:pPr>
      <w:bookmarkStart w:id="1178" w:name="_Toc389005565"/>
    </w:p>
    <w:p w14:paraId="752EEEBD" w14:textId="77777777" w:rsidR="00A979DB" w:rsidRDefault="00A979DB" w:rsidP="00A979DB">
      <w:pPr>
        <w:pStyle w:val="Heading3"/>
      </w:pPr>
      <w:bookmarkStart w:id="1179" w:name="_Toc388915922"/>
      <w:r>
        <w:t xml:space="preserve">Cadastrar usuário do </w:t>
      </w:r>
      <w:r w:rsidRPr="0047129E">
        <w:rPr>
          <w:i/>
          <w:rPrChange w:id="1180" w:author="Anasta" w:date="2014-05-28T13:30:00Z">
            <w:rPr/>
          </w:rPrChange>
        </w:rPr>
        <w:t xml:space="preserve">Google </w:t>
      </w:r>
      <w:proofErr w:type="spellStart"/>
      <w:r w:rsidRPr="0047129E">
        <w:rPr>
          <w:i/>
          <w:rPrChange w:id="1181" w:author="Anasta" w:date="2014-05-28T13:30:00Z">
            <w:rPr/>
          </w:rPrChange>
        </w:rPr>
        <w:t>Calendar</w:t>
      </w:r>
      <w:bookmarkEnd w:id="1178"/>
      <w:bookmarkEnd w:id="1179"/>
      <w:proofErr w:type="spellEnd"/>
    </w:p>
    <w:p w14:paraId="2489C126" w14:textId="77777777" w:rsidR="00A979DB" w:rsidRDefault="00A979DB" w:rsidP="00A979DB"/>
    <w:p w14:paraId="53C38547" w14:textId="57B3254C" w:rsidR="00A979DB" w:rsidRPr="0047129E" w:rsidRDefault="002B413B" w:rsidP="00A979DB">
      <w:pPr>
        <w:rPr>
          <w:i/>
          <w:rPrChange w:id="1182" w:author="Anasta" w:date="2014-05-28T13:30:00Z">
            <w:rPr/>
          </w:rPrChange>
        </w:rPr>
      </w:pPr>
      <w:del w:id="1183" w:author="Anasta" w:date="2014-05-28T13:30:00Z">
        <w:r>
          <w:delText>Pré-condição</w:delText>
        </w:r>
      </w:del>
      <w:ins w:id="1184" w:author="Anasta" w:date="2014-05-28T13:30:00Z">
        <w:r w:rsidR="0047129E">
          <w:t>Pre</w:t>
        </w:r>
        <w:r>
          <w:t>condição</w:t>
        </w:r>
      </w:ins>
      <w:r w:rsidR="00A979DB">
        <w:t xml:space="preserve">: O sistema não possui nenhuma informação de </w:t>
      </w:r>
      <w:proofErr w:type="spellStart"/>
      <w:r w:rsidR="00A979DB" w:rsidRPr="0047129E">
        <w:rPr>
          <w:i/>
          <w:rPrChange w:id="1185" w:author="Anasta" w:date="2014-05-28T13:30:00Z">
            <w:rPr/>
          </w:rPrChange>
        </w:rPr>
        <w:t>login</w:t>
      </w:r>
      <w:proofErr w:type="spellEnd"/>
      <w:r w:rsidR="00A979DB">
        <w:t xml:space="preserve"> no </w:t>
      </w:r>
      <w:r w:rsidR="00A979DB" w:rsidRPr="0047129E">
        <w:rPr>
          <w:i/>
          <w:rPrChange w:id="1186" w:author="Anasta" w:date="2014-05-28T13:30:00Z">
            <w:rPr/>
          </w:rPrChange>
        </w:rPr>
        <w:t xml:space="preserve">Google </w:t>
      </w:r>
      <w:proofErr w:type="spellStart"/>
      <w:r w:rsidR="00A979DB" w:rsidRPr="0047129E">
        <w:rPr>
          <w:i/>
          <w:rPrChange w:id="1187" w:author="Anasta" w:date="2014-05-28T13:30:00Z">
            <w:rPr/>
          </w:rPrChange>
        </w:rPr>
        <w:t>Calendar</w:t>
      </w:r>
      <w:proofErr w:type="spellEnd"/>
    </w:p>
    <w:p w14:paraId="0EDCD0A9" w14:textId="77777777" w:rsidR="00A979DB" w:rsidRDefault="00A979DB" w:rsidP="00A979DB">
      <w:r>
        <w:t xml:space="preserve">Ator principal: Usuário </w:t>
      </w:r>
    </w:p>
    <w:p w14:paraId="483D8B08" w14:textId="77777777" w:rsidR="00A979DB" w:rsidRPr="0047129E" w:rsidRDefault="00A979DB" w:rsidP="00A979DB">
      <w:pPr>
        <w:rPr>
          <w:i/>
          <w:rPrChange w:id="1188" w:author="Anasta" w:date="2014-05-28T13:30:00Z">
            <w:rPr/>
          </w:rPrChange>
        </w:rPr>
      </w:pPr>
      <w:r>
        <w:t xml:space="preserve">Ator Secundário: Sistema do </w:t>
      </w:r>
      <w:r w:rsidRPr="0047129E">
        <w:rPr>
          <w:i/>
          <w:rPrChange w:id="1189" w:author="Anasta" w:date="2014-05-28T13:30:00Z">
            <w:rPr/>
          </w:rPrChange>
        </w:rPr>
        <w:t xml:space="preserve">Google </w:t>
      </w:r>
      <w:proofErr w:type="spellStart"/>
      <w:r w:rsidRPr="0047129E">
        <w:rPr>
          <w:i/>
          <w:rPrChange w:id="1190" w:author="Anasta" w:date="2014-05-28T13:30:00Z">
            <w:rPr/>
          </w:rPrChange>
        </w:rPr>
        <w:t>Calendar</w:t>
      </w:r>
      <w:proofErr w:type="spellEnd"/>
    </w:p>
    <w:p w14:paraId="7C0B8F1D" w14:textId="77777777" w:rsidR="00A979DB" w:rsidRDefault="00A979DB" w:rsidP="00A979DB">
      <w:r>
        <w:t>Fluxo Básico de Eventos:</w:t>
      </w:r>
    </w:p>
    <w:p w14:paraId="627E4A3D" w14:textId="77777777" w:rsidR="00A979DB" w:rsidRDefault="00A979DB" w:rsidP="0041730B">
      <w:pPr>
        <w:pStyle w:val="ListParagraph"/>
        <w:numPr>
          <w:ilvl w:val="0"/>
          <w:numId w:val="27"/>
        </w:numPr>
      </w:pPr>
      <w:r>
        <w:t xml:space="preserve">Esse caso de uso começa quando o usuário opta por cadastrar suas informações de </w:t>
      </w:r>
      <w:proofErr w:type="spellStart"/>
      <w:r w:rsidRPr="000B1C41">
        <w:rPr>
          <w:i/>
        </w:rPr>
        <w:t>login</w:t>
      </w:r>
      <w:proofErr w:type="spellEnd"/>
      <w:r>
        <w:t xml:space="preserve"> do </w:t>
      </w:r>
      <w:r w:rsidRPr="0047129E">
        <w:rPr>
          <w:i/>
          <w:rPrChange w:id="1191" w:author="Anasta" w:date="2014-05-28T13:30:00Z">
            <w:rPr/>
          </w:rPrChange>
        </w:rPr>
        <w:t xml:space="preserve">Google </w:t>
      </w:r>
      <w:proofErr w:type="spellStart"/>
      <w:r w:rsidRPr="0047129E">
        <w:rPr>
          <w:i/>
          <w:rPrChange w:id="1192" w:author="Anasta" w:date="2014-05-28T13:30:00Z">
            <w:rPr/>
          </w:rPrChange>
        </w:rPr>
        <w:t>Calendar</w:t>
      </w:r>
      <w:proofErr w:type="spellEnd"/>
      <w:r>
        <w:t>;</w:t>
      </w:r>
    </w:p>
    <w:p w14:paraId="21F2E5FF" w14:textId="77777777" w:rsidR="00A979DB" w:rsidRDefault="00A979DB" w:rsidP="0041730B">
      <w:pPr>
        <w:pStyle w:val="ListParagraph"/>
        <w:numPr>
          <w:ilvl w:val="0"/>
          <w:numId w:val="27"/>
        </w:numPr>
      </w:pPr>
      <w:r>
        <w:t xml:space="preserve">O sistema solicita o </w:t>
      </w:r>
      <w:proofErr w:type="spellStart"/>
      <w:r w:rsidRPr="000B1C41">
        <w:rPr>
          <w:i/>
        </w:rPr>
        <w:t>login</w:t>
      </w:r>
      <w:proofErr w:type="spellEnd"/>
      <w:r>
        <w:t xml:space="preserve"> e a senha;</w:t>
      </w:r>
    </w:p>
    <w:p w14:paraId="7E6E2753" w14:textId="77777777" w:rsidR="00A979DB" w:rsidRDefault="00A979DB" w:rsidP="0041730B">
      <w:pPr>
        <w:pStyle w:val="ListParagraph"/>
        <w:numPr>
          <w:ilvl w:val="0"/>
          <w:numId w:val="27"/>
        </w:numPr>
      </w:pPr>
      <w:r>
        <w:t xml:space="preserve">O usuário preenche as informações de </w:t>
      </w:r>
      <w:proofErr w:type="spellStart"/>
      <w:r w:rsidRPr="000B1C41">
        <w:rPr>
          <w:i/>
        </w:rPr>
        <w:t>login</w:t>
      </w:r>
      <w:proofErr w:type="spellEnd"/>
      <w:r>
        <w:t xml:space="preserve"> e senha;</w:t>
      </w:r>
    </w:p>
    <w:p w14:paraId="62E78420" w14:textId="77777777" w:rsidR="00A979DB" w:rsidRDefault="00A979DB" w:rsidP="0041730B">
      <w:pPr>
        <w:pStyle w:val="ListParagraph"/>
        <w:numPr>
          <w:ilvl w:val="0"/>
          <w:numId w:val="27"/>
        </w:numPr>
      </w:pPr>
      <w:r>
        <w:t xml:space="preserve">O sistema valida as informações de </w:t>
      </w:r>
      <w:proofErr w:type="spellStart"/>
      <w:r w:rsidRPr="000B1C41">
        <w:rPr>
          <w:i/>
        </w:rPr>
        <w:t>login</w:t>
      </w:r>
      <w:proofErr w:type="spellEnd"/>
      <w:r>
        <w:t xml:space="preserve"> no </w:t>
      </w:r>
      <w:r w:rsidRPr="0047129E">
        <w:rPr>
          <w:i/>
          <w:rPrChange w:id="1193" w:author="Anasta" w:date="2014-05-28T13:30:00Z">
            <w:rPr/>
          </w:rPrChange>
        </w:rPr>
        <w:t xml:space="preserve">Google </w:t>
      </w:r>
      <w:proofErr w:type="spellStart"/>
      <w:r w:rsidRPr="0047129E">
        <w:rPr>
          <w:i/>
          <w:rPrChange w:id="1194" w:author="Anasta" w:date="2014-05-28T13:30:00Z">
            <w:rPr/>
          </w:rPrChange>
        </w:rPr>
        <w:t>Calendar</w:t>
      </w:r>
      <w:proofErr w:type="spellEnd"/>
      <w:ins w:id="1195" w:author="Anasta" w:date="2014-05-28T13:30:00Z">
        <w:r w:rsidR="0047129E">
          <w:rPr>
            <w:i/>
          </w:rPr>
          <w:t>;</w:t>
        </w:r>
      </w:ins>
    </w:p>
    <w:p w14:paraId="66C4ABE5" w14:textId="0EAAB233" w:rsidR="00A979DB" w:rsidRDefault="00A979DB" w:rsidP="0041730B">
      <w:pPr>
        <w:pStyle w:val="ListParagraph"/>
        <w:numPr>
          <w:ilvl w:val="0"/>
          <w:numId w:val="27"/>
        </w:numPr>
      </w:pPr>
      <w:r>
        <w:t xml:space="preserve">O </w:t>
      </w:r>
      <w:r w:rsidRPr="0047129E">
        <w:rPr>
          <w:i/>
          <w:rPrChange w:id="1196" w:author="Anasta" w:date="2014-05-28T13:30:00Z">
            <w:rPr/>
          </w:rPrChange>
        </w:rPr>
        <w:t xml:space="preserve">Google </w:t>
      </w:r>
      <w:proofErr w:type="spellStart"/>
      <w:r w:rsidRPr="0047129E">
        <w:rPr>
          <w:i/>
          <w:rPrChange w:id="1197" w:author="Anasta" w:date="2014-05-28T13:30:00Z">
            <w:rPr/>
          </w:rPrChange>
        </w:rPr>
        <w:t>Calendar</w:t>
      </w:r>
      <w:proofErr w:type="spellEnd"/>
      <w:r w:rsidR="0047129E">
        <w:t xml:space="preserve"> </w:t>
      </w:r>
      <w:proofErr w:type="gramStart"/>
      <w:r w:rsidR="0047129E">
        <w:t xml:space="preserve">valida </w:t>
      </w:r>
      <w:del w:id="1198" w:author="Anasta" w:date="2014-05-28T13:30:00Z">
        <w:r>
          <w:delText>positivamente.</w:delText>
        </w:r>
      </w:del>
      <w:ins w:id="1199" w:author="Anasta" w:date="2014-05-28T13:30:00Z">
        <w:r w:rsidR="0047129E">
          <w:t>de forma positiva</w:t>
        </w:r>
        <w:proofErr w:type="gramEnd"/>
        <w:r w:rsidR="0047129E">
          <w:t>;</w:t>
        </w:r>
      </w:ins>
    </w:p>
    <w:p w14:paraId="22035C17" w14:textId="4582FCFC" w:rsidR="00A979DB" w:rsidRDefault="00A979DB" w:rsidP="0041730B">
      <w:pPr>
        <w:pStyle w:val="ListParagraph"/>
        <w:numPr>
          <w:ilvl w:val="0"/>
          <w:numId w:val="27"/>
        </w:numPr>
      </w:pPr>
      <w:r>
        <w:t xml:space="preserve">O sistema armazena as informações de </w:t>
      </w:r>
      <w:proofErr w:type="spellStart"/>
      <w:r w:rsidRPr="000B1C41">
        <w:rPr>
          <w:i/>
        </w:rPr>
        <w:t>login</w:t>
      </w:r>
      <w:proofErr w:type="spellEnd"/>
      <w:r w:rsidR="0047129E">
        <w:t xml:space="preserve"> e o caso de uso termina</w:t>
      </w:r>
      <w:del w:id="1200" w:author="Anasta" w:date="2014-05-28T13:30:00Z">
        <w:r>
          <w:delText>;</w:delText>
        </w:r>
      </w:del>
      <w:ins w:id="1201" w:author="Anasta" w:date="2014-05-28T13:30:00Z">
        <w:r w:rsidR="0047129E">
          <w:t>.</w:t>
        </w:r>
      </w:ins>
    </w:p>
    <w:p w14:paraId="75F0A768" w14:textId="77777777" w:rsidR="00A979DB" w:rsidRDefault="00A979DB" w:rsidP="00A979DB">
      <w:r>
        <w:t>Fluxo Alternativo:</w:t>
      </w:r>
    </w:p>
    <w:p w14:paraId="2C5344CE" w14:textId="77777777" w:rsidR="00A979DB" w:rsidRDefault="00A979DB" w:rsidP="00A979DB">
      <w:r>
        <w:t xml:space="preserve">(Falha de </w:t>
      </w:r>
      <w:proofErr w:type="spellStart"/>
      <w:r w:rsidRPr="0047129E">
        <w:rPr>
          <w:i/>
          <w:rPrChange w:id="1202" w:author="Anasta" w:date="2014-05-28T13:30:00Z">
            <w:rPr/>
          </w:rPrChange>
        </w:rPr>
        <w:t>Login</w:t>
      </w:r>
      <w:proofErr w:type="spellEnd"/>
      <w:r w:rsidRPr="0047129E">
        <w:rPr>
          <w:i/>
          <w:rPrChange w:id="1203" w:author="Anasta" w:date="2014-05-28T13:30:00Z">
            <w:rPr/>
          </w:rPrChange>
        </w:rPr>
        <w:t>)</w:t>
      </w:r>
    </w:p>
    <w:p w14:paraId="11836EC7" w14:textId="77777777" w:rsidR="00A979DB" w:rsidRDefault="00A979DB" w:rsidP="00A979DB">
      <w:r>
        <w:t xml:space="preserve">1 – No passo </w:t>
      </w:r>
      <w:proofErr w:type="gramStart"/>
      <w:r>
        <w:t>5</w:t>
      </w:r>
      <w:proofErr w:type="gramEnd"/>
      <w:r>
        <w:t xml:space="preserve">, caso as informações de </w:t>
      </w:r>
      <w:proofErr w:type="spellStart"/>
      <w:r w:rsidRPr="0047129E">
        <w:rPr>
          <w:i/>
          <w:rPrChange w:id="1204" w:author="Anasta" w:date="2014-05-28T13:30:00Z">
            <w:rPr/>
          </w:rPrChange>
        </w:rPr>
        <w:t>Login</w:t>
      </w:r>
      <w:proofErr w:type="spellEnd"/>
      <w:r w:rsidRPr="0047129E">
        <w:rPr>
          <w:i/>
          <w:rPrChange w:id="1205" w:author="Anasta" w:date="2014-05-28T13:30:00Z">
            <w:rPr/>
          </w:rPrChange>
        </w:rPr>
        <w:t xml:space="preserve"> </w:t>
      </w:r>
      <w:r>
        <w:t>sejam inválidas, o sistema exibe mensagem de informações inválidas e retorna para o passo do fluxo básico de eventos.</w:t>
      </w:r>
    </w:p>
    <w:p w14:paraId="7A3D76E5" w14:textId="4D301AB3" w:rsidR="00A979DB" w:rsidRDefault="00A979DB" w:rsidP="00A979DB">
      <w:r>
        <w:t xml:space="preserve"> Pós-condição: (Sucesso) O sistema armazenou com sucesso as informações de </w:t>
      </w:r>
      <w:proofErr w:type="spellStart"/>
      <w:r w:rsidRPr="0047129E">
        <w:rPr>
          <w:i/>
          <w:rPrChange w:id="1206" w:author="Anasta" w:date="2014-05-28T13:30:00Z">
            <w:rPr/>
          </w:rPrChange>
        </w:rPr>
        <w:t>login</w:t>
      </w:r>
      <w:proofErr w:type="spellEnd"/>
      <w:r w:rsidRPr="0047129E">
        <w:rPr>
          <w:i/>
          <w:rPrChange w:id="1207" w:author="Anasta" w:date="2014-05-28T13:30:00Z">
            <w:rPr/>
          </w:rPrChange>
        </w:rPr>
        <w:t xml:space="preserve"> </w:t>
      </w:r>
      <w:r>
        <w:t xml:space="preserve">de usuário do </w:t>
      </w:r>
      <w:r w:rsidRPr="0047129E">
        <w:rPr>
          <w:i/>
          <w:rPrChange w:id="1208" w:author="Anasta" w:date="2014-05-28T13:30:00Z">
            <w:rPr/>
          </w:rPrChange>
        </w:rPr>
        <w:t xml:space="preserve">Google </w:t>
      </w:r>
      <w:proofErr w:type="spellStart"/>
      <w:r w:rsidRPr="0047129E">
        <w:rPr>
          <w:i/>
          <w:rPrChange w:id="1209" w:author="Anasta" w:date="2014-05-28T13:30:00Z">
            <w:rPr/>
          </w:rPrChange>
        </w:rPr>
        <w:t>Calendar</w:t>
      </w:r>
      <w:proofErr w:type="spellEnd"/>
      <w:del w:id="1210" w:author="Anasta" w:date="2014-05-28T13:30:00Z">
        <w:r>
          <w:delText>;</w:delText>
        </w:r>
      </w:del>
      <w:ins w:id="1211" w:author="Anasta" w:date="2014-05-28T13:30:00Z">
        <w:r w:rsidR="00A91E79">
          <w:rPr>
            <w:i/>
          </w:rPr>
          <w:t>.</w:t>
        </w:r>
      </w:ins>
    </w:p>
    <w:p w14:paraId="23072EA6" w14:textId="77777777" w:rsidR="00A979DB" w:rsidRDefault="00A979DB" w:rsidP="00A979DB">
      <w:pPr>
        <w:pStyle w:val="Heading3"/>
      </w:pPr>
      <w:bookmarkStart w:id="1212" w:name="_Toc389005566"/>
      <w:bookmarkStart w:id="1213" w:name="_Toc388915923"/>
      <w:r>
        <w:t>Reordenar Itens</w:t>
      </w:r>
      <w:bookmarkEnd w:id="1212"/>
      <w:bookmarkEnd w:id="1213"/>
      <w:r w:rsidR="00E10B85">
        <w:t xml:space="preserve"> </w:t>
      </w:r>
    </w:p>
    <w:p w14:paraId="659548BB" w14:textId="77777777" w:rsidR="00A979DB" w:rsidRDefault="00A979DB" w:rsidP="00A979DB"/>
    <w:p w14:paraId="2B141124" w14:textId="497D25FC" w:rsidR="00A979DB" w:rsidRDefault="00A979DB" w:rsidP="00A979DB">
      <w:r w:rsidRPr="00691BFD">
        <w:t xml:space="preserve">Precondição: Uma lista </w:t>
      </w:r>
      <w:del w:id="1214" w:author="Anasta" w:date="2014-05-28T13:30:00Z">
        <w:r w:rsidRPr="00691BFD">
          <w:delText>esteja</w:delText>
        </w:r>
      </w:del>
      <w:ins w:id="1215" w:author="Anasta" w:date="2014-05-28T13:30:00Z">
        <w:r w:rsidR="0047129E">
          <w:t>tem que estar</w:t>
        </w:r>
      </w:ins>
      <w:r w:rsidRPr="00691BFD">
        <w:t xml:space="preserve"> sendo utilizada</w:t>
      </w:r>
      <w:r w:rsidR="00DE2608">
        <w:t xml:space="preserve"> pelo usuário</w:t>
      </w:r>
    </w:p>
    <w:p w14:paraId="3BE25870" w14:textId="77777777" w:rsidR="00A979DB" w:rsidRDefault="00A979DB" w:rsidP="00A979DB">
      <w:r>
        <w:t>Ator Principal: Usuário</w:t>
      </w:r>
    </w:p>
    <w:p w14:paraId="756789AA" w14:textId="77777777" w:rsidR="00A979DB" w:rsidRDefault="00A979DB" w:rsidP="00A979DB">
      <w:r>
        <w:t>Fluxo Básico de Eventos:</w:t>
      </w:r>
    </w:p>
    <w:p w14:paraId="61271008" w14:textId="77777777" w:rsidR="00A979DB" w:rsidRDefault="00A979DB" w:rsidP="00A979DB">
      <w:pPr>
        <w:rPr>
          <w:del w:id="1216" w:author="Anasta" w:date="2014-05-28T13:30:00Z"/>
        </w:rPr>
      </w:pPr>
    </w:p>
    <w:p w14:paraId="20193BD1" w14:textId="77777777" w:rsidR="00A979DB" w:rsidRDefault="00A979DB" w:rsidP="0041730B">
      <w:pPr>
        <w:pStyle w:val="ListParagraph"/>
        <w:numPr>
          <w:ilvl w:val="0"/>
          <w:numId w:val="28"/>
        </w:numPr>
      </w:pPr>
      <w:r>
        <w:t>Esse caso de uso começa quando o usuário opta por reordenar os itens da lista;</w:t>
      </w:r>
    </w:p>
    <w:p w14:paraId="03187A8D" w14:textId="77777777" w:rsidR="00A979DB" w:rsidRDefault="00A979DB" w:rsidP="0041730B">
      <w:pPr>
        <w:pStyle w:val="ListParagraph"/>
        <w:numPr>
          <w:ilvl w:val="0"/>
          <w:numId w:val="28"/>
        </w:numPr>
      </w:pPr>
      <w:r>
        <w:t xml:space="preserve">O sistema solicita que o usuário reordene os </w:t>
      </w:r>
      <w:r w:rsidR="00195024">
        <w:t>itens</w:t>
      </w:r>
      <w:r>
        <w:t>;</w:t>
      </w:r>
    </w:p>
    <w:p w14:paraId="5D221A7C" w14:textId="77777777" w:rsidR="00A979DB" w:rsidRDefault="00A979DB" w:rsidP="0041730B">
      <w:pPr>
        <w:pStyle w:val="ListParagraph"/>
        <w:numPr>
          <w:ilvl w:val="0"/>
          <w:numId w:val="28"/>
        </w:numPr>
      </w:pPr>
      <w:r>
        <w:t>O usuário reordena e confirma;</w:t>
      </w:r>
    </w:p>
    <w:p w14:paraId="005EE7C9" w14:textId="329EFACB" w:rsidR="00A979DB" w:rsidRDefault="00A979DB" w:rsidP="0041730B">
      <w:pPr>
        <w:pStyle w:val="ListParagraph"/>
        <w:numPr>
          <w:ilvl w:val="0"/>
          <w:numId w:val="28"/>
        </w:numPr>
      </w:pPr>
      <w:r>
        <w:t>O sistema armazena as m</w:t>
      </w:r>
      <w:r w:rsidR="0047129E">
        <w:t>udanças e o caso de uso termina</w:t>
      </w:r>
      <w:del w:id="1217" w:author="Anasta" w:date="2014-05-28T13:30:00Z">
        <w:r>
          <w:delText>;</w:delText>
        </w:r>
      </w:del>
      <w:ins w:id="1218" w:author="Anasta" w:date="2014-05-28T13:30:00Z">
        <w:r w:rsidR="0047129E">
          <w:t>.</w:t>
        </w:r>
      </w:ins>
    </w:p>
    <w:p w14:paraId="53EEC13E" w14:textId="0755C000" w:rsidR="00E10B85" w:rsidRDefault="003C33D4" w:rsidP="00A979DB">
      <w:r>
        <w:t>Pós</w:t>
      </w:r>
      <w:del w:id="1219" w:author="Anasta" w:date="2014-05-28T13:30:00Z">
        <w:r w:rsidR="00A979DB">
          <w:delText xml:space="preserve"> </w:delText>
        </w:r>
      </w:del>
      <w:ins w:id="1220" w:author="Anasta" w:date="2014-05-28T13:30:00Z">
        <w:r>
          <w:t>-</w:t>
        </w:r>
      </w:ins>
      <w:r>
        <w:t>Condição</w:t>
      </w:r>
      <w:r w:rsidR="00A979DB">
        <w:t xml:space="preserve">: (Sucesso) O sistema reordena os </w:t>
      </w:r>
      <w:r w:rsidR="00195024">
        <w:t>itens</w:t>
      </w:r>
      <w:r w:rsidR="0047129E">
        <w:t xml:space="preserve"> da lista</w:t>
      </w:r>
      <w:del w:id="1221" w:author="Anasta" w:date="2014-05-28T13:30:00Z">
        <w:r w:rsidR="00A979DB">
          <w:delText>;</w:delText>
        </w:r>
      </w:del>
      <w:ins w:id="1222" w:author="Anasta" w:date="2014-05-28T13:30:00Z">
        <w:r w:rsidR="0047129E">
          <w:t>.</w:t>
        </w:r>
      </w:ins>
    </w:p>
    <w:p w14:paraId="7FB364A3" w14:textId="77777777" w:rsidR="00E10B85" w:rsidRDefault="00E10B85" w:rsidP="00A979DB">
      <w:pPr>
        <w:rPr>
          <w:del w:id="1223" w:author="Anasta" w:date="2014-05-28T13:30:00Z"/>
        </w:rPr>
      </w:pPr>
    </w:p>
    <w:p w14:paraId="09783C59" w14:textId="77777777" w:rsidR="00E10B85" w:rsidRDefault="00E10B85" w:rsidP="00A979DB">
      <w:r>
        <w:t>Outras informações: Este caso de uso não será considerado obrigatório para a concretização do projeto.</w:t>
      </w:r>
    </w:p>
    <w:p w14:paraId="64AFD582" w14:textId="77777777" w:rsidR="00A979DB" w:rsidRDefault="00A979DB" w:rsidP="00A979DB"/>
    <w:p w14:paraId="2028BA9A" w14:textId="77777777" w:rsidR="00A979DB" w:rsidRDefault="00A979DB" w:rsidP="00A979DB">
      <w:pPr>
        <w:rPr>
          <w:del w:id="1224" w:author="Anasta" w:date="2014-05-28T13:30:00Z"/>
        </w:rPr>
      </w:pPr>
      <w:bookmarkStart w:id="1225" w:name="_Toc389005567"/>
    </w:p>
    <w:p w14:paraId="489EB863" w14:textId="77777777" w:rsidR="00A979DB" w:rsidRPr="009A5D44" w:rsidRDefault="00A979DB" w:rsidP="00A979DB">
      <w:pPr>
        <w:pStyle w:val="Heading3"/>
        <w:rPr>
          <w:highlight w:val="yellow"/>
        </w:rPr>
      </w:pPr>
      <w:bookmarkStart w:id="1226" w:name="_Toc388915924"/>
      <w:r w:rsidRPr="009A5D44">
        <w:rPr>
          <w:highlight w:val="yellow"/>
        </w:rPr>
        <w:t xml:space="preserve">Marcar </w:t>
      </w:r>
      <w:r w:rsidR="004D01CD" w:rsidRPr="009A5D44">
        <w:rPr>
          <w:highlight w:val="yellow"/>
        </w:rPr>
        <w:t xml:space="preserve">item </w:t>
      </w:r>
      <w:r w:rsidRPr="009A5D44">
        <w:rPr>
          <w:highlight w:val="yellow"/>
        </w:rPr>
        <w:t>como processado</w:t>
      </w:r>
      <w:bookmarkEnd w:id="1225"/>
      <w:bookmarkEnd w:id="1226"/>
    </w:p>
    <w:p w14:paraId="0C1497D8" w14:textId="77777777" w:rsidR="00776BCA" w:rsidRDefault="00776BCA" w:rsidP="00A979DB">
      <w:pPr>
        <w:rPr>
          <w:ins w:id="1227" w:author="Anasta" w:date="2014-05-28T13:30:00Z"/>
          <w:highlight w:val="yellow"/>
        </w:rPr>
      </w:pPr>
    </w:p>
    <w:p w14:paraId="0D11DFD6" w14:textId="558B6350" w:rsidR="00A979DB" w:rsidRPr="009A5D44" w:rsidRDefault="00776BCA" w:rsidP="00A979DB">
      <w:pPr>
        <w:rPr>
          <w:highlight w:val="yellow"/>
        </w:rPr>
      </w:pPr>
      <w:r>
        <w:rPr>
          <w:highlight w:val="yellow"/>
        </w:rPr>
        <w:t>Precondição: Nenhuma</w:t>
      </w:r>
      <w:del w:id="1228" w:author="Anasta" w:date="2014-05-28T13:30:00Z">
        <w:r w:rsidR="00A979DB" w:rsidRPr="009A5D44">
          <w:rPr>
            <w:highlight w:val="yellow"/>
          </w:rPr>
          <w:delText>;</w:delText>
        </w:r>
      </w:del>
    </w:p>
    <w:p w14:paraId="01C4C839" w14:textId="77777777" w:rsidR="00A979DB" w:rsidRPr="009A5D44" w:rsidRDefault="00A979DB" w:rsidP="00A979DB">
      <w:pPr>
        <w:rPr>
          <w:highlight w:val="yellow"/>
        </w:rPr>
      </w:pPr>
      <w:r w:rsidRPr="009A5D44">
        <w:rPr>
          <w:highlight w:val="yellow"/>
        </w:rPr>
        <w:t>Ator Principal: Usuário</w:t>
      </w:r>
    </w:p>
    <w:p w14:paraId="7541DE03" w14:textId="77777777" w:rsidR="00A979DB" w:rsidRDefault="00A979DB" w:rsidP="00A979DB">
      <w:r w:rsidRPr="009A5D44">
        <w:rPr>
          <w:highlight w:val="yellow"/>
        </w:rPr>
        <w:t>Fluxo Básico de Eventos</w:t>
      </w:r>
      <w:r>
        <w:t>:</w:t>
      </w:r>
    </w:p>
    <w:p w14:paraId="5F6DC4D5" w14:textId="77777777" w:rsidR="00A979DB" w:rsidRDefault="00A979DB" w:rsidP="00A979DB">
      <w:pPr>
        <w:rPr>
          <w:del w:id="1229" w:author="Anasta" w:date="2014-05-28T13:30:00Z"/>
        </w:rPr>
      </w:pPr>
    </w:p>
    <w:p w14:paraId="7AEF18D7" w14:textId="1125183E" w:rsidR="00A979DB" w:rsidRDefault="00A979DB" w:rsidP="0041730B">
      <w:pPr>
        <w:pStyle w:val="ListParagraph"/>
        <w:numPr>
          <w:ilvl w:val="0"/>
          <w:numId w:val="29"/>
        </w:numPr>
      </w:pPr>
      <w:r>
        <w:t xml:space="preserve">Esse caso de uso começa quando o usuário opta </w:t>
      </w:r>
      <w:ins w:id="1230" w:author="Anasta" w:date="2014-05-28T13:30:00Z">
        <w:r w:rsidR="00776BCA">
          <w:t>por</w:t>
        </w:r>
      </w:ins>
      <w:r>
        <w:t xml:space="preserve"> marcar um ou mais itens como </w:t>
      </w:r>
      <w:del w:id="1231" w:author="Anasta" w:date="2014-05-28T13:30:00Z">
        <w:r>
          <w:delText>processado</w:delText>
        </w:r>
      </w:del>
      <w:ins w:id="1232" w:author="Anasta" w:date="2014-05-28T13:30:00Z">
        <w:r>
          <w:t>processado</w:t>
        </w:r>
        <w:r w:rsidR="00776BCA">
          <w:t>s</w:t>
        </w:r>
      </w:ins>
      <w:r>
        <w:t>;</w:t>
      </w:r>
    </w:p>
    <w:p w14:paraId="4198FBB2" w14:textId="571FB579" w:rsidR="00A979DB" w:rsidRDefault="00A979DB" w:rsidP="0041730B">
      <w:pPr>
        <w:pStyle w:val="ListParagraph"/>
        <w:numPr>
          <w:ilvl w:val="0"/>
          <w:numId w:val="29"/>
        </w:numPr>
      </w:pPr>
      <w:r>
        <w:t xml:space="preserve">O sistema alterou o </w:t>
      </w:r>
      <w:r w:rsidRPr="00776BCA">
        <w:rPr>
          <w:i/>
          <w:rPrChange w:id="1233" w:author="Anasta" w:date="2014-05-28T13:30:00Z">
            <w:rPr/>
          </w:rPrChange>
        </w:rPr>
        <w:t>status</w:t>
      </w:r>
      <w:r>
        <w:t xml:space="preserve"> dos </w:t>
      </w:r>
      <w:r w:rsidR="00195024">
        <w:t>itens</w:t>
      </w:r>
      <w:r>
        <w:t xml:space="preserve"> marcados pelo usuário para pro</w:t>
      </w:r>
      <w:r w:rsidR="00776BCA">
        <w:t>cessado e o caso de uso termina</w:t>
      </w:r>
      <w:del w:id="1234" w:author="Anasta" w:date="2014-05-28T13:30:00Z">
        <w:r>
          <w:delText>;</w:delText>
        </w:r>
      </w:del>
      <w:ins w:id="1235" w:author="Anasta" w:date="2014-05-28T13:30:00Z">
        <w:r w:rsidR="00776BCA">
          <w:t>.</w:t>
        </w:r>
      </w:ins>
    </w:p>
    <w:p w14:paraId="24FCC4CA" w14:textId="6D2B8DA3" w:rsidR="00A979DB" w:rsidRDefault="003C33D4" w:rsidP="00A979DB">
      <w:r>
        <w:t>Pós</w:t>
      </w:r>
      <w:del w:id="1236" w:author="Anasta" w:date="2014-05-28T13:30:00Z">
        <w:r w:rsidR="00A979DB">
          <w:delText xml:space="preserve"> </w:delText>
        </w:r>
      </w:del>
      <w:ins w:id="1237" w:author="Anasta" w:date="2014-05-28T13:30:00Z">
        <w:r>
          <w:t>-</w:t>
        </w:r>
      </w:ins>
      <w:r>
        <w:t>Condição</w:t>
      </w:r>
      <w:r w:rsidR="00A979DB">
        <w:t xml:space="preserve">: (Sucesso) O sistema alterou o </w:t>
      </w:r>
      <w:r w:rsidR="00A979DB" w:rsidRPr="00776BCA">
        <w:rPr>
          <w:i/>
          <w:rPrChange w:id="1238" w:author="Anasta" w:date="2014-05-28T13:30:00Z">
            <w:rPr/>
          </w:rPrChange>
        </w:rPr>
        <w:t xml:space="preserve">status </w:t>
      </w:r>
      <w:r w:rsidR="00A979DB">
        <w:t xml:space="preserve">dos </w:t>
      </w:r>
      <w:r w:rsidR="00195024">
        <w:t>itens</w:t>
      </w:r>
      <w:r w:rsidR="00776BCA">
        <w:t xml:space="preserve"> para processado</w:t>
      </w:r>
      <w:del w:id="1239" w:author="Anasta" w:date="2014-05-28T13:30:00Z">
        <w:r w:rsidR="00A979DB">
          <w:delText>;</w:delText>
        </w:r>
      </w:del>
      <w:ins w:id="1240" w:author="Anasta" w:date="2014-05-28T13:30:00Z">
        <w:r w:rsidR="005928BA">
          <w:t>.</w:t>
        </w:r>
      </w:ins>
    </w:p>
    <w:p w14:paraId="10164D28" w14:textId="1511C0EF" w:rsidR="00A979DB" w:rsidRDefault="00A979DB" w:rsidP="00A979DB">
      <w:r>
        <w:t xml:space="preserve">Outras informações: 1 – O </w:t>
      </w:r>
      <w:r w:rsidRPr="00776BCA">
        <w:rPr>
          <w:i/>
          <w:rPrChange w:id="1241" w:author="Anasta" w:date="2014-05-28T13:30:00Z">
            <w:rPr/>
          </w:rPrChange>
        </w:rPr>
        <w:t>status</w:t>
      </w:r>
      <w:r>
        <w:t xml:space="preserve"> de processado deve possuir um aspecto visual diferente </w:t>
      </w:r>
      <w:del w:id="1242" w:author="Anasta" w:date="2014-05-28T13:30:00Z">
        <w:r>
          <w:delText>do</w:delText>
        </w:r>
      </w:del>
      <w:ins w:id="1243" w:author="Anasta" w:date="2014-05-28T13:30:00Z">
        <w:r w:rsidR="00776BCA">
          <w:t>daquele</w:t>
        </w:r>
      </w:ins>
      <w:r>
        <w:t xml:space="preserve"> que não possui, como </w:t>
      </w:r>
      <w:r w:rsidR="002B413B">
        <w:t>aparência</w:t>
      </w:r>
      <w:r>
        <w:t xml:space="preserve"> e</w:t>
      </w:r>
      <w:r w:rsidR="00A91E79">
        <w:t>smaecida</w:t>
      </w:r>
      <w:del w:id="1244" w:author="Anasta" w:date="2014-05-28T13:30:00Z">
        <w:r>
          <w:delText>;</w:delText>
        </w:r>
      </w:del>
      <w:ins w:id="1245" w:author="Anasta" w:date="2014-05-28T13:30:00Z">
        <w:r w:rsidR="005928BA">
          <w:t>.</w:t>
        </w:r>
      </w:ins>
    </w:p>
    <w:p w14:paraId="429AADDB" w14:textId="77777777" w:rsidR="00A979DB" w:rsidRDefault="009A5D44" w:rsidP="00A979DB">
      <w:pPr>
        <w:pStyle w:val="Heading3"/>
      </w:pPr>
      <w:bookmarkStart w:id="1246" w:name="_Toc389005568"/>
      <w:bookmarkStart w:id="1247" w:name="_Toc388915925"/>
      <w:r w:rsidRPr="009A5D44">
        <w:rPr>
          <w:highlight w:val="yellow"/>
        </w:rPr>
        <w:t>Excluir</w:t>
      </w:r>
      <w:r w:rsidR="00A979DB">
        <w:t xml:space="preserve"> Item</w:t>
      </w:r>
      <w:bookmarkEnd w:id="1246"/>
      <w:bookmarkEnd w:id="1247"/>
    </w:p>
    <w:p w14:paraId="430C787C" w14:textId="77777777" w:rsidR="00A979DB" w:rsidRDefault="00A979DB" w:rsidP="00A979DB"/>
    <w:p w14:paraId="5077034A" w14:textId="17199777" w:rsidR="00A979DB" w:rsidRDefault="00A979DB" w:rsidP="00A979DB">
      <w:r>
        <w:t>Precondição:</w:t>
      </w:r>
      <w:r w:rsidR="00CB698B">
        <w:t xml:space="preserve"> O usuário </w:t>
      </w:r>
      <w:del w:id="1248" w:author="Anasta" w:date="2014-05-28T13:30:00Z">
        <w:r w:rsidR="00CB698B">
          <w:delText>está</w:delText>
        </w:r>
      </w:del>
      <w:ins w:id="1249" w:author="Anasta" w:date="2014-05-28T13:30:00Z">
        <w:r w:rsidR="00776BCA">
          <w:t>deve estar</w:t>
        </w:r>
      </w:ins>
      <w:r w:rsidR="00776BCA">
        <w:t xml:space="preserve"> </w:t>
      </w:r>
      <w:r>
        <w:t>usando uma lista e ter itens marcados como processados ou ter abert</w:t>
      </w:r>
      <w:r w:rsidR="00A91E79">
        <w:t xml:space="preserve">o um </w:t>
      </w:r>
      <w:proofErr w:type="gramStart"/>
      <w:r w:rsidR="00A91E79">
        <w:t>menu</w:t>
      </w:r>
      <w:proofErr w:type="gramEnd"/>
      <w:r w:rsidR="00A91E79">
        <w:t xml:space="preserve"> de opções para o item</w:t>
      </w:r>
      <w:del w:id="1250" w:author="Anasta" w:date="2014-05-28T13:30:00Z">
        <w:r>
          <w:delText>;</w:delText>
        </w:r>
      </w:del>
    </w:p>
    <w:p w14:paraId="00C60A59" w14:textId="77777777" w:rsidR="00A979DB" w:rsidRDefault="00A979DB" w:rsidP="00A979DB">
      <w:r>
        <w:t>Ator Principal: Usuário;</w:t>
      </w:r>
    </w:p>
    <w:p w14:paraId="4887B15A" w14:textId="77777777" w:rsidR="00A979DB" w:rsidRDefault="00A979DB" w:rsidP="00A979DB">
      <w:r>
        <w:t>Fluxo Básico de Eventos:</w:t>
      </w:r>
    </w:p>
    <w:p w14:paraId="4BD45FE2" w14:textId="77777777" w:rsidR="00A979DB" w:rsidRDefault="00A979DB" w:rsidP="00A979DB">
      <w:pPr>
        <w:rPr>
          <w:del w:id="1251" w:author="Anasta" w:date="2014-05-28T13:30:00Z"/>
        </w:rPr>
      </w:pPr>
    </w:p>
    <w:p w14:paraId="18ABAC4E" w14:textId="77777777" w:rsidR="00A979DB" w:rsidRDefault="00A979DB" w:rsidP="0041730B">
      <w:pPr>
        <w:pStyle w:val="ListParagraph"/>
        <w:numPr>
          <w:ilvl w:val="0"/>
          <w:numId w:val="30"/>
        </w:numPr>
      </w:pPr>
      <w:r>
        <w:t xml:space="preserve">Esse caso de uso começa quando o usuário opta por </w:t>
      </w:r>
      <w:r w:rsidR="009A5D44" w:rsidRPr="009A5D44">
        <w:rPr>
          <w:highlight w:val="yellow"/>
        </w:rPr>
        <w:t>excluir</w:t>
      </w:r>
      <w:r>
        <w:t xml:space="preserve"> itens;</w:t>
      </w:r>
    </w:p>
    <w:p w14:paraId="0CFDECC7" w14:textId="2D6F4F06" w:rsidR="00A979DB" w:rsidRDefault="00A979DB" w:rsidP="0041730B">
      <w:pPr>
        <w:pStyle w:val="ListParagraph"/>
        <w:numPr>
          <w:ilvl w:val="0"/>
          <w:numId w:val="30"/>
        </w:numPr>
      </w:pPr>
      <w:r>
        <w:t xml:space="preserve"> O sistema exclui os itens selec</w:t>
      </w:r>
      <w:r w:rsidR="00776BCA">
        <w:t>ionados e o caso de uso termina</w:t>
      </w:r>
      <w:del w:id="1252" w:author="Anasta" w:date="2014-05-28T13:30:00Z">
        <w:r>
          <w:delText>;</w:delText>
        </w:r>
      </w:del>
      <w:ins w:id="1253" w:author="Anasta" w:date="2014-05-28T13:30:00Z">
        <w:r w:rsidR="00776BCA">
          <w:t>.</w:t>
        </w:r>
      </w:ins>
    </w:p>
    <w:p w14:paraId="047149DD" w14:textId="41339BCB" w:rsidR="00A979DB" w:rsidRDefault="00776BCA" w:rsidP="00A979DB">
      <w:r>
        <w:t>Pós</w:t>
      </w:r>
      <w:del w:id="1254" w:author="Anasta" w:date="2014-05-28T13:30:00Z">
        <w:r w:rsidR="00A979DB">
          <w:delText xml:space="preserve"> </w:delText>
        </w:r>
      </w:del>
      <w:ins w:id="1255" w:author="Anasta" w:date="2014-05-28T13:30:00Z">
        <w:r w:rsidR="00A91E79">
          <w:t>-</w:t>
        </w:r>
      </w:ins>
      <w:r w:rsidR="00A979DB">
        <w:t xml:space="preserve">Condição: O sistema </w:t>
      </w:r>
      <w:proofErr w:type="gramStart"/>
      <w:r w:rsidR="00A979DB">
        <w:t>deletou</w:t>
      </w:r>
      <w:proofErr w:type="gramEnd"/>
      <w:r w:rsidR="00A979DB">
        <w:t xml:space="preserve"> os </w:t>
      </w:r>
      <w:r w:rsidR="00195024">
        <w:t>itens</w:t>
      </w:r>
      <w:r w:rsidR="00A91E79">
        <w:t xml:space="preserve"> selecionados pelo usuário</w:t>
      </w:r>
      <w:del w:id="1256" w:author="Anasta" w:date="2014-05-28T13:30:00Z">
        <w:r w:rsidR="00A979DB">
          <w:delText>;</w:delText>
        </w:r>
      </w:del>
      <w:ins w:id="1257" w:author="Anasta" w:date="2014-05-28T13:30:00Z">
        <w:r w:rsidR="00A91E79">
          <w:t>.</w:t>
        </w:r>
      </w:ins>
    </w:p>
    <w:p w14:paraId="73ECA0A5" w14:textId="77777777" w:rsidR="00A979DB" w:rsidRDefault="00A979DB" w:rsidP="00A979DB">
      <w:pPr>
        <w:rPr>
          <w:del w:id="1258" w:author="Anasta" w:date="2014-05-28T13:30:00Z"/>
        </w:rPr>
      </w:pPr>
      <w:bookmarkStart w:id="1259" w:name="_Toc389005569"/>
    </w:p>
    <w:p w14:paraId="092B6646" w14:textId="77777777" w:rsidR="00A979DB" w:rsidRDefault="00A979DB" w:rsidP="00A979DB">
      <w:pPr>
        <w:pStyle w:val="Heading3"/>
      </w:pPr>
      <w:bookmarkStart w:id="1260" w:name="_Toc388915926"/>
      <w:r>
        <w:t>Criar nova lista</w:t>
      </w:r>
      <w:bookmarkEnd w:id="1259"/>
      <w:bookmarkEnd w:id="1260"/>
    </w:p>
    <w:p w14:paraId="60FF4DBD" w14:textId="77777777" w:rsidR="00A979DB" w:rsidRDefault="00A979DB" w:rsidP="00A979DB"/>
    <w:p w14:paraId="3D564259" w14:textId="57DBDB57" w:rsidR="00A979DB" w:rsidRDefault="002B413B" w:rsidP="00A979DB">
      <w:del w:id="1261" w:author="Anasta" w:date="2014-05-28T13:30:00Z">
        <w:r>
          <w:delText>Pré-condição</w:delText>
        </w:r>
      </w:del>
      <w:ins w:id="1262" w:author="Anasta" w:date="2014-05-28T13:30:00Z">
        <w:r w:rsidR="00A91E79">
          <w:t>Pre</w:t>
        </w:r>
        <w:r>
          <w:t>condição</w:t>
        </w:r>
      </w:ins>
      <w:r w:rsidR="00A979DB">
        <w:t>: Nenhuma</w:t>
      </w:r>
    </w:p>
    <w:p w14:paraId="313C1F62" w14:textId="77777777" w:rsidR="00A979DB" w:rsidRDefault="00A979DB" w:rsidP="00A979DB">
      <w:r>
        <w:t>Ator Principal: Usuário</w:t>
      </w:r>
    </w:p>
    <w:p w14:paraId="6A8CBE47" w14:textId="77777777" w:rsidR="00A979DB" w:rsidRDefault="00A979DB" w:rsidP="00A979DB">
      <w:r>
        <w:t>Fluxo Básico de Eventos:</w:t>
      </w:r>
    </w:p>
    <w:p w14:paraId="287A8D1F" w14:textId="77777777" w:rsidR="00A979DB" w:rsidRDefault="00A979DB" w:rsidP="00A979DB">
      <w:pPr>
        <w:rPr>
          <w:del w:id="1263" w:author="Anasta" w:date="2014-05-28T13:30:00Z"/>
        </w:rPr>
      </w:pPr>
    </w:p>
    <w:p w14:paraId="346C952B" w14:textId="77777777" w:rsidR="00A979DB" w:rsidRDefault="00A979DB" w:rsidP="0041730B">
      <w:pPr>
        <w:pStyle w:val="ListParagraph"/>
        <w:numPr>
          <w:ilvl w:val="0"/>
          <w:numId w:val="31"/>
        </w:numPr>
      </w:pPr>
      <w:r>
        <w:t>Esse caso de uso começa quando o usuário opta por criar uma nova lista;</w:t>
      </w:r>
    </w:p>
    <w:p w14:paraId="44A35143" w14:textId="77777777" w:rsidR="00A979DB" w:rsidRDefault="00A979DB" w:rsidP="0041730B">
      <w:pPr>
        <w:pStyle w:val="ListParagraph"/>
        <w:numPr>
          <w:ilvl w:val="0"/>
          <w:numId w:val="31"/>
        </w:numPr>
      </w:pPr>
      <w:r>
        <w:t>O sistema solicita o nome da lista;</w:t>
      </w:r>
    </w:p>
    <w:p w14:paraId="48714B7C" w14:textId="77777777" w:rsidR="00A979DB" w:rsidRDefault="00A979DB" w:rsidP="0041730B">
      <w:pPr>
        <w:pStyle w:val="ListParagraph"/>
        <w:numPr>
          <w:ilvl w:val="0"/>
          <w:numId w:val="31"/>
        </w:numPr>
      </w:pPr>
      <w:r>
        <w:t>O usuário fornece o nome da lista que deseja e confirma;</w:t>
      </w:r>
    </w:p>
    <w:p w14:paraId="3D69AD36" w14:textId="0084A30D" w:rsidR="00A979DB" w:rsidRDefault="00A979DB" w:rsidP="0041730B">
      <w:pPr>
        <w:pStyle w:val="ListParagraph"/>
        <w:numPr>
          <w:ilvl w:val="0"/>
          <w:numId w:val="31"/>
        </w:numPr>
      </w:pPr>
      <w:r>
        <w:t>O sistema exibe a nov</w:t>
      </w:r>
      <w:r w:rsidR="00A91E79">
        <w:t>a lista e o caso de uso termina</w:t>
      </w:r>
      <w:del w:id="1264" w:author="Anasta" w:date="2014-05-28T13:30:00Z">
        <w:r>
          <w:delText>;</w:delText>
        </w:r>
      </w:del>
      <w:ins w:id="1265" w:author="Anasta" w:date="2014-05-28T13:30:00Z">
        <w:r w:rsidR="00A91E79">
          <w:t>.</w:t>
        </w:r>
      </w:ins>
    </w:p>
    <w:p w14:paraId="1A26D04E" w14:textId="7B6FD374" w:rsidR="00A979DB" w:rsidRDefault="002B413B" w:rsidP="00A979DB">
      <w:r>
        <w:t>Pós-condição</w:t>
      </w:r>
      <w:r w:rsidR="00A979DB">
        <w:t>:</w:t>
      </w:r>
      <w:r w:rsidR="00A91E79">
        <w:t xml:space="preserve"> O sistema criou uma nova lista</w:t>
      </w:r>
      <w:del w:id="1266" w:author="Anasta" w:date="2014-05-28T13:30:00Z">
        <w:r w:rsidR="00A979DB">
          <w:delText>;</w:delText>
        </w:r>
      </w:del>
      <w:ins w:id="1267" w:author="Anasta" w:date="2014-05-28T13:30:00Z">
        <w:r w:rsidR="00A91E79">
          <w:t>.</w:t>
        </w:r>
      </w:ins>
    </w:p>
    <w:p w14:paraId="5E11F216" w14:textId="617BD85C" w:rsidR="00A979DB" w:rsidRDefault="00306377" w:rsidP="00A979DB">
      <w:pPr>
        <w:pStyle w:val="Heading3"/>
      </w:pPr>
      <w:bookmarkStart w:id="1268" w:name="_Toc389005570"/>
      <w:bookmarkStart w:id="1269" w:name="_Toc388915927"/>
      <w:r>
        <w:t xml:space="preserve"> </w:t>
      </w:r>
      <w:proofErr w:type="gramStart"/>
      <w:r w:rsidR="00A979DB">
        <w:t>Deletar</w:t>
      </w:r>
      <w:proofErr w:type="gramEnd"/>
      <w:r w:rsidR="00A979DB">
        <w:t xml:space="preserve"> lista</w:t>
      </w:r>
      <w:bookmarkEnd w:id="1268"/>
      <w:bookmarkEnd w:id="1269"/>
    </w:p>
    <w:p w14:paraId="71812735" w14:textId="77777777" w:rsidR="00A979DB" w:rsidRDefault="00A979DB" w:rsidP="00A979DB"/>
    <w:p w14:paraId="02CA07B5" w14:textId="0C101004" w:rsidR="00A979DB" w:rsidRDefault="002B413B" w:rsidP="00A979DB">
      <w:del w:id="1270" w:author="Anasta" w:date="2014-05-28T13:30:00Z">
        <w:r>
          <w:delText>Pré-condição</w:delText>
        </w:r>
      </w:del>
      <w:ins w:id="1271" w:author="Anasta" w:date="2014-05-28T13:30:00Z">
        <w:r w:rsidR="00A91E79">
          <w:t>Pre</w:t>
        </w:r>
        <w:r>
          <w:t>condição</w:t>
        </w:r>
      </w:ins>
      <w:r w:rsidR="00A979DB">
        <w:t>: Nenhuma</w:t>
      </w:r>
    </w:p>
    <w:p w14:paraId="1B964A27" w14:textId="77777777" w:rsidR="00A979DB" w:rsidRDefault="00A979DB" w:rsidP="00A979DB">
      <w:r>
        <w:t>Ator Principal: Usuário</w:t>
      </w:r>
    </w:p>
    <w:p w14:paraId="6FA771C4" w14:textId="77777777" w:rsidR="00A979DB" w:rsidRDefault="00A979DB" w:rsidP="00A979DB">
      <w:r>
        <w:t>Fluxo Básico de Eventos:</w:t>
      </w:r>
    </w:p>
    <w:p w14:paraId="5F4326AB" w14:textId="77777777" w:rsidR="00A979DB" w:rsidRDefault="00A979DB" w:rsidP="00A979DB">
      <w:pPr>
        <w:rPr>
          <w:del w:id="1272" w:author="Anasta" w:date="2014-05-28T13:30:00Z"/>
        </w:rPr>
      </w:pPr>
    </w:p>
    <w:p w14:paraId="05C45482" w14:textId="77777777" w:rsidR="00A979DB" w:rsidRDefault="00A979DB" w:rsidP="0041730B">
      <w:pPr>
        <w:pStyle w:val="ListParagraph"/>
        <w:numPr>
          <w:ilvl w:val="0"/>
          <w:numId w:val="32"/>
        </w:numPr>
      </w:pPr>
      <w:r>
        <w:t xml:space="preserve">Esse caso de uso começa quando o usuário opta por </w:t>
      </w:r>
      <w:proofErr w:type="gramStart"/>
      <w:r>
        <w:t>deletar</w:t>
      </w:r>
      <w:proofErr w:type="gramEnd"/>
      <w:r>
        <w:t xml:space="preserve"> lista;</w:t>
      </w:r>
    </w:p>
    <w:p w14:paraId="57EAACB5" w14:textId="2E2F5752" w:rsidR="00A979DB" w:rsidRDefault="00A979DB" w:rsidP="0041730B">
      <w:pPr>
        <w:pStyle w:val="ListParagraph"/>
        <w:numPr>
          <w:ilvl w:val="0"/>
          <w:numId w:val="32"/>
        </w:numPr>
      </w:pPr>
      <w:r>
        <w:t xml:space="preserve">O sistema </w:t>
      </w:r>
      <w:del w:id="1273" w:author="Anasta" w:date="2014-05-28T13:30:00Z">
        <w:r>
          <w:delText>confirma solicitação</w:delText>
        </w:r>
      </w:del>
      <w:ins w:id="1274" w:author="Anasta" w:date="2014-05-28T13:30:00Z">
        <w:r w:rsidR="00A91E79">
          <w:t>solicita que a op</w:t>
        </w:r>
        <w:r>
          <w:t>ção</w:t>
        </w:r>
        <w:r w:rsidR="00A91E79">
          <w:t xml:space="preserve"> seja confirmada</w:t>
        </w:r>
      </w:ins>
      <w:r>
        <w:t>;</w:t>
      </w:r>
    </w:p>
    <w:p w14:paraId="60F07F68" w14:textId="77777777" w:rsidR="00A979DB" w:rsidRDefault="00A979DB" w:rsidP="0041730B">
      <w:pPr>
        <w:pStyle w:val="ListParagraph"/>
        <w:numPr>
          <w:ilvl w:val="0"/>
          <w:numId w:val="32"/>
        </w:numPr>
      </w:pPr>
      <w:r>
        <w:t>O usuário confirma;</w:t>
      </w:r>
    </w:p>
    <w:p w14:paraId="0554A8F4" w14:textId="6935BF86" w:rsidR="00A979DB" w:rsidRDefault="00A979DB" w:rsidP="0041730B">
      <w:pPr>
        <w:pStyle w:val="ListParagraph"/>
        <w:numPr>
          <w:ilvl w:val="0"/>
          <w:numId w:val="32"/>
        </w:numPr>
      </w:pPr>
      <w:r>
        <w:t xml:space="preserve">O sistema </w:t>
      </w:r>
      <w:proofErr w:type="gramStart"/>
      <w:r>
        <w:t>deleta</w:t>
      </w:r>
      <w:proofErr w:type="gramEnd"/>
      <w:r>
        <w:t xml:space="preserve"> </w:t>
      </w:r>
      <w:r w:rsidR="00A91E79">
        <w:t>a lista e o caso de uso termina</w:t>
      </w:r>
      <w:del w:id="1275" w:author="Anasta" w:date="2014-05-28T13:30:00Z">
        <w:r>
          <w:delText>;</w:delText>
        </w:r>
      </w:del>
      <w:ins w:id="1276" w:author="Anasta" w:date="2014-05-28T13:30:00Z">
        <w:r w:rsidR="00A91E79">
          <w:t>.</w:t>
        </w:r>
      </w:ins>
    </w:p>
    <w:p w14:paraId="1BE248E6" w14:textId="4E01769C" w:rsidR="00A979DB" w:rsidRPr="00E24565" w:rsidRDefault="00A979DB" w:rsidP="00A979DB">
      <w:r w:rsidRPr="00C53AF5">
        <w:t xml:space="preserve">Pós-condição: O sistema </w:t>
      </w:r>
      <w:r w:rsidR="00C53AF5" w:rsidRPr="00C53AF5">
        <w:t>excluiu</w:t>
      </w:r>
      <w:r w:rsidR="00A91E79">
        <w:t xml:space="preserve"> a lista escolhida pelo usuário</w:t>
      </w:r>
      <w:del w:id="1277" w:author="Anasta" w:date="2014-05-28T13:30:00Z">
        <w:r w:rsidRPr="00C53AF5">
          <w:delText>;</w:delText>
        </w:r>
        <w:r w:rsidRPr="00E24565">
          <w:delText xml:space="preserve"> </w:delText>
        </w:r>
      </w:del>
      <w:ins w:id="1278" w:author="Anasta" w:date="2014-05-28T13:30:00Z">
        <w:r w:rsidR="00A91E79">
          <w:t>.</w:t>
        </w:r>
      </w:ins>
    </w:p>
    <w:p w14:paraId="29300CF9" w14:textId="77777777" w:rsidR="00A979DB" w:rsidRPr="00E24565" w:rsidRDefault="00A979DB" w:rsidP="00A979DB">
      <w:pPr>
        <w:rPr>
          <w:del w:id="1279" w:author="Anasta" w:date="2014-05-28T13:30:00Z"/>
        </w:rPr>
      </w:pPr>
    </w:p>
    <w:p w14:paraId="53135221" w14:textId="77777777" w:rsidR="00A979DB" w:rsidRPr="00E24565" w:rsidRDefault="00A979DB" w:rsidP="00A979DB"/>
    <w:p w14:paraId="2742AD22" w14:textId="3FD3E1F5" w:rsidR="00A979DB" w:rsidRDefault="00306377" w:rsidP="00A979DB">
      <w:pPr>
        <w:pStyle w:val="Heading3"/>
      </w:pPr>
      <w:bookmarkStart w:id="1280" w:name="_Toc389005571"/>
      <w:bookmarkStart w:id="1281" w:name="_Toc388915928"/>
      <w:r>
        <w:t xml:space="preserve"> </w:t>
      </w:r>
      <w:r w:rsidR="00A979DB" w:rsidRPr="00691BFD">
        <w:t>Abrir lista</w:t>
      </w:r>
      <w:bookmarkEnd w:id="1280"/>
      <w:bookmarkEnd w:id="1281"/>
    </w:p>
    <w:p w14:paraId="43F8AF78" w14:textId="77777777" w:rsidR="00A979DB" w:rsidRDefault="00A979DB" w:rsidP="00A979DB"/>
    <w:p w14:paraId="336E7F2E" w14:textId="77777777" w:rsidR="00A979DB" w:rsidRDefault="00A979DB" w:rsidP="00A979DB">
      <w:pPr>
        <w:rPr>
          <w:del w:id="1282" w:author="Anasta" w:date="2014-05-28T13:30:00Z"/>
        </w:rPr>
      </w:pPr>
    </w:p>
    <w:p w14:paraId="36705853" w14:textId="3111CF92" w:rsidR="00A979DB" w:rsidRDefault="002B413B" w:rsidP="00A979DB">
      <w:del w:id="1283" w:author="Anasta" w:date="2014-05-28T13:30:00Z">
        <w:r>
          <w:delText>Pré-condição</w:delText>
        </w:r>
      </w:del>
      <w:ins w:id="1284" w:author="Anasta" w:date="2014-05-28T13:30:00Z">
        <w:r w:rsidR="00A91E79">
          <w:t>Pre</w:t>
        </w:r>
        <w:r>
          <w:t>condição</w:t>
        </w:r>
      </w:ins>
      <w:r w:rsidR="00A979DB">
        <w:t xml:space="preserve">: O sistema se encontra exibindo o </w:t>
      </w:r>
      <w:proofErr w:type="gramStart"/>
      <w:r w:rsidR="00A979DB">
        <w:t>menu</w:t>
      </w:r>
      <w:proofErr w:type="gramEnd"/>
      <w:r w:rsidR="00A979DB">
        <w:t xml:space="preserve"> principal</w:t>
      </w:r>
    </w:p>
    <w:p w14:paraId="0EF937CE" w14:textId="77777777" w:rsidR="00A979DB" w:rsidRDefault="00A979DB" w:rsidP="00A979DB">
      <w:r>
        <w:t>Ator Principal: Usuário</w:t>
      </w:r>
    </w:p>
    <w:p w14:paraId="09DE908A" w14:textId="77777777" w:rsidR="00A979DB" w:rsidRDefault="00A979DB" w:rsidP="00A979DB">
      <w:r>
        <w:t>Fluxo Básico de Eventos:</w:t>
      </w:r>
    </w:p>
    <w:p w14:paraId="3A5BA22D" w14:textId="77777777" w:rsidR="00A979DB" w:rsidRDefault="00A979DB" w:rsidP="00A979DB"/>
    <w:p w14:paraId="686959FC" w14:textId="77777777" w:rsidR="00A979DB" w:rsidRDefault="00A979DB" w:rsidP="0041730B">
      <w:pPr>
        <w:pStyle w:val="ListParagraph"/>
        <w:numPr>
          <w:ilvl w:val="0"/>
          <w:numId w:val="33"/>
        </w:numPr>
      </w:pPr>
      <w:r>
        <w:t>Esse caso de uso começa quando o usuário opta por abrir lista;</w:t>
      </w:r>
    </w:p>
    <w:p w14:paraId="2CADF6E2" w14:textId="77777777" w:rsidR="00A979DB" w:rsidRDefault="00A979DB" w:rsidP="0041730B">
      <w:pPr>
        <w:pStyle w:val="ListParagraph"/>
        <w:numPr>
          <w:ilvl w:val="0"/>
          <w:numId w:val="33"/>
        </w:numPr>
      </w:pPr>
      <w:r>
        <w:t>O sistema exibe a lista selecionada e o caso de uso termina.</w:t>
      </w:r>
    </w:p>
    <w:p w14:paraId="28E509E1" w14:textId="77777777" w:rsidR="00A979DB" w:rsidRPr="00392482" w:rsidRDefault="00A979DB" w:rsidP="00A979DB">
      <w:r w:rsidRPr="00392482">
        <w:t>Pós-condição: O sistema exibiu a</w:t>
      </w:r>
      <w:bookmarkStart w:id="1285" w:name="_GoBack"/>
      <w:bookmarkEnd w:id="1285"/>
      <w:r w:rsidRPr="00392482">
        <w:t xml:space="preserve"> lista selecionada pelo usuário.</w:t>
      </w:r>
    </w:p>
    <w:p w14:paraId="75B8C50B" w14:textId="77777777" w:rsidR="00A979DB" w:rsidRDefault="00A979DB" w:rsidP="00A979DB"/>
    <w:p w14:paraId="4C6C1BB3" w14:textId="77777777" w:rsidR="00A979DB" w:rsidRPr="00691BFD" w:rsidRDefault="00A979DB" w:rsidP="00A979DB">
      <w:r>
        <w:t xml:space="preserve"> </w:t>
      </w:r>
    </w:p>
    <w:p w14:paraId="6A6F80A9" w14:textId="77777777" w:rsidR="00A979DB" w:rsidRPr="00A979DB" w:rsidRDefault="00A979DB" w:rsidP="00A979DB"/>
    <w:p w14:paraId="52A7BD0B" w14:textId="77777777" w:rsidR="003030DE" w:rsidRDefault="003030DE">
      <w:pPr>
        <w:pStyle w:val="Heading2"/>
      </w:pPr>
      <w:bookmarkStart w:id="1286" w:name="_Toc389005572"/>
      <w:bookmarkStart w:id="1287" w:name="_Toc388915929"/>
      <w:r>
        <w:t>ESQUEMA DE BANCO DE DADOS</w:t>
      </w:r>
      <w:bookmarkEnd w:id="1286"/>
      <w:bookmarkEnd w:id="1287"/>
    </w:p>
    <w:p w14:paraId="080C2D2F" w14:textId="77777777" w:rsidR="003030DE" w:rsidRDefault="003030DE" w:rsidP="003030DE">
      <w:pPr>
        <w:keepNext/>
      </w:pPr>
      <w:r>
        <w:rPr>
          <w:noProof/>
          <w:lang w:eastAsia="pt-BR"/>
        </w:rPr>
        <w:drawing>
          <wp:inline distT="0" distB="0" distL="0" distR="0">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1873" cy="2334216"/>
                    </a:xfrm>
                    <a:prstGeom prst="rect">
                      <a:avLst/>
                    </a:prstGeom>
                  </pic:spPr>
                </pic:pic>
              </a:graphicData>
            </a:graphic>
          </wp:inline>
        </w:drawing>
      </w:r>
    </w:p>
    <w:p w14:paraId="562E23E9" w14:textId="77777777" w:rsidR="003030DE" w:rsidRPr="003030DE" w:rsidRDefault="003030DE" w:rsidP="003030DE">
      <w:pPr>
        <w:pStyle w:val="Caption"/>
      </w:pPr>
      <w:bookmarkStart w:id="1288" w:name="_Toc389005869"/>
      <w:bookmarkStart w:id="1289" w:name="_Toc388915955"/>
      <w:r>
        <w:t xml:space="preserve">FIG. </w:t>
      </w:r>
      <w:fldSimple w:instr=" STYLEREF 1 \s ">
        <w:r w:rsidR="00A5041A">
          <w:rPr>
            <w:noProof/>
          </w:rPr>
          <w:t>7</w:t>
        </w:r>
      </w:fldSimple>
      <w:proofErr w:type="gramStart"/>
      <w:r>
        <w:t>.</w:t>
      </w:r>
      <w:proofErr w:type="gramEnd"/>
      <w:fldSimple w:instr=" SEQ FIG. \* ARABIC \s 1 ">
        <w:r w:rsidR="00A5041A">
          <w:rPr>
            <w:noProof/>
          </w:rPr>
          <w:t>2</w:t>
        </w:r>
      </w:fldSimple>
      <w:r>
        <w:t xml:space="preserve"> – Esquema de banco de dados</w:t>
      </w:r>
      <w:bookmarkEnd w:id="1288"/>
      <w:bookmarkEnd w:id="1289"/>
      <w:r>
        <w:t xml:space="preserve"> </w:t>
      </w:r>
    </w:p>
    <w:sectPr w:rsidR="003030DE" w:rsidRPr="003030DE"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6" w:author="Anasta" w:date="2014-03-26T13:14:00Z" w:initials="A">
    <w:p w14:paraId="4324988E" w14:textId="77777777" w:rsidR="00420D94" w:rsidRDefault="00420D94">
      <w:pPr>
        <w:pStyle w:val="CommentText"/>
      </w:pPr>
      <w:r>
        <w:rPr>
          <w:rStyle w:val="CommentReference"/>
        </w:rPr>
        <w:annotationRef/>
      </w:r>
      <w:r>
        <w:t>Raquel disse: “Não achei no texto uma descrição das funcionalidades do aplicativo”</w:t>
      </w:r>
    </w:p>
  </w:comment>
  <w:comment w:id="259" w:author="Anasta" w:date="2014-03-21T15:38:00Z" w:initials="A">
    <w:p w14:paraId="6DFD638A" w14:textId="77777777" w:rsidR="00420D94" w:rsidRDefault="00420D94">
      <w:pPr>
        <w:pStyle w:val="CommentText"/>
      </w:pPr>
      <w:r>
        <w:rPr>
          <w:rStyle w:val="CommentReference"/>
        </w:rPr>
        <w:annotationRef/>
      </w:r>
      <w:r>
        <w:t>Precisa descrever melhor, conforme os paços de engenharia... Levantamento de requisitos, análise de requisitos, casos de uso, desenvolvimento, testes...</w:t>
      </w:r>
    </w:p>
  </w:comment>
  <w:comment w:id="343" w:author="Anasta" w:date="2014-05-23T12:12:00Z" w:initials="A">
    <w:p w14:paraId="2CE08AD0" w14:textId="77777777" w:rsidR="00420D94" w:rsidRDefault="00420D94">
      <w:pPr>
        <w:pStyle w:val="CommentText"/>
      </w:pPr>
      <w:r>
        <w:rPr>
          <w:rStyle w:val="CommentReference"/>
        </w:rPr>
        <w:annotationRef/>
      </w:r>
      <w:proofErr w:type="gramStart"/>
      <w:r>
        <w:t>referencia</w:t>
      </w:r>
      <w:proofErr w:type="gramEnd"/>
    </w:p>
  </w:comment>
  <w:comment w:id="373" w:author="Anasta" w:date="2014-03-20T16:00:00Z" w:initials="A">
    <w:p w14:paraId="3D3A13C5" w14:textId="77777777" w:rsidR="00420D94" w:rsidRDefault="00420D94" w:rsidP="009450A1">
      <w:pPr>
        <w:pStyle w:val="CommentText"/>
      </w:pPr>
      <w:r>
        <w:rPr>
          <w:rStyle w:val="CommentReference"/>
        </w:rPr>
        <w:annotationRef/>
      </w:r>
      <w:r>
        <w:t>Precisa estar legível na impressão!</w:t>
      </w:r>
    </w:p>
  </w:comment>
  <w:comment w:id="467" w:author="Anasta" w:date="2014-03-20T16:39:00Z" w:initials="A">
    <w:p w14:paraId="78154DF8" w14:textId="77777777" w:rsidR="00420D94" w:rsidRDefault="00420D94">
      <w:pPr>
        <w:pStyle w:val="CommentText"/>
      </w:pPr>
      <w:r>
        <w:rPr>
          <w:rStyle w:val="CommentReference"/>
        </w:rPr>
        <w:annotationRef/>
      </w:r>
      <w:r>
        <w:t>Acrescentar algum tópico sobre layouts.</w:t>
      </w:r>
    </w:p>
  </w:comment>
  <w:comment w:id="502" w:author="Anasta" w:date="2014-05-27T21:39:00Z" w:initials="A">
    <w:p w14:paraId="645D2864" w14:textId="77777777" w:rsidR="00420D94" w:rsidRDefault="00420D94" w:rsidP="009F43E1">
      <w:pPr>
        <w:pStyle w:val="CommentText"/>
      </w:pPr>
      <w:r>
        <w:rPr>
          <w:rStyle w:val="CommentReference"/>
        </w:rPr>
        <w:annotationRef/>
      </w:r>
      <w:r>
        <w:t>Está certo?</w:t>
      </w:r>
    </w:p>
  </w:comment>
  <w:comment w:id="593" w:author="Anasta" w:date="2014-05-27T21:48:00Z" w:initials="A">
    <w:p w14:paraId="64E3638F" w14:textId="77777777" w:rsidR="00420D94" w:rsidRDefault="00420D94" w:rsidP="00CF1F85">
      <w:pPr>
        <w:pStyle w:val="CommentText"/>
      </w:pPr>
      <w:r>
        <w:rPr>
          <w:rStyle w:val="CommentReference"/>
        </w:rPr>
        <w:annotationRef/>
      </w:r>
      <w:r>
        <w:t>Precisa por entre aspas?</w:t>
      </w:r>
    </w:p>
  </w:comment>
  <w:comment w:id="923" w:author="Anasta" w:date="2014-05-23T18:38:00Z" w:initials="A">
    <w:p w14:paraId="026F5FFC" w14:textId="77777777" w:rsidR="00420D94" w:rsidRDefault="00420D94" w:rsidP="000F2AA0">
      <w:pPr>
        <w:pStyle w:val="CommentText"/>
      </w:pPr>
      <w:r>
        <w:rPr>
          <w:rStyle w:val="CommentReference"/>
        </w:rPr>
        <w:annotationRef/>
      </w:r>
      <w:r>
        <w:t>Vamos colocar em Inglês ou Português?</w:t>
      </w:r>
    </w:p>
  </w:comment>
  <w:comment w:id="972" w:author="Anasta" w:date="2014-05-26T23:48:00Z" w:initials="A">
    <w:p w14:paraId="05C203C4" w14:textId="77777777" w:rsidR="00420D94" w:rsidRDefault="00420D94" w:rsidP="00D143AC">
      <w:pPr>
        <w:pStyle w:val="CommentText"/>
      </w:pPr>
      <w:r>
        <w:rPr>
          <w:rStyle w:val="CommentReference"/>
        </w:rPr>
        <w:annotationRef/>
      </w:r>
      <w:r>
        <w:t>Isso fica por aqui ou no subtópico de remanejar?</w:t>
      </w:r>
    </w:p>
  </w:comment>
  <w:comment w:id="1005" w:author="Anasta" w:date="2014-05-23T23:41:00Z" w:initials="A">
    <w:p w14:paraId="7F17390A" w14:textId="77777777" w:rsidR="00420D94" w:rsidRDefault="00420D94">
      <w:pPr>
        <w:pStyle w:val="CommentText"/>
      </w:pPr>
      <w:r>
        <w:rPr>
          <w:rStyle w:val="CommentReference"/>
        </w:rPr>
        <w:annotationRef/>
      </w:r>
      <w:r>
        <w:t>Termo adequado?</w:t>
      </w:r>
    </w:p>
  </w:comment>
  <w:comment w:id="1031" w:author="Anasta" w:date="2014-05-26T19:33:00Z" w:initials="A">
    <w:p w14:paraId="38F4265E" w14:textId="77777777" w:rsidR="00420D94" w:rsidRDefault="00420D94">
      <w:pPr>
        <w:pStyle w:val="CommentText"/>
      </w:pPr>
      <w:r>
        <w:rPr>
          <w:rStyle w:val="CommentReference"/>
        </w:rPr>
        <w:annotationRef/>
      </w:r>
      <w:r>
        <w:t>Citar o apêndice com as classes de colaboração!</w:t>
      </w:r>
    </w:p>
  </w:comment>
  <w:comment w:id="1076" w:author="Anasta" w:date="2014-03-25T22:49:00Z" w:initials="A">
    <w:p w14:paraId="0970A484" w14:textId="77777777" w:rsidR="00420D94" w:rsidRDefault="00420D94" w:rsidP="00D36FE5">
      <w:pPr>
        <w:pStyle w:val="CommentText"/>
      </w:pPr>
      <w:r>
        <w:rPr>
          <w:rStyle w:val="CommentReference"/>
        </w:rPr>
        <w:annotationRef/>
      </w:r>
      <w:r>
        <w:t xml:space="preserve">Lembrando que a referência geral para </w:t>
      </w:r>
      <w:proofErr w:type="spellStart"/>
      <w:r>
        <w:t>Android</w:t>
      </w:r>
      <w:proofErr w:type="spellEnd"/>
      <w:r>
        <w:t xml:space="preserve"> é a </w:t>
      </w:r>
      <w:proofErr w:type="spellStart"/>
      <w:r>
        <w:t>Android</w:t>
      </w:r>
      <w:proofErr w:type="spellEnd"/>
      <w:r>
        <w:t>’’’’’’’’’’’’ (depois ajeitar)</w:t>
      </w:r>
    </w:p>
  </w:comment>
  <w:comment w:id="1080" w:author="Anasta" w:date="2014-03-20T17:34:00Z" w:initials="A">
    <w:p w14:paraId="4164108E" w14:textId="77777777" w:rsidR="00420D94" w:rsidRDefault="00420D94">
      <w:pPr>
        <w:pStyle w:val="CommentText"/>
      </w:pPr>
      <w:r>
        <w:rPr>
          <w:rStyle w:val="CommentReference"/>
        </w:rPr>
        <w:annotationRef/>
      </w:r>
      <w:r>
        <w:t>Em 2005, foi marcado com um circulo. Não o motivo.</w:t>
      </w:r>
    </w:p>
  </w:comment>
  <w:comment w:id="1104" w:author="Anasta" w:date="2014-03-20T17:39:00Z" w:initials="A">
    <w:p w14:paraId="36DBDEB2" w14:textId="77777777" w:rsidR="00420D94" w:rsidRDefault="00420D94">
      <w:pPr>
        <w:pStyle w:val="CommentText"/>
      </w:pPr>
      <w:r>
        <w:rPr>
          <w:rStyle w:val="CommentReference"/>
        </w:rPr>
        <w:annotationRef/>
      </w:r>
      <w:r>
        <w:t>Foi feito um comentário: "Anastácio, é possível colocar atalho?" O que significa?</w:t>
      </w:r>
    </w:p>
  </w:comment>
  <w:comment w:id="1105" w:author="Anasta" w:date="2014-05-23T23:37:00Z" w:initials="A">
    <w:p w14:paraId="2BFB149A" w14:textId="77777777" w:rsidR="00420D94" w:rsidRDefault="00420D94">
      <w:pPr>
        <w:pStyle w:val="CommentText"/>
      </w:pPr>
      <w:r>
        <w:rPr>
          <w:rStyle w:val="CommentReference"/>
        </w:rPr>
        <w:annotationRef/>
      </w:r>
      <w:r>
        <w:t xml:space="preserve">Esse item </w:t>
      </w:r>
      <w:proofErr w:type="gramStart"/>
      <w:r>
        <w:t>4</w:t>
      </w:r>
      <w:proofErr w:type="gramEnd"/>
      <w:r>
        <w:t xml:space="preserve"> está circulado e eu não sei o motivo</w:t>
      </w:r>
    </w:p>
  </w:comment>
  <w:comment w:id="1137" w:author="Anasta" w:date="2014-03-20T17:40:00Z" w:initials="A">
    <w:p w14:paraId="5A522BCA" w14:textId="77777777" w:rsidR="00420D94" w:rsidRDefault="00420D94">
      <w:pPr>
        <w:pStyle w:val="CommentText"/>
      </w:pPr>
      <w:r>
        <w:rPr>
          <w:rStyle w:val="CommentReference"/>
        </w:rPr>
        <w:annotationRef/>
      </w:r>
      <w:r>
        <w:t xml:space="preserve">Circularam </w:t>
      </w:r>
      <w:proofErr w:type="spellStart"/>
      <w:r>
        <w:t>précondicao</w:t>
      </w:r>
      <w:proofErr w:type="spellEnd"/>
      <w:r>
        <w:t xml:space="preserve">, </w:t>
      </w:r>
      <w:proofErr w:type="spellStart"/>
      <w:r>
        <w:t>nao</w:t>
      </w:r>
      <w:proofErr w:type="spellEnd"/>
      <w:r>
        <w:t xml:space="preserve"> </w:t>
      </w:r>
      <w:proofErr w:type="gramStart"/>
      <w:r>
        <w:t>sei</w:t>
      </w:r>
      <w:proofErr w:type="gramEnd"/>
      <w:r>
        <w:t xml:space="preserve"> o motivo.</w:t>
      </w:r>
    </w:p>
  </w:comment>
  <w:comment w:id="1148" w:author="Anasta" w:date="2014-03-20T17:40:00Z" w:initials="A">
    <w:p w14:paraId="1D66C80A" w14:textId="77777777" w:rsidR="00420D94" w:rsidRDefault="00420D94">
      <w:pPr>
        <w:pStyle w:val="CommentText"/>
      </w:pPr>
      <w:r>
        <w:rPr>
          <w:rStyle w:val="CommentReference"/>
        </w:rPr>
        <w:annotationRef/>
      </w:r>
      <w:r>
        <w:t>Mas um comentário:</w:t>
      </w:r>
      <w:proofErr w:type="gramStart"/>
      <w:r>
        <w:t xml:space="preserve">  </w:t>
      </w:r>
      <w:proofErr w:type="gramEnd"/>
      <w:r>
        <w:t>"ALI?"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26CA74" w14:textId="77777777" w:rsidR="00420D94" w:rsidRDefault="00420D94" w:rsidP="00772634">
      <w:r>
        <w:separator/>
      </w:r>
    </w:p>
  </w:endnote>
  <w:endnote w:type="continuationSeparator" w:id="0">
    <w:p w14:paraId="0643D84E" w14:textId="77777777" w:rsidR="00420D94" w:rsidRDefault="00420D94" w:rsidP="00772634">
      <w:r>
        <w:continuationSeparator/>
      </w:r>
    </w:p>
  </w:endnote>
  <w:endnote w:type="continuationNotice" w:id="1">
    <w:p w14:paraId="24A179F3" w14:textId="77777777" w:rsidR="00420D94" w:rsidRDefault="00420D9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967D8" w14:textId="77777777" w:rsidR="00420D94" w:rsidRDefault="00420D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4F171" w14:textId="77777777" w:rsidR="00420D94" w:rsidRDefault="00420D94"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0E0879" w14:textId="77777777" w:rsidR="00420D94" w:rsidRDefault="00420D94" w:rsidP="00772634">
      <w:r>
        <w:separator/>
      </w:r>
    </w:p>
  </w:footnote>
  <w:footnote w:type="continuationSeparator" w:id="0">
    <w:p w14:paraId="1BD5063D" w14:textId="77777777" w:rsidR="00420D94" w:rsidRDefault="00420D94" w:rsidP="00772634">
      <w:r>
        <w:continuationSeparator/>
      </w:r>
    </w:p>
  </w:footnote>
  <w:footnote w:type="continuationNotice" w:id="1">
    <w:p w14:paraId="379377D3" w14:textId="77777777" w:rsidR="00420D94" w:rsidRDefault="00420D94">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A63331" w14:textId="77777777" w:rsidR="00420D94" w:rsidRDefault="00420D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3">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4">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5">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8">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19">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0">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31">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2">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13"/>
  </w:num>
  <w:num w:numId="6">
    <w:abstractNumId w:val="30"/>
  </w:num>
  <w:num w:numId="7">
    <w:abstractNumId w:val="14"/>
  </w:num>
  <w:num w:numId="8">
    <w:abstractNumId w:val="12"/>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27"/>
  </w:num>
  <w:num w:numId="21">
    <w:abstractNumId w:val="24"/>
  </w:num>
  <w:num w:numId="22">
    <w:abstractNumId w:val="25"/>
  </w:num>
  <w:num w:numId="23">
    <w:abstractNumId w:val="8"/>
  </w:num>
  <w:num w:numId="24">
    <w:abstractNumId w:val="16"/>
  </w:num>
  <w:num w:numId="25">
    <w:abstractNumId w:val="20"/>
  </w:num>
  <w:num w:numId="26">
    <w:abstractNumId w:val="10"/>
  </w:num>
  <w:num w:numId="27">
    <w:abstractNumId w:val="21"/>
  </w:num>
  <w:num w:numId="28">
    <w:abstractNumId w:val="26"/>
  </w:num>
  <w:num w:numId="29">
    <w:abstractNumId w:val="11"/>
  </w:num>
  <w:num w:numId="30">
    <w:abstractNumId w:val="18"/>
  </w:num>
  <w:num w:numId="31">
    <w:abstractNumId w:val="22"/>
  </w:num>
  <w:num w:numId="32">
    <w:abstractNumId w:val="29"/>
  </w:num>
  <w:num w:numId="33">
    <w:abstractNumId w:val="28"/>
  </w:num>
  <w:num w:numId="34">
    <w:abstractNumId w:val="15"/>
  </w:num>
  <w:num w:numId="35">
    <w:abstractNumId w:val="17"/>
  </w:num>
  <w:num w:numId="36">
    <w:abstractNumId w:val="19"/>
  </w:num>
  <w:num w:numId="37">
    <w:abstractNumId w:val="9"/>
  </w:num>
  <w:num w:numId="38">
    <w:abstractNumId w:val="32"/>
  </w:num>
  <w:num w:numId="39">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751C"/>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742"/>
    <w:rsid w:val="00063D22"/>
    <w:rsid w:val="000642E6"/>
    <w:rsid w:val="00066ACE"/>
    <w:rsid w:val="00067138"/>
    <w:rsid w:val="00070159"/>
    <w:rsid w:val="000721CB"/>
    <w:rsid w:val="000725B6"/>
    <w:rsid w:val="000748DD"/>
    <w:rsid w:val="00076619"/>
    <w:rsid w:val="000815A0"/>
    <w:rsid w:val="00081801"/>
    <w:rsid w:val="00087CF3"/>
    <w:rsid w:val="000919DE"/>
    <w:rsid w:val="00092FD8"/>
    <w:rsid w:val="000930C8"/>
    <w:rsid w:val="000933F3"/>
    <w:rsid w:val="00094118"/>
    <w:rsid w:val="00094CB3"/>
    <w:rsid w:val="00094D14"/>
    <w:rsid w:val="00095231"/>
    <w:rsid w:val="000A0551"/>
    <w:rsid w:val="000A1B34"/>
    <w:rsid w:val="000A1F21"/>
    <w:rsid w:val="000A42C0"/>
    <w:rsid w:val="000A691A"/>
    <w:rsid w:val="000B02AE"/>
    <w:rsid w:val="000B10D6"/>
    <w:rsid w:val="000B1C41"/>
    <w:rsid w:val="000B3242"/>
    <w:rsid w:val="000B50A2"/>
    <w:rsid w:val="000B5ABC"/>
    <w:rsid w:val="000B6F8F"/>
    <w:rsid w:val="000C0C73"/>
    <w:rsid w:val="000C2D7E"/>
    <w:rsid w:val="000C3FEB"/>
    <w:rsid w:val="000C619D"/>
    <w:rsid w:val="000C71D7"/>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5128"/>
    <w:rsid w:val="0010569E"/>
    <w:rsid w:val="00105761"/>
    <w:rsid w:val="00106E5F"/>
    <w:rsid w:val="00106EB8"/>
    <w:rsid w:val="0011110A"/>
    <w:rsid w:val="0011240A"/>
    <w:rsid w:val="00114063"/>
    <w:rsid w:val="00114B77"/>
    <w:rsid w:val="00116379"/>
    <w:rsid w:val="0012376C"/>
    <w:rsid w:val="00123C23"/>
    <w:rsid w:val="00125A9E"/>
    <w:rsid w:val="00131E7B"/>
    <w:rsid w:val="00131EDF"/>
    <w:rsid w:val="00134C9C"/>
    <w:rsid w:val="0013533D"/>
    <w:rsid w:val="0013570D"/>
    <w:rsid w:val="00136CD3"/>
    <w:rsid w:val="0014055D"/>
    <w:rsid w:val="00141019"/>
    <w:rsid w:val="00141B8F"/>
    <w:rsid w:val="00142E42"/>
    <w:rsid w:val="00144CA3"/>
    <w:rsid w:val="00147148"/>
    <w:rsid w:val="001501D7"/>
    <w:rsid w:val="00150FFA"/>
    <w:rsid w:val="001529DD"/>
    <w:rsid w:val="00152E1B"/>
    <w:rsid w:val="001543E1"/>
    <w:rsid w:val="0015585E"/>
    <w:rsid w:val="001577C5"/>
    <w:rsid w:val="001629C2"/>
    <w:rsid w:val="00163371"/>
    <w:rsid w:val="00163407"/>
    <w:rsid w:val="00163467"/>
    <w:rsid w:val="00167D60"/>
    <w:rsid w:val="001717F8"/>
    <w:rsid w:val="001726D8"/>
    <w:rsid w:val="0017393F"/>
    <w:rsid w:val="00175876"/>
    <w:rsid w:val="00175D61"/>
    <w:rsid w:val="00175EDA"/>
    <w:rsid w:val="001764F9"/>
    <w:rsid w:val="0017662E"/>
    <w:rsid w:val="00181F97"/>
    <w:rsid w:val="001846EA"/>
    <w:rsid w:val="00186523"/>
    <w:rsid w:val="001907C2"/>
    <w:rsid w:val="00190D31"/>
    <w:rsid w:val="00192D85"/>
    <w:rsid w:val="00195024"/>
    <w:rsid w:val="00197159"/>
    <w:rsid w:val="001A088D"/>
    <w:rsid w:val="001A39D3"/>
    <w:rsid w:val="001A4A25"/>
    <w:rsid w:val="001A763D"/>
    <w:rsid w:val="001A7877"/>
    <w:rsid w:val="001B03C4"/>
    <w:rsid w:val="001B180A"/>
    <w:rsid w:val="001B25FB"/>
    <w:rsid w:val="001B5440"/>
    <w:rsid w:val="001B7067"/>
    <w:rsid w:val="001B71F3"/>
    <w:rsid w:val="001C0380"/>
    <w:rsid w:val="001C3824"/>
    <w:rsid w:val="001C4F25"/>
    <w:rsid w:val="001C5118"/>
    <w:rsid w:val="001C5A63"/>
    <w:rsid w:val="001C7D34"/>
    <w:rsid w:val="001D0D8A"/>
    <w:rsid w:val="001D43B7"/>
    <w:rsid w:val="001D7997"/>
    <w:rsid w:val="001E01DC"/>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9A5"/>
    <w:rsid w:val="00215F4F"/>
    <w:rsid w:val="00216343"/>
    <w:rsid w:val="00216494"/>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7113"/>
    <w:rsid w:val="00247659"/>
    <w:rsid w:val="00254BB5"/>
    <w:rsid w:val="00255730"/>
    <w:rsid w:val="00256245"/>
    <w:rsid w:val="00256E5C"/>
    <w:rsid w:val="00260108"/>
    <w:rsid w:val="00261E9F"/>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A86"/>
    <w:rsid w:val="002925FB"/>
    <w:rsid w:val="0029269B"/>
    <w:rsid w:val="00293873"/>
    <w:rsid w:val="00294394"/>
    <w:rsid w:val="00294465"/>
    <w:rsid w:val="00294744"/>
    <w:rsid w:val="00294B9B"/>
    <w:rsid w:val="00295B18"/>
    <w:rsid w:val="002A005D"/>
    <w:rsid w:val="002A020A"/>
    <w:rsid w:val="002A0A76"/>
    <w:rsid w:val="002A26AD"/>
    <w:rsid w:val="002A3835"/>
    <w:rsid w:val="002A6B8F"/>
    <w:rsid w:val="002A76AD"/>
    <w:rsid w:val="002A7EDD"/>
    <w:rsid w:val="002B413B"/>
    <w:rsid w:val="002B429B"/>
    <w:rsid w:val="002B4692"/>
    <w:rsid w:val="002B532D"/>
    <w:rsid w:val="002B73F2"/>
    <w:rsid w:val="002C0110"/>
    <w:rsid w:val="002C0BE1"/>
    <w:rsid w:val="002C159F"/>
    <w:rsid w:val="002C5460"/>
    <w:rsid w:val="002C6E32"/>
    <w:rsid w:val="002D1CE7"/>
    <w:rsid w:val="002D24CB"/>
    <w:rsid w:val="002D2738"/>
    <w:rsid w:val="002D2B14"/>
    <w:rsid w:val="002D2BAD"/>
    <w:rsid w:val="002E025B"/>
    <w:rsid w:val="002E32DB"/>
    <w:rsid w:val="002E4A7F"/>
    <w:rsid w:val="002E5236"/>
    <w:rsid w:val="002F23E3"/>
    <w:rsid w:val="002F2FF5"/>
    <w:rsid w:val="002F4C06"/>
    <w:rsid w:val="002F5310"/>
    <w:rsid w:val="002F6043"/>
    <w:rsid w:val="002F7E59"/>
    <w:rsid w:val="00301DB7"/>
    <w:rsid w:val="003030DE"/>
    <w:rsid w:val="003038C9"/>
    <w:rsid w:val="00305EC7"/>
    <w:rsid w:val="0030635B"/>
    <w:rsid w:val="00306377"/>
    <w:rsid w:val="00307420"/>
    <w:rsid w:val="003112C9"/>
    <w:rsid w:val="00313142"/>
    <w:rsid w:val="00315B17"/>
    <w:rsid w:val="00317CB2"/>
    <w:rsid w:val="00320E29"/>
    <w:rsid w:val="00320E4D"/>
    <w:rsid w:val="00324D0C"/>
    <w:rsid w:val="00327721"/>
    <w:rsid w:val="00327B74"/>
    <w:rsid w:val="0033029F"/>
    <w:rsid w:val="00332A3B"/>
    <w:rsid w:val="00332C7D"/>
    <w:rsid w:val="003332E8"/>
    <w:rsid w:val="0033339A"/>
    <w:rsid w:val="003363B7"/>
    <w:rsid w:val="00336621"/>
    <w:rsid w:val="0033738E"/>
    <w:rsid w:val="003406F9"/>
    <w:rsid w:val="00343410"/>
    <w:rsid w:val="00344633"/>
    <w:rsid w:val="00345D8C"/>
    <w:rsid w:val="003509BF"/>
    <w:rsid w:val="00350E29"/>
    <w:rsid w:val="0035135D"/>
    <w:rsid w:val="00351A80"/>
    <w:rsid w:val="003538C8"/>
    <w:rsid w:val="0035531A"/>
    <w:rsid w:val="00355540"/>
    <w:rsid w:val="00355AD9"/>
    <w:rsid w:val="003570CB"/>
    <w:rsid w:val="00363228"/>
    <w:rsid w:val="00363520"/>
    <w:rsid w:val="00364648"/>
    <w:rsid w:val="00365497"/>
    <w:rsid w:val="00366BB1"/>
    <w:rsid w:val="00366D5E"/>
    <w:rsid w:val="00372127"/>
    <w:rsid w:val="0037478C"/>
    <w:rsid w:val="00375706"/>
    <w:rsid w:val="00380958"/>
    <w:rsid w:val="003810A9"/>
    <w:rsid w:val="003818A9"/>
    <w:rsid w:val="00382676"/>
    <w:rsid w:val="00383DE6"/>
    <w:rsid w:val="0038672B"/>
    <w:rsid w:val="00386CD6"/>
    <w:rsid w:val="0039231A"/>
    <w:rsid w:val="00393345"/>
    <w:rsid w:val="00396029"/>
    <w:rsid w:val="00396E64"/>
    <w:rsid w:val="003A0401"/>
    <w:rsid w:val="003A0D16"/>
    <w:rsid w:val="003A2387"/>
    <w:rsid w:val="003A2F41"/>
    <w:rsid w:val="003A35B7"/>
    <w:rsid w:val="003A3896"/>
    <w:rsid w:val="003A5FC4"/>
    <w:rsid w:val="003A7E82"/>
    <w:rsid w:val="003B1713"/>
    <w:rsid w:val="003B5E34"/>
    <w:rsid w:val="003B7CD7"/>
    <w:rsid w:val="003B7EAF"/>
    <w:rsid w:val="003C1179"/>
    <w:rsid w:val="003C2660"/>
    <w:rsid w:val="003C32A7"/>
    <w:rsid w:val="003C33D4"/>
    <w:rsid w:val="003C33F6"/>
    <w:rsid w:val="003C36B0"/>
    <w:rsid w:val="003C3A4D"/>
    <w:rsid w:val="003C524F"/>
    <w:rsid w:val="003C638E"/>
    <w:rsid w:val="003C7BC4"/>
    <w:rsid w:val="003C7D54"/>
    <w:rsid w:val="003C7F93"/>
    <w:rsid w:val="003D00E2"/>
    <w:rsid w:val="003D17F7"/>
    <w:rsid w:val="003D26D2"/>
    <w:rsid w:val="003D2A0B"/>
    <w:rsid w:val="003D63CF"/>
    <w:rsid w:val="003D6BE7"/>
    <w:rsid w:val="003D7254"/>
    <w:rsid w:val="003E0F5E"/>
    <w:rsid w:val="003E1CD1"/>
    <w:rsid w:val="003E6105"/>
    <w:rsid w:val="003E777E"/>
    <w:rsid w:val="003E79CB"/>
    <w:rsid w:val="003F0439"/>
    <w:rsid w:val="003F0CA3"/>
    <w:rsid w:val="003F0D40"/>
    <w:rsid w:val="003F3363"/>
    <w:rsid w:val="003F605F"/>
    <w:rsid w:val="00400AE3"/>
    <w:rsid w:val="00402E96"/>
    <w:rsid w:val="0040336E"/>
    <w:rsid w:val="00403944"/>
    <w:rsid w:val="00403BCE"/>
    <w:rsid w:val="00403E5D"/>
    <w:rsid w:val="004076D9"/>
    <w:rsid w:val="00407F79"/>
    <w:rsid w:val="00410B9C"/>
    <w:rsid w:val="00417138"/>
    <w:rsid w:val="0041730B"/>
    <w:rsid w:val="00417C70"/>
    <w:rsid w:val="00417D48"/>
    <w:rsid w:val="00420D94"/>
    <w:rsid w:val="0042118D"/>
    <w:rsid w:val="00423591"/>
    <w:rsid w:val="00424581"/>
    <w:rsid w:val="00426360"/>
    <w:rsid w:val="0043401F"/>
    <w:rsid w:val="0043528C"/>
    <w:rsid w:val="004353FD"/>
    <w:rsid w:val="00436034"/>
    <w:rsid w:val="00436C2E"/>
    <w:rsid w:val="00437542"/>
    <w:rsid w:val="004427D8"/>
    <w:rsid w:val="004456F6"/>
    <w:rsid w:val="00445D1B"/>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36D8"/>
    <w:rsid w:val="00485063"/>
    <w:rsid w:val="00485296"/>
    <w:rsid w:val="00486385"/>
    <w:rsid w:val="004867C6"/>
    <w:rsid w:val="004900FB"/>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1719"/>
    <w:rsid w:val="004C40A6"/>
    <w:rsid w:val="004C4592"/>
    <w:rsid w:val="004C5D52"/>
    <w:rsid w:val="004C5FED"/>
    <w:rsid w:val="004C7B85"/>
    <w:rsid w:val="004D01CD"/>
    <w:rsid w:val="004D0565"/>
    <w:rsid w:val="004D3227"/>
    <w:rsid w:val="004D377A"/>
    <w:rsid w:val="004D3E4A"/>
    <w:rsid w:val="004D47C6"/>
    <w:rsid w:val="004D6D16"/>
    <w:rsid w:val="004D72AC"/>
    <w:rsid w:val="004E25EE"/>
    <w:rsid w:val="004F056B"/>
    <w:rsid w:val="004F10EA"/>
    <w:rsid w:val="004F503C"/>
    <w:rsid w:val="004F621E"/>
    <w:rsid w:val="004F6A31"/>
    <w:rsid w:val="005007E3"/>
    <w:rsid w:val="005018BC"/>
    <w:rsid w:val="0050379E"/>
    <w:rsid w:val="0050494B"/>
    <w:rsid w:val="00504EF2"/>
    <w:rsid w:val="00505644"/>
    <w:rsid w:val="005068B5"/>
    <w:rsid w:val="00506C91"/>
    <w:rsid w:val="00507F7C"/>
    <w:rsid w:val="005110F2"/>
    <w:rsid w:val="005127AB"/>
    <w:rsid w:val="0051304E"/>
    <w:rsid w:val="005137E1"/>
    <w:rsid w:val="00513E26"/>
    <w:rsid w:val="005148A3"/>
    <w:rsid w:val="00515A15"/>
    <w:rsid w:val="005166C4"/>
    <w:rsid w:val="00516CEE"/>
    <w:rsid w:val="00522EC1"/>
    <w:rsid w:val="005230B1"/>
    <w:rsid w:val="00523B07"/>
    <w:rsid w:val="00523EB2"/>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778C"/>
    <w:rsid w:val="00577AA5"/>
    <w:rsid w:val="005800CA"/>
    <w:rsid w:val="00581880"/>
    <w:rsid w:val="00582DF5"/>
    <w:rsid w:val="00583385"/>
    <w:rsid w:val="005843FE"/>
    <w:rsid w:val="0058599C"/>
    <w:rsid w:val="005861D8"/>
    <w:rsid w:val="005868AC"/>
    <w:rsid w:val="00587F3F"/>
    <w:rsid w:val="005918DF"/>
    <w:rsid w:val="0059242C"/>
    <w:rsid w:val="005928BA"/>
    <w:rsid w:val="00594578"/>
    <w:rsid w:val="00594D02"/>
    <w:rsid w:val="00595B27"/>
    <w:rsid w:val="00595BA0"/>
    <w:rsid w:val="00597CBD"/>
    <w:rsid w:val="005A02B6"/>
    <w:rsid w:val="005A1995"/>
    <w:rsid w:val="005A2156"/>
    <w:rsid w:val="005A32DB"/>
    <w:rsid w:val="005A38C0"/>
    <w:rsid w:val="005A5054"/>
    <w:rsid w:val="005A5F76"/>
    <w:rsid w:val="005A61CE"/>
    <w:rsid w:val="005B503B"/>
    <w:rsid w:val="005C0D4F"/>
    <w:rsid w:val="005C1039"/>
    <w:rsid w:val="005C1685"/>
    <w:rsid w:val="005C186B"/>
    <w:rsid w:val="005C2AD8"/>
    <w:rsid w:val="005C3234"/>
    <w:rsid w:val="005C46B8"/>
    <w:rsid w:val="005D280E"/>
    <w:rsid w:val="005D304B"/>
    <w:rsid w:val="005D622D"/>
    <w:rsid w:val="005D6C52"/>
    <w:rsid w:val="005E1B78"/>
    <w:rsid w:val="005E2D67"/>
    <w:rsid w:val="005E33CC"/>
    <w:rsid w:val="005E4132"/>
    <w:rsid w:val="005E51C7"/>
    <w:rsid w:val="005E716E"/>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7D2C"/>
    <w:rsid w:val="00607EEF"/>
    <w:rsid w:val="00611033"/>
    <w:rsid w:val="00616F72"/>
    <w:rsid w:val="006214F0"/>
    <w:rsid w:val="0062203D"/>
    <w:rsid w:val="006246B1"/>
    <w:rsid w:val="00634977"/>
    <w:rsid w:val="00636529"/>
    <w:rsid w:val="006365B2"/>
    <w:rsid w:val="0063671F"/>
    <w:rsid w:val="00641C3A"/>
    <w:rsid w:val="00642C12"/>
    <w:rsid w:val="00644B03"/>
    <w:rsid w:val="006510C4"/>
    <w:rsid w:val="00653AE9"/>
    <w:rsid w:val="0065574E"/>
    <w:rsid w:val="00657FE4"/>
    <w:rsid w:val="00664A26"/>
    <w:rsid w:val="00664FB3"/>
    <w:rsid w:val="00666F8D"/>
    <w:rsid w:val="00667F84"/>
    <w:rsid w:val="00670748"/>
    <w:rsid w:val="006724AF"/>
    <w:rsid w:val="00673566"/>
    <w:rsid w:val="00673EA5"/>
    <w:rsid w:val="00673F73"/>
    <w:rsid w:val="00676893"/>
    <w:rsid w:val="00680372"/>
    <w:rsid w:val="006809C9"/>
    <w:rsid w:val="00680B76"/>
    <w:rsid w:val="00683C40"/>
    <w:rsid w:val="00684346"/>
    <w:rsid w:val="00687721"/>
    <w:rsid w:val="00690063"/>
    <w:rsid w:val="00692DC7"/>
    <w:rsid w:val="006952B1"/>
    <w:rsid w:val="006955C1"/>
    <w:rsid w:val="00695BCB"/>
    <w:rsid w:val="00696189"/>
    <w:rsid w:val="00696B17"/>
    <w:rsid w:val="00697810"/>
    <w:rsid w:val="0069782F"/>
    <w:rsid w:val="006A3B25"/>
    <w:rsid w:val="006A3BFE"/>
    <w:rsid w:val="006A6BA8"/>
    <w:rsid w:val="006B1D2A"/>
    <w:rsid w:val="006B5700"/>
    <w:rsid w:val="006B74DB"/>
    <w:rsid w:val="006B7DFA"/>
    <w:rsid w:val="006C0A18"/>
    <w:rsid w:val="006C0A76"/>
    <w:rsid w:val="006C3F2A"/>
    <w:rsid w:val="006C7A6E"/>
    <w:rsid w:val="006D04E4"/>
    <w:rsid w:val="006D1896"/>
    <w:rsid w:val="006D26C6"/>
    <w:rsid w:val="006D5F54"/>
    <w:rsid w:val="006D637F"/>
    <w:rsid w:val="006D791C"/>
    <w:rsid w:val="006E0EE2"/>
    <w:rsid w:val="006E2F5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7976"/>
    <w:rsid w:val="00710AE6"/>
    <w:rsid w:val="00712E11"/>
    <w:rsid w:val="00713558"/>
    <w:rsid w:val="007158A0"/>
    <w:rsid w:val="00716C06"/>
    <w:rsid w:val="007210CE"/>
    <w:rsid w:val="00721BE8"/>
    <w:rsid w:val="0072226A"/>
    <w:rsid w:val="00722BF5"/>
    <w:rsid w:val="00722CB7"/>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17C4"/>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B1691"/>
    <w:rsid w:val="007B2319"/>
    <w:rsid w:val="007B446D"/>
    <w:rsid w:val="007B5A88"/>
    <w:rsid w:val="007C171A"/>
    <w:rsid w:val="007C1DED"/>
    <w:rsid w:val="007C3098"/>
    <w:rsid w:val="007C3E0B"/>
    <w:rsid w:val="007D05DD"/>
    <w:rsid w:val="007D1C57"/>
    <w:rsid w:val="007D1F4F"/>
    <w:rsid w:val="007D40C0"/>
    <w:rsid w:val="007D4283"/>
    <w:rsid w:val="007D79BE"/>
    <w:rsid w:val="007E1F2E"/>
    <w:rsid w:val="007E2626"/>
    <w:rsid w:val="007E32E3"/>
    <w:rsid w:val="007E4C5E"/>
    <w:rsid w:val="007E510D"/>
    <w:rsid w:val="007F0149"/>
    <w:rsid w:val="007F2417"/>
    <w:rsid w:val="007F2AF9"/>
    <w:rsid w:val="007F339A"/>
    <w:rsid w:val="007F37DB"/>
    <w:rsid w:val="007F6A8E"/>
    <w:rsid w:val="007F7196"/>
    <w:rsid w:val="008000A5"/>
    <w:rsid w:val="00800A44"/>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6BC4"/>
    <w:rsid w:val="00830353"/>
    <w:rsid w:val="00830758"/>
    <w:rsid w:val="0083077C"/>
    <w:rsid w:val="00830FAB"/>
    <w:rsid w:val="00831114"/>
    <w:rsid w:val="0083173E"/>
    <w:rsid w:val="0083284D"/>
    <w:rsid w:val="00832D03"/>
    <w:rsid w:val="0083360E"/>
    <w:rsid w:val="0083564E"/>
    <w:rsid w:val="008359A3"/>
    <w:rsid w:val="00837217"/>
    <w:rsid w:val="00837E41"/>
    <w:rsid w:val="008442FC"/>
    <w:rsid w:val="008451EE"/>
    <w:rsid w:val="00850ABD"/>
    <w:rsid w:val="00851F51"/>
    <w:rsid w:val="00852634"/>
    <w:rsid w:val="008539D2"/>
    <w:rsid w:val="008548EC"/>
    <w:rsid w:val="0085733C"/>
    <w:rsid w:val="00857D04"/>
    <w:rsid w:val="00857D75"/>
    <w:rsid w:val="00857F33"/>
    <w:rsid w:val="008604C9"/>
    <w:rsid w:val="00862C8F"/>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247D"/>
    <w:rsid w:val="008924DF"/>
    <w:rsid w:val="00892FA4"/>
    <w:rsid w:val="0089331F"/>
    <w:rsid w:val="008966D4"/>
    <w:rsid w:val="008967D3"/>
    <w:rsid w:val="008A0197"/>
    <w:rsid w:val="008A5918"/>
    <w:rsid w:val="008A7E49"/>
    <w:rsid w:val="008B0ADA"/>
    <w:rsid w:val="008B13AF"/>
    <w:rsid w:val="008B160E"/>
    <w:rsid w:val="008B36E1"/>
    <w:rsid w:val="008B7542"/>
    <w:rsid w:val="008C232C"/>
    <w:rsid w:val="008C2505"/>
    <w:rsid w:val="008C2A50"/>
    <w:rsid w:val="008C2A57"/>
    <w:rsid w:val="008C3EE1"/>
    <w:rsid w:val="008C3EFC"/>
    <w:rsid w:val="008C413C"/>
    <w:rsid w:val="008C55BA"/>
    <w:rsid w:val="008C6B2B"/>
    <w:rsid w:val="008C7CDB"/>
    <w:rsid w:val="008D0CBE"/>
    <w:rsid w:val="008D484E"/>
    <w:rsid w:val="008D7AF3"/>
    <w:rsid w:val="008E1741"/>
    <w:rsid w:val="008E1A72"/>
    <w:rsid w:val="008E28D0"/>
    <w:rsid w:val="008E3F8D"/>
    <w:rsid w:val="008E67AA"/>
    <w:rsid w:val="008E699C"/>
    <w:rsid w:val="008E69E5"/>
    <w:rsid w:val="008F0874"/>
    <w:rsid w:val="008F0BAA"/>
    <w:rsid w:val="008F1C89"/>
    <w:rsid w:val="008F1FD2"/>
    <w:rsid w:val="008F3CD1"/>
    <w:rsid w:val="008F44EF"/>
    <w:rsid w:val="008F526A"/>
    <w:rsid w:val="008F678C"/>
    <w:rsid w:val="00900D53"/>
    <w:rsid w:val="009011E5"/>
    <w:rsid w:val="00902011"/>
    <w:rsid w:val="00902041"/>
    <w:rsid w:val="00902B4D"/>
    <w:rsid w:val="0090514E"/>
    <w:rsid w:val="009056B3"/>
    <w:rsid w:val="00911AD2"/>
    <w:rsid w:val="0091223B"/>
    <w:rsid w:val="00912B2D"/>
    <w:rsid w:val="00913EE0"/>
    <w:rsid w:val="0091449B"/>
    <w:rsid w:val="00917079"/>
    <w:rsid w:val="0091745B"/>
    <w:rsid w:val="009210C3"/>
    <w:rsid w:val="0092156A"/>
    <w:rsid w:val="00921E18"/>
    <w:rsid w:val="00922FAC"/>
    <w:rsid w:val="00923DAB"/>
    <w:rsid w:val="00925872"/>
    <w:rsid w:val="00926E5A"/>
    <w:rsid w:val="00927218"/>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916"/>
    <w:rsid w:val="00965C3F"/>
    <w:rsid w:val="0096639C"/>
    <w:rsid w:val="0096765D"/>
    <w:rsid w:val="009700CF"/>
    <w:rsid w:val="00970632"/>
    <w:rsid w:val="00974A78"/>
    <w:rsid w:val="0097590B"/>
    <w:rsid w:val="00976942"/>
    <w:rsid w:val="00976FD0"/>
    <w:rsid w:val="009779E8"/>
    <w:rsid w:val="0098055F"/>
    <w:rsid w:val="0098506F"/>
    <w:rsid w:val="00985FA2"/>
    <w:rsid w:val="009868BE"/>
    <w:rsid w:val="009940A8"/>
    <w:rsid w:val="009952A2"/>
    <w:rsid w:val="009959A7"/>
    <w:rsid w:val="009A0C22"/>
    <w:rsid w:val="009A1FCE"/>
    <w:rsid w:val="009A271F"/>
    <w:rsid w:val="009A42CA"/>
    <w:rsid w:val="009A5D44"/>
    <w:rsid w:val="009B0164"/>
    <w:rsid w:val="009B287E"/>
    <w:rsid w:val="009B3FBB"/>
    <w:rsid w:val="009B4080"/>
    <w:rsid w:val="009B42D0"/>
    <w:rsid w:val="009B6FA4"/>
    <w:rsid w:val="009B79D3"/>
    <w:rsid w:val="009C19FB"/>
    <w:rsid w:val="009C22DF"/>
    <w:rsid w:val="009C4BCC"/>
    <w:rsid w:val="009C5B64"/>
    <w:rsid w:val="009D2630"/>
    <w:rsid w:val="009D2EEB"/>
    <w:rsid w:val="009D78D9"/>
    <w:rsid w:val="009E0532"/>
    <w:rsid w:val="009E262B"/>
    <w:rsid w:val="009E2DEE"/>
    <w:rsid w:val="009E3660"/>
    <w:rsid w:val="009E3F64"/>
    <w:rsid w:val="009E58A1"/>
    <w:rsid w:val="009E74E8"/>
    <w:rsid w:val="009E7C22"/>
    <w:rsid w:val="009F1FBB"/>
    <w:rsid w:val="009F28CC"/>
    <w:rsid w:val="009F43E1"/>
    <w:rsid w:val="009F5720"/>
    <w:rsid w:val="009F5A06"/>
    <w:rsid w:val="009F7934"/>
    <w:rsid w:val="009F7B2B"/>
    <w:rsid w:val="009F7DA9"/>
    <w:rsid w:val="00A0173E"/>
    <w:rsid w:val="00A05A22"/>
    <w:rsid w:val="00A075A1"/>
    <w:rsid w:val="00A11264"/>
    <w:rsid w:val="00A120F2"/>
    <w:rsid w:val="00A12B31"/>
    <w:rsid w:val="00A14997"/>
    <w:rsid w:val="00A14ECC"/>
    <w:rsid w:val="00A152E0"/>
    <w:rsid w:val="00A20FCE"/>
    <w:rsid w:val="00A22780"/>
    <w:rsid w:val="00A22FC6"/>
    <w:rsid w:val="00A26050"/>
    <w:rsid w:val="00A261C8"/>
    <w:rsid w:val="00A323CF"/>
    <w:rsid w:val="00A32C37"/>
    <w:rsid w:val="00A33846"/>
    <w:rsid w:val="00A352C0"/>
    <w:rsid w:val="00A3633A"/>
    <w:rsid w:val="00A41F1D"/>
    <w:rsid w:val="00A425C3"/>
    <w:rsid w:val="00A43A94"/>
    <w:rsid w:val="00A43FE7"/>
    <w:rsid w:val="00A44CE4"/>
    <w:rsid w:val="00A4553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91E79"/>
    <w:rsid w:val="00A938D7"/>
    <w:rsid w:val="00A979DB"/>
    <w:rsid w:val="00AA0888"/>
    <w:rsid w:val="00AA2035"/>
    <w:rsid w:val="00AA242F"/>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65CB"/>
    <w:rsid w:val="00AD6CA4"/>
    <w:rsid w:val="00AD7C78"/>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343F"/>
    <w:rsid w:val="00B03484"/>
    <w:rsid w:val="00B03CAD"/>
    <w:rsid w:val="00B0433C"/>
    <w:rsid w:val="00B0449C"/>
    <w:rsid w:val="00B05332"/>
    <w:rsid w:val="00B057F8"/>
    <w:rsid w:val="00B06D22"/>
    <w:rsid w:val="00B105F8"/>
    <w:rsid w:val="00B112EC"/>
    <w:rsid w:val="00B115F0"/>
    <w:rsid w:val="00B11801"/>
    <w:rsid w:val="00B11847"/>
    <w:rsid w:val="00B157A1"/>
    <w:rsid w:val="00B15B7F"/>
    <w:rsid w:val="00B15FD3"/>
    <w:rsid w:val="00B167F6"/>
    <w:rsid w:val="00B17673"/>
    <w:rsid w:val="00B25C53"/>
    <w:rsid w:val="00B26EE7"/>
    <w:rsid w:val="00B30365"/>
    <w:rsid w:val="00B31C7B"/>
    <w:rsid w:val="00B31EA6"/>
    <w:rsid w:val="00B32E20"/>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70076"/>
    <w:rsid w:val="00B70090"/>
    <w:rsid w:val="00B72063"/>
    <w:rsid w:val="00B73243"/>
    <w:rsid w:val="00B749AF"/>
    <w:rsid w:val="00B75B16"/>
    <w:rsid w:val="00B75C56"/>
    <w:rsid w:val="00B76858"/>
    <w:rsid w:val="00B77CF2"/>
    <w:rsid w:val="00B80639"/>
    <w:rsid w:val="00B82C74"/>
    <w:rsid w:val="00B835E6"/>
    <w:rsid w:val="00B84F4C"/>
    <w:rsid w:val="00B84F6C"/>
    <w:rsid w:val="00B87865"/>
    <w:rsid w:val="00B87885"/>
    <w:rsid w:val="00B90782"/>
    <w:rsid w:val="00B91DE3"/>
    <w:rsid w:val="00B926AD"/>
    <w:rsid w:val="00B931DD"/>
    <w:rsid w:val="00B934BD"/>
    <w:rsid w:val="00B94306"/>
    <w:rsid w:val="00B94722"/>
    <w:rsid w:val="00B95108"/>
    <w:rsid w:val="00B9642D"/>
    <w:rsid w:val="00B97338"/>
    <w:rsid w:val="00BA15B0"/>
    <w:rsid w:val="00BA3129"/>
    <w:rsid w:val="00BA33B0"/>
    <w:rsid w:val="00BA38CE"/>
    <w:rsid w:val="00BA799D"/>
    <w:rsid w:val="00BA7A5B"/>
    <w:rsid w:val="00BB1117"/>
    <w:rsid w:val="00BB174A"/>
    <w:rsid w:val="00BB1CF8"/>
    <w:rsid w:val="00BB29B9"/>
    <w:rsid w:val="00BB38FC"/>
    <w:rsid w:val="00BB5230"/>
    <w:rsid w:val="00BB597C"/>
    <w:rsid w:val="00BB5BAF"/>
    <w:rsid w:val="00BB5F10"/>
    <w:rsid w:val="00BB68D9"/>
    <w:rsid w:val="00BB6B8A"/>
    <w:rsid w:val="00BC11C2"/>
    <w:rsid w:val="00BC136A"/>
    <w:rsid w:val="00BC16B8"/>
    <w:rsid w:val="00BC1FCF"/>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17B9"/>
    <w:rsid w:val="00BF182D"/>
    <w:rsid w:val="00BF330C"/>
    <w:rsid w:val="00BF39BC"/>
    <w:rsid w:val="00BF3FD8"/>
    <w:rsid w:val="00BF43E0"/>
    <w:rsid w:val="00BF7F5D"/>
    <w:rsid w:val="00C00C5F"/>
    <w:rsid w:val="00C017A5"/>
    <w:rsid w:val="00C0381F"/>
    <w:rsid w:val="00C05C06"/>
    <w:rsid w:val="00C07334"/>
    <w:rsid w:val="00C07606"/>
    <w:rsid w:val="00C11157"/>
    <w:rsid w:val="00C11408"/>
    <w:rsid w:val="00C11B5D"/>
    <w:rsid w:val="00C12C9B"/>
    <w:rsid w:val="00C145B8"/>
    <w:rsid w:val="00C14EC4"/>
    <w:rsid w:val="00C200CA"/>
    <w:rsid w:val="00C20BB8"/>
    <w:rsid w:val="00C2197F"/>
    <w:rsid w:val="00C21C68"/>
    <w:rsid w:val="00C242DB"/>
    <w:rsid w:val="00C24E15"/>
    <w:rsid w:val="00C2648D"/>
    <w:rsid w:val="00C3153C"/>
    <w:rsid w:val="00C31CB0"/>
    <w:rsid w:val="00C349FE"/>
    <w:rsid w:val="00C3703D"/>
    <w:rsid w:val="00C40BDA"/>
    <w:rsid w:val="00C42B6A"/>
    <w:rsid w:val="00C5085B"/>
    <w:rsid w:val="00C53AF5"/>
    <w:rsid w:val="00C53D2C"/>
    <w:rsid w:val="00C567C9"/>
    <w:rsid w:val="00C60465"/>
    <w:rsid w:val="00C60CE5"/>
    <w:rsid w:val="00C61085"/>
    <w:rsid w:val="00C6212F"/>
    <w:rsid w:val="00C62CB6"/>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3AD3"/>
    <w:rsid w:val="00CB4B15"/>
    <w:rsid w:val="00CB56B5"/>
    <w:rsid w:val="00CB58EB"/>
    <w:rsid w:val="00CB698B"/>
    <w:rsid w:val="00CC0191"/>
    <w:rsid w:val="00CC05F2"/>
    <w:rsid w:val="00CC0796"/>
    <w:rsid w:val="00CC2782"/>
    <w:rsid w:val="00CC27CD"/>
    <w:rsid w:val="00CC34B1"/>
    <w:rsid w:val="00CC4A4A"/>
    <w:rsid w:val="00CC691D"/>
    <w:rsid w:val="00CC7B22"/>
    <w:rsid w:val="00CD1488"/>
    <w:rsid w:val="00CD16BF"/>
    <w:rsid w:val="00CD19C8"/>
    <w:rsid w:val="00CD3C13"/>
    <w:rsid w:val="00CD52B0"/>
    <w:rsid w:val="00CD576E"/>
    <w:rsid w:val="00CD5B9A"/>
    <w:rsid w:val="00CD5E4A"/>
    <w:rsid w:val="00CE1C04"/>
    <w:rsid w:val="00CE2734"/>
    <w:rsid w:val="00CE778C"/>
    <w:rsid w:val="00CF1C1A"/>
    <w:rsid w:val="00CF1F85"/>
    <w:rsid w:val="00CF56DB"/>
    <w:rsid w:val="00CF5B48"/>
    <w:rsid w:val="00D01331"/>
    <w:rsid w:val="00D025DD"/>
    <w:rsid w:val="00D0311D"/>
    <w:rsid w:val="00D1055D"/>
    <w:rsid w:val="00D10A9D"/>
    <w:rsid w:val="00D13A85"/>
    <w:rsid w:val="00D143AC"/>
    <w:rsid w:val="00D14FF7"/>
    <w:rsid w:val="00D155D8"/>
    <w:rsid w:val="00D15DB9"/>
    <w:rsid w:val="00D164C3"/>
    <w:rsid w:val="00D1682F"/>
    <w:rsid w:val="00D17451"/>
    <w:rsid w:val="00D177E6"/>
    <w:rsid w:val="00D23463"/>
    <w:rsid w:val="00D25DD3"/>
    <w:rsid w:val="00D27F94"/>
    <w:rsid w:val="00D3014F"/>
    <w:rsid w:val="00D30896"/>
    <w:rsid w:val="00D32CF2"/>
    <w:rsid w:val="00D32FF4"/>
    <w:rsid w:val="00D34B19"/>
    <w:rsid w:val="00D35D65"/>
    <w:rsid w:val="00D36FE5"/>
    <w:rsid w:val="00D3788E"/>
    <w:rsid w:val="00D40E12"/>
    <w:rsid w:val="00D52330"/>
    <w:rsid w:val="00D55ABD"/>
    <w:rsid w:val="00D57903"/>
    <w:rsid w:val="00D61F5A"/>
    <w:rsid w:val="00D625EA"/>
    <w:rsid w:val="00D62AB5"/>
    <w:rsid w:val="00D6474F"/>
    <w:rsid w:val="00D6593A"/>
    <w:rsid w:val="00D66A2E"/>
    <w:rsid w:val="00D672EF"/>
    <w:rsid w:val="00D673B8"/>
    <w:rsid w:val="00D67625"/>
    <w:rsid w:val="00D67D6A"/>
    <w:rsid w:val="00D7291E"/>
    <w:rsid w:val="00D75FBE"/>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2740"/>
    <w:rsid w:val="00DA2CB0"/>
    <w:rsid w:val="00DA2FCA"/>
    <w:rsid w:val="00DA3107"/>
    <w:rsid w:val="00DA5333"/>
    <w:rsid w:val="00DA7B78"/>
    <w:rsid w:val="00DB4CDC"/>
    <w:rsid w:val="00DB57AD"/>
    <w:rsid w:val="00DB7166"/>
    <w:rsid w:val="00DC00A3"/>
    <w:rsid w:val="00DC0C08"/>
    <w:rsid w:val="00DC0FBB"/>
    <w:rsid w:val="00DC1BF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53A6"/>
    <w:rsid w:val="00DE61A1"/>
    <w:rsid w:val="00DE6548"/>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CDB"/>
    <w:rsid w:val="00ED66EF"/>
    <w:rsid w:val="00ED6AA7"/>
    <w:rsid w:val="00ED6E5D"/>
    <w:rsid w:val="00EE0327"/>
    <w:rsid w:val="00EE157E"/>
    <w:rsid w:val="00EE1894"/>
    <w:rsid w:val="00EE1D85"/>
    <w:rsid w:val="00EE1DC9"/>
    <w:rsid w:val="00EE449F"/>
    <w:rsid w:val="00EE5AE1"/>
    <w:rsid w:val="00EF054C"/>
    <w:rsid w:val="00EF2C98"/>
    <w:rsid w:val="00EF6EF7"/>
    <w:rsid w:val="00F01242"/>
    <w:rsid w:val="00F01714"/>
    <w:rsid w:val="00F039FF"/>
    <w:rsid w:val="00F04992"/>
    <w:rsid w:val="00F0596B"/>
    <w:rsid w:val="00F05B9E"/>
    <w:rsid w:val="00F05BC7"/>
    <w:rsid w:val="00F07169"/>
    <w:rsid w:val="00F074BD"/>
    <w:rsid w:val="00F12DAE"/>
    <w:rsid w:val="00F161E1"/>
    <w:rsid w:val="00F23DEB"/>
    <w:rsid w:val="00F24CEF"/>
    <w:rsid w:val="00F2676D"/>
    <w:rsid w:val="00F273EF"/>
    <w:rsid w:val="00F306B7"/>
    <w:rsid w:val="00F30BFA"/>
    <w:rsid w:val="00F320B1"/>
    <w:rsid w:val="00F34BFD"/>
    <w:rsid w:val="00F36AD9"/>
    <w:rsid w:val="00F371CE"/>
    <w:rsid w:val="00F40D84"/>
    <w:rsid w:val="00F41FFC"/>
    <w:rsid w:val="00F47CB8"/>
    <w:rsid w:val="00F520D9"/>
    <w:rsid w:val="00F5245B"/>
    <w:rsid w:val="00F52D23"/>
    <w:rsid w:val="00F609D9"/>
    <w:rsid w:val="00F618BF"/>
    <w:rsid w:val="00F6318B"/>
    <w:rsid w:val="00F64B93"/>
    <w:rsid w:val="00F65A79"/>
    <w:rsid w:val="00F6628A"/>
    <w:rsid w:val="00F7368A"/>
    <w:rsid w:val="00F73EBB"/>
    <w:rsid w:val="00F749B4"/>
    <w:rsid w:val="00F75953"/>
    <w:rsid w:val="00F75972"/>
    <w:rsid w:val="00F76A18"/>
    <w:rsid w:val="00F804E1"/>
    <w:rsid w:val="00F817A1"/>
    <w:rsid w:val="00F81953"/>
    <w:rsid w:val="00F830F8"/>
    <w:rsid w:val="00F85682"/>
    <w:rsid w:val="00F8660F"/>
    <w:rsid w:val="00F86A88"/>
    <w:rsid w:val="00F87CF0"/>
    <w:rsid w:val="00F91317"/>
    <w:rsid w:val="00F93E3D"/>
    <w:rsid w:val="00F9401F"/>
    <w:rsid w:val="00F947CC"/>
    <w:rsid w:val="00F959EC"/>
    <w:rsid w:val="00F96CAF"/>
    <w:rsid w:val="00F97206"/>
    <w:rsid w:val="00FA5D38"/>
    <w:rsid w:val="00FA5DF1"/>
    <w:rsid w:val="00FA6DC7"/>
    <w:rsid w:val="00FA711F"/>
    <w:rsid w:val="00FB4DA4"/>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0"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0"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Change w:id="1" w:author="Anasta" w:date="2014-05-28T13:30:00Z">
        <w:pPr>
          <w:keepNext/>
          <w:numPr>
            <w:ilvl w:val="2"/>
            <w:numId w:val="4"/>
          </w:numPr>
          <w:spacing w:before="240" w:after="60" w:line="360" w:lineRule="auto"/>
          <w:ind w:left="720" w:hanging="720"/>
          <w:jc w:val="both"/>
          <w:outlineLvl w:val="2"/>
        </w:pPr>
      </w:pPrChange>
    </w:pPr>
    <w:rPr>
      <w:rFonts w:eastAsiaTheme="majorEastAsia"/>
      <w:b/>
      <w:bCs/>
      <w:sz w:val="26"/>
      <w:szCs w:val="26"/>
      <w:rPrChange w:id="1" w:author="Anasta" w:date="2014-05-28T13:30:00Z">
        <w:rPr>
          <w:rFonts w:ascii="Arial" w:eastAsiaTheme="majorEastAsia" w:hAnsi="Arial" w:cs="Arial"/>
          <w:b/>
          <w:bCs/>
          <w:kern w:val="1"/>
          <w:sz w:val="26"/>
          <w:szCs w:val="26"/>
          <w:lang w:val="pt-BR" w:eastAsia="ar-SA" w:bidi="ar-SA"/>
        </w:rPr>
      </w:rPrChange>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microsoft.com/office/2007/relationships/hdphoto" Target="media/hdphoto5.wdp"/><Relationship Id="rId39"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microsoft.com/office/2007/relationships/hdphoto" Target="media/hdphoto8.wdp"/><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microsoft.com/office/2007/relationships/hdphoto" Target="media/hdphoto4.wdp"/><Relationship Id="rId32" Type="http://schemas.openxmlformats.org/officeDocument/2006/relationships/image" Target="media/image12.png"/><Relationship Id="rId37" Type="http://schemas.microsoft.com/office/2007/relationships/hdphoto" Target="media/hdphoto10.wdp"/><Relationship Id="rId40" Type="http://schemas.openxmlformats.org/officeDocument/2006/relationships/image" Target="media/image17.png"/><Relationship Id="rId45" Type="http://schemas.openxmlformats.org/officeDocument/2006/relationships/image" Target="media/image22.png"/><Relationship Id="rId5" Type="http://schemas.microsoft.com/office/2007/relationships/stylesWithEffects" Target="stylesWithEffects.xml"/><Relationship Id="rId15" Type="http://schemas.microsoft.com/office/2007/relationships/hdphoto" Target="media/hdphoto1.wdp"/><Relationship Id="rId23" Type="http://schemas.openxmlformats.org/officeDocument/2006/relationships/image" Target="media/image7.png"/><Relationship Id="rId28" Type="http://schemas.microsoft.com/office/2007/relationships/hdphoto" Target="media/hdphoto6.wdp"/><Relationship Id="rId36" Type="http://schemas.openxmlformats.org/officeDocument/2006/relationships/image" Target="media/image14.png"/><Relationship Id="rId49" Type="http://schemas.openxmlformats.org/officeDocument/2006/relationships/image" Target="media/image26.png"/><Relationship Id="rId10" Type="http://schemas.openxmlformats.org/officeDocument/2006/relationships/header" Target="header1.xml"/><Relationship Id="rId19" Type="http://schemas.microsoft.com/office/2007/relationships/hdphoto" Target="media/hdphoto2.wdp"/><Relationship Id="rId31" Type="http://schemas.openxmlformats.org/officeDocument/2006/relationships/image" Target="media/image11.png"/><Relationship Id="rId44"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microsoft.com/office/2007/relationships/hdphoto" Target="media/hdphoto3.wdp"/><Relationship Id="rId27" Type="http://schemas.openxmlformats.org/officeDocument/2006/relationships/image" Target="media/image9.png"/><Relationship Id="rId30" Type="http://schemas.microsoft.com/office/2007/relationships/hdphoto" Target="media/hdphoto7.wdp"/><Relationship Id="rId35" Type="http://schemas.microsoft.com/office/2007/relationships/hdphoto" Target="media/hdphoto9.wdp"/><Relationship Id="rId43" Type="http://schemas.openxmlformats.org/officeDocument/2006/relationships/image" Target="media/image20.png"/><Relationship Id="rId48" Type="http://schemas.openxmlformats.org/officeDocument/2006/relationships/image" Target="media/image25.jpg"/><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8</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9</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4</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10</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And149</b:Tag>
    <b:SourceType>InternetSite</b:SourceType>
    <b:Guid>{48D3E4F1-7C16-4DB4-AE12-C9F63B337D87}</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s>
</file>

<file path=customXml/item2.xml><?xml version="1.0" encoding="utf-8"?>
<b:Sources xmlns:b="http://schemas.openxmlformats.org/officeDocument/2006/bibliography" xmlns="http://schemas.openxmlformats.org/officeDocument/2006/bibliography" SelectedStyle="\ABNT_Num.XSL" StyleName="ABNT NBR 6023:2002 - Numerical">
  <b:Source>
    <b:Tag>Lar14</b:Tag>
    <b:SourceType>InternetSite</b:SourceType>
    <b:Guid>{06056F9F-0200-4FC2-BDC9-C0AD1DB28403}</b:Guid>
    <b:Author>
      <b:Author>
        <b:NameList>
          <b:Person>
            <b:Last>Vogel</b:Last>
            <b:First>Lars</b:First>
          </b:Person>
        </b:NameList>
      </b:Author>
    </b:Author>
    <b:Title>Vogella</b:Title>
    <b:InternetSiteTitle>Using lists in Android (ListView) - Tutorial</b:InternetSiteTitle>
    <b:Year>2014</b:Year>
    <b:YearAccessed>2014</b:YearAccessed>
    <b:MonthAccessed>Março</b:MonthAccessed>
    <b:DayAccessed>10</b:DayAccessed>
    <b:URL>http://www.vogella.com/tutorials/AndroidListView/article.html</b:URL>
    <b:RefOrder>8</b:RefOrder>
  </b:Source>
  <b:Source>
    <b:Tag>And144</b:Tag>
    <b:SourceType>InternetSite</b:SourceType>
    <b:Guid>{F150E8E7-7921-41CC-9672-C352275D706F}</b:Guid>
    <b:Author>
      <b:Author>
        <b:NameList>
          <b:Person>
            <b:Last>Smith</b:Last>
            <b:First>Sue</b:First>
          </b:Person>
        </b:NameList>
      </b:Author>
    </b:Author>
    <b:Title>Tuts+</b:Title>
    <b:InternetSiteTitle>Android SDK: Implementing Drag-and-Drop Functionality</b:InternetSiteTitle>
    <b:Year>2014</b:Year>
    <b:YearAccessed>2014</b:YearAccessed>
    <b:MonthAccessed>Março</b:MonthAccessed>
    <b:DayAccessed>10</b:DayAccessed>
    <b:URL>http://code.tutsplus.com/tutorials/android-sdk-implementing-drag-and-drop-functionality--mobile-14402</b:URL>
    <b:RefOrder>9</b:RefOrder>
  </b:Source>
  <b:Source>
    <b:Tag>Aha14</b:Tag>
    <b:SourceType>InternetSite</b:SourceType>
    <b:Guid>{CBE2AE08-1E39-4E89-8E34-0D135D9D63D8}</b:Guid>
    <b:Author>
      <b:Author>
        <b:NameList>
          <b:Person>
            <b:Last>Ishak</b:Last>
            <b:First>Ahamed</b:First>
          </b:Person>
        </b:NameList>
      </b:Author>
    </b:Author>
    <b:Title>Tute Central</b:Title>
    <b:InternetSiteTitle>Android Swipe ListView</b:InternetSiteTitle>
    <b:Year>2014</b:Year>
    <b:YearAccessed>2014</b:YearAccessed>
    <b:MonthAccessed>Março</b:MonthAccessed>
    <b:DayAccessed>10</b:DayAccessed>
    <b:URL>http://www.tutecentral.com/android-swipe-listview/</b:URL>
    <b:RefOrder>4</b:RefOrder>
  </b:Source>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10</b:RefOrder>
  </b:Source>
  <b:Source>
    <b:Tag>Chr12</b:Tag>
    <b:SourceType>InternetSite</b:SourceType>
    <b:Guid>{D62394ED-DBBA-4822-BF90-FDB5219EA422}</b:Guid>
    <b:Author>
      <b:Author>
        <b:NameList>
          <b:Person>
            <b:Last>Duckett</b:Last>
            <b:First>Chris</b:First>
          </b:Person>
        </b:NameList>
      </b:Author>
    </b:Author>
    <b:Title>TechRepublic</b:Title>
    <b:InternetSiteTitle>Making a sortable ListView in Android</b:InternetSiteTitle>
    <b:Year>2012</b:Year>
    <b:YearAccessed>2014</b:YearAccessed>
    <b:MonthAccessed>Março</b:MonthAccessed>
    <b:DayAccessed>10</b:DayAccessed>
    <b:URL>http://www.techrepublic.com/blog/australian-technology/making-a-sortable-listview-in-android/</b:URL>
    <b:RefOrder>11</b:RefOrder>
  </b:Source>
  <b:Source>
    <b:Tag>Mik13</b:Tag>
    <b:SourceType>InternetSite</b:SourceType>
    <b:Guid>{3EB6371E-4AF7-444A-B0A9-AD7814875D77}</b:Guid>
    <b:Author>
      <b:Author>
        <b:NameList>
          <b:Person>
            <b:Last>Dalisay</b:Last>
            <b:First>Mike</b:First>
          </b:Person>
        </b:NameList>
      </b:Author>
    </b:Author>
    <b:Title>Java Code Geeks</b:Title>
    <b:InternetSiteTitle>Android ViewHolder Pattern Example</b:InternetSiteTitle>
    <b:Year>2013</b:Year>
    <b:YearAccessed>2014</b:YearAccessed>
    <b:MonthAccessed>Março</b:MonthAccessed>
    <b:DayAccessed>10</b:DayAccessed>
    <b:URL>http://www.javacodegeeks.com/2013/09/android-viewholder-pattern-example.html</b:URL>
    <b:RefOrder>12</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Caf14</b:Tag>
    <b:SourceType>InternetSite</b:SourceType>
    <b:Guid>{25C698DA-FBAC-4CC5-A0F3-B58B35D2236A}</b:Guid>
    <b:Author>
      <b:Author>
        <b:Corporate>Cafeína T.I.</b:Corporate>
      </b:Author>
    </b:Author>
    <b:Title>Cafeína T.I.</b:Title>
    <b:InternetSiteTitle>Android – Resolvendo o problema com ListView e CheckBox</b:InternetSiteTitle>
    <b:Year>2014</b:Year>
    <b:YearAccessed>2014</b:YearAccessed>
    <b:MonthAccessed>Março</b:MonthAccessed>
    <b:DayAccessed>10</b:DayAccessed>
    <b:URL>http://cafeinati.wordpress.com/2011/09/05/android-resolvendo-problema-com-listview-e-checkbox/</b:URL>
    <b:RefOrder>13</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Rav13</b:Tag>
    <b:SourceType>InternetSite</b:SourceType>
    <b:Guid>{A0ADECBE-C747-4C03-AEA8-937D000CB617}</b:Guid>
    <b:Author>
      <b:Author>
        <b:NameList>
          <b:Person>
            <b:Last>Tamada</b:Last>
            <b:First>Ravi</b:First>
          </b:Person>
        </b:NameList>
      </b:Author>
    </b:Author>
    <b:Title>Android Hive</b:Title>
    <b:InternetSiteTitle>Android SQLite Database with Multiple Tables</b:InternetSiteTitle>
    <b:Year>2013</b:Year>
    <b:YearAccessed>2014</b:YearAccessed>
    <b:MonthAccessed>Março</b:MonthAccessed>
    <b:DayAccessed>12</b:DayAccessed>
    <b:URL>http://www.androidhive.info/2013/09/android-sqlite-database-with-multiple-tables/ </b:URL>
    <b:RefOrder>14</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15</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And149</b:Tag>
    <b:SourceType>InternetSite</b:SourceType>
    <b:Guid>{48D3E4F1-7C16-4DB4-AE12-C9F63B337D87}</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s>
</file>

<file path=customXml/itemProps1.xml><?xml version="1.0" encoding="utf-8"?>
<ds:datastoreItem xmlns:ds="http://schemas.openxmlformats.org/officeDocument/2006/customXml" ds:itemID="{8433C2C1-B2C3-44B0-8177-9074936127B8}">
  <ds:schemaRefs>
    <ds:schemaRef ds:uri="http://schemas.openxmlformats.org/officeDocument/2006/bibliography"/>
  </ds:schemaRefs>
</ds:datastoreItem>
</file>

<file path=customXml/itemProps2.xml><?xml version="1.0" encoding="utf-8"?>
<ds:datastoreItem xmlns:ds="http://schemas.openxmlformats.org/officeDocument/2006/customXml" ds:itemID="{0B41B6BE-35C3-4C4F-8DE0-FA28B1ED1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6348</TotalTime>
  <Pages>35</Pages>
  <Words>9097</Words>
  <Characters>49124</Characters>
  <Application>Microsoft Office Word</Application>
  <DocSecurity>0</DocSecurity>
  <Lines>409</Lines>
  <Paragraphs>116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58105</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1</cp:revision>
  <cp:lastPrinted>2014-05-28T04:49:00Z</cp:lastPrinted>
  <dcterms:created xsi:type="dcterms:W3CDTF">2012-10-15T23:08:00Z</dcterms:created>
  <dcterms:modified xsi:type="dcterms:W3CDTF">2014-05-28T17:01:00Z</dcterms:modified>
</cp:coreProperties>
</file>